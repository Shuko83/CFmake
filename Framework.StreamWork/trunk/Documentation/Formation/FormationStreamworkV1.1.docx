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r>
        <w:rPr>
          <w:rFonts w:ascii="Arial" w:hAnsi="Arial" w:cs="Arial"/>
          <w:noProof/>
          <w:sz w:val="20"/>
          <w:szCs w:val="20"/>
          <w:lang w:eastAsia="fr-FR"/>
        </w:rPr>
        <w:drawing>
          <wp:anchor distT="0" distB="0" distL="114300" distR="114300" simplePos="0" relativeHeight="251722752" behindDoc="1" locked="0" layoutInCell="1" allowOverlap="1">
            <wp:simplePos x="0" y="0"/>
            <wp:positionH relativeFrom="column">
              <wp:posOffset>-899795</wp:posOffset>
            </wp:positionH>
            <wp:positionV relativeFrom="paragraph">
              <wp:posOffset>495935</wp:posOffset>
            </wp:positionV>
            <wp:extent cx="7674610" cy="1021715"/>
            <wp:effectExtent l="19050" t="0" r="2540" b="0"/>
            <wp:wrapTight wrapText="bothSides">
              <wp:wrapPolygon edited="0">
                <wp:start x="-54" y="0"/>
                <wp:lineTo x="-54" y="21345"/>
                <wp:lineTo x="21607" y="21345"/>
                <wp:lineTo x="21607" y="0"/>
                <wp:lineTo x="-54" y="0"/>
              </wp:wrapPolygon>
            </wp:wrapTight>
            <wp:docPr id="25" name="Image 67" descr="Bandeau_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andeau_LDT"/>
                    <pic:cNvPicPr>
                      <a:picLocks noChangeAspect="1" noChangeArrowheads="1"/>
                    </pic:cNvPicPr>
                  </pic:nvPicPr>
                  <pic:blipFill>
                    <a:blip r:embed="rId8" cstate="print"/>
                    <a:srcRect/>
                    <a:stretch>
                      <a:fillRect/>
                    </a:stretch>
                  </pic:blipFill>
                  <pic:spPr bwMode="auto">
                    <a:xfrm>
                      <a:off x="0" y="0"/>
                      <a:ext cx="7674610" cy="1021715"/>
                    </a:xfrm>
                    <a:prstGeom prst="rect">
                      <a:avLst/>
                    </a:prstGeom>
                    <a:noFill/>
                    <a:ln w="9525">
                      <a:noFill/>
                      <a:miter lim="800000"/>
                      <a:headEnd/>
                      <a:tailEnd/>
                    </a:ln>
                  </pic:spPr>
                </pic:pic>
              </a:graphicData>
            </a:graphic>
          </wp:anchor>
        </w:drawing>
      </w:r>
      <w:r w:rsidR="004D7EE5">
        <w:rPr>
          <w:rFonts w:ascii="Arial" w:hAnsi="Arial" w:cs="Arial"/>
          <w:noProof/>
          <w:sz w:val="20"/>
          <w:szCs w:val="20"/>
        </w:rPr>
        <w:pict>
          <v:rect id="Rectangle 11" o:spid="_x0000_s1090" style="position:absolute;left:0;text-align:left;margin-left:131.5pt;margin-top:119.15pt;width:337.5pt;height:29.6pt;z-index:251721728;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" fillcolor="#f37d00" stroked="f" strokeweight="2pt">
            <v:textbox style="mso-next-textbox:#Rectangle 11;mso-rotate-with-shape:t">
              <w:txbxContent>
                <w:p w:rsidR="00AC30F5" w:rsidRPr="00921425" w:rsidRDefault="00AC30F5" w:rsidP="00921425">
                  <w:pPr>
                    <w:ind w:left="426"/>
                    <w:rPr>
                      <w:rFonts w:ascii="Arial" w:hAnsi="Arial" w:cs="Arial"/>
                      <w:color w:val="FFFFFF"/>
                      <w:sz w:val="40"/>
                      <w:szCs w:val="40"/>
                    </w:rPr>
                  </w:pPr>
                  <w:r w:rsidRPr="00921425">
                    <w:rPr>
                      <w:rFonts w:ascii="Arial" w:hAnsi="Arial" w:cs="Arial"/>
                      <w:color w:val="FFFFFF"/>
                      <w:sz w:val="40"/>
                      <w:szCs w:val="40"/>
                    </w:rPr>
                    <w:t xml:space="preserve">Formation </w:t>
                  </w:r>
                  <w:proofErr w:type="spellStart"/>
                  <w:r w:rsidRPr="00921425">
                    <w:rPr>
                      <w:rFonts w:ascii="Arial" w:hAnsi="Arial" w:cs="Arial"/>
                      <w:color w:val="FFFFFF"/>
                      <w:sz w:val="40"/>
                      <w:szCs w:val="40"/>
                    </w:rPr>
                    <w:t>Streamwork</w:t>
                  </w:r>
                  <w:proofErr w:type="spellEnd"/>
                  <w:del w:id="0" w:author="jerome draillard" w:date="2015-11-27T14:12:00Z">
                    <w:r w:rsidRPr="00921425" w:rsidDel="003C16B8">
                      <w:rPr>
                        <w:rFonts w:ascii="Arial" w:hAnsi="Arial" w:cs="Arial"/>
                        <w:color w:val="FFFFFF"/>
                        <w:sz w:val="40"/>
                        <w:szCs w:val="40"/>
                      </w:rPr>
                      <w:delText xml:space="preserve"> - ODP</w:delText>
                    </w:r>
                  </w:del>
                </w:p>
                <w:p w:rsidR="00AC30F5" w:rsidRPr="00921425" w:rsidRDefault="00AC30F5" w:rsidP="00921425">
                  <w:pPr>
                    <w:rPr>
                      <w:szCs w:val="40"/>
                    </w:rPr>
                  </w:pPr>
                </w:p>
              </w:txbxContent>
            </v:textbox>
          </v:rect>
        </w:pict>
      </w:r>
      <w:r>
        <w:rPr>
          <w:rFonts w:ascii="Arial" w:hAnsi="Arial" w:cs="Arial"/>
          <w:noProof/>
          <w:sz w:val="20"/>
          <w:szCs w:val="20"/>
          <w:lang w:eastAsia="fr-FR"/>
        </w:rPr>
        <w:drawing>
          <wp:anchor distT="0" distB="0" distL="114300" distR="114300" simplePos="0" relativeHeight="251720704" behindDoc="0" locked="0" layoutInCell="1" allowOverlap="1">
            <wp:simplePos x="0" y="0"/>
            <wp:positionH relativeFrom="column">
              <wp:posOffset>-786130</wp:posOffset>
            </wp:positionH>
            <wp:positionV relativeFrom="paragraph">
              <wp:posOffset>4667885</wp:posOffset>
            </wp:positionV>
            <wp:extent cx="7315200" cy="1714500"/>
            <wp:effectExtent l="19050" t="0" r="0" b="0"/>
            <wp:wrapNone/>
            <wp:docPr id="23" name="Image 65"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
                    <pic:cNvPicPr>
                      <a:picLocks noChangeAspect="1" noChangeArrowheads="1"/>
                    </pic:cNvPicPr>
                  </pic:nvPicPr>
                  <pic:blipFill>
                    <a:blip r:embed="rId9" cstate="print"/>
                    <a:srcRect/>
                    <a:stretch>
                      <a:fillRect/>
                    </a:stretch>
                  </pic:blipFill>
                  <pic:spPr bwMode="auto">
                    <a:xfrm>
                      <a:off x="0" y="0"/>
                      <a:ext cx="7315200" cy="1714500"/>
                    </a:xfrm>
                    <a:prstGeom prst="rect">
                      <a:avLst/>
                    </a:prstGeom>
                    <a:noFill/>
                    <a:ln w="9525">
                      <a:noFill/>
                      <a:miter lim="800000"/>
                      <a:headEnd/>
                      <a:tailEnd/>
                    </a:ln>
                  </pic:spPr>
                </pic:pic>
              </a:graphicData>
            </a:graphic>
          </wp:anchor>
        </w:drawing>
      </w:r>
      <w:r w:rsidR="004D7EE5">
        <w:rPr>
          <w:rFonts w:ascii="Arial" w:hAnsi="Arial" w:cs="Arial"/>
          <w:noProof/>
          <w:sz w:val="20"/>
          <w:szCs w:val="20"/>
        </w:rPr>
        <w:pict>
          <v:rect id="Rectangle 14" o:spid="_x0000_s1088" style="position:absolute;left:0;text-align:left;margin-left:-77.45pt;margin-top:119.45pt;width:603pt;height:405pt;z-index:251719680;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" fillcolor="#223d5b" stroked="f" strokeweight="2pt">
            <v:textbox style="mso-next-textbox:#Rectangle 14;mso-rotate-with-shape:t">
              <w:txbxContent>
                <w:p w:rsidR="00AC30F5" w:rsidRDefault="00AC30F5" w:rsidP="00921425">
                  <w:pPr>
                    <w:autoSpaceDE w:val="0"/>
                    <w:autoSpaceDN w:val="0"/>
                    <w:adjustRightInd w:val="0"/>
                    <w:jc w:val="center"/>
                    <w:rPr>
                      <w:rFonts w:cs="Arial"/>
                      <w:color w:val="FFFFFF"/>
                      <w:sz w:val="36"/>
                      <w:szCs w:val="36"/>
                    </w:rPr>
                  </w:pPr>
                </w:p>
              </w:txbxContent>
            </v:textbox>
          </v:rect>
        </w:pic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pPr>
        <w:spacing w:after="200" w:line="276" w:lineRule="auto"/>
        <w:jc w:val="left"/>
        <w:rPr>
          <w:b/>
          <w:color w:val="000078"/>
          <w:sz w:val="40"/>
        </w:rPr>
      </w:pPr>
      <w:r>
        <w:rPr>
          <w:b/>
          <w:color w:val="000078"/>
          <w:sz w:val="40"/>
        </w:rPr>
        <w:br w:type="page"/>
      </w:r>
    </w:p>
    <w:p w:rsidR="009C4F43" w:rsidRDefault="009C4F43" w:rsidP="00DC78B5">
      <w:pPr>
        <w:jc w:val="center"/>
        <w:rPr>
          <w:b/>
          <w:color w:val="000078"/>
          <w:sz w:val="40"/>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Editions successives</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204"/>
        <w:gridCol w:w="1022"/>
        <w:gridCol w:w="1530"/>
        <w:gridCol w:w="1559"/>
        <w:gridCol w:w="3742"/>
      </w:tblGrid>
      <w:tr w:rsidR="00095F37" w:rsidTr="00095F37">
        <w:trPr>
          <w:cantSplit/>
          <w:trHeight w:val="384"/>
        </w:trPr>
        <w:tc>
          <w:tcPr>
            <w:tcW w:w="1204" w:type="dxa"/>
            <w:shd w:val="clear" w:color="auto" w:fill="FFFFFF"/>
            <w:vAlign w:val="center"/>
          </w:tcPr>
          <w:p w:rsidR="00095F37" w:rsidRPr="002A024C" w:rsidRDefault="00095F37" w:rsidP="00921425">
            <w:pPr>
              <w:jc w:val="center"/>
              <w:rPr>
                <w:rFonts w:ascii="Arial" w:hAnsi="Arial" w:cs="Arial"/>
                <w:b/>
                <w:bCs/>
                <w:sz w:val="20"/>
                <w:szCs w:val="20"/>
                <w:lang w:val="en-GB"/>
              </w:rPr>
            </w:pPr>
            <w:r w:rsidRPr="002A024C">
              <w:rPr>
                <w:rFonts w:ascii="Arial" w:hAnsi="Arial" w:cs="Arial"/>
                <w:b/>
                <w:bCs/>
                <w:sz w:val="20"/>
                <w:szCs w:val="20"/>
                <w:lang w:val="en-GB"/>
              </w:rPr>
              <w:t>Version</w:t>
            </w:r>
          </w:p>
        </w:tc>
        <w:tc>
          <w:tcPr>
            <w:tcW w:w="102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Pages</w:t>
            </w:r>
          </w:p>
        </w:tc>
        <w:tc>
          <w:tcPr>
            <w:tcW w:w="1530"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Date</w:t>
            </w:r>
          </w:p>
        </w:tc>
        <w:tc>
          <w:tcPr>
            <w:tcW w:w="1559"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Référence</w:t>
            </w:r>
          </w:p>
        </w:tc>
        <w:tc>
          <w:tcPr>
            <w:tcW w:w="3742" w:type="dxa"/>
            <w:shd w:val="clear" w:color="auto" w:fill="FFFFFF"/>
            <w:vAlign w:val="center"/>
          </w:tcPr>
          <w:p w:rsidR="00095F37" w:rsidRPr="002A024C" w:rsidRDefault="00095F37" w:rsidP="00921425">
            <w:pPr>
              <w:jc w:val="center"/>
              <w:rPr>
                <w:rFonts w:ascii="Arial" w:hAnsi="Arial" w:cs="Arial"/>
                <w:b/>
                <w:bCs/>
                <w:sz w:val="20"/>
                <w:szCs w:val="20"/>
              </w:rPr>
            </w:pPr>
            <w:r w:rsidRPr="002A024C">
              <w:rPr>
                <w:rFonts w:ascii="Arial" w:hAnsi="Arial" w:cs="Arial"/>
                <w:b/>
                <w:bCs/>
                <w:sz w:val="20"/>
                <w:szCs w:val="20"/>
              </w:rPr>
              <w:t>Document</w:t>
            </w:r>
          </w:p>
        </w:tc>
      </w:tr>
      <w:tr w:rsidR="00095F37" w:rsidTr="00095F37">
        <w:trPr>
          <w:cantSplit/>
          <w:trHeight w:val="352"/>
        </w:trPr>
        <w:tc>
          <w:tcPr>
            <w:tcW w:w="1204" w:type="dxa"/>
            <w:vAlign w:val="center"/>
          </w:tcPr>
          <w:p w:rsidR="00095F37" w:rsidRDefault="008D0860" w:rsidP="00EA06B0">
            <w:pPr>
              <w:spacing w:before="40" w:after="40"/>
              <w:jc w:val="center"/>
            </w:pPr>
            <w:r>
              <w:t>0</w:t>
            </w:r>
            <w:r w:rsidR="00B52051">
              <w:t>.</w:t>
            </w:r>
            <w:r w:rsidR="00EA06B0">
              <w:t>6</w:t>
            </w:r>
          </w:p>
        </w:tc>
        <w:tc>
          <w:tcPr>
            <w:tcW w:w="1022" w:type="dxa"/>
            <w:vAlign w:val="center"/>
          </w:tcPr>
          <w:p w:rsidR="00931E23" w:rsidRDefault="00B52051" w:rsidP="00C02F87">
            <w:pPr>
              <w:spacing w:before="40" w:after="40"/>
              <w:jc w:val="center"/>
            </w:pPr>
            <w:r>
              <w:t>5</w:t>
            </w:r>
            <w:r w:rsidR="00C02F87">
              <w:t>7</w:t>
            </w:r>
          </w:p>
        </w:tc>
        <w:tc>
          <w:tcPr>
            <w:tcW w:w="1530" w:type="dxa"/>
            <w:vAlign w:val="center"/>
          </w:tcPr>
          <w:p w:rsidR="00673A8E" w:rsidRDefault="00C02F87" w:rsidP="00C02F87">
            <w:pPr>
              <w:spacing w:before="40" w:after="40"/>
              <w:jc w:val="center"/>
            </w:pPr>
            <w:r>
              <w:t>04/08</w:t>
            </w:r>
            <w:r w:rsidR="00095F37">
              <w:t>/201</w:t>
            </w:r>
            <w:r>
              <w:t>4</w:t>
            </w: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pStyle w:val="Cellule"/>
              <w:keepNext w:val="0"/>
              <w:spacing w:before="40" w:after="40" w:line="240" w:lineRule="auto"/>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52"/>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r w:rsidR="00095F37" w:rsidTr="00095F37">
        <w:trPr>
          <w:cantSplit/>
          <w:trHeight w:val="336"/>
        </w:trPr>
        <w:tc>
          <w:tcPr>
            <w:tcW w:w="1204" w:type="dxa"/>
            <w:vAlign w:val="center"/>
          </w:tcPr>
          <w:p w:rsidR="00095F37" w:rsidRDefault="00095F37" w:rsidP="00921425">
            <w:pPr>
              <w:spacing w:before="40" w:after="40"/>
              <w:jc w:val="center"/>
            </w:pPr>
          </w:p>
        </w:tc>
        <w:tc>
          <w:tcPr>
            <w:tcW w:w="1022" w:type="dxa"/>
            <w:vAlign w:val="center"/>
          </w:tcPr>
          <w:p w:rsidR="00095F37" w:rsidRDefault="00095F37" w:rsidP="00921425">
            <w:pPr>
              <w:spacing w:before="40" w:after="40"/>
              <w:jc w:val="center"/>
            </w:pPr>
          </w:p>
        </w:tc>
        <w:tc>
          <w:tcPr>
            <w:tcW w:w="1530" w:type="dxa"/>
            <w:vAlign w:val="center"/>
          </w:tcPr>
          <w:p w:rsidR="00095F37" w:rsidRDefault="00095F37" w:rsidP="00921425">
            <w:pPr>
              <w:spacing w:before="40" w:after="40"/>
              <w:jc w:val="center"/>
            </w:pPr>
          </w:p>
        </w:tc>
        <w:tc>
          <w:tcPr>
            <w:tcW w:w="1559" w:type="dxa"/>
            <w:vAlign w:val="center"/>
          </w:tcPr>
          <w:p w:rsidR="00095F37" w:rsidRDefault="00095F37" w:rsidP="00921425">
            <w:pPr>
              <w:spacing w:before="40" w:after="40"/>
              <w:jc w:val="center"/>
            </w:pPr>
          </w:p>
        </w:tc>
        <w:tc>
          <w:tcPr>
            <w:tcW w:w="3742" w:type="dxa"/>
            <w:vAlign w:val="center"/>
          </w:tcPr>
          <w:p w:rsidR="00095F37" w:rsidRDefault="00095F37" w:rsidP="00921425">
            <w:pPr>
              <w:spacing w:before="40" w:after="40"/>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W w:w="90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225"/>
        <w:gridCol w:w="2734"/>
        <w:gridCol w:w="4118"/>
      </w:tblGrid>
      <w:tr w:rsidR="00921425" w:rsidTr="00921425">
        <w:trPr>
          <w:trHeight w:val="454"/>
        </w:trPr>
        <w:tc>
          <w:tcPr>
            <w:tcW w:w="2225"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Version</w:t>
            </w:r>
          </w:p>
        </w:tc>
        <w:tc>
          <w:tcPr>
            <w:tcW w:w="2734"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Pages modifiées</w:t>
            </w:r>
          </w:p>
        </w:tc>
        <w:tc>
          <w:tcPr>
            <w:tcW w:w="4118" w:type="dxa"/>
            <w:shd w:val="clear" w:color="auto" w:fill="FFFFFF"/>
            <w:vAlign w:val="center"/>
          </w:tcPr>
          <w:p w:rsidR="00921425" w:rsidRPr="002A024C" w:rsidRDefault="00921425" w:rsidP="00921425">
            <w:pPr>
              <w:jc w:val="center"/>
              <w:rPr>
                <w:rFonts w:ascii="Arial" w:hAnsi="Arial" w:cs="Arial"/>
                <w:b/>
                <w:bCs/>
                <w:iCs/>
                <w:sz w:val="20"/>
                <w:szCs w:val="20"/>
              </w:rPr>
            </w:pPr>
            <w:r w:rsidRPr="002A024C">
              <w:rPr>
                <w:rFonts w:ascii="Arial" w:hAnsi="Arial" w:cs="Arial"/>
                <w:b/>
                <w:bCs/>
                <w:iCs/>
                <w:sz w:val="20"/>
                <w:szCs w:val="20"/>
              </w:rPr>
              <w:t>Observations</w:t>
            </w:r>
          </w:p>
        </w:tc>
      </w:tr>
      <w:tr w:rsidR="00921425" w:rsidTr="00921425">
        <w:trPr>
          <w:trHeight w:val="454"/>
        </w:trPr>
        <w:tc>
          <w:tcPr>
            <w:tcW w:w="2225" w:type="dxa"/>
            <w:vAlign w:val="center"/>
          </w:tcPr>
          <w:p w:rsidR="00921425" w:rsidRDefault="00C02F87" w:rsidP="00921425">
            <w:pPr>
              <w:pStyle w:val="ZMODPied2CS"/>
              <w:spacing w:before="40" w:after="40"/>
              <w:rPr>
                <w:rFonts w:ascii="Garamond" w:hAnsi="Garamond"/>
              </w:rPr>
            </w:pPr>
            <w:r>
              <w:t>0.6</w:t>
            </w:r>
          </w:p>
        </w:tc>
        <w:tc>
          <w:tcPr>
            <w:tcW w:w="2734" w:type="dxa"/>
            <w:vAlign w:val="center"/>
          </w:tcPr>
          <w:p w:rsidR="00921425" w:rsidRDefault="00921425" w:rsidP="00921425">
            <w:pPr>
              <w:pStyle w:val="Notedefin"/>
              <w:spacing w:before="40" w:after="40"/>
              <w:jc w:val="center"/>
            </w:pPr>
          </w:p>
        </w:tc>
        <w:tc>
          <w:tcPr>
            <w:tcW w:w="4118" w:type="dxa"/>
            <w:vAlign w:val="center"/>
          </w:tcPr>
          <w:p w:rsidR="00921425" w:rsidRDefault="00C02F87" w:rsidP="00921425">
            <w:pPr>
              <w:spacing w:before="40" w:after="40"/>
              <w:jc w:val="center"/>
            </w:pPr>
            <w:proofErr w:type="spellStart"/>
            <w:r>
              <w:t>Integration</w:t>
            </w:r>
            <w:proofErr w:type="spellEnd"/>
            <w:r>
              <w:t xml:space="preserve"> </w:t>
            </w:r>
            <w:proofErr w:type="spellStart"/>
            <w:r>
              <w:t>modif</w:t>
            </w:r>
            <w:proofErr w:type="spellEnd"/>
            <w:r>
              <w:t xml:space="preserve"> JDD</w:t>
            </w: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jc w:val="right"/>
        <w:rPr>
          <w:rFonts w:ascii="Arial" w:hAnsi="Arial" w:cs="Arial"/>
          <w:b/>
          <w:color w:val="808080"/>
          <w:sz w:val="48"/>
          <w:szCs w:val="48"/>
        </w:rPr>
      </w:pPr>
    </w:p>
    <w:p w:rsidR="00095F37" w:rsidRDefault="00095F37" w:rsidP="00921425">
      <w:pPr>
        <w:jc w:val="right"/>
        <w:rPr>
          <w:rFonts w:ascii="Arial" w:hAnsi="Arial" w:cs="Arial"/>
          <w:b/>
          <w:color w:val="808080"/>
          <w:sz w:val="48"/>
          <w:szCs w:val="48"/>
        </w:rPr>
      </w:pPr>
    </w:p>
    <w:p w:rsidR="00921425" w:rsidRPr="007F0334" w:rsidRDefault="00921425" w:rsidP="00921425">
      <w:pPr>
        <w:jc w:val="right"/>
        <w:rPr>
          <w:rFonts w:ascii="Arial" w:hAnsi="Arial" w:cs="Arial"/>
          <w:b/>
          <w:color w:val="808080"/>
          <w:sz w:val="48"/>
          <w:szCs w:val="48"/>
        </w:rPr>
      </w:pPr>
      <w:r>
        <w:rPr>
          <w:rFonts w:ascii="Arial" w:hAnsi="Arial" w:cs="Arial"/>
          <w:b/>
          <w:color w:val="808080"/>
          <w:sz w:val="48"/>
          <w:szCs w:val="48"/>
        </w:rPr>
        <w:t>Validation</w:t>
      </w: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tbl>
      <w:tblPr>
        <w:tblStyle w:val="Grilledutableau"/>
        <w:tblW w:w="9109" w:type="dxa"/>
        <w:tblLook w:val="01E0"/>
      </w:tblPr>
      <w:tblGrid>
        <w:gridCol w:w="1548"/>
        <w:gridCol w:w="2554"/>
        <w:gridCol w:w="3218"/>
        <w:gridCol w:w="1789"/>
      </w:tblGrid>
      <w:tr w:rsidR="00921425" w:rsidTr="00095F37">
        <w:tc>
          <w:tcPr>
            <w:tcW w:w="1548" w:type="dxa"/>
            <w:tcBorders>
              <w:top w:val="nil"/>
              <w:left w:val="nil"/>
              <w:bottom w:val="single" w:sz="4" w:space="0" w:color="auto"/>
            </w:tcBorders>
            <w:vAlign w:val="center"/>
          </w:tcPr>
          <w:p w:rsidR="00921425" w:rsidRDefault="00921425" w:rsidP="00921425">
            <w:pPr>
              <w:rPr>
                <w:rFonts w:ascii="Arial" w:hAnsi="Arial" w:cs="Arial"/>
                <w:sz w:val="20"/>
                <w:szCs w:val="20"/>
              </w:rPr>
            </w:pPr>
          </w:p>
        </w:tc>
        <w:tc>
          <w:tcPr>
            <w:tcW w:w="2554"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N</w:t>
            </w:r>
            <w:r>
              <w:rPr>
                <w:rFonts w:ascii="Arial" w:hAnsi="Arial" w:cs="Arial"/>
                <w:b/>
                <w:sz w:val="20"/>
                <w:szCs w:val="20"/>
              </w:rPr>
              <w:t>om</w:t>
            </w:r>
          </w:p>
        </w:tc>
        <w:tc>
          <w:tcPr>
            <w:tcW w:w="3218"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Position</w:t>
            </w:r>
          </w:p>
        </w:tc>
        <w:tc>
          <w:tcPr>
            <w:tcW w:w="1789" w:type="dxa"/>
            <w:shd w:val="clear" w:color="auto" w:fill="E6E6E6"/>
            <w:vAlign w:val="center"/>
          </w:tcPr>
          <w:p w:rsidR="00921425" w:rsidRPr="000B2832" w:rsidRDefault="00921425" w:rsidP="00921425">
            <w:pPr>
              <w:jc w:val="center"/>
              <w:rPr>
                <w:rFonts w:ascii="Arial" w:hAnsi="Arial" w:cs="Arial"/>
                <w:b/>
                <w:sz w:val="20"/>
                <w:szCs w:val="20"/>
              </w:rPr>
            </w:pPr>
            <w:r w:rsidRPr="000B2832">
              <w:rPr>
                <w:rFonts w:ascii="Arial" w:hAnsi="Arial" w:cs="Arial"/>
                <w:b/>
                <w:sz w:val="20"/>
                <w:szCs w:val="20"/>
              </w:rPr>
              <w:t>Signature</w:t>
            </w: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Rédigé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r>
              <w:rPr>
                <w:rFonts w:ascii="Arial" w:hAnsi="Arial" w:cs="Arial"/>
                <w:sz w:val="20"/>
                <w:szCs w:val="20"/>
              </w:rPr>
              <w:t xml:space="preserve">Dorian </w:t>
            </w:r>
            <w:proofErr w:type="spellStart"/>
            <w:r>
              <w:rPr>
                <w:rFonts w:ascii="Arial" w:hAnsi="Arial" w:cs="Arial"/>
                <w:sz w:val="20"/>
                <w:szCs w:val="20"/>
              </w:rPr>
              <w:t>Djadavjee</w:t>
            </w:r>
            <w:proofErr w:type="spellEnd"/>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095F37">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Vérifié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B52051" w:rsidP="00921425">
            <w:pPr>
              <w:jc w:val="center"/>
              <w:rPr>
                <w:rFonts w:ascii="Arial" w:hAnsi="Arial" w:cs="Arial"/>
                <w:sz w:val="20"/>
                <w:szCs w:val="20"/>
              </w:rPr>
            </w:pPr>
            <w:r>
              <w:rPr>
                <w:rFonts w:ascii="Arial" w:hAnsi="Arial" w:cs="Arial"/>
                <w:sz w:val="20"/>
                <w:szCs w:val="20"/>
              </w:rPr>
              <w:t>Quentin Brun</w:t>
            </w:r>
          </w:p>
        </w:tc>
        <w:tc>
          <w:tcPr>
            <w:tcW w:w="3218" w:type="dxa"/>
            <w:vAlign w:val="center"/>
          </w:tcPr>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r w:rsidR="00921425" w:rsidTr="00095F37">
        <w:tc>
          <w:tcPr>
            <w:tcW w:w="1548" w:type="dxa"/>
            <w:shd w:val="clear" w:color="auto" w:fill="E6E6E6"/>
            <w:vAlign w:val="center"/>
          </w:tcPr>
          <w:p w:rsidR="00921425" w:rsidRDefault="00921425" w:rsidP="00921425">
            <w:pPr>
              <w:jc w:val="center"/>
              <w:rPr>
                <w:rFonts w:ascii="Arial" w:hAnsi="Arial" w:cs="Arial"/>
                <w:b/>
                <w:sz w:val="20"/>
                <w:szCs w:val="20"/>
              </w:rPr>
            </w:pPr>
          </w:p>
          <w:p w:rsidR="00921425" w:rsidRDefault="00921425" w:rsidP="00921425">
            <w:pPr>
              <w:jc w:val="center"/>
              <w:rPr>
                <w:rFonts w:ascii="Arial" w:hAnsi="Arial" w:cs="Arial"/>
                <w:b/>
                <w:sz w:val="20"/>
                <w:szCs w:val="20"/>
              </w:rPr>
            </w:pPr>
            <w:r>
              <w:rPr>
                <w:rFonts w:ascii="Arial" w:hAnsi="Arial" w:cs="Arial"/>
                <w:b/>
                <w:sz w:val="20"/>
                <w:szCs w:val="20"/>
              </w:rPr>
              <w:t>Approuvé par</w:t>
            </w:r>
          </w:p>
          <w:p w:rsidR="00921425" w:rsidRPr="00AD3656" w:rsidRDefault="00921425" w:rsidP="00921425">
            <w:pPr>
              <w:jc w:val="center"/>
              <w:rPr>
                <w:rFonts w:ascii="Arial" w:hAnsi="Arial" w:cs="Arial"/>
                <w:b/>
                <w:sz w:val="20"/>
                <w:szCs w:val="20"/>
              </w:rPr>
            </w:pPr>
          </w:p>
        </w:tc>
        <w:tc>
          <w:tcPr>
            <w:tcW w:w="2554"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3218" w:type="dxa"/>
            <w:vAlign w:val="center"/>
          </w:tcPr>
          <w:p w:rsidR="00921425" w:rsidRDefault="00921425" w:rsidP="00921425">
            <w:pPr>
              <w:jc w:val="center"/>
              <w:rPr>
                <w:rFonts w:ascii="Arial" w:hAnsi="Arial" w:cs="Arial"/>
                <w:sz w:val="20"/>
                <w:szCs w:val="20"/>
              </w:rPr>
            </w:pPr>
          </w:p>
          <w:p w:rsidR="00921425" w:rsidRDefault="00921425" w:rsidP="00921425">
            <w:pPr>
              <w:jc w:val="center"/>
              <w:rPr>
                <w:rFonts w:ascii="Arial" w:hAnsi="Arial" w:cs="Arial"/>
                <w:sz w:val="20"/>
                <w:szCs w:val="20"/>
              </w:rPr>
            </w:pPr>
          </w:p>
        </w:tc>
        <w:tc>
          <w:tcPr>
            <w:tcW w:w="1789" w:type="dxa"/>
            <w:vAlign w:val="center"/>
          </w:tcPr>
          <w:p w:rsidR="00921425" w:rsidRDefault="00921425" w:rsidP="00921425">
            <w:pPr>
              <w:rPr>
                <w:rFonts w:ascii="Arial" w:hAnsi="Arial" w:cs="Arial"/>
                <w:sz w:val="20"/>
                <w:szCs w:val="20"/>
              </w:rPr>
            </w:pPr>
          </w:p>
        </w:tc>
      </w:tr>
    </w:tbl>
    <w:p w:rsidR="00921425" w:rsidRDefault="00921425" w:rsidP="00921425">
      <w:pPr>
        <w:rPr>
          <w:rFonts w:ascii="Arial" w:hAnsi="Arial" w:cs="Arial"/>
          <w:sz w:val="20"/>
          <w:szCs w:val="20"/>
        </w:rPr>
      </w:pPr>
    </w:p>
    <w:p w:rsidR="00921425" w:rsidRDefault="00921425" w:rsidP="00921425">
      <w:pPr>
        <w:rPr>
          <w:rFonts w:ascii="Arial" w:hAnsi="Arial" w:cs="Arial"/>
          <w:sz w:val="20"/>
          <w:szCs w:val="20"/>
        </w:rPr>
      </w:pPr>
    </w:p>
    <w:p w:rsidR="009C4F43" w:rsidRDefault="009C4F43" w:rsidP="00DC78B5">
      <w:pPr>
        <w:jc w:val="center"/>
        <w:rPr>
          <w:b/>
          <w:color w:val="000078"/>
          <w:sz w:val="40"/>
        </w:rPr>
      </w:pPr>
    </w:p>
    <w:p w:rsidR="00921425" w:rsidRDefault="00921425">
      <w:pPr>
        <w:spacing w:after="200" w:line="276" w:lineRule="auto"/>
        <w:jc w:val="left"/>
        <w:rPr>
          <w:b/>
          <w:color w:val="000078"/>
          <w:sz w:val="40"/>
        </w:rPr>
      </w:pPr>
      <w:r>
        <w:rPr>
          <w:b/>
          <w:color w:val="000078"/>
          <w:sz w:val="40"/>
        </w:rPr>
        <w:br w:type="page"/>
      </w:r>
    </w:p>
    <w:p w:rsidR="0042493F" w:rsidRDefault="0042493F" w:rsidP="0042493F">
      <w:pPr>
        <w:jc w:val="right"/>
        <w:rPr>
          <w:rFonts w:ascii="Arial" w:eastAsia="Times New Roman" w:hAnsi="Arial" w:cs="Arial"/>
          <w:b/>
          <w:color w:val="808080"/>
          <w:sz w:val="48"/>
          <w:szCs w:val="48"/>
          <w:lang w:eastAsia="fr-FR"/>
        </w:rPr>
      </w:pPr>
    </w:p>
    <w:p w:rsidR="009C4F43" w:rsidRDefault="0042493F" w:rsidP="0042493F">
      <w:pPr>
        <w:jc w:val="right"/>
        <w:rPr>
          <w:rFonts w:ascii="Arial" w:eastAsia="Times New Roman" w:hAnsi="Arial" w:cs="Arial"/>
          <w:b/>
          <w:color w:val="808080"/>
          <w:sz w:val="48"/>
          <w:szCs w:val="48"/>
          <w:lang w:eastAsia="fr-FR"/>
        </w:rPr>
      </w:pPr>
      <w:r w:rsidRPr="0042493F">
        <w:rPr>
          <w:rFonts w:ascii="Arial" w:eastAsia="Times New Roman" w:hAnsi="Arial" w:cs="Arial"/>
          <w:b/>
          <w:color w:val="808080"/>
          <w:sz w:val="48"/>
          <w:szCs w:val="48"/>
          <w:lang w:eastAsia="fr-FR"/>
        </w:rPr>
        <w:t>Sommaire</w:t>
      </w:r>
    </w:p>
    <w:p w:rsidR="00B52051" w:rsidRPr="0042493F" w:rsidRDefault="00B52051" w:rsidP="0042493F">
      <w:pPr>
        <w:jc w:val="right"/>
        <w:rPr>
          <w:rFonts w:ascii="Arial" w:eastAsia="Times New Roman" w:hAnsi="Arial" w:cs="Arial"/>
          <w:b/>
          <w:color w:val="808080"/>
          <w:sz w:val="40"/>
          <w:szCs w:val="48"/>
          <w:lang w:eastAsia="fr-FR"/>
        </w:rPr>
      </w:pPr>
    </w:p>
    <w:sdt>
      <w:sdtPr>
        <w:rPr>
          <w:rFonts w:cstheme="minorBidi"/>
          <w:b w:val="0"/>
          <w:color w:val="auto"/>
          <w:sz w:val="22"/>
          <w:szCs w:val="22"/>
        </w:rPr>
        <w:id w:val="5635945"/>
        <w:docPartObj>
          <w:docPartGallery w:val="Table of Contents"/>
          <w:docPartUnique/>
        </w:docPartObj>
      </w:sdtPr>
      <w:sdtContent>
        <w:p w:rsidR="00FB4CF3" w:rsidRDefault="00FB4CF3" w:rsidP="00B5234E">
          <w:pPr>
            <w:pStyle w:val="En-ttedetabledesmatires"/>
            <w:numPr>
              <w:ilvl w:val="0"/>
              <w:numId w:val="0"/>
            </w:numPr>
            <w:ind w:left="360"/>
          </w:pPr>
        </w:p>
        <w:p w:rsidR="00B52051" w:rsidRDefault="004D7EE5">
          <w:pPr>
            <w:pStyle w:val="TM1"/>
            <w:tabs>
              <w:tab w:val="left" w:pos="440"/>
              <w:tab w:val="right" w:leader="dot" w:pos="9062"/>
            </w:tabs>
            <w:rPr>
              <w:rFonts w:eastAsiaTheme="minorEastAsia"/>
              <w:b w:val="0"/>
              <w:bCs w:val="0"/>
              <w:i w:val="0"/>
              <w:iCs w:val="0"/>
              <w:noProof/>
              <w:sz w:val="22"/>
              <w:szCs w:val="22"/>
              <w:lang w:eastAsia="fr-FR"/>
            </w:rPr>
          </w:pPr>
          <w:r w:rsidRPr="004D7EE5">
            <w:fldChar w:fldCharType="begin"/>
          </w:r>
          <w:r w:rsidR="00862604">
            <w:instrText xml:space="preserve"> TOC \o "1-3" \h \z \u </w:instrText>
          </w:r>
          <w:r w:rsidRPr="004D7EE5">
            <w:fldChar w:fldCharType="separate"/>
          </w:r>
          <w:hyperlink w:anchor="_Toc354393956" w:history="1">
            <w:r w:rsidR="00B52051" w:rsidRPr="00EF68C3">
              <w:rPr>
                <w:rStyle w:val="Lienhypertexte"/>
                <w:noProof/>
              </w:rPr>
              <w:t>1.</w:t>
            </w:r>
            <w:r w:rsidR="00B52051">
              <w:rPr>
                <w:rFonts w:eastAsiaTheme="minorEastAsia"/>
                <w:b w:val="0"/>
                <w:bCs w:val="0"/>
                <w:i w:val="0"/>
                <w:iCs w:val="0"/>
                <w:noProof/>
                <w:sz w:val="22"/>
                <w:szCs w:val="22"/>
                <w:lang w:eastAsia="fr-FR"/>
              </w:rPr>
              <w:tab/>
            </w:r>
            <w:r w:rsidR="00B52051" w:rsidRPr="00EF68C3">
              <w:rPr>
                <w:rStyle w:val="Lienhypertexte"/>
                <w:noProof/>
              </w:rPr>
              <w:t>Introduction</w:t>
            </w:r>
            <w:r w:rsidR="00B52051">
              <w:rPr>
                <w:noProof/>
                <w:webHidden/>
              </w:rPr>
              <w:tab/>
            </w:r>
            <w:r>
              <w:rPr>
                <w:noProof/>
                <w:webHidden/>
              </w:rPr>
              <w:fldChar w:fldCharType="begin"/>
            </w:r>
            <w:r w:rsidR="00B52051">
              <w:rPr>
                <w:noProof/>
                <w:webHidden/>
              </w:rPr>
              <w:instrText xml:space="preserve"> PAGEREF _Toc354393956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3957" w:history="1">
            <w:r w:rsidR="00B52051" w:rsidRPr="00EF68C3">
              <w:rPr>
                <w:rStyle w:val="Lienhypertexte"/>
                <w:noProof/>
              </w:rPr>
              <w:t>2.</w:t>
            </w:r>
            <w:r w:rsidR="00B52051">
              <w:rPr>
                <w:rFonts w:eastAsiaTheme="minorEastAsia"/>
                <w:b w:val="0"/>
                <w:bCs w:val="0"/>
                <w:i w:val="0"/>
                <w:iCs w:val="0"/>
                <w:noProof/>
                <w:sz w:val="22"/>
                <w:szCs w:val="22"/>
                <w:lang w:eastAsia="fr-FR"/>
              </w:rPr>
              <w:tab/>
            </w:r>
            <w:r w:rsidR="00B52051" w:rsidRPr="00EF68C3">
              <w:rPr>
                <w:rStyle w:val="Lienhypertexte"/>
                <w:noProof/>
              </w:rPr>
              <w:t>Prérequis</w:t>
            </w:r>
            <w:r w:rsidR="00B52051">
              <w:rPr>
                <w:noProof/>
                <w:webHidden/>
              </w:rPr>
              <w:tab/>
            </w:r>
            <w:r>
              <w:rPr>
                <w:noProof/>
                <w:webHidden/>
              </w:rPr>
              <w:fldChar w:fldCharType="begin"/>
            </w:r>
            <w:r w:rsidR="00B52051">
              <w:rPr>
                <w:noProof/>
                <w:webHidden/>
              </w:rPr>
              <w:instrText xml:space="preserve"> PAGEREF _Toc354393957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3958" w:history="1">
            <w:r w:rsidR="00B52051" w:rsidRPr="00EF68C3">
              <w:rPr>
                <w:rStyle w:val="Lienhypertexte"/>
                <w:noProof/>
              </w:rPr>
              <w:t>3.</w:t>
            </w:r>
            <w:r w:rsidR="00B52051">
              <w:rPr>
                <w:rFonts w:eastAsiaTheme="minorEastAsia"/>
                <w:b w:val="0"/>
                <w:bCs w:val="0"/>
                <w:i w:val="0"/>
                <w:iCs w:val="0"/>
                <w:noProof/>
                <w:sz w:val="22"/>
                <w:szCs w:val="22"/>
                <w:lang w:eastAsia="fr-FR"/>
              </w:rPr>
              <w:tab/>
            </w:r>
            <w:r w:rsidR="00B52051" w:rsidRPr="00EF68C3">
              <w:rPr>
                <w:rStyle w:val="Lienhypertexte"/>
                <w:noProof/>
              </w:rPr>
              <w:t>Programme de la formation</w:t>
            </w:r>
            <w:r w:rsidR="00B52051">
              <w:rPr>
                <w:noProof/>
                <w:webHidden/>
              </w:rPr>
              <w:tab/>
            </w:r>
            <w:r>
              <w:rPr>
                <w:noProof/>
                <w:webHidden/>
              </w:rPr>
              <w:fldChar w:fldCharType="begin"/>
            </w:r>
            <w:r w:rsidR="00B52051">
              <w:rPr>
                <w:noProof/>
                <w:webHidden/>
              </w:rPr>
              <w:instrText xml:space="preserve"> PAGEREF _Toc354393958 \h </w:instrText>
            </w:r>
            <w:r>
              <w:rPr>
                <w:noProof/>
                <w:webHidden/>
              </w:rPr>
            </w:r>
            <w:r>
              <w:rPr>
                <w:noProof/>
                <w:webHidden/>
              </w:rPr>
              <w:fldChar w:fldCharType="separate"/>
            </w:r>
            <w:r w:rsidR="00B52051">
              <w:rPr>
                <w:noProof/>
                <w:webHidden/>
              </w:rPr>
              <w:t>5</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3959" w:history="1">
            <w:r w:rsidR="00B52051" w:rsidRPr="00EF68C3">
              <w:rPr>
                <w:rStyle w:val="Lienhypertexte"/>
                <w:noProof/>
              </w:rPr>
              <w:t>4.</w:t>
            </w:r>
            <w:r w:rsidR="00B52051">
              <w:rPr>
                <w:rFonts w:eastAsiaTheme="minorEastAsia"/>
                <w:b w:val="0"/>
                <w:bCs w:val="0"/>
                <w:i w:val="0"/>
                <w:iCs w:val="0"/>
                <w:noProof/>
                <w:sz w:val="22"/>
                <w:szCs w:val="22"/>
                <w:lang w:eastAsia="fr-FR"/>
              </w:rPr>
              <w:tab/>
            </w:r>
            <w:r w:rsidR="00B52051" w:rsidRPr="00EF68C3">
              <w:rPr>
                <w:rStyle w:val="Lienhypertexte"/>
                <w:noProof/>
              </w:rPr>
              <w:t>Streamwork</w:t>
            </w:r>
            <w:r w:rsidR="00B52051">
              <w:rPr>
                <w:noProof/>
                <w:webHidden/>
              </w:rPr>
              <w:tab/>
            </w:r>
            <w:r>
              <w:rPr>
                <w:noProof/>
                <w:webHidden/>
              </w:rPr>
              <w:fldChar w:fldCharType="begin"/>
            </w:r>
            <w:r w:rsidR="00B52051">
              <w:rPr>
                <w:noProof/>
                <w:webHidden/>
              </w:rPr>
              <w:instrText xml:space="preserve"> PAGEREF _Toc354393959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60" w:history="1">
            <w:r w:rsidR="00B52051" w:rsidRPr="00EF68C3">
              <w:rPr>
                <w:rStyle w:val="Lienhypertexte"/>
                <w:noProof/>
              </w:rPr>
              <w:t>4.1.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_Toc354393960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61" w:history="1">
            <w:r w:rsidR="00B52051" w:rsidRPr="00EF68C3">
              <w:rPr>
                <w:rStyle w:val="Lienhypertexte"/>
                <w:noProof/>
              </w:rPr>
              <w:t>4.2.</w:t>
            </w:r>
            <w:r w:rsidR="00B52051">
              <w:rPr>
                <w:rFonts w:eastAsiaTheme="minorEastAsia"/>
                <w:b w:val="0"/>
                <w:bCs w:val="0"/>
                <w:noProof/>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_Toc354393961 \h </w:instrText>
            </w:r>
            <w:r>
              <w:rPr>
                <w:noProof/>
                <w:webHidden/>
              </w:rPr>
            </w:r>
            <w:r>
              <w:rPr>
                <w:noProof/>
                <w:webHidden/>
              </w:rPr>
              <w:fldChar w:fldCharType="separate"/>
            </w:r>
            <w:r w:rsidR="00B52051">
              <w:rPr>
                <w:noProof/>
                <w:webHidden/>
              </w:rPr>
              <w:t>6</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62" w:history="1">
            <w:r w:rsidR="00B52051" w:rsidRPr="00EF68C3">
              <w:rPr>
                <w:rStyle w:val="Lienhypertexte"/>
                <w:noProof/>
              </w:rPr>
              <w:t>4.3.</w:t>
            </w:r>
            <w:r w:rsidR="00B52051">
              <w:rPr>
                <w:rFonts w:eastAsiaTheme="minorEastAsia"/>
                <w:b w:val="0"/>
                <w:bCs w:val="0"/>
                <w:noProof/>
                <w:lang w:eastAsia="fr-FR"/>
              </w:rPr>
              <w:tab/>
            </w:r>
            <w:r w:rsidR="00B52051" w:rsidRPr="00EF68C3">
              <w:rPr>
                <w:rStyle w:val="Lienhypertexte"/>
                <w:noProof/>
              </w:rPr>
              <w:t>Services</w:t>
            </w:r>
            <w:r w:rsidR="00B52051">
              <w:rPr>
                <w:noProof/>
                <w:webHidden/>
              </w:rPr>
              <w:tab/>
            </w:r>
            <w:r>
              <w:rPr>
                <w:noProof/>
                <w:webHidden/>
              </w:rPr>
              <w:fldChar w:fldCharType="begin"/>
            </w:r>
            <w:r w:rsidR="00B52051">
              <w:rPr>
                <w:noProof/>
                <w:webHidden/>
              </w:rPr>
              <w:instrText xml:space="preserve"> PAGEREF _Toc354393962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63" w:history="1">
            <w:r w:rsidR="00B52051" w:rsidRPr="00EF68C3">
              <w:rPr>
                <w:rStyle w:val="Lienhypertexte"/>
                <w:noProof/>
              </w:rPr>
              <w:t>4.4.</w:t>
            </w:r>
            <w:r w:rsidR="00B52051">
              <w:rPr>
                <w:rFonts w:eastAsiaTheme="minorEastAsia"/>
                <w:b w:val="0"/>
                <w:bCs w:val="0"/>
                <w:noProof/>
                <w:lang w:eastAsia="fr-FR"/>
              </w:rPr>
              <w:tab/>
            </w:r>
            <w:r w:rsidR="00B52051" w:rsidRPr="00EF68C3">
              <w:rPr>
                <w:rStyle w:val="Lienhypertexte"/>
                <w:noProof/>
              </w:rPr>
              <w:t>Editeur Streamwork</w:t>
            </w:r>
            <w:r w:rsidR="00B52051">
              <w:rPr>
                <w:noProof/>
                <w:webHidden/>
              </w:rPr>
              <w:tab/>
            </w:r>
            <w:r>
              <w:rPr>
                <w:noProof/>
                <w:webHidden/>
              </w:rPr>
              <w:fldChar w:fldCharType="begin"/>
            </w:r>
            <w:r w:rsidR="00B52051">
              <w:rPr>
                <w:noProof/>
                <w:webHidden/>
              </w:rPr>
              <w:instrText xml:space="preserve"> PAGEREF _Toc354393963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64" w:history="1">
            <w:r w:rsidR="00B52051" w:rsidRPr="00EF68C3">
              <w:rPr>
                <w:rStyle w:val="Lienhypertexte"/>
                <w:noProof/>
              </w:rPr>
              <w:t>4.4.1.</w:t>
            </w:r>
            <w:r w:rsidR="00B52051">
              <w:rPr>
                <w:rFonts w:eastAsiaTheme="minorEastAsia"/>
                <w:noProof/>
                <w:sz w:val="22"/>
                <w:szCs w:val="22"/>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_Toc354393964 \h </w:instrText>
            </w:r>
            <w:r>
              <w:rPr>
                <w:noProof/>
                <w:webHidden/>
              </w:rPr>
            </w:r>
            <w:r>
              <w:rPr>
                <w:noProof/>
                <w:webHidden/>
              </w:rPr>
              <w:fldChar w:fldCharType="separate"/>
            </w:r>
            <w:r w:rsidR="00B52051">
              <w:rPr>
                <w:noProof/>
                <w:webHidden/>
              </w:rPr>
              <w:t>7</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65" w:history="1">
            <w:r w:rsidR="00B52051" w:rsidRPr="00EF68C3">
              <w:rPr>
                <w:rStyle w:val="Lienhypertexte"/>
                <w:noProof/>
              </w:rPr>
              <w:t>4.4.2.</w:t>
            </w:r>
            <w:r w:rsidR="00B52051">
              <w:rPr>
                <w:rFonts w:eastAsiaTheme="minorEastAsia"/>
                <w:noProof/>
                <w:sz w:val="22"/>
                <w:szCs w:val="22"/>
                <w:lang w:eastAsia="fr-FR"/>
              </w:rPr>
              <w:tab/>
            </w:r>
            <w:r w:rsidR="00B52051" w:rsidRPr="00EF68C3">
              <w:rPr>
                <w:rStyle w:val="Lienhypertexte"/>
                <w:noProof/>
              </w:rPr>
              <w:t>Fenêtres</w:t>
            </w:r>
            <w:r w:rsidR="00B52051">
              <w:rPr>
                <w:noProof/>
                <w:webHidden/>
              </w:rPr>
              <w:tab/>
            </w:r>
            <w:r>
              <w:rPr>
                <w:noProof/>
                <w:webHidden/>
              </w:rPr>
              <w:fldChar w:fldCharType="begin"/>
            </w:r>
            <w:r w:rsidR="00B52051">
              <w:rPr>
                <w:noProof/>
                <w:webHidden/>
              </w:rPr>
              <w:instrText xml:space="preserve"> PAGEREF _Toc354393965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66" w:history="1">
            <w:r w:rsidR="00B52051" w:rsidRPr="00EF68C3">
              <w:rPr>
                <w:rStyle w:val="Lienhypertexte"/>
                <w:noProof/>
              </w:rPr>
              <w:t>4.4.3.</w:t>
            </w:r>
            <w:r w:rsidR="00B52051">
              <w:rPr>
                <w:rFonts w:eastAsiaTheme="minorEastAsia"/>
                <w:noProof/>
                <w:sz w:val="22"/>
                <w:szCs w:val="22"/>
                <w:lang w:eastAsia="fr-FR"/>
              </w:rPr>
              <w:tab/>
            </w:r>
            <w:r w:rsidR="00B52051" w:rsidRPr="00EF68C3">
              <w:rPr>
                <w:rStyle w:val="Lienhypertexte"/>
                <w:noProof/>
              </w:rPr>
              <w:t>Composants</w:t>
            </w:r>
            <w:r w:rsidR="00B52051">
              <w:rPr>
                <w:noProof/>
                <w:webHidden/>
              </w:rPr>
              <w:tab/>
            </w:r>
            <w:r>
              <w:rPr>
                <w:noProof/>
                <w:webHidden/>
              </w:rPr>
              <w:fldChar w:fldCharType="begin"/>
            </w:r>
            <w:r w:rsidR="00B52051">
              <w:rPr>
                <w:noProof/>
                <w:webHidden/>
              </w:rPr>
              <w:instrText xml:space="preserve"> PAGEREF _Toc354393966 \h </w:instrText>
            </w:r>
            <w:r>
              <w:rPr>
                <w:noProof/>
                <w:webHidden/>
              </w:rPr>
            </w:r>
            <w:r>
              <w:rPr>
                <w:noProof/>
                <w:webHidden/>
              </w:rPr>
              <w:fldChar w:fldCharType="separate"/>
            </w:r>
            <w:r w:rsidR="00B52051">
              <w:rPr>
                <w:noProof/>
                <w:webHidden/>
              </w:rPr>
              <w:t>8</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67" w:history="1">
            <w:r w:rsidR="00B52051" w:rsidRPr="00EF68C3">
              <w:rPr>
                <w:rStyle w:val="Lienhypertexte"/>
                <w:noProof/>
              </w:rPr>
              <w:t>4.4.4.</w:t>
            </w:r>
            <w:r w:rsidR="00B52051">
              <w:rPr>
                <w:rFonts w:eastAsiaTheme="minorEastAsia"/>
                <w:noProof/>
                <w:sz w:val="22"/>
                <w:szCs w:val="22"/>
                <w:lang w:eastAsia="fr-FR"/>
              </w:rPr>
              <w:tab/>
            </w:r>
            <w:r w:rsidR="00B52051" w:rsidRPr="00EF68C3">
              <w:rPr>
                <w:rStyle w:val="Lienhypertexte"/>
                <w:noProof/>
              </w:rPr>
              <w:t>Stream</w:t>
            </w:r>
            <w:r w:rsidR="00B52051">
              <w:rPr>
                <w:noProof/>
                <w:webHidden/>
              </w:rPr>
              <w:tab/>
            </w:r>
            <w:r>
              <w:rPr>
                <w:noProof/>
                <w:webHidden/>
              </w:rPr>
              <w:fldChar w:fldCharType="begin"/>
            </w:r>
            <w:r w:rsidR="00B52051">
              <w:rPr>
                <w:noProof/>
                <w:webHidden/>
              </w:rPr>
              <w:instrText xml:space="preserve"> PAGEREF _Toc354393967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68" w:history="1">
            <w:r w:rsidR="00B52051" w:rsidRPr="00EF68C3">
              <w:rPr>
                <w:rStyle w:val="Lienhypertexte"/>
                <w:noProof/>
              </w:rPr>
              <w:t>4.4.5.</w:t>
            </w:r>
            <w:r w:rsidR="00B52051">
              <w:rPr>
                <w:rFonts w:eastAsiaTheme="minorEastAsia"/>
                <w:noProof/>
                <w:sz w:val="22"/>
                <w:szCs w:val="22"/>
                <w:lang w:eastAsia="fr-FR"/>
              </w:rPr>
              <w:tab/>
            </w:r>
            <w:r w:rsidR="00B52051" w:rsidRPr="00EF68C3">
              <w:rPr>
                <w:rStyle w:val="Lienhypertexte"/>
                <w:noProof/>
              </w:rPr>
              <w:t>Implémentation</w:t>
            </w:r>
            <w:r w:rsidR="00B52051">
              <w:rPr>
                <w:noProof/>
                <w:webHidden/>
              </w:rPr>
              <w:tab/>
            </w:r>
            <w:r>
              <w:rPr>
                <w:noProof/>
                <w:webHidden/>
              </w:rPr>
              <w:fldChar w:fldCharType="begin"/>
            </w:r>
            <w:r w:rsidR="00B52051">
              <w:rPr>
                <w:noProof/>
                <w:webHidden/>
              </w:rPr>
              <w:instrText xml:space="preserve"> PAGEREF _Toc354393968 \h </w:instrText>
            </w:r>
            <w:r>
              <w:rPr>
                <w:noProof/>
                <w:webHidden/>
              </w:rPr>
            </w:r>
            <w:r>
              <w:rPr>
                <w:noProof/>
                <w:webHidden/>
              </w:rPr>
              <w:fldChar w:fldCharType="separate"/>
            </w:r>
            <w:r w:rsidR="00B52051">
              <w:rPr>
                <w:noProof/>
                <w:webHidden/>
              </w:rPr>
              <w:t>9</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3969" w:history="1">
            <w:r w:rsidR="00B52051" w:rsidRPr="00EF68C3">
              <w:rPr>
                <w:rStyle w:val="Lienhypertexte"/>
                <w:noProof/>
              </w:rPr>
              <w:t>5.</w:t>
            </w:r>
            <w:r w:rsidR="00B52051">
              <w:rPr>
                <w:rFonts w:eastAsiaTheme="minorEastAsia"/>
                <w:b w:val="0"/>
                <w:bCs w:val="0"/>
                <w:i w:val="0"/>
                <w:iCs w:val="0"/>
                <w:noProof/>
                <w:sz w:val="22"/>
                <w:szCs w:val="22"/>
                <w:lang w:eastAsia="fr-FR"/>
              </w:rPr>
              <w:tab/>
            </w:r>
            <w:r w:rsidR="00B52051" w:rsidRPr="00EF68C3">
              <w:rPr>
                <w:rStyle w:val="Lienhypertexte"/>
                <w:noProof/>
              </w:rPr>
              <w:t>TP Streamwork</w:t>
            </w:r>
            <w:r w:rsidR="00B52051">
              <w:rPr>
                <w:noProof/>
                <w:webHidden/>
              </w:rPr>
              <w:tab/>
            </w:r>
            <w:r>
              <w:rPr>
                <w:noProof/>
                <w:webHidden/>
              </w:rPr>
              <w:fldChar w:fldCharType="begin"/>
            </w:r>
            <w:r w:rsidR="00B52051">
              <w:rPr>
                <w:noProof/>
                <w:webHidden/>
              </w:rPr>
              <w:instrText xml:space="preserve"> PAGEREF _Toc354393969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0" w:history="1">
            <w:r w:rsidR="00B52051" w:rsidRPr="00EF68C3">
              <w:rPr>
                <w:rStyle w:val="Lienhypertexte"/>
                <w:noProof/>
              </w:rPr>
              <w:t>5.1.</w:t>
            </w:r>
            <w:r w:rsidR="00B52051">
              <w:rPr>
                <w:rFonts w:eastAsiaTheme="minorEastAsia"/>
                <w:b w:val="0"/>
                <w:bCs w:val="0"/>
                <w:noProof/>
                <w:lang w:eastAsia="fr-FR"/>
              </w:rPr>
              <w:tab/>
            </w:r>
            <w:r w:rsidR="00B52051" w:rsidRPr="00EF68C3">
              <w:rPr>
                <w:rStyle w:val="Lienhypertexte"/>
                <w:noProof/>
              </w:rPr>
              <w:t>Création d'un plugin et de composants</w:t>
            </w:r>
            <w:r w:rsidR="00B52051">
              <w:rPr>
                <w:noProof/>
                <w:webHidden/>
              </w:rPr>
              <w:tab/>
            </w:r>
            <w:r>
              <w:rPr>
                <w:noProof/>
                <w:webHidden/>
              </w:rPr>
              <w:fldChar w:fldCharType="begin"/>
            </w:r>
            <w:r w:rsidR="00B52051">
              <w:rPr>
                <w:noProof/>
                <w:webHidden/>
              </w:rPr>
              <w:instrText xml:space="preserve"> PAGEREF _Toc354393970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71" w:history="1">
            <w:r w:rsidR="00B52051" w:rsidRPr="00EF68C3">
              <w:rPr>
                <w:rStyle w:val="Lienhypertexte"/>
                <w:noProof/>
              </w:rPr>
              <w:t>5.1.1.</w:t>
            </w:r>
            <w:r w:rsidR="00B52051">
              <w:rPr>
                <w:rFonts w:eastAsiaTheme="minorEastAsia"/>
                <w:noProof/>
                <w:sz w:val="22"/>
                <w:szCs w:val="22"/>
                <w:lang w:eastAsia="fr-FR"/>
              </w:rPr>
              <w:tab/>
            </w:r>
            <w:r w:rsidR="00B52051" w:rsidRPr="00EF68C3">
              <w:rPr>
                <w:rStyle w:val="Lienhypertexte"/>
                <w:noProof/>
              </w:rPr>
              <w:t>Création du plugin et du premier composant</w:t>
            </w:r>
            <w:r w:rsidR="00B52051">
              <w:rPr>
                <w:noProof/>
                <w:webHidden/>
              </w:rPr>
              <w:tab/>
            </w:r>
            <w:r>
              <w:rPr>
                <w:noProof/>
                <w:webHidden/>
              </w:rPr>
              <w:fldChar w:fldCharType="begin"/>
            </w:r>
            <w:r w:rsidR="00B52051">
              <w:rPr>
                <w:noProof/>
                <w:webHidden/>
              </w:rPr>
              <w:instrText xml:space="preserve"> PAGEREF _Toc354393971 \h </w:instrText>
            </w:r>
            <w:r>
              <w:rPr>
                <w:noProof/>
                <w:webHidden/>
              </w:rPr>
            </w:r>
            <w:r>
              <w:rPr>
                <w:noProof/>
                <w:webHidden/>
              </w:rPr>
              <w:fldChar w:fldCharType="separate"/>
            </w:r>
            <w:r w:rsidR="00B52051">
              <w:rPr>
                <w:noProof/>
                <w:webHidden/>
              </w:rPr>
              <w:t>11</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72" w:history="1">
            <w:r w:rsidR="00B52051" w:rsidRPr="00EF68C3">
              <w:rPr>
                <w:rStyle w:val="Lienhypertexte"/>
                <w:noProof/>
              </w:rPr>
              <w:t>5.1.2.</w:t>
            </w:r>
            <w:r w:rsidR="00B52051">
              <w:rPr>
                <w:rFonts w:eastAsiaTheme="minorEastAsia"/>
                <w:noProof/>
                <w:sz w:val="22"/>
                <w:szCs w:val="22"/>
                <w:lang w:eastAsia="fr-FR"/>
              </w:rPr>
              <w:tab/>
            </w:r>
            <w:r w:rsidR="00B52051" w:rsidRPr="00EF68C3">
              <w:rPr>
                <w:rStyle w:val="Lienhypertexte"/>
                <w:noProof/>
              </w:rPr>
              <w:t>Création du deuxième composant</w:t>
            </w:r>
            <w:r w:rsidR="00B52051">
              <w:rPr>
                <w:noProof/>
                <w:webHidden/>
              </w:rPr>
              <w:tab/>
            </w:r>
            <w:r>
              <w:rPr>
                <w:noProof/>
                <w:webHidden/>
              </w:rPr>
              <w:fldChar w:fldCharType="begin"/>
            </w:r>
            <w:r w:rsidR="00B52051">
              <w:rPr>
                <w:noProof/>
                <w:webHidden/>
              </w:rPr>
              <w:instrText xml:space="preserve"> PAGEREF _Toc354393972 \h </w:instrText>
            </w:r>
            <w:r>
              <w:rPr>
                <w:noProof/>
                <w:webHidden/>
              </w:rPr>
            </w:r>
            <w:r>
              <w:rPr>
                <w:noProof/>
                <w:webHidden/>
              </w:rPr>
              <w:fldChar w:fldCharType="separate"/>
            </w:r>
            <w:r w:rsidR="00B52051">
              <w:rPr>
                <w:noProof/>
                <w:webHidden/>
              </w:rPr>
              <w:t>16</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73" w:history="1">
            <w:r w:rsidR="00B52051" w:rsidRPr="00EF68C3">
              <w:rPr>
                <w:rStyle w:val="Lienhypertexte"/>
                <w:noProof/>
              </w:rPr>
              <w:t>5.1.3.</w:t>
            </w:r>
            <w:r w:rsidR="00B52051">
              <w:rPr>
                <w:rFonts w:eastAsiaTheme="minorEastAsia"/>
                <w:noProof/>
                <w:sz w:val="22"/>
                <w:szCs w:val="22"/>
                <w:lang w:eastAsia="fr-FR"/>
              </w:rPr>
              <w:tab/>
            </w:r>
            <w:r w:rsidR="00B52051" w:rsidRPr="00EF68C3">
              <w:rPr>
                <w:rStyle w:val="Lienhypertexte"/>
                <w:noProof/>
              </w:rPr>
              <w:t>Utilisation des composants</w:t>
            </w:r>
            <w:r w:rsidR="00B52051">
              <w:rPr>
                <w:noProof/>
                <w:webHidden/>
              </w:rPr>
              <w:tab/>
            </w:r>
            <w:r>
              <w:rPr>
                <w:noProof/>
                <w:webHidden/>
              </w:rPr>
              <w:fldChar w:fldCharType="begin"/>
            </w:r>
            <w:r w:rsidR="00B52051">
              <w:rPr>
                <w:noProof/>
                <w:webHidden/>
              </w:rPr>
              <w:instrText xml:space="preserve"> PAGEREF _Toc354393973 \h </w:instrText>
            </w:r>
            <w:r>
              <w:rPr>
                <w:noProof/>
                <w:webHidden/>
              </w:rPr>
            </w:r>
            <w:r>
              <w:rPr>
                <w:noProof/>
                <w:webHidden/>
              </w:rPr>
              <w:fldChar w:fldCharType="separate"/>
            </w:r>
            <w:r w:rsidR="00B52051">
              <w:rPr>
                <w:noProof/>
                <w:webHidden/>
              </w:rPr>
              <w:t>17</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4" w:history="1">
            <w:r w:rsidR="00B52051" w:rsidRPr="00EF68C3">
              <w:rPr>
                <w:rStyle w:val="Lienhypertexte"/>
                <w:noProof/>
              </w:rPr>
              <w:t>5.2.</w:t>
            </w:r>
            <w:r w:rsidR="00B52051">
              <w:rPr>
                <w:rFonts w:eastAsiaTheme="minorEastAsia"/>
                <w:b w:val="0"/>
                <w:bCs w:val="0"/>
                <w:noProof/>
                <w:lang w:eastAsia="fr-FR"/>
              </w:rPr>
              <w:tab/>
            </w:r>
            <w:r w:rsidR="00B52051" w:rsidRPr="00EF68C3">
              <w:rPr>
                <w:rStyle w:val="Lienhypertexte"/>
                <w:noProof/>
              </w:rPr>
              <w:t>Pattern "Observer"</w:t>
            </w:r>
            <w:r w:rsidR="00B52051">
              <w:rPr>
                <w:noProof/>
                <w:webHidden/>
              </w:rPr>
              <w:tab/>
            </w:r>
            <w:r>
              <w:rPr>
                <w:noProof/>
                <w:webHidden/>
              </w:rPr>
              <w:fldChar w:fldCharType="begin"/>
            </w:r>
            <w:r w:rsidR="00B52051">
              <w:rPr>
                <w:noProof/>
                <w:webHidden/>
              </w:rPr>
              <w:instrText xml:space="preserve"> PAGEREF _Toc354393974 \h </w:instrText>
            </w:r>
            <w:r>
              <w:rPr>
                <w:noProof/>
                <w:webHidden/>
              </w:rPr>
            </w:r>
            <w:r>
              <w:rPr>
                <w:noProof/>
                <w:webHidden/>
              </w:rPr>
              <w:fldChar w:fldCharType="separate"/>
            </w:r>
            <w:r w:rsidR="00B52051">
              <w:rPr>
                <w:noProof/>
                <w:webHidden/>
              </w:rPr>
              <w:t>18</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5" w:history="1">
            <w:r w:rsidR="00B52051" w:rsidRPr="00EF68C3">
              <w:rPr>
                <w:rStyle w:val="Lienhypertexte"/>
                <w:noProof/>
              </w:rPr>
              <w:t>5.3.</w:t>
            </w:r>
            <w:r w:rsidR="00B52051">
              <w:rPr>
                <w:rFonts w:eastAsiaTheme="minorEastAsia"/>
                <w:b w:val="0"/>
                <w:bCs w:val="0"/>
                <w:noProof/>
                <w:lang w:eastAsia="fr-FR"/>
              </w:rPr>
              <w:tab/>
            </w:r>
            <w:r w:rsidR="00B52051" w:rsidRPr="00EF68C3">
              <w:rPr>
                <w:rStyle w:val="Lienhypertexte"/>
                <w:noProof/>
              </w:rPr>
              <w:t>Service Executable</w:t>
            </w:r>
            <w:r w:rsidR="00B52051">
              <w:rPr>
                <w:noProof/>
                <w:webHidden/>
              </w:rPr>
              <w:tab/>
            </w:r>
            <w:r>
              <w:rPr>
                <w:noProof/>
                <w:webHidden/>
              </w:rPr>
              <w:fldChar w:fldCharType="begin"/>
            </w:r>
            <w:r w:rsidR="00B52051">
              <w:rPr>
                <w:noProof/>
                <w:webHidden/>
              </w:rPr>
              <w:instrText xml:space="preserve"> PAGEREF _Toc354393975 \h </w:instrText>
            </w:r>
            <w:r>
              <w:rPr>
                <w:noProof/>
                <w:webHidden/>
              </w:rPr>
            </w:r>
            <w:r>
              <w:rPr>
                <w:noProof/>
                <w:webHidden/>
              </w:rPr>
              <w:fldChar w:fldCharType="separate"/>
            </w:r>
            <w:r w:rsidR="00B52051">
              <w:rPr>
                <w:noProof/>
                <w:webHidden/>
              </w:rPr>
              <w:t>19</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6" w:history="1">
            <w:r w:rsidR="00B52051" w:rsidRPr="00EF68C3">
              <w:rPr>
                <w:rStyle w:val="Lienhypertexte"/>
                <w:noProof/>
              </w:rPr>
              <w:t>5.4.</w:t>
            </w:r>
            <w:r w:rsidR="00B52051">
              <w:rPr>
                <w:rFonts w:eastAsiaTheme="minorEastAsia"/>
                <w:b w:val="0"/>
                <w:bCs w:val="0"/>
                <w:noProof/>
                <w:lang w:eastAsia="fr-FR"/>
              </w:rPr>
              <w:tab/>
            </w:r>
            <w:r w:rsidR="00B52051" w:rsidRPr="00EF68C3">
              <w:rPr>
                <w:rStyle w:val="Lienhypertexte"/>
                <w:noProof/>
              </w:rPr>
              <w:t>Interface graphique</w:t>
            </w:r>
            <w:r w:rsidR="00B52051">
              <w:rPr>
                <w:noProof/>
                <w:webHidden/>
              </w:rPr>
              <w:tab/>
            </w:r>
            <w:r>
              <w:rPr>
                <w:noProof/>
                <w:webHidden/>
              </w:rPr>
              <w:fldChar w:fldCharType="begin"/>
            </w:r>
            <w:r w:rsidR="00B52051">
              <w:rPr>
                <w:noProof/>
                <w:webHidden/>
              </w:rPr>
              <w:instrText xml:space="preserve"> PAGEREF _Toc354393976 \h </w:instrText>
            </w:r>
            <w:r>
              <w:rPr>
                <w:noProof/>
                <w:webHidden/>
              </w:rPr>
            </w:r>
            <w:r>
              <w:rPr>
                <w:noProof/>
                <w:webHidden/>
              </w:rPr>
              <w:fldChar w:fldCharType="separate"/>
            </w:r>
            <w:r w:rsidR="00B52051">
              <w:rPr>
                <w:noProof/>
                <w:webHidden/>
              </w:rPr>
              <w:t>20</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7" w:history="1">
            <w:r w:rsidR="00B52051" w:rsidRPr="00EF68C3">
              <w:rPr>
                <w:rStyle w:val="Lienhypertexte"/>
                <w:noProof/>
              </w:rPr>
              <w:t>5.5.</w:t>
            </w:r>
            <w:r w:rsidR="00B52051">
              <w:rPr>
                <w:rFonts w:eastAsiaTheme="minorEastAsia"/>
                <w:b w:val="0"/>
                <w:bCs w:val="0"/>
                <w:noProof/>
                <w:lang w:eastAsia="fr-FR"/>
              </w:rPr>
              <w:tab/>
            </w:r>
            <w:r w:rsidR="00B52051" w:rsidRPr="00EF68C3">
              <w:rPr>
                <w:rStyle w:val="Lienhypertexte"/>
                <w:noProof/>
              </w:rPr>
              <w:t>Gestion des propriétés</w:t>
            </w:r>
            <w:r w:rsidR="00B52051">
              <w:rPr>
                <w:noProof/>
                <w:webHidden/>
              </w:rPr>
              <w:tab/>
            </w:r>
            <w:r>
              <w:rPr>
                <w:noProof/>
                <w:webHidden/>
              </w:rPr>
              <w:fldChar w:fldCharType="begin"/>
            </w:r>
            <w:r w:rsidR="00B52051">
              <w:rPr>
                <w:noProof/>
                <w:webHidden/>
              </w:rPr>
              <w:instrText xml:space="preserve"> PAGEREF _Toc354393977 \h </w:instrText>
            </w:r>
            <w:r>
              <w:rPr>
                <w:noProof/>
                <w:webHidden/>
              </w:rPr>
            </w:r>
            <w:r>
              <w:rPr>
                <w:noProof/>
                <w:webHidden/>
              </w:rPr>
              <w:fldChar w:fldCharType="separate"/>
            </w:r>
            <w:r w:rsidR="00B52051">
              <w:rPr>
                <w:noProof/>
                <w:webHidden/>
              </w:rPr>
              <w:t>21</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8" w:history="1">
            <w:r w:rsidR="00B52051" w:rsidRPr="00EF68C3">
              <w:rPr>
                <w:rStyle w:val="Lienhypertexte"/>
                <w:noProof/>
              </w:rPr>
              <w:t>5.6.</w:t>
            </w:r>
            <w:r w:rsidR="00B52051">
              <w:rPr>
                <w:rFonts w:eastAsiaTheme="minorEastAsia"/>
                <w:b w:val="0"/>
                <w:bCs w:val="0"/>
                <w:noProof/>
                <w:lang w:eastAsia="fr-FR"/>
              </w:rPr>
              <w:tab/>
            </w:r>
            <w:r w:rsidR="00B52051" w:rsidRPr="00EF68C3">
              <w:rPr>
                <w:rStyle w:val="Lienhypertexte"/>
                <w:noProof/>
              </w:rPr>
              <w:t>Sous-stream</w:t>
            </w:r>
            <w:r w:rsidR="00B52051">
              <w:rPr>
                <w:noProof/>
                <w:webHidden/>
              </w:rPr>
              <w:tab/>
            </w:r>
            <w:r>
              <w:rPr>
                <w:noProof/>
                <w:webHidden/>
              </w:rPr>
              <w:fldChar w:fldCharType="begin"/>
            </w:r>
            <w:r w:rsidR="00B52051">
              <w:rPr>
                <w:noProof/>
                <w:webHidden/>
              </w:rPr>
              <w:instrText xml:space="preserve"> PAGEREF _Toc354393978 \h </w:instrText>
            </w:r>
            <w:r>
              <w:rPr>
                <w:noProof/>
                <w:webHidden/>
              </w:rPr>
            </w:r>
            <w:r>
              <w:rPr>
                <w:noProof/>
                <w:webHidden/>
              </w:rPr>
              <w:fldChar w:fldCharType="separate"/>
            </w:r>
            <w:r w:rsidR="00B52051">
              <w:rPr>
                <w:noProof/>
                <w:webHidden/>
              </w:rPr>
              <w:t>23</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79" w:history="1">
            <w:r w:rsidR="00B52051" w:rsidRPr="00EF68C3">
              <w:rPr>
                <w:rStyle w:val="Lienhypertexte"/>
                <w:noProof/>
              </w:rPr>
              <w:t>5.7.</w:t>
            </w:r>
            <w:r w:rsidR="00B52051">
              <w:rPr>
                <w:rFonts w:eastAsiaTheme="minorEastAsia"/>
                <w:b w:val="0"/>
                <w:bCs w:val="0"/>
                <w:noProof/>
                <w:lang w:eastAsia="fr-FR"/>
              </w:rPr>
              <w:tab/>
            </w:r>
            <w:r w:rsidR="00B52051" w:rsidRPr="00EF68C3">
              <w:rPr>
                <w:rStyle w:val="Lienhypertexte"/>
                <w:noProof/>
              </w:rPr>
              <w:t>Utilisation de pins</w:t>
            </w:r>
            <w:r w:rsidR="00B52051">
              <w:rPr>
                <w:noProof/>
                <w:webHidden/>
              </w:rPr>
              <w:tab/>
            </w:r>
            <w:r>
              <w:rPr>
                <w:noProof/>
                <w:webHidden/>
              </w:rPr>
              <w:fldChar w:fldCharType="begin"/>
            </w:r>
            <w:r w:rsidR="00B52051">
              <w:rPr>
                <w:noProof/>
                <w:webHidden/>
              </w:rPr>
              <w:instrText xml:space="preserve"> PAGEREF _Toc354393979 \h </w:instrText>
            </w:r>
            <w:r>
              <w:rPr>
                <w:noProof/>
                <w:webHidden/>
              </w:rPr>
            </w:r>
            <w:r>
              <w:rPr>
                <w:noProof/>
                <w:webHidden/>
              </w:rPr>
              <w:fldChar w:fldCharType="separate"/>
            </w:r>
            <w:r w:rsidR="00B52051">
              <w:rPr>
                <w:noProof/>
                <w:webHidden/>
              </w:rPr>
              <w:t>25</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80" w:history="1">
            <w:r w:rsidR="00B52051" w:rsidRPr="00EF68C3">
              <w:rPr>
                <w:rStyle w:val="Lienhypertexte"/>
                <w:noProof/>
              </w:rPr>
              <w:t>5.8.</w:t>
            </w:r>
            <w:r w:rsidR="00B52051">
              <w:rPr>
                <w:rFonts w:eastAsiaTheme="minorEastAsia"/>
                <w:b w:val="0"/>
                <w:bCs w:val="0"/>
                <w:noProof/>
                <w:lang w:eastAsia="fr-FR"/>
              </w:rPr>
              <w:tab/>
            </w:r>
            <w:r w:rsidR="00B52051" w:rsidRPr="00EF68C3">
              <w:rPr>
                <w:rStyle w:val="Lienhypertexte"/>
                <w:noProof/>
              </w:rPr>
              <w:t>AdminSetup</w:t>
            </w:r>
            <w:r w:rsidR="00B52051">
              <w:rPr>
                <w:noProof/>
                <w:webHidden/>
              </w:rPr>
              <w:tab/>
            </w:r>
            <w:r>
              <w:rPr>
                <w:noProof/>
                <w:webHidden/>
              </w:rPr>
              <w:fldChar w:fldCharType="begin"/>
            </w:r>
            <w:r w:rsidR="00B52051">
              <w:rPr>
                <w:noProof/>
                <w:webHidden/>
              </w:rPr>
              <w:instrText xml:space="preserve"> PAGEREF _Toc354393980 \h </w:instrText>
            </w:r>
            <w:r>
              <w:rPr>
                <w:noProof/>
                <w:webHidden/>
              </w:rPr>
            </w:r>
            <w:r>
              <w:rPr>
                <w:noProof/>
                <w:webHidden/>
              </w:rPr>
              <w:fldChar w:fldCharType="separate"/>
            </w:r>
            <w:r w:rsidR="00B52051">
              <w:rPr>
                <w:noProof/>
                <w:webHidden/>
              </w:rPr>
              <w:t>26</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81" w:history="1">
            <w:r w:rsidR="00B52051" w:rsidRPr="00EF68C3">
              <w:rPr>
                <w:rStyle w:val="Lienhypertexte"/>
                <w:noProof/>
              </w:rPr>
              <w:t>5.9.</w:t>
            </w:r>
            <w:r w:rsidR="00B52051">
              <w:rPr>
                <w:rFonts w:eastAsiaTheme="minorEastAsia"/>
                <w:b w:val="0"/>
                <w:bCs w:val="0"/>
                <w:noProof/>
                <w:lang w:eastAsia="fr-FR"/>
              </w:rPr>
              <w:tab/>
            </w:r>
            <w:r w:rsidR="00B52051" w:rsidRPr="00EF68C3">
              <w:rPr>
                <w:rStyle w:val="Lienhypertexte"/>
                <w:noProof/>
              </w:rPr>
              <w:t>Sauvegarde de données</w:t>
            </w:r>
            <w:r w:rsidR="00B52051">
              <w:rPr>
                <w:noProof/>
                <w:webHidden/>
              </w:rPr>
              <w:tab/>
            </w:r>
            <w:r>
              <w:rPr>
                <w:noProof/>
                <w:webHidden/>
              </w:rPr>
              <w:fldChar w:fldCharType="begin"/>
            </w:r>
            <w:r w:rsidR="00B52051">
              <w:rPr>
                <w:noProof/>
                <w:webHidden/>
              </w:rPr>
              <w:instrText xml:space="preserve"> PAGEREF _Toc354393981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2" w:history="1">
            <w:r w:rsidR="00B52051" w:rsidRPr="00EF68C3">
              <w:rPr>
                <w:rStyle w:val="Lienhypertexte"/>
                <w:noProof/>
              </w:rPr>
              <w:t>5.9.1.</w:t>
            </w:r>
            <w:r w:rsidR="00B52051">
              <w:rPr>
                <w:rFonts w:eastAsiaTheme="minorEastAsia"/>
                <w:noProof/>
                <w:sz w:val="22"/>
                <w:szCs w:val="22"/>
                <w:lang w:eastAsia="fr-FR"/>
              </w:rPr>
              <w:tab/>
            </w:r>
            <w:r w:rsidR="00B52051" w:rsidRPr="00EF68C3">
              <w:rPr>
                <w:rStyle w:val="Lienhypertexte"/>
                <w:noProof/>
              </w:rPr>
              <w:t>ISwPersistent</w:t>
            </w:r>
            <w:r w:rsidR="00B52051">
              <w:rPr>
                <w:noProof/>
                <w:webHidden/>
              </w:rPr>
              <w:tab/>
            </w:r>
            <w:r>
              <w:rPr>
                <w:noProof/>
                <w:webHidden/>
              </w:rPr>
              <w:fldChar w:fldCharType="begin"/>
            </w:r>
            <w:r w:rsidR="00B52051">
              <w:rPr>
                <w:noProof/>
                <w:webHidden/>
              </w:rPr>
              <w:instrText xml:space="preserve"> PAGEREF _Toc354393982 \h </w:instrText>
            </w:r>
            <w:r>
              <w:rPr>
                <w:noProof/>
                <w:webHidden/>
              </w:rPr>
            </w:r>
            <w:r>
              <w:rPr>
                <w:noProof/>
                <w:webHidden/>
              </w:rPr>
              <w:fldChar w:fldCharType="separate"/>
            </w:r>
            <w:r w:rsidR="00B52051">
              <w:rPr>
                <w:noProof/>
                <w:webHidden/>
              </w:rPr>
              <w:t>27</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3" w:history="1">
            <w:r w:rsidR="00B52051" w:rsidRPr="00EF68C3">
              <w:rPr>
                <w:rStyle w:val="Lienhypertexte"/>
                <w:noProof/>
              </w:rPr>
              <w:t>5.9.2.</w:t>
            </w:r>
            <w:r w:rsidR="00B52051">
              <w:rPr>
                <w:rFonts w:eastAsiaTheme="minorEastAsia"/>
                <w:noProof/>
                <w:sz w:val="22"/>
                <w:szCs w:val="22"/>
                <w:lang w:eastAsia="fr-FR"/>
              </w:rPr>
              <w:tab/>
            </w:r>
            <w:r w:rsidR="00B52051" w:rsidRPr="00EF68C3">
              <w:rPr>
                <w:rStyle w:val="Lienhypertexte"/>
                <w:noProof/>
              </w:rPr>
              <w:t>ISwPersistentConfigurable</w:t>
            </w:r>
            <w:r w:rsidR="00B52051">
              <w:rPr>
                <w:noProof/>
                <w:webHidden/>
              </w:rPr>
              <w:tab/>
            </w:r>
            <w:r>
              <w:rPr>
                <w:noProof/>
                <w:webHidden/>
              </w:rPr>
              <w:fldChar w:fldCharType="begin"/>
            </w:r>
            <w:r w:rsidR="00B52051">
              <w:rPr>
                <w:noProof/>
                <w:webHidden/>
              </w:rPr>
              <w:instrText xml:space="preserve"> PAGEREF _Toc354393983 \h </w:instrText>
            </w:r>
            <w:r>
              <w:rPr>
                <w:noProof/>
                <w:webHidden/>
              </w:rPr>
            </w:r>
            <w:r>
              <w:rPr>
                <w:noProof/>
                <w:webHidden/>
              </w:rPr>
              <w:fldChar w:fldCharType="separate"/>
            </w:r>
            <w:r w:rsidR="00B52051">
              <w:rPr>
                <w:noProof/>
                <w:webHidden/>
              </w:rPr>
              <w:t>28</w:t>
            </w:r>
            <w:r>
              <w:rPr>
                <w:noProof/>
                <w:webHidden/>
              </w:rPr>
              <w:fldChar w:fldCharType="end"/>
            </w:r>
          </w:hyperlink>
        </w:p>
        <w:p w:rsidR="00B52051" w:rsidRDefault="004D7EE5">
          <w:pPr>
            <w:pStyle w:val="TM2"/>
            <w:tabs>
              <w:tab w:val="left" w:pos="1100"/>
              <w:tab w:val="right" w:leader="dot" w:pos="9062"/>
            </w:tabs>
            <w:rPr>
              <w:rFonts w:eastAsiaTheme="minorEastAsia"/>
              <w:b w:val="0"/>
              <w:bCs w:val="0"/>
              <w:noProof/>
              <w:lang w:eastAsia="fr-FR"/>
            </w:rPr>
          </w:pPr>
          <w:hyperlink w:anchor="_Toc354393984" w:history="1">
            <w:r w:rsidR="00B52051" w:rsidRPr="00EF68C3">
              <w:rPr>
                <w:rStyle w:val="Lienhypertexte"/>
                <w:noProof/>
              </w:rPr>
              <w:t>5.10.</w:t>
            </w:r>
            <w:r w:rsidR="00B52051">
              <w:rPr>
                <w:rFonts w:eastAsiaTheme="minorEastAsia"/>
                <w:b w:val="0"/>
                <w:bCs w:val="0"/>
                <w:noProof/>
                <w:lang w:eastAsia="fr-FR"/>
              </w:rPr>
              <w:tab/>
            </w:r>
            <w:r w:rsidR="00B52051" w:rsidRPr="00EF68C3">
              <w:rPr>
                <w:rStyle w:val="Lienhypertexte"/>
                <w:noProof/>
              </w:rPr>
              <w:t>Modèle de données</w:t>
            </w:r>
            <w:r w:rsidR="00B52051">
              <w:rPr>
                <w:noProof/>
                <w:webHidden/>
              </w:rPr>
              <w:tab/>
            </w:r>
            <w:r>
              <w:rPr>
                <w:noProof/>
                <w:webHidden/>
              </w:rPr>
              <w:fldChar w:fldCharType="begin"/>
            </w:r>
            <w:r w:rsidR="00B52051">
              <w:rPr>
                <w:noProof/>
                <w:webHidden/>
              </w:rPr>
              <w:instrText xml:space="preserve"> PAGEREF _Toc354393984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5" w:history="1">
            <w:r w:rsidR="00B52051" w:rsidRPr="00EF68C3">
              <w:rPr>
                <w:rStyle w:val="Lienhypertexte"/>
                <w:noProof/>
              </w:rPr>
              <w:t>5.10.1.</w:t>
            </w:r>
            <w:r w:rsidR="00B52051">
              <w:rPr>
                <w:rFonts w:eastAsiaTheme="minorEastAsia"/>
                <w:noProof/>
                <w:sz w:val="22"/>
                <w:szCs w:val="22"/>
                <w:lang w:eastAsia="fr-FR"/>
              </w:rPr>
              <w:tab/>
            </w:r>
            <w:r w:rsidR="00B52051" w:rsidRPr="00EF68C3">
              <w:rPr>
                <w:rStyle w:val="Lienhypertexte"/>
                <w:noProof/>
              </w:rPr>
              <w:t>Accès aux spécialisations</w:t>
            </w:r>
            <w:r w:rsidR="00B52051">
              <w:rPr>
                <w:noProof/>
                <w:webHidden/>
              </w:rPr>
              <w:tab/>
            </w:r>
            <w:r>
              <w:rPr>
                <w:noProof/>
                <w:webHidden/>
              </w:rPr>
              <w:fldChar w:fldCharType="begin"/>
            </w:r>
            <w:r w:rsidR="00B52051">
              <w:rPr>
                <w:noProof/>
                <w:webHidden/>
              </w:rPr>
              <w:instrText xml:space="preserve"> PAGEREF _Toc354393985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6" w:history="1">
            <w:r w:rsidR="00B52051" w:rsidRPr="00EF68C3">
              <w:rPr>
                <w:rStyle w:val="Lienhypertexte"/>
                <w:noProof/>
              </w:rPr>
              <w:t>5.10.2.</w:t>
            </w:r>
            <w:r w:rsidR="00B52051">
              <w:rPr>
                <w:rFonts w:eastAsiaTheme="minorEastAsia"/>
                <w:noProof/>
                <w:sz w:val="22"/>
                <w:szCs w:val="22"/>
                <w:lang w:eastAsia="fr-FR"/>
              </w:rPr>
              <w:tab/>
            </w:r>
            <w:r w:rsidR="00B52051" w:rsidRPr="00EF68C3">
              <w:rPr>
                <w:rStyle w:val="Lienhypertexte"/>
                <w:noProof/>
              </w:rPr>
              <w:t>Etape 1 : Action dans Starlinx</w:t>
            </w:r>
            <w:r w:rsidR="00B52051">
              <w:rPr>
                <w:noProof/>
                <w:webHidden/>
              </w:rPr>
              <w:tab/>
            </w:r>
            <w:r>
              <w:rPr>
                <w:noProof/>
                <w:webHidden/>
              </w:rPr>
              <w:fldChar w:fldCharType="begin"/>
            </w:r>
            <w:r w:rsidR="00B52051">
              <w:rPr>
                <w:noProof/>
                <w:webHidden/>
              </w:rPr>
              <w:instrText xml:space="preserve"> PAGEREF _Toc354393986 \h </w:instrText>
            </w:r>
            <w:r>
              <w:rPr>
                <w:noProof/>
                <w:webHidden/>
              </w:rPr>
            </w:r>
            <w:r>
              <w:rPr>
                <w:noProof/>
                <w:webHidden/>
              </w:rPr>
              <w:fldChar w:fldCharType="separate"/>
            </w:r>
            <w:r w:rsidR="00B52051">
              <w:rPr>
                <w:noProof/>
                <w:webHidden/>
              </w:rPr>
              <w:t>29</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7" w:history="1">
            <w:r w:rsidR="00B52051" w:rsidRPr="00EF68C3">
              <w:rPr>
                <w:rStyle w:val="Lienhypertexte"/>
                <w:noProof/>
              </w:rPr>
              <w:t>5.10.3.</w:t>
            </w:r>
            <w:r w:rsidR="00B52051">
              <w:rPr>
                <w:rFonts w:eastAsiaTheme="minorEastAsia"/>
                <w:noProof/>
                <w:sz w:val="22"/>
                <w:szCs w:val="22"/>
                <w:lang w:eastAsia="fr-FR"/>
              </w:rPr>
              <w:tab/>
            </w:r>
            <w:r w:rsidR="00B52051" w:rsidRPr="00EF68C3">
              <w:rPr>
                <w:rStyle w:val="Lienhypertexte"/>
                <w:noProof/>
              </w:rPr>
              <w:t>Etape 2 : Action dans un nouveau stream</w:t>
            </w:r>
            <w:r w:rsidR="00B52051">
              <w:rPr>
                <w:noProof/>
                <w:webHidden/>
              </w:rPr>
              <w:tab/>
            </w:r>
            <w:r>
              <w:rPr>
                <w:noProof/>
                <w:webHidden/>
              </w:rPr>
              <w:fldChar w:fldCharType="begin"/>
            </w:r>
            <w:r w:rsidR="00B52051">
              <w:rPr>
                <w:noProof/>
                <w:webHidden/>
              </w:rPr>
              <w:instrText xml:space="preserve"> PAGEREF _Toc354393987 \h </w:instrText>
            </w:r>
            <w:r>
              <w:rPr>
                <w:noProof/>
                <w:webHidden/>
              </w:rPr>
            </w:r>
            <w:r>
              <w:rPr>
                <w:noProof/>
                <w:webHidden/>
              </w:rPr>
              <w:fldChar w:fldCharType="separate"/>
            </w:r>
            <w:r w:rsidR="00B52051">
              <w:rPr>
                <w:noProof/>
                <w:webHidden/>
              </w:rPr>
              <w:t>31</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8" w:history="1">
            <w:r w:rsidR="00B52051" w:rsidRPr="00EF68C3">
              <w:rPr>
                <w:rStyle w:val="Lienhypertexte"/>
                <w:noProof/>
              </w:rPr>
              <w:t>5.10.4.</w:t>
            </w:r>
            <w:r w:rsidR="00B52051">
              <w:rPr>
                <w:rFonts w:eastAsiaTheme="minorEastAsia"/>
                <w:noProof/>
                <w:sz w:val="22"/>
                <w:szCs w:val="22"/>
                <w:lang w:eastAsia="fr-FR"/>
              </w:rPr>
              <w:tab/>
            </w:r>
            <w:r w:rsidR="00B52051" w:rsidRPr="00EF68C3">
              <w:rPr>
                <w:rStyle w:val="Lienhypertexte"/>
                <w:noProof/>
              </w:rPr>
              <w:t>Etape 3 : Utilisation d'une ISxCommand</w:t>
            </w:r>
            <w:r w:rsidR="00B52051">
              <w:rPr>
                <w:noProof/>
                <w:webHidden/>
              </w:rPr>
              <w:tab/>
            </w:r>
            <w:r>
              <w:rPr>
                <w:noProof/>
                <w:webHidden/>
              </w:rPr>
              <w:fldChar w:fldCharType="begin"/>
            </w:r>
            <w:r w:rsidR="00B52051">
              <w:rPr>
                <w:noProof/>
                <w:webHidden/>
              </w:rPr>
              <w:instrText xml:space="preserve"> PAGEREF _Toc354393988 \h </w:instrText>
            </w:r>
            <w:r>
              <w:rPr>
                <w:noProof/>
                <w:webHidden/>
              </w:rPr>
            </w:r>
            <w:r>
              <w:rPr>
                <w:noProof/>
                <w:webHidden/>
              </w:rPr>
              <w:fldChar w:fldCharType="separate"/>
            </w:r>
            <w:r w:rsidR="00B52051">
              <w:rPr>
                <w:noProof/>
                <w:webHidden/>
              </w:rPr>
              <w:t>32</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89" w:history="1">
            <w:r w:rsidR="00B52051" w:rsidRPr="00EF68C3">
              <w:rPr>
                <w:rStyle w:val="Lienhypertexte"/>
                <w:noProof/>
              </w:rPr>
              <w:t>5.10.5.</w:t>
            </w:r>
            <w:r w:rsidR="00B52051">
              <w:rPr>
                <w:rFonts w:eastAsiaTheme="minorEastAsia"/>
                <w:noProof/>
                <w:sz w:val="22"/>
                <w:szCs w:val="22"/>
                <w:lang w:eastAsia="fr-FR"/>
              </w:rPr>
              <w:tab/>
            </w:r>
            <w:r w:rsidR="00B52051" w:rsidRPr="00EF68C3">
              <w:rPr>
                <w:rStyle w:val="Lienhypertexte"/>
                <w:noProof/>
              </w:rPr>
              <w:t>Etape 4 : Utilisation d'un ISxData</w:t>
            </w:r>
            <w:r w:rsidR="00B52051">
              <w:rPr>
                <w:noProof/>
                <w:webHidden/>
              </w:rPr>
              <w:tab/>
            </w:r>
            <w:r>
              <w:rPr>
                <w:noProof/>
                <w:webHidden/>
              </w:rPr>
              <w:fldChar w:fldCharType="begin"/>
            </w:r>
            <w:r w:rsidR="00B52051">
              <w:rPr>
                <w:noProof/>
                <w:webHidden/>
              </w:rPr>
              <w:instrText xml:space="preserve"> PAGEREF _Toc354393989 \h </w:instrText>
            </w:r>
            <w:r>
              <w:rPr>
                <w:noProof/>
                <w:webHidden/>
              </w:rPr>
            </w:r>
            <w:r>
              <w:rPr>
                <w:noProof/>
                <w:webHidden/>
              </w:rPr>
              <w:fldChar w:fldCharType="separate"/>
            </w:r>
            <w:r w:rsidR="00B52051">
              <w:rPr>
                <w:noProof/>
                <w:webHidden/>
              </w:rPr>
              <w:t>35</w:t>
            </w:r>
            <w:r>
              <w:rPr>
                <w:noProof/>
                <w:webHidden/>
              </w:rPr>
              <w:fldChar w:fldCharType="end"/>
            </w:r>
          </w:hyperlink>
        </w:p>
        <w:p w:rsidR="00B52051" w:rsidRDefault="004D7EE5">
          <w:pPr>
            <w:pStyle w:val="TM2"/>
            <w:tabs>
              <w:tab w:val="left" w:pos="1100"/>
              <w:tab w:val="right" w:leader="dot" w:pos="9062"/>
            </w:tabs>
            <w:rPr>
              <w:rFonts w:eastAsiaTheme="minorEastAsia"/>
              <w:b w:val="0"/>
              <w:bCs w:val="0"/>
              <w:noProof/>
              <w:lang w:eastAsia="fr-FR"/>
            </w:rPr>
          </w:pPr>
          <w:hyperlink w:anchor="_Toc354393990" w:history="1">
            <w:r w:rsidR="00B52051" w:rsidRPr="00EF68C3">
              <w:rPr>
                <w:rStyle w:val="Lienhypertexte"/>
                <w:noProof/>
              </w:rPr>
              <w:t>5.11.</w:t>
            </w:r>
            <w:r w:rsidR="00B52051">
              <w:rPr>
                <w:rFonts w:eastAsiaTheme="minorEastAsia"/>
                <w:b w:val="0"/>
                <w:bCs w:val="0"/>
                <w:noProof/>
                <w:lang w:eastAsia="fr-FR"/>
              </w:rPr>
              <w:tab/>
            </w:r>
            <w:r w:rsidR="00B52051" w:rsidRPr="00EF68C3">
              <w:rPr>
                <w:rStyle w:val="Lienhypertexte"/>
                <w:noProof/>
              </w:rPr>
              <w:t>Création d'un service de log</w:t>
            </w:r>
            <w:r w:rsidR="00B52051">
              <w:rPr>
                <w:noProof/>
                <w:webHidden/>
              </w:rPr>
              <w:tab/>
            </w:r>
            <w:r>
              <w:rPr>
                <w:noProof/>
                <w:webHidden/>
              </w:rPr>
              <w:fldChar w:fldCharType="begin"/>
            </w:r>
            <w:r w:rsidR="00B52051">
              <w:rPr>
                <w:noProof/>
                <w:webHidden/>
              </w:rPr>
              <w:instrText xml:space="preserve"> PAGEREF _Toc354393990 \h </w:instrText>
            </w:r>
            <w:r>
              <w:rPr>
                <w:noProof/>
                <w:webHidden/>
              </w:rPr>
            </w:r>
            <w:r>
              <w:rPr>
                <w:noProof/>
                <w:webHidden/>
              </w:rPr>
              <w:fldChar w:fldCharType="separate"/>
            </w:r>
            <w:r w:rsidR="00B52051">
              <w:rPr>
                <w:noProof/>
                <w:webHidden/>
              </w:rPr>
              <w:t>37</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3991" w:history="1">
            <w:r w:rsidR="00B52051" w:rsidRPr="00EF68C3">
              <w:rPr>
                <w:rStyle w:val="Lienhypertexte"/>
                <w:noProof/>
                <w:lang w:val="en-US"/>
              </w:rPr>
              <w:t>6.</w:t>
            </w:r>
            <w:r w:rsidR="00B52051">
              <w:rPr>
                <w:rFonts w:eastAsiaTheme="minorEastAsia"/>
                <w:b w:val="0"/>
                <w:bCs w:val="0"/>
                <w:i w:val="0"/>
                <w:iCs w:val="0"/>
                <w:noProof/>
                <w:sz w:val="22"/>
                <w:szCs w:val="22"/>
                <w:lang w:eastAsia="fr-FR"/>
              </w:rPr>
              <w:tab/>
            </w:r>
            <w:r w:rsidR="00B52051" w:rsidRPr="00EF68C3">
              <w:rPr>
                <w:rStyle w:val="Lienhypertexte"/>
                <w:noProof/>
                <w:lang w:val="en-US"/>
              </w:rPr>
              <w:t>ODP</w:t>
            </w:r>
            <w:r w:rsidR="00B52051">
              <w:rPr>
                <w:noProof/>
                <w:webHidden/>
              </w:rPr>
              <w:tab/>
            </w:r>
            <w:r>
              <w:rPr>
                <w:noProof/>
                <w:webHidden/>
              </w:rPr>
              <w:fldChar w:fldCharType="begin"/>
            </w:r>
            <w:r w:rsidR="00B52051">
              <w:rPr>
                <w:noProof/>
                <w:webHidden/>
              </w:rPr>
              <w:instrText xml:space="preserve"> PAGEREF _Toc354393991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2" w:history="1">
            <w:r w:rsidR="00B52051" w:rsidRPr="00EF68C3">
              <w:rPr>
                <w:rStyle w:val="Lienhypertexte"/>
                <w:noProof/>
                <w:lang w:val="en-US"/>
              </w:rPr>
              <w:t>6.1.</w:t>
            </w:r>
            <w:r w:rsidR="00B52051">
              <w:rPr>
                <w:rFonts w:eastAsiaTheme="minorEastAsia"/>
                <w:b w:val="0"/>
                <w:bCs w:val="0"/>
                <w:noProof/>
                <w:lang w:eastAsia="fr-FR"/>
              </w:rPr>
              <w:tab/>
            </w:r>
            <w:r w:rsidR="00B52051" w:rsidRPr="00EF68C3">
              <w:rPr>
                <w:rStyle w:val="Lienhypertexte"/>
                <w:noProof/>
              </w:rPr>
              <w:t>Présentation</w:t>
            </w:r>
            <w:r w:rsidR="00B52051">
              <w:rPr>
                <w:noProof/>
                <w:webHidden/>
              </w:rPr>
              <w:tab/>
            </w:r>
            <w:r>
              <w:rPr>
                <w:noProof/>
                <w:webHidden/>
              </w:rPr>
              <w:fldChar w:fldCharType="begin"/>
            </w:r>
            <w:r w:rsidR="00B52051">
              <w:rPr>
                <w:noProof/>
                <w:webHidden/>
              </w:rPr>
              <w:instrText xml:space="preserve"> PAGEREF _Toc354393992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3" w:history="1">
            <w:r w:rsidR="00B52051" w:rsidRPr="00EF68C3">
              <w:rPr>
                <w:rStyle w:val="Lienhypertexte"/>
                <w:noProof/>
                <w:lang w:eastAsia="fr-FR"/>
              </w:rPr>
              <w:t>6.2.</w:t>
            </w:r>
            <w:r w:rsidR="00B52051">
              <w:rPr>
                <w:rFonts w:eastAsiaTheme="minorEastAsia"/>
                <w:b w:val="0"/>
                <w:bCs w:val="0"/>
                <w:noProof/>
                <w:lang w:eastAsia="fr-FR"/>
              </w:rPr>
              <w:tab/>
            </w:r>
            <w:r w:rsidR="00B52051" w:rsidRPr="00EF68C3">
              <w:rPr>
                <w:rStyle w:val="Lienhypertexte"/>
                <w:noProof/>
                <w:lang w:eastAsia="fr-FR"/>
              </w:rPr>
              <w:t>Exemple</w:t>
            </w:r>
            <w:r w:rsidR="00B52051">
              <w:rPr>
                <w:noProof/>
                <w:webHidden/>
              </w:rPr>
              <w:tab/>
            </w:r>
            <w:r>
              <w:rPr>
                <w:noProof/>
                <w:webHidden/>
              </w:rPr>
              <w:fldChar w:fldCharType="begin"/>
            </w:r>
            <w:r w:rsidR="00B52051">
              <w:rPr>
                <w:noProof/>
                <w:webHidden/>
              </w:rPr>
              <w:instrText xml:space="preserve"> PAGEREF _Toc354393993 \h </w:instrText>
            </w:r>
            <w:r>
              <w:rPr>
                <w:noProof/>
                <w:webHidden/>
              </w:rPr>
            </w:r>
            <w:r>
              <w:rPr>
                <w:noProof/>
                <w:webHidden/>
              </w:rPr>
              <w:fldChar w:fldCharType="separate"/>
            </w:r>
            <w:r w:rsidR="00B52051">
              <w:rPr>
                <w:noProof/>
                <w:webHidden/>
              </w:rPr>
              <w:t>38</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4" w:history="1">
            <w:r w:rsidR="00B52051" w:rsidRPr="00EF68C3">
              <w:rPr>
                <w:rStyle w:val="Lienhypertexte"/>
                <w:noProof/>
                <w:lang w:eastAsia="fr-FR"/>
              </w:rPr>
              <w:t>6.3.</w:t>
            </w:r>
            <w:r w:rsidR="00B52051">
              <w:rPr>
                <w:rFonts w:eastAsiaTheme="minorEastAsia"/>
                <w:b w:val="0"/>
                <w:bCs w:val="0"/>
                <w:noProof/>
                <w:lang w:eastAsia="fr-FR"/>
              </w:rPr>
              <w:tab/>
            </w:r>
            <w:r w:rsidR="00B52051" w:rsidRPr="00EF68C3">
              <w:rPr>
                <w:rStyle w:val="Lienhypertexte"/>
                <w:noProof/>
                <w:lang w:eastAsia="fr-FR"/>
              </w:rPr>
              <w:t>Création d'un composant</w:t>
            </w:r>
            <w:r w:rsidR="00B52051">
              <w:rPr>
                <w:noProof/>
                <w:webHidden/>
              </w:rPr>
              <w:tab/>
            </w:r>
            <w:r>
              <w:rPr>
                <w:noProof/>
                <w:webHidden/>
              </w:rPr>
              <w:fldChar w:fldCharType="begin"/>
            </w:r>
            <w:r w:rsidR="00B52051">
              <w:rPr>
                <w:noProof/>
                <w:webHidden/>
              </w:rPr>
              <w:instrText xml:space="preserve"> PAGEREF _Toc354393994 \h </w:instrText>
            </w:r>
            <w:r>
              <w:rPr>
                <w:noProof/>
                <w:webHidden/>
              </w:rPr>
            </w:r>
            <w:r>
              <w:rPr>
                <w:noProof/>
                <w:webHidden/>
              </w:rPr>
              <w:fldChar w:fldCharType="separate"/>
            </w:r>
            <w:r w:rsidR="00B52051">
              <w:rPr>
                <w:noProof/>
                <w:webHidden/>
              </w:rPr>
              <w:t>40</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5" w:history="1">
            <w:r w:rsidR="00B52051" w:rsidRPr="00EF68C3">
              <w:rPr>
                <w:rStyle w:val="Lienhypertexte"/>
                <w:noProof/>
                <w:lang w:eastAsia="fr-FR"/>
              </w:rPr>
              <w:t>6.4.</w:t>
            </w:r>
            <w:r w:rsidR="00B52051">
              <w:rPr>
                <w:rFonts w:eastAsiaTheme="minorEastAsia"/>
                <w:b w:val="0"/>
                <w:bCs w:val="0"/>
                <w:noProof/>
                <w:lang w:eastAsia="fr-FR"/>
              </w:rPr>
              <w:tab/>
            </w:r>
            <w:r w:rsidR="00B52051" w:rsidRPr="00EF68C3">
              <w:rPr>
                <w:rStyle w:val="Lienhypertexte"/>
                <w:noProof/>
                <w:lang w:eastAsia="fr-FR"/>
              </w:rPr>
              <w:t>Création d'un composant exécutable</w:t>
            </w:r>
            <w:r w:rsidR="00B52051">
              <w:rPr>
                <w:noProof/>
                <w:webHidden/>
              </w:rPr>
              <w:tab/>
            </w:r>
            <w:r>
              <w:rPr>
                <w:noProof/>
                <w:webHidden/>
              </w:rPr>
              <w:fldChar w:fldCharType="begin"/>
            </w:r>
            <w:r w:rsidR="00B52051">
              <w:rPr>
                <w:noProof/>
                <w:webHidden/>
              </w:rPr>
              <w:instrText xml:space="preserve"> PAGEREF _Toc354393995 \h </w:instrText>
            </w:r>
            <w:r>
              <w:rPr>
                <w:noProof/>
                <w:webHidden/>
              </w:rPr>
            </w:r>
            <w:r>
              <w:rPr>
                <w:noProof/>
                <w:webHidden/>
              </w:rPr>
              <w:fldChar w:fldCharType="separate"/>
            </w:r>
            <w:r w:rsidR="00B52051">
              <w:rPr>
                <w:noProof/>
                <w:webHidden/>
              </w:rPr>
              <w:t>43</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7" w:history="1">
            <w:r w:rsidR="00B52051" w:rsidRPr="00EF68C3">
              <w:rPr>
                <w:rStyle w:val="Lienhypertexte"/>
                <w:noProof/>
                <w:lang w:eastAsia="fr-FR"/>
              </w:rPr>
              <w:t>6.5.</w:t>
            </w:r>
            <w:r w:rsidR="00B52051">
              <w:rPr>
                <w:rFonts w:eastAsiaTheme="minorEastAsia"/>
                <w:b w:val="0"/>
                <w:bCs w:val="0"/>
                <w:noProof/>
                <w:lang w:eastAsia="fr-FR"/>
              </w:rPr>
              <w:tab/>
            </w:r>
            <w:r w:rsidR="00B52051" w:rsidRPr="00EF68C3">
              <w:rPr>
                <w:rStyle w:val="Lienhypertexte"/>
                <w:noProof/>
                <w:lang w:eastAsia="fr-FR"/>
              </w:rPr>
              <w:t>Machine à états</w:t>
            </w:r>
            <w:r w:rsidR="00B52051">
              <w:rPr>
                <w:noProof/>
                <w:webHidden/>
              </w:rPr>
              <w:tab/>
            </w:r>
            <w:r>
              <w:rPr>
                <w:noProof/>
                <w:webHidden/>
              </w:rPr>
              <w:fldChar w:fldCharType="begin"/>
            </w:r>
            <w:r w:rsidR="00B52051">
              <w:rPr>
                <w:noProof/>
                <w:webHidden/>
              </w:rPr>
              <w:instrText xml:space="preserve"> PAGEREF _Toc354393997 \h </w:instrText>
            </w:r>
            <w:r>
              <w:rPr>
                <w:noProof/>
                <w:webHidden/>
              </w:rPr>
            </w:r>
            <w:r>
              <w:rPr>
                <w:noProof/>
                <w:webHidden/>
              </w:rPr>
              <w:fldChar w:fldCharType="separate"/>
            </w:r>
            <w:r w:rsidR="00B52051">
              <w:rPr>
                <w:noProof/>
                <w:webHidden/>
              </w:rPr>
              <w:t>45</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3998" w:history="1">
            <w:r w:rsidR="00B52051" w:rsidRPr="00EF68C3">
              <w:rPr>
                <w:rStyle w:val="Lienhypertexte"/>
                <w:noProof/>
                <w:lang w:eastAsia="fr-FR"/>
              </w:rPr>
              <w:t>6.6.</w:t>
            </w:r>
            <w:r w:rsidR="00B52051">
              <w:rPr>
                <w:rFonts w:eastAsiaTheme="minorEastAsia"/>
                <w:b w:val="0"/>
                <w:bCs w:val="0"/>
                <w:noProof/>
                <w:lang w:eastAsia="fr-FR"/>
              </w:rPr>
              <w:tab/>
            </w:r>
            <w:r w:rsidR="00B52051" w:rsidRPr="00EF68C3">
              <w:rPr>
                <w:rStyle w:val="Lienhypertexte"/>
                <w:noProof/>
                <w:lang w:eastAsia="fr-FR"/>
              </w:rPr>
              <w:t>Messagerie</w:t>
            </w:r>
            <w:r w:rsidR="00B52051">
              <w:rPr>
                <w:noProof/>
                <w:webHidden/>
              </w:rPr>
              <w:tab/>
            </w:r>
            <w:r>
              <w:rPr>
                <w:noProof/>
                <w:webHidden/>
              </w:rPr>
              <w:fldChar w:fldCharType="begin"/>
            </w:r>
            <w:r w:rsidR="00B52051">
              <w:rPr>
                <w:noProof/>
                <w:webHidden/>
              </w:rPr>
              <w:instrText xml:space="preserve"> PAGEREF _Toc354393998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3999" w:history="1">
            <w:r w:rsidR="00B52051" w:rsidRPr="00EF68C3">
              <w:rPr>
                <w:rStyle w:val="Lienhypertexte"/>
                <w:noProof/>
                <w:lang w:eastAsia="fr-FR"/>
              </w:rPr>
              <w:t>6.6.1.</w:t>
            </w:r>
            <w:r w:rsidR="00B52051">
              <w:rPr>
                <w:rFonts w:eastAsiaTheme="minorEastAsia"/>
                <w:noProof/>
                <w:sz w:val="22"/>
                <w:szCs w:val="22"/>
                <w:lang w:eastAsia="fr-FR"/>
              </w:rPr>
              <w:tab/>
            </w:r>
            <w:r w:rsidR="00B52051" w:rsidRPr="00EF68C3">
              <w:rPr>
                <w:rStyle w:val="Lienhypertexte"/>
                <w:noProof/>
                <w:lang w:eastAsia="fr-FR"/>
              </w:rPr>
              <w:t>Décodeur</w:t>
            </w:r>
            <w:r w:rsidR="00B52051">
              <w:rPr>
                <w:noProof/>
                <w:webHidden/>
              </w:rPr>
              <w:tab/>
            </w:r>
            <w:r>
              <w:rPr>
                <w:noProof/>
                <w:webHidden/>
              </w:rPr>
              <w:fldChar w:fldCharType="begin"/>
            </w:r>
            <w:r w:rsidR="00B52051">
              <w:rPr>
                <w:noProof/>
                <w:webHidden/>
              </w:rPr>
              <w:instrText xml:space="preserve"> PAGEREF _Toc354393999 \h </w:instrText>
            </w:r>
            <w:r>
              <w:rPr>
                <w:noProof/>
                <w:webHidden/>
              </w:rPr>
            </w:r>
            <w:r>
              <w:rPr>
                <w:noProof/>
                <w:webHidden/>
              </w:rPr>
              <w:fldChar w:fldCharType="separate"/>
            </w:r>
            <w:r w:rsidR="00B52051">
              <w:rPr>
                <w:noProof/>
                <w:webHidden/>
              </w:rPr>
              <w:t>46</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4000" w:history="1">
            <w:r w:rsidR="00B52051" w:rsidRPr="00EF68C3">
              <w:rPr>
                <w:rStyle w:val="Lienhypertexte"/>
                <w:noProof/>
                <w:lang w:eastAsia="fr-FR"/>
              </w:rPr>
              <w:t>6.6.2.</w:t>
            </w:r>
            <w:r w:rsidR="00B52051">
              <w:rPr>
                <w:rFonts w:eastAsiaTheme="minorEastAsia"/>
                <w:noProof/>
                <w:sz w:val="22"/>
                <w:szCs w:val="22"/>
                <w:lang w:eastAsia="fr-FR"/>
              </w:rPr>
              <w:tab/>
            </w:r>
            <w:r w:rsidR="00B52051" w:rsidRPr="00EF68C3">
              <w:rPr>
                <w:rStyle w:val="Lienhypertexte"/>
                <w:noProof/>
                <w:lang w:eastAsia="fr-FR"/>
              </w:rPr>
              <w:t>Message et Protocole</w:t>
            </w:r>
            <w:r w:rsidR="00B52051">
              <w:rPr>
                <w:noProof/>
                <w:webHidden/>
              </w:rPr>
              <w:tab/>
            </w:r>
            <w:r>
              <w:rPr>
                <w:noProof/>
                <w:webHidden/>
              </w:rPr>
              <w:fldChar w:fldCharType="begin"/>
            </w:r>
            <w:r w:rsidR="00B52051">
              <w:rPr>
                <w:noProof/>
                <w:webHidden/>
              </w:rPr>
              <w:instrText xml:space="preserve"> PAGEREF _Toc354394000 \h </w:instrText>
            </w:r>
            <w:r>
              <w:rPr>
                <w:noProof/>
                <w:webHidden/>
              </w:rPr>
            </w:r>
            <w:r>
              <w:rPr>
                <w:noProof/>
                <w:webHidden/>
              </w:rPr>
              <w:fldChar w:fldCharType="separate"/>
            </w:r>
            <w:r w:rsidR="00B52051">
              <w:rPr>
                <w:noProof/>
                <w:webHidden/>
              </w:rPr>
              <w:t>47</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4001" w:history="1">
            <w:r w:rsidR="00B52051" w:rsidRPr="00EF68C3">
              <w:rPr>
                <w:rStyle w:val="Lienhypertexte"/>
                <w:noProof/>
                <w:lang w:eastAsia="fr-FR"/>
              </w:rPr>
              <w:t>6.6.3.</w:t>
            </w:r>
            <w:r w:rsidR="00B52051">
              <w:rPr>
                <w:rFonts w:eastAsiaTheme="minorEastAsia"/>
                <w:noProof/>
                <w:sz w:val="22"/>
                <w:szCs w:val="22"/>
                <w:lang w:eastAsia="fr-FR"/>
              </w:rPr>
              <w:tab/>
            </w:r>
            <w:r w:rsidR="00B52051" w:rsidRPr="00EF68C3">
              <w:rPr>
                <w:rStyle w:val="Lienhypertexte"/>
                <w:noProof/>
                <w:lang w:eastAsia="fr-FR"/>
              </w:rPr>
              <w:t>Décodage</w:t>
            </w:r>
            <w:r w:rsidR="00B52051">
              <w:rPr>
                <w:noProof/>
                <w:webHidden/>
              </w:rPr>
              <w:tab/>
            </w:r>
            <w:r>
              <w:rPr>
                <w:noProof/>
                <w:webHidden/>
              </w:rPr>
              <w:fldChar w:fldCharType="begin"/>
            </w:r>
            <w:r w:rsidR="00B52051">
              <w:rPr>
                <w:noProof/>
                <w:webHidden/>
              </w:rPr>
              <w:instrText xml:space="preserve"> PAGEREF _Toc354394001 \h </w:instrText>
            </w:r>
            <w:r>
              <w:rPr>
                <w:noProof/>
                <w:webHidden/>
              </w:rPr>
            </w:r>
            <w:r>
              <w:rPr>
                <w:noProof/>
                <w:webHidden/>
              </w:rPr>
              <w:fldChar w:fldCharType="separate"/>
            </w:r>
            <w:r w:rsidR="00B52051">
              <w:rPr>
                <w:noProof/>
                <w:webHidden/>
              </w:rPr>
              <w:t>50</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4002" w:history="1">
            <w:r w:rsidR="00B52051" w:rsidRPr="00EF68C3">
              <w:rPr>
                <w:rStyle w:val="Lienhypertexte"/>
                <w:noProof/>
                <w:lang w:eastAsia="fr-FR"/>
              </w:rPr>
              <w:t>6.6.4.</w:t>
            </w:r>
            <w:r w:rsidR="00B52051">
              <w:rPr>
                <w:rFonts w:eastAsiaTheme="minorEastAsia"/>
                <w:noProof/>
                <w:sz w:val="22"/>
                <w:szCs w:val="22"/>
                <w:lang w:eastAsia="fr-FR"/>
              </w:rPr>
              <w:tab/>
            </w:r>
            <w:r w:rsidR="00B52051" w:rsidRPr="00EF68C3">
              <w:rPr>
                <w:rStyle w:val="Lienhypertexte"/>
                <w:noProof/>
                <w:lang w:eastAsia="fr-FR"/>
              </w:rPr>
              <w:t>Sous-message</w:t>
            </w:r>
            <w:r w:rsidR="00B52051">
              <w:rPr>
                <w:noProof/>
                <w:webHidden/>
              </w:rPr>
              <w:tab/>
            </w:r>
            <w:r>
              <w:rPr>
                <w:noProof/>
                <w:webHidden/>
              </w:rPr>
              <w:fldChar w:fldCharType="begin"/>
            </w:r>
            <w:r w:rsidR="00B52051">
              <w:rPr>
                <w:noProof/>
                <w:webHidden/>
              </w:rPr>
              <w:instrText xml:space="preserve"> PAGEREF _Toc354394002 \h </w:instrText>
            </w:r>
            <w:r>
              <w:rPr>
                <w:noProof/>
                <w:webHidden/>
              </w:rPr>
            </w:r>
            <w:r>
              <w:rPr>
                <w:noProof/>
                <w:webHidden/>
              </w:rPr>
              <w:fldChar w:fldCharType="separate"/>
            </w:r>
            <w:r w:rsidR="00B52051">
              <w:rPr>
                <w:noProof/>
                <w:webHidden/>
              </w:rPr>
              <w:t>51</w:t>
            </w:r>
            <w:r>
              <w:rPr>
                <w:noProof/>
                <w:webHidden/>
              </w:rPr>
              <w:fldChar w:fldCharType="end"/>
            </w:r>
          </w:hyperlink>
        </w:p>
        <w:p w:rsidR="00B52051" w:rsidRDefault="004D7EE5">
          <w:pPr>
            <w:pStyle w:val="TM3"/>
            <w:tabs>
              <w:tab w:val="left" w:pos="1320"/>
              <w:tab w:val="right" w:leader="dot" w:pos="9062"/>
            </w:tabs>
            <w:rPr>
              <w:rFonts w:eastAsiaTheme="minorEastAsia"/>
              <w:noProof/>
              <w:sz w:val="22"/>
              <w:szCs w:val="22"/>
              <w:lang w:eastAsia="fr-FR"/>
            </w:rPr>
          </w:pPr>
          <w:hyperlink w:anchor="_Toc354394003" w:history="1">
            <w:r w:rsidR="00B52051" w:rsidRPr="00EF68C3">
              <w:rPr>
                <w:rStyle w:val="Lienhypertexte"/>
                <w:noProof/>
                <w:lang w:eastAsia="fr-FR"/>
              </w:rPr>
              <w:t>6.6.5.</w:t>
            </w:r>
            <w:r w:rsidR="00B52051">
              <w:rPr>
                <w:rFonts w:eastAsiaTheme="minorEastAsia"/>
                <w:noProof/>
                <w:sz w:val="22"/>
                <w:szCs w:val="22"/>
                <w:lang w:eastAsia="fr-FR"/>
              </w:rPr>
              <w:tab/>
            </w:r>
            <w:r w:rsidR="00B52051" w:rsidRPr="00EF68C3">
              <w:rPr>
                <w:rStyle w:val="Lienhypertexte"/>
                <w:noProof/>
                <w:lang w:eastAsia="fr-FR"/>
              </w:rPr>
              <w:t>Représentation visuelle</w:t>
            </w:r>
            <w:r w:rsidR="00B52051">
              <w:rPr>
                <w:noProof/>
                <w:webHidden/>
              </w:rPr>
              <w:tab/>
            </w:r>
            <w:r>
              <w:rPr>
                <w:noProof/>
                <w:webHidden/>
              </w:rPr>
              <w:fldChar w:fldCharType="begin"/>
            </w:r>
            <w:r w:rsidR="00B52051">
              <w:rPr>
                <w:noProof/>
                <w:webHidden/>
              </w:rPr>
              <w:instrText xml:space="preserve"> PAGEREF _Toc354394003 \h </w:instrText>
            </w:r>
            <w:r>
              <w:rPr>
                <w:noProof/>
                <w:webHidden/>
              </w:rPr>
            </w:r>
            <w:r>
              <w:rPr>
                <w:noProof/>
                <w:webHidden/>
              </w:rPr>
              <w:fldChar w:fldCharType="separate"/>
            </w:r>
            <w:r w:rsidR="00B52051">
              <w:rPr>
                <w:noProof/>
                <w:webHidden/>
              </w:rPr>
              <w:t>52</w:t>
            </w:r>
            <w:r>
              <w:rPr>
                <w:noProof/>
                <w:webHidden/>
              </w:rPr>
              <w:fldChar w:fldCharType="end"/>
            </w:r>
          </w:hyperlink>
        </w:p>
        <w:p w:rsidR="00B52051" w:rsidRDefault="004D7EE5">
          <w:pPr>
            <w:pStyle w:val="TM2"/>
            <w:tabs>
              <w:tab w:val="left" w:pos="880"/>
              <w:tab w:val="right" w:leader="dot" w:pos="9062"/>
            </w:tabs>
            <w:rPr>
              <w:rFonts w:eastAsiaTheme="minorEastAsia"/>
              <w:b w:val="0"/>
              <w:bCs w:val="0"/>
              <w:noProof/>
              <w:lang w:eastAsia="fr-FR"/>
            </w:rPr>
          </w:pPr>
          <w:hyperlink w:anchor="_Toc354394004" w:history="1">
            <w:r w:rsidR="00B52051" w:rsidRPr="00EF68C3">
              <w:rPr>
                <w:rStyle w:val="Lienhypertexte"/>
                <w:noProof/>
                <w:lang w:eastAsia="fr-FR"/>
              </w:rPr>
              <w:t>6.7.</w:t>
            </w:r>
            <w:r w:rsidR="00B52051">
              <w:rPr>
                <w:rFonts w:eastAsiaTheme="minorEastAsia"/>
                <w:b w:val="0"/>
                <w:bCs w:val="0"/>
                <w:noProof/>
                <w:lang w:eastAsia="fr-FR"/>
              </w:rPr>
              <w:tab/>
            </w:r>
            <w:r w:rsidR="00B52051" w:rsidRPr="00EF68C3">
              <w:rPr>
                <w:rStyle w:val="Lienhypertexte"/>
                <w:noProof/>
                <w:lang w:eastAsia="fr-FR"/>
              </w:rPr>
              <w:t>Remarque : gestion d'un context</w:t>
            </w:r>
            <w:r w:rsidR="00B52051">
              <w:rPr>
                <w:noProof/>
                <w:webHidden/>
              </w:rPr>
              <w:tab/>
            </w:r>
            <w:r>
              <w:rPr>
                <w:noProof/>
                <w:webHidden/>
              </w:rPr>
              <w:fldChar w:fldCharType="begin"/>
            </w:r>
            <w:r w:rsidR="00B52051">
              <w:rPr>
                <w:noProof/>
                <w:webHidden/>
              </w:rPr>
              <w:instrText xml:space="preserve"> PAGEREF _Toc354394004 \h </w:instrText>
            </w:r>
            <w:r>
              <w:rPr>
                <w:noProof/>
                <w:webHidden/>
              </w:rPr>
            </w:r>
            <w:r>
              <w:rPr>
                <w:noProof/>
                <w:webHidden/>
              </w:rPr>
              <w:fldChar w:fldCharType="separate"/>
            </w:r>
            <w:r w:rsidR="00B52051">
              <w:rPr>
                <w:noProof/>
                <w:webHidden/>
              </w:rPr>
              <w:t>54</w:t>
            </w:r>
            <w:r>
              <w:rPr>
                <w:noProof/>
                <w:webHidden/>
              </w:rPr>
              <w:fldChar w:fldCharType="end"/>
            </w:r>
          </w:hyperlink>
        </w:p>
        <w:p w:rsidR="00B52051" w:rsidRDefault="004D7EE5">
          <w:pPr>
            <w:pStyle w:val="TM1"/>
            <w:tabs>
              <w:tab w:val="left" w:pos="440"/>
              <w:tab w:val="right" w:leader="dot" w:pos="9062"/>
            </w:tabs>
            <w:rPr>
              <w:rFonts w:eastAsiaTheme="minorEastAsia"/>
              <w:b w:val="0"/>
              <w:bCs w:val="0"/>
              <w:i w:val="0"/>
              <w:iCs w:val="0"/>
              <w:noProof/>
              <w:sz w:val="22"/>
              <w:szCs w:val="22"/>
              <w:lang w:eastAsia="fr-FR"/>
            </w:rPr>
          </w:pPr>
          <w:hyperlink w:anchor="_Toc354394006" w:history="1">
            <w:r w:rsidR="00B52051" w:rsidRPr="00EF68C3">
              <w:rPr>
                <w:rStyle w:val="Lienhypertexte"/>
                <w:noProof/>
                <w:lang w:eastAsia="fr-FR"/>
              </w:rPr>
              <w:t>7.</w:t>
            </w:r>
            <w:r w:rsidR="00B52051">
              <w:rPr>
                <w:rFonts w:eastAsiaTheme="minorEastAsia"/>
                <w:b w:val="0"/>
                <w:bCs w:val="0"/>
                <w:i w:val="0"/>
                <w:iCs w:val="0"/>
                <w:noProof/>
                <w:sz w:val="22"/>
                <w:szCs w:val="22"/>
                <w:lang w:eastAsia="fr-FR"/>
              </w:rPr>
              <w:tab/>
            </w:r>
            <w:r w:rsidR="00B52051" w:rsidRPr="00EF68C3">
              <w:rPr>
                <w:rStyle w:val="Lienhypertexte"/>
                <w:noProof/>
                <w:lang w:eastAsia="fr-FR"/>
              </w:rPr>
              <w:t>Starlinx - généralités</w:t>
            </w:r>
            <w:r w:rsidR="00B52051">
              <w:rPr>
                <w:noProof/>
                <w:webHidden/>
              </w:rPr>
              <w:tab/>
            </w:r>
            <w:r>
              <w:rPr>
                <w:noProof/>
                <w:webHidden/>
              </w:rPr>
              <w:fldChar w:fldCharType="begin"/>
            </w:r>
            <w:r w:rsidR="00B52051">
              <w:rPr>
                <w:noProof/>
                <w:webHidden/>
              </w:rPr>
              <w:instrText xml:space="preserve"> PAGEREF _Toc354394006 \h </w:instrText>
            </w:r>
            <w:r>
              <w:rPr>
                <w:noProof/>
                <w:webHidden/>
              </w:rPr>
            </w:r>
            <w:r>
              <w:rPr>
                <w:noProof/>
                <w:webHidden/>
              </w:rPr>
              <w:fldChar w:fldCharType="separate"/>
            </w:r>
            <w:r w:rsidR="00B52051">
              <w:rPr>
                <w:noProof/>
                <w:webHidden/>
              </w:rPr>
              <w:t>55</w:t>
            </w:r>
            <w:r>
              <w:rPr>
                <w:noProof/>
                <w:webHidden/>
              </w:rPr>
              <w:fldChar w:fldCharType="end"/>
            </w:r>
          </w:hyperlink>
        </w:p>
        <w:p w:rsidR="00FB4CF3" w:rsidRDefault="004D7EE5" w:rsidP="00DC78B5">
          <w:r>
            <w:rPr>
              <w:sz w:val="24"/>
              <w:szCs w:val="24"/>
            </w:rPr>
            <w:fldChar w:fldCharType="end"/>
          </w:r>
        </w:p>
      </w:sdtContent>
    </w:sdt>
    <w:p w:rsidR="00793D75" w:rsidRDefault="00793D75" w:rsidP="00DC78B5"/>
    <w:p w:rsidR="00237367" w:rsidRDefault="00237367" w:rsidP="00DC78B5">
      <w:r>
        <w:br w:type="page"/>
      </w:r>
    </w:p>
    <w:p w:rsidR="004C01F5" w:rsidRPr="00B5234E" w:rsidRDefault="00E95711" w:rsidP="00B5234E">
      <w:pPr>
        <w:pStyle w:val="Titre1"/>
      </w:pPr>
      <w:bookmarkStart w:id="1" w:name="_Toc354393956"/>
      <w:r w:rsidRPr="00B5234E">
        <w:lastRenderedPageBreak/>
        <w:t>Introduction</w:t>
      </w:r>
      <w:bookmarkEnd w:id="1"/>
    </w:p>
    <w:p w:rsidR="00F80EDF" w:rsidRDefault="00F80EDF" w:rsidP="00DC78B5"/>
    <w:p w:rsidR="00DC78B5" w:rsidRDefault="006F27B0" w:rsidP="00DC78B5">
      <w:r w:rsidRPr="00DC78B5">
        <w:t>Ce document est un support de formation pour l</w:t>
      </w:r>
      <w:del w:id="2" w:author="jerome draillard" w:date="2015-11-27T14:12:00Z">
        <w:r w:rsidRPr="00DC78B5" w:rsidDel="001607B6">
          <w:delText>es</w:delText>
        </w:r>
      </w:del>
      <w:ins w:id="3" w:author="jerome draillard" w:date="2015-11-27T14:12:00Z">
        <w:r w:rsidR="001607B6">
          <w:t>'</w:t>
        </w:r>
      </w:ins>
      <w:r w:rsidRPr="00DC78B5">
        <w:t xml:space="preserve"> outils </w:t>
      </w:r>
      <w:proofErr w:type="spellStart"/>
      <w:r w:rsidRPr="00DC78B5">
        <w:t>Diginext</w:t>
      </w:r>
      <w:proofErr w:type="spellEnd"/>
      <w:r w:rsidRPr="00DC78B5">
        <w:t xml:space="preserve"> </w:t>
      </w:r>
      <w:del w:id="4" w:author="jerome draillard" w:date="2015-11-27T14:12:00Z">
        <w:r w:rsidRPr="00DC78B5" w:rsidDel="001607B6">
          <w:delText xml:space="preserve">: </w:delText>
        </w:r>
      </w:del>
      <w:proofErr w:type="spellStart"/>
      <w:r w:rsidRPr="00DC78B5">
        <w:t>Streamwork</w:t>
      </w:r>
      <w:proofErr w:type="spellEnd"/>
      <w:del w:id="5" w:author="jerome draillard" w:date="2015-11-27T14:12:00Z">
        <w:r w:rsidRPr="00DC78B5" w:rsidDel="001607B6">
          <w:delText xml:space="preserve"> et ODP</w:delText>
        </w:r>
      </w:del>
      <w:r w:rsidRPr="00DC78B5">
        <w:t>.</w:t>
      </w:r>
      <w:r w:rsidRPr="00DC78B5">
        <w:br/>
        <w:t xml:space="preserve">Il présente quelques généralités sur ces logiciels, et permet d'en comprendre le fonctionnement à </w:t>
      </w:r>
      <w:r w:rsidR="00237367" w:rsidRPr="00DC78B5">
        <w:t>l'aide</w:t>
      </w:r>
      <w:r w:rsidRPr="00DC78B5">
        <w:t xml:space="preserve"> de travaux pratiques.</w:t>
      </w:r>
    </w:p>
    <w:p w:rsidR="00F80EDF" w:rsidRPr="00DC78B5" w:rsidRDefault="00F80EDF" w:rsidP="00DC78B5"/>
    <w:p w:rsidR="0082756D" w:rsidRPr="00DC78B5" w:rsidRDefault="0082756D" w:rsidP="00DC78B5">
      <w:r w:rsidRPr="00DC78B5">
        <w:t xml:space="preserve">Les parties d'implémentation ne sont pas décrites dans le détail lorsqu'il s'agit de développement classique, en C++. Les parties spécifiques à </w:t>
      </w:r>
      <w:proofErr w:type="spellStart"/>
      <w:r w:rsidRPr="00DC78B5">
        <w:t>Streamwork</w:t>
      </w:r>
      <w:proofErr w:type="spellEnd"/>
      <w:r w:rsidRPr="00DC78B5">
        <w:t xml:space="preserve"> sont indiquées lorsque nécessaire.</w:t>
      </w:r>
    </w:p>
    <w:p w:rsidR="0082756D" w:rsidRPr="00DC78B5" w:rsidRDefault="0082756D" w:rsidP="00DC78B5">
      <w:r w:rsidRPr="00DC78B5">
        <w:t>Il est toutefois conseillé de travailler en utilisant le moins possible les lignes de codes indiquées. Le but n'est pas de copier le code, mais de le comprendre.</w:t>
      </w:r>
    </w:p>
    <w:p w:rsidR="000F3BB7" w:rsidRDefault="005F0D93" w:rsidP="00DC78B5">
      <w:pPr>
        <w:rPr>
          <w:ins w:id="6" w:author="ghislain.aine" w:date="2015-11-05T10:16:00Z"/>
        </w:rPr>
      </w:pPr>
      <w:r>
        <w:t xml:space="preserve">Les blocs de code sont </w:t>
      </w:r>
      <w:del w:id="7" w:author="ghislain.aine" w:date="2015-11-05T10:16:00Z">
        <w:r w:rsidDel="00E71AA2">
          <w:delText xml:space="preserve">indiqués en italique et </w:delText>
        </w:r>
      </w:del>
      <w:r>
        <w:t>encadré</w:t>
      </w:r>
      <w:ins w:id="8" w:author="ghislain.aine" w:date="2015-11-05T10:16:00Z">
        <w:r w:rsidR="00E71AA2">
          <w:t>s</w:t>
        </w:r>
      </w:ins>
      <w:del w:id="9" w:author="ghislain.aine" w:date="2015-11-05T10:16:00Z">
        <w:r w:rsidDel="00E71AA2">
          <w:delText>s</w:delText>
        </w:r>
      </w:del>
    </w:p>
    <w:p w:rsidR="00E71AA2" w:rsidRDefault="004D7EE5" w:rsidP="00DC78B5">
      <w:ins w:id="10" w:author="ghislain.aine" w:date="2015-11-05T10:17:00Z">
        <w:r w:rsidR="00705281">
          <w:pict>
            <v:shapetype id="_x0000_t202" coordsize="21600,21600" o:spt="202" path="m,l,21600r21600,l21600,xe">
              <v:stroke joinstyle="miter"/>
              <v:path gradientshapeok="t" o:connecttype="rect"/>
            </v:shapetype>
            <v:shape id="_x0000_s1150" type="#_x0000_t202" style="width:497.25pt;height:184.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50;mso-fit-shape-to-text:t">
                <w:txbxContent>
                  <w:p w:rsidR="00AC30F5" w:rsidRPr="003230A6" w:rsidDel="00E71AA2" w:rsidRDefault="00AC30F5" w:rsidP="00E71AA2">
                    <w:pPr>
                      <w:autoSpaceDE w:val="0"/>
                      <w:autoSpaceDN w:val="0"/>
                      <w:adjustRightInd w:val="0"/>
                      <w:jc w:val="left"/>
                      <w:rPr>
                        <w:del w:id="11" w:author="ghislain.aine" w:date="2015-11-05T10:17:00Z"/>
                        <w:rFonts w:ascii="Courier New" w:hAnsi="Courier New" w:cs="Courier New"/>
                        <w:b/>
                        <w:bCs/>
                        <w:color w:val="000000"/>
                        <w:sz w:val="20"/>
                        <w:szCs w:val="20"/>
                        <w:highlight w:val="white"/>
                        <w:lang w:val="en-US"/>
                      </w:rPr>
                    </w:pPr>
                    <w:ins w:id="12" w:author="ghislain.aine" w:date="2015-11-05T10:17:00Z">
                      <w:r>
                        <w:rPr>
                          <w:rFonts w:ascii="Consolas" w:hAnsi="Consolas" w:cs="Consolas"/>
                          <w:color w:val="008000"/>
                          <w:sz w:val="19"/>
                          <w:szCs w:val="19"/>
                          <w:highlight w:val="white"/>
                        </w:rPr>
                        <w:t>// Exemple de code</w:t>
                      </w:r>
                    </w:ins>
                    <w:del w:id="13" w:author="ghislain.aine" w:date="2015-11-05T10:17:00Z">
                      <w:r w:rsidRPr="004169AF" w:rsidDel="00E71AA2">
                        <w:rPr>
                          <w:rFonts w:ascii="Courier New" w:hAnsi="Courier New" w:cs="Courier New"/>
                          <w:color w:val="0000FF"/>
                          <w:sz w:val="20"/>
                          <w:szCs w:val="20"/>
                          <w:highlight w:val="white"/>
                          <w:lang w:val="en-US"/>
                        </w:rPr>
                        <w:delText>&lt;Project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"Demo"</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path</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"Demo"</w:delText>
                      </w:r>
                      <w:r w:rsidRPr="004169AF" w:rsidDel="00E71AA2">
                        <w:rPr>
                          <w:rFonts w:ascii="Courier New" w:hAnsi="Courier New" w:cs="Courier New"/>
                          <w:color w:val="0000FF"/>
                          <w:sz w:val="20"/>
                          <w:szCs w:val="20"/>
                          <w:highlight w:val="white"/>
                          <w:lang w:val="en-US"/>
                        </w:rPr>
                        <w:delText>&gt;</w:delText>
                      </w:r>
                    </w:del>
                  </w:p>
                  <w:p w:rsidR="00AC30F5" w:rsidRPr="003230A6" w:rsidDel="00E71AA2" w:rsidRDefault="00AC30F5" w:rsidP="00E71AA2">
                    <w:pPr>
                      <w:autoSpaceDE w:val="0"/>
                      <w:autoSpaceDN w:val="0"/>
                      <w:adjustRightInd w:val="0"/>
                      <w:jc w:val="left"/>
                      <w:rPr>
                        <w:del w:id="14" w:author="ghislain.aine" w:date="2015-11-05T10:17:00Z"/>
                        <w:rFonts w:ascii="Courier New" w:hAnsi="Courier New" w:cs="Courier New"/>
                        <w:b/>
                        <w:bCs/>
                        <w:color w:val="000000"/>
                        <w:sz w:val="20"/>
                        <w:szCs w:val="20"/>
                        <w:highlight w:val="white"/>
                        <w:lang w:val="en-US"/>
                      </w:rPr>
                    </w:pPr>
                    <w:del w:id="15"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&lt;Target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type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"SHARED_LIB"</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ext</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"swdl"</w:delText>
                      </w:r>
                      <w:r w:rsidRPr="004169AF" w:rsidDel="00E71AA2">
                        <w:rPr>
                          <w:rFonts w:ascii="Courier New" w:hAnsi="Courier New" w:cs="Courier New"/>
                          <w:color w:val="0000FF"/>
                          <w:sz w:val="20"/>
                          <w:szCs w:val="20"/>
                          <w:highlight w:val="white"/>
                          <w:lang w:val="en-US"/>
                        </w:rPr>
                        <w:delText>/&gt;</w:delText>
                      </w:r>
                    </w:del>
                  </w:p>
                  <w:p w:rsidR="00AC30F5" w:rsidRPr="003230A6" w:rsidDel="00E71AA2" w:rsidRDefault="00AC30F5" w:rsidP="00E71AA2">
                    <w:pPr>
                      <w:autoSpaceDE w:val="0"/>
                      <w:autoSpaceDN w:val="0"/>
                      <w:adjustRightInd w:val="0"/>
                      <w:jc w:val="left"/>
                      <w:rPr>
                        <w:del w:id="16" w:author="ghislain.aine" w:date="2015-11-05T10:17:00Z"/>
                        <w:rFonts w:ascii="Courier New" w:hAnsi="Courier New" w:cs="Courier New"/>
                        <w:b/>
                        <w:bCs/>
                        <w:color w:val="000000"/>
                        <w:sz w:val="20"/>
                        <w:szCs w:val="20"/>
                        <w:highlight w:val="white"/>
                        <w:lang w:val="en-US"/>
                      </w:rPr>
                    </w:pPr>
                    <w:del w:id="17"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&lt;Dependencies&gt;</w:delText>
                      </w:r>
                    </w:del>
                  </w:p>
                  <w:p w:rsidR="00AC30F5" w:rsidRPr="003230A6" w:rsidDel="00E71AA2" w:rsidRDefault="00AC30F5" w:rsidP="00E71AA2">
                    <w:pPr>
                      <w:autoSpaceDE w:val="0"/>
                      <w:autoSpaceDN w:val="0"/>
                      <w:adjustRightInd w:val="0"/>
                      <w:jc w:val="left"/>
                      <w:rPr>
                        <w:del w:id="18" w:author="ghislain.aine" w:date="2015-11-05T10:17:00Z"/>
                        <w:rFonts w:ascii="Courier New" w:hAnsi="Courier New" w:cs="Courier New"/>
                        <w:b/>
                        <w:bCs/>
                        <w:color w:val="000000"/>
                        <w:sz w:val="20"/>
                        <w:szCs w:val="20"/>
                        <w:highlight w:val="white"/>
                        <w:lang w:val="en-US"/>
                      </w:rPr>
                    </w:pPr>
                    <w:del w:id="19" w:author="ghislain.aine" w:date="2015-11-05T10:17:00Z">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color w:val="0000FF"/>
                          <w:sz w:val="20"/>
                          <w:szCs w:val="20"/>
                          <w:highlight w:val="white"/>
                          <w:lang w:val="en-US"/>
                        </w:rPr>
                        <w:delText>&lt;Artifact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"SwCore"</w:delText>
                      </w:r>
                      <w:r w:rsidRPr="004169AF" w:rsidDel="00E71AA2">
                        <w:rPr>
                          <w:rFonts w:ascii="Courier New" w:hAnsi="Courier New" w:cs="Courier New"/>
                          <w:color w:val="0000FF"/>
                          <w:sz w:val="20"/>
                          <w:szCs w:val="20"/>
                          <w:highlight w:val="white"/>
                          <w:lang w:val="en-US"/>
                        </w:rPr>
                        <w:delText>/&gt;</w:delText>
                      </w:r>
                    </w:del>
                  </w:p>
                  <w:p w:rsidR="00AC30F5" w:rsidDel="00E71AA2" w:rsidRDefault="00AC30F5" w:rsidP="00E71AA2">
                    <w:pPr>
                      <w:autoSpaceDE w:val="0"/>
                      <w:autoSpaceDN w:val="0"/>
                      <w:adjustRightInd w:val="0"/>
                      <w:jc w:val="left"/>
                      <w:rPr>
                        <w:del w:id="20" w:author="ghislain.aine" w:date="2015-11-05T10:17:00Z"/>
                        <w:rFonts w:ascii="Courier New" w:hAnsi="Courier New" w:cs="Courier New"/>
                        <w:b/>
                        <w:bCs/>
                        <w:color w:val="000000"/>
                        <w:sz w:val="20"/>
                        <w:szCs w:val="20"/>
                        <w:highlight w:val="white"/>
                        <w:lang w:val="en-US"/>
                      </w:rPr>
                    </w:pPr>
                    <w:del w:id="21" w:author="ghislain.aine" w:date="2015-11-05T10:17:00Z">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color w:val="0000FF"/>
                          <w:sz w:val="20"/>
                          <w:szCs w:val="20"/>
                          <w:highlight w:val="white"/>
                          <w:lang w:val="en-US"/>
                        </w:rPr>
                        <w:delText>&lt;Artifact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"SwFoundation"</w:delText>
                      </w:r>
                      <w:r w:rsidRPr="004169AF" w:rsidDel="00E71AA2">
                        <w:rPr>
                          <w:rFonts w:ascii="Courier New" w:hAnsi="Courier New" w:cs="Courier New"/>
                          <w:color w:val="0000FF"/>
                          <w:sz w:val="20"/>
                          <w:szCs w:val="20"/>
                          <w:highlight w:val="white"/>
                          <w:lang w:val="en-US"/>
                        </w:rPr>
                        <w:delText>/&gt;</w:delText>
                      </w:r>
                    </w:del>
                  </w:p>
                  <w:p w:rsidR="00AC30F5" w:rsidRPr="003230A6" w:rsidDel="00E71AA2" w:rsidRDefault="00AC30F5" w:rsidP="00E71AA2">
                    <w:pPr>
                      <w:autoSpaceDE w:val="0"/>
                      <w:autoSpaceDN w:val="0"/>
                      <w:adjustRightInd w:val="0"/>
                      <w:jc w:val="left"/>
                      <w:rPr>
                        <w:del w:id="22" w:author="ghislain.aine" w:date="2015-11-05T10:17:00Z"/>
                        <w:rFonts w:ascii="Courier New" w:hAnsi="Courier New" w:cs="Courier New"/>
                        <w:b/>
                        <w:bCs/>
                        <w:color w:val="000000"/>
                        <w:sz w:val="20"/>
                        <w:szCs w:val="20"/>
                        <w:highlight w:val="white"/>
                        <w:lang w:val="en-US"/>
                      </w:rPr>
                    </w:pPr>
                    <w:del w:id="23"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&lt;/Dependencies&gt;</w:delText>
                      </w:r>
                      <w:r w:rsidRPr="004169AF" w:rsidDel="00E71AA2">
                        <w:rPr>
                          <w:rFonts w:ascii="Courier New" w:hAnsi="Courier New" w:cs="Courier New"/>
                          <w:b/>
                          <w:bCs/>
                          <w:color w:val="000000"/>
                          <w:sz w:val="20"/>
                          <w:szCs w:val="20"/>
                          <w:highlight w:val="white"/>
                          <w:lang w:val="en-US"/>
                        </w:rPr>
                        <w:delText xml:space="preserve"> </w:delText>
                      </w:r>
                    </w:del>
                  </w:p>
                  <w:p w:rsidR="00AC30F5" w:rsidRPr="003230A6" w:rsidDel="00E71AA2" w:rsidRDefault="00AC30F5" w:rsidP="00E71AA2">
                    <w:pPr>
                      <w:autoSpaceDE w:val="0"/>
                      <w:autoSpaceDN w:val="0"/>
                      <w:adjustRightInd w:val="0"/>
                      <w:jc w:val="left"/>
                      <w:rPr>
                        <w:del w:id="24" w:author="ghislain.aine" w:date="2015-11-05T10:17:00Z"/>
                        <w:rFonts w:ascii="Courier New" w:hAnsi="Courier New" w:cs="Courier New"/>
                        <w:b/>
                        <w:bCs/>
                        <w:color w:val="000000"/>
                        <w:sz w:val="20"/>
                        <w:szCs w:val="20"/>
                        <w:highlight w:val="white"/>
                        <w:lang w:val="en-US"/>
                      </w:rPr>
                    </w:pPr>
                    <w:del w:id="25"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&lt;QTDependencies&gt;</w:delText>
                      </w:r>
                    </w:del>
                  </w:p>
                  <w:p w:rsidR="00AC30F5" w:rsidDel="00E71AA2" w:rsidRDefault="00AC30F5" w:rsidP="00E71AA2">
                    <w:pPr>
                      <w:autoSpaceDE w:val="0"/>
                      <w:autoSpaceDN w:val="0"/>
                      <w:adjustRightInd w:val="0"/>
                      <w:jc w:val="left"/>
                      <w:rPr>
                        <w:del w:id="26" w:author="ghislain.aine" w:date="2015-11-05T10:17:00Z"/>
                        <w:rFonts w:ascii="Courier New" w:hAnsi="Courier New" w:cs="Courier New"/>
                        <w:b/>
                        <w:bCs/>
                        <w:color w:val="000000"/>
                        <w:sz w:val="20"/>
                        <w:szCs w:val="20"/>
                        <w:highlight w:val="white"/>
                      </w:rPr>
                    </w:pPr>
                    <w:del w:id="27"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Del="00E71AA2">
                        <w:rPr>
                          <w:rFonts w:ascii="Courier New" w:hAnsi="Courier New" w:cs="Courier New"/>
                          <w:color w:val="0000FF"/>
                          <w:sz w:val="20"/>
                          <w:szCs w:val="20"/>
                          <w:highlight w:val="white"/>
                        </w:rPr>
                        <w:delText>&lt;/QTDependencies&gt;</w:delText>
                      </w:r>
                    </w:del>
                  </w:p>
                  <w:p w:rsidR="00AC30F5" w:rsidRDefault="00AC30F5" w:rsidP="00E71AA2">
                    <w:pPr>
                      <w:shd w:val="clear" w:color="auto" w:fill="FFFFFF"/>
                      <w:jc w:val="left"/>
                    </w:pPr>
                    <w:del w:id="28" w:author="ghislain.aine" w:date="2015-11-05T10:17:00Z">
                      <w:r w:rsidDel="00E71AA2">
                        <w:rPr>
                          <w:rFonts w:ascii="Courier New" w:hAnsi="Courier New" w:cs="Courier New"/>
                          <w:color w:val="0000FF"/>
                          <w:sz w:val="20"/>
                          <w:szCs w:val="20"/>
                          <w:highlight w:val="white"/>
                        </w:rPr>
                        <w:delText>&lt;/Project&gt;</w:delText>
                      </w:r>
                    </w:del>
                  </w:p>
                </w:txbxContent>
              </v:textbox>
              <w10:wrap type="none"/>
              <w10:anchorlock/>
            </v:shape>
          </w:pict>
        </w:r>
      </w:ins>
    </w:p>
    <w:p w:rsidR="005F0D93" w:rsidDel="00E71AA2" w:rsidRDefault="005F0D93" w:rsidP="005F0D93">
      <w:pPr>
        <w:pStyle w:val="Code"/>
        <w:rPr>
          <w:del w:id="29" w:author="ghislain.aine" w:date="2015-11-05T10:17:00Z"/>
        </w:rPr>
      </w:pPr>
      <w:del w:id="30" w:author="ghislain.aine" w:date="2015-11-05T10:17:00Z">
        <w:r w:rsidDel="00E71AA2">
          <w:delText>Exemple de bloc de code</w:delText>
        </w:r>
      </w:del>
    </w:p>
    <w:p w:rsidR="00F80EDF" w:rsidDel="00E71AA2" w:rsidRDefault="00F80EDF" w:rsidP="00DC78B5">
      <w:pPr>
        <w:rPr>
          <w:del w:id="31" w:author="ghislain.aine" w:date="2015-11-05T10:17:00Z"/>
        </w:rPr>
      </w:pPr>
    </w:p>
    <w:p w:rsidR="0042493F" w:rsidRDefault="0042493F" w:rsidP="00DC78B5"/>
    <w:p w:rsidR="0015540B" w:rsidRPr="00F3403A" w:rsidRDefault="0015540B" w:rsidP="00B5234E">
      <w:pPr>
        <w:pStyle w:val="Titre1"/>
      </w:pPr>
      <w:bookmarkStart w:id="32" w:name="_Toc354393957"/>
      <w:del w:id="33" w:author="jerome draillard" w:date="2015-11-27T14:13:00Z">
        <w:r w:rsidRPr="00F3403A" w:rsidDel="00CA3B9F">
          <w:delText>Prérequis</w:delText>
        </w:r>
      </w:del>
      <w:bookmarkEnd w:id="32"/>
      <w:ins w:id="34" w:author="jerome draillard" w:date="2015-11-27T14:13:00Z">
        <w:r w:rsidR="00CA3B9F">
          <w:t>Mise en place de l'environnement de développement</w:t>
        </w:r>
      </w:ins>
    </w:p>
    <w:p w:rsidR="00F80EDF" w:rsidRDefault="00F80EDF" w:rsidP="00DC78B5"/>
    <w:p w:rsidR="00F80EDF" w:rsidRDefault="006F27B0" w:rsidP="00DC78B5">
      <w:r>
        <w:t xml:space="preserve">La formation repose sur l'utilisation </w:t>
      </w:r>
      <w:del w:id="35" w:author="ghislain.aine" w:date="2015-10-29T15:10:00Z">
        <w:r w:rsidDel="00FA59AA">
          <w:delText xml:space="preserve">des </w:delText>
        </w:r>
      </w:del>
      <w:ins w:id="36" w:author="ghislain.aine" w:date="2015-10-29T15:10:00Z">
        <w:r w:rsidR="00FA59AA">
          <w:t xml:space="preserve">du </w:t>
        </w:r>
      </w:ins>
      <w:r>
        <w:t>logiciel</w:t>
      </w:r>
      <w:del w:id="37" w:author="ghislain.aine" w:date="2015-10-29T15:10:00Z">
        <w:r w:rsidDel="00FA59AA">
          <w:delText>s</w:delText>
        </w:r>
      </w:del>
      <w:r>
        <w:t xml:space="preserve"> </w:t>
      </w:r>
      <w:proofErr w:type="spellStart"/>
      <w:r>
        <w:t>Streamwork</w:t>
      </w:r>
      <w:proofErr w:type="spellEnd"/>
      <w:del w:id="38" w:author="ghislain.aine" w:date="2015-10-29T15:04:00Z">
        <w:r w:rsidDel="00FA59AA">
          <w:delText xml:space="preserve"> et ODP</w:delText>
        </w:r>
      </w:del>
      <w:r>
        <w:t>, et u</w:t>
      </w:r>
      <w:r w:rsidR="00F80EDF">
        <w:t xml:space="preserve">tilise les sources de </w:t>
      </w:r>
      <w:proofErr w:type="spellStart"/>
      <w:r w:rsidR="00F80EDF">
        <w:t>Starlinx</w:t>
      </w:r>
      <w:proofErr w:type="spellEnd"/>
      <w:r w:rsidR="00F80EDF">
        <w:t>.</w:t>
      </w:r>
    </w:p>
    <w:p w:rsidR="006F27B0" w:rsidRDefault="006F27B0" w:rsidP="00DC78B5">
      <w:r>
        <w:t>Il est donc nécessaire d'avoir l'ensemble des éléments suivants:</w:t>
      </w:r>
    </w:p>
    <w:p w:rsidR="00E45085" w:rsidRPr="00E82883" w:rsidRDefault="00D22D06" w:rsidP="00E4115C">
      <w:pPr>
        <w:pStyle w:val="Paragraphedeliste"/>
        <w:numPr>
          <w:ilvl w:val="0"/>
          <w:numId w:val="2"/>
        </w:numPr>
        <w:rPr>
          <w:ins w:id="39" w:author="giacomo.rombaut" w:date="2015-04-14T14:56:00Z"/>
        </w:rPr>
      </w:pPr>
      <w:ins w:id="40" w:author="giacomo.rombaut" w:date="2015-04-14T14:56:00Z">
        <w:r>
          <w:t>LDT Tools (</w:t>
        </w:r>
      </w:ins>
      <w:ins w:id="41" w:author="jerome draillard" w:date="2015-11-27T14:13:00Z">
        <w:r w:rsidR="004D7EE5" w:rsidRPr="004D7EE5">
          <w:rPr>
            <w:rPrChange w:id="42" w:author="jerome draillard" w:date="2015-11-27T14:13:00Z">
              <w:rPr>
                <w:lang w:val="en-US"/>
              </w:rPr>
            </w:rPrChange>
          </w:rPr>
          <w:t xml:space="preserve">pour l'installer, faire un </w:t>
        </w:r>
        <w:proofErr w:type="spellStart"/>
        <w:r w:rsidR="004D7EE5" w:rsidRPr="004D7EE5">
          <w:rPr>
            <w:rPrChange w:id="43" w:author="jerome draillard" w:date="2015-11-27T14:13:00Z">
              <w:rPr>
                <w:lang w:val="en-US"/>
              </w:rPr>
            </w:rPrChange>
          </w:rPr>
          <w:t>checkout</w:t>
        </w:r>
        <w:proofErr w:type="spellEnd"/>
        <w:r w:rsidR="004D7EE5" w:rsidRPr="004D7EE5">
          <w:rPr>
            <w:rPrChange w:id="44" w:author="jerome draillard" w:date="2015-11-27T14:13:00Z">
              <w:rPr>
                <w:lang w:val="en-US"/>
              </w:rPr>
            </w:rPrChange>
          </w:rPr>
          <w:t xml:space="preserve"> de </w:t>
        </w:r>
      </w:ins>
      <w:ins w:id="45" w:author="ghislain.aine" w:date="2015-10-29T15:12:00Z">
        <w:r w:rsidR="004D7EE5" w:rsidRPr="004D7EE5">
          <w:rPr>
            <w:rPrChange w:id="46" w:author="jerome draillard" w:date="2015-11-27T14:13:00Z">
              <w:rPr>
                <w:lang w:val="en-US"/>
              </w:rPr>
            </w:rPrChange>
          </w:rPr>
          <w:t>svn://fraixnasldt/LDTools/Delivery/EXE/win-msvc2013-x86-QT5.5.0/release</w:t>
        </w:r>
      </w:ins>
      <w:ins w:id="47" w:author="giacomo.rombaut" w:date="2015-04-14T14:57:00Z">
        <w:del w:id="48" w:author="ghislain.aine" w:date="2015-10-29T15:12:00Z">
          <w:r>
            <w:delText>svn://fraixnasldt/LDTools</w:delText>
          </w:r>
        </w:del>
      </w:ins>
      <w:ins w:id="49" w:author="giacomo.rombaut" w:date="2015-04-14T14:58:00Z">
        <w:del w:id="50" w:author="ghislain.aine" w:date="2015-10-29T15:12:00Z">
          <w:r>
            <w:delText>/</w:delText>
          </w:r>
        </w:del>
      </w:ins>
      <w:ins w:id="51" w:author="giacomo.rombaut" w:date="2015-04-14T14:57:00Z">
        <w:del w:id="52" w:author="ghislain.aine" w:date="2015-10-29T15:12:00Z">
          <w:r>
            <w:delText>Artifacts</w:delText>
          </w:r>
        </w:del>
      </w:ins>
      <w:ins w:id="53" w:author="giacomo.rombaut" w:date="2015-04-14T14:58:00Z">
        <w:del w:id="54" w:author="ghislain.aine" w:date="2015-10-29T15:12:00Z">
          <w:r>
            <w:delText>/</w:delText>
          </w:r>
        </w:del>
      </w:ins>
      <w:ins w:id="55" w:author="giacomo.rombaut" w:date="2015-04-14T14:57:00Z">
        <w:del w:id="56" w:author="ghislain.aine" w:date="2015-10-29T15:12:00Z">
          <w:r>
            <w:delText>EXE</w:delText>
          </w:r>
        </w:del>
      </w:ins>
      <w:ins w:id="57" w:author="giacomo.rombaut" w:date="2015-04-14T14:58:00Z">
        <w:del w:id="58" w:author="ghislain.aine" w:date="2015-10-29T15:12:00Z">
          <w:r>
            <w:delText>/</w:delText>
          </w:r>
        </w:del>
      </w:ins>
      <w:ins w:id="59" w:author="giacomo.rombaut" w:date="2015-04-14T14:57:00Z">
        <w:del w:id="60" w:author="ghislain.aine" w:date="2015-10-29T15:12:00Z">
          <w:r>
            <w:delText>ia32.win.msvc2013.QT_5.4.0</w:delText>
          </w:r>
        </w:del>
      </w:ins>
      <w:ins w:id="61" w:author="giacomo.rombaut" w:date="2015-04-14T14:58:00Z">
        <w:del w:id="62" w:author="ghislain.aine" w:date="2015-10-29T15:12:00Z">
          <w:r>
            <w:delText>/</w:delText>
          </w:r>
        </w:del>
      </w:ins>
      <w:ins w:id="63" w:author="giacomo.rombaut" w:date="2015-04-14T14:57:00Z">
        <w:del w:id="64" w:author="ghislain.aine" w:date="2015-10-29T15:12:00Z">
          <w:r>
            <w:delText>release</w:delText>
          </w:r>
        </w:del>
      </w:ins>
      <w:ins w:id="65" w:author="giacomo.rombaut" w:date="2015-04-14T14:58:00Z">
        <w:del w:id="66" w:author="jerome draillard" w:date="2015-11-27T14:13:00Z">
          <w:r>
            <w:delText>)</w:delText>
          </w:r>
        </w:del>
      </w:ins>
      <w:ins w:id="67" w:author="jerome draillard" w:date="2015-11-27T14:13:00Z">
        <w:r w:rsidR="00E82883">
          <w:t xml:space="preserve"> puis</w:t>
        </w:r>
      </w:ins>
      <w:ins w:id="68" w:author="giacomo.rombaut" w:date="2015-04-14T14:58:00Z">
        <w:r>
          <w:t xml:space="preserve"> </w:t>
        </w:r>
      </w:ins>
      <w:ins w:id="69" w:author="giacomo.rombaut" w:date="2015-04-14T15:07:00Z">
        <w:r>
          <w:t>l</w:t>
        </w:r>
      </w:ins>
      <w:ins w:id="70" w:author="giacomo.rombaut" w:date="2015-04-14T14:59:00Z">
        <w:r>
          <w:t xml:space="preserve">ancer </w:t>
        </w:r>
      </w:ins>
      <w:ins w:id="71" w:author="giacomo.rombaut" w:date="2015-04-14T14:58:00Z">
        <w:r>
          <w:t>LDTGeneratorWinRightContext.exe</w:t>
        </w:r>
      </w:ins>
      <w:ins w:id="72" w:author="jerome draillard" w:date="2015-11-27T14:13:00Z">
        <w:r w:rsidR="00E82883">
          <w:t>)</w:t>
        </w:r>
      </w:ins>
    </w:p>
    <w:p w:rsidR="0015540B" w:rsidDel="00AB1FE8" w:rsidRDefault="006F27B0" w:rsidP="00E4115C">
      <w:pPr>
        <w:pStyle w:val="Paragraphedeliste"/>
        <w:numPr>
          <w:ilvl w:val="0"/>
          <w:numId w:val="2"/>
        </w:numPr>
        <w:rPr>
          <w:del w:id="73" w:author="giacomo.rombaut" w:date="2015-04-14T15:04:00Z"/>
        </w:rPr>
      </w:pPr>
      <w:r>
        <w:t>Un répertoire "</w:t>
      </w:r>
      <w:r w:rsidR="0015540B">
        <w:t>C:/</w:t>
      </w:r>
      <w:del w:id="74" w:author="giacomo.rombaut" w:date="2015-04-14T14:52:00Z">
        <w:r w:rsidR="0015540B" w:rsidDel="00E45085">
          <w:delText>projects</w:delText>
        </w:r>
      </w:del>
      <w:ins w:id="75" w:author="giacomo.rombaut" w:date="2015-04-14T14:52:00Z">
        <w:r w:rsidR="00E45085">
          <w:t>tt4</w:t>
        </w:r>
      </w:ins>
      <w:r>
        <w:t>"</w:t>
      </w:r>
      <w:ins w:id="76" w:author="ghislain.aine" w:date="2015-10-29T15:10:00Z">
        <w:r w:rsidR="00FA59AA">
          <w:t xml:space="preserve">. </w:t>
        </w:r>
      </w:ins>
    </w:p>
    <w:p w:rsidR="00AB1FE8" w:rsidRDefault="00AB1FE8" w:rsidP="00E4115C">
      <w:pPr>
        <w:pStyle w:val="Paragraphedeliste"/>
        <w:numPr>
          <w:ilvl w:val="0"/>
          <w:numId w:val="2"/>
        </w:numPr>
        <w:rPr>
          <w:ins w:id="77" w:author="Alexandre Blin" w:date="2015-08-04T14:19:00Z"/>
        </w:rPr>
      </w:pPr>
      <w:ins w:id="78" w:author="Alexandre Blin" w:date="2015-08-04T14:19:00Z">
        <w:r>
          <w:t xml:space="preserve">Créer un fichier </w:t>
        </w:r>
      </w:ins>
      <w:ins w:id="79" w:author="Alexandre Blin" w:date="2015-08-04T14:32:00Z">
        <w:r w:rsidR="004D7EE5" w:rsidRPr="004D7EE5">
          <w:rPr>
            <w:rPrChange w:id="80" w:author="Alexandre Blin" w:date="2015-08-04T16:46:00Z">
              <w:rPr>
                <w:lang w:val="en-US"/>
              </w:rPr>
            </w:rPrChange>
          </w:rPr>
          <w:t>“</w:t>
        </w:r>
      </w:ins>
      <w:ins w:id="81" w:author="Alexandre Blin" w:date="2015-08-04T14:19:00Z">
        <w:r>
          <w:t>.racine</w:t>
        </w:r>
      </w:ins>
      <w:ins w:id="82" w:author="Alexandre Blin" w:date="2015-08-04T14:32:00Z">
        <w:r w:rsidR="004D7EE5" w:rsidRPr="004D7EE5">
          <w:rPr>
            <w:rPrChange w:id="83" w:author="Alexandre Blin" w:date="2015-08-04T16:46:00Z">
              <w:rPr>
                <w:lang w:val="en-US"/>
              </w:rPr>
            </w:rPrChange>
          </w:rPr>
          <w:t>”</w:t>
        </w:r>
      </w:ins>
      <w:ins w:id="84" w:author="Alexandre Blin" w:date="2015-08-04T14:19:00Z">
        <w:r>
          <w:t xml:space="preserve"> dans le répertoire tt4 (utiliser Notepad++ si nécessaire</w:t>
        </w:r>
      </w:ins>
      <w:ins w:id="85" w:author="Alexandre Blin" w:date="2015-08-04T14:32:00Z">
        <w:r w:rsidR="00B87642">
          <w:t>)</w:t>
        </w:r>
      </w:ins>
    </w:p>
    <w:p w:rsidR="006174E5" w:rsidRDefault="006F27B0">
      <w:pPr>
        <w:pStyle w:val="Paragraphedeliste"/>
        <w:numPr>
          <w:ilvl w:val="0"/>
          <w:numId w:val="2"/>
        </w:numPr>
        <w:rPr>
          <w:ins w:id="86" w:author="jerome draillard" w:date="2015-10-29T10:41:00Z"/>
        </w:rPr>
      </w:pPr>
      <w:r>
        <w:t xml:space="preserve">Dans ce répertoire, l'ensemble des sources stockées sur les </w:t>
      </w:r>
      <w:proofErr w:type="spellStart"/>
      <w:r>
        <w:t>repository</w:t>
      </w:r>
      <w:proofErr w:type="spellEnd"/>
      <w:r>
        <w:t xml:space="preserve"> SV</w:t>
      </w:r>
      <w:ins w:id="87" w:author="giacomo.rombaut" w:date="2015-04-14T14:59:00Z">
        <w:r w:rsidR="00E45085">
          <w:t>N (clic-droit-&gt;LDT Tools-&gt;</w:t>
        </w:r>
        <w:del w:id="88" w:author="Alexandre Blin" w:date="2015-08-04T13:57:00Z">
          <w:r w:rsidR="00E45085" w:rsidDel="00C11999">
            <w:delText xml:space="preserve">Generate </w:delText>
          </w:r>
        </w:del>
      </w:ins>
      <w:ins w:id="89" w:author="Alexandre Blin" w:date="2015-08-04T13:57:00Z">
        <w:r w:rsidR="00C11999">
          <w:t xml:space="preserve">SVN </w:t>
        </w:r>
      </w:ins>
      <w:ins w:id="90" w:author="giacomo.rombaut" w:date="2015-04-14T14:59:00Z">
        <w:del w:id="91" w:author="ghislain.aine" w:date="2015-10-29T15:12:00Z">
          <w:r w:rsidR="00E45085" w:rsidDel="00FA59AA">
            <w:delText>c</w:delText>
          </w:r>
        </w:del>
      </w:ins>
      <w:proofErr w:type="spellStart"/>
      <w:ins w:id="92" w:author="ghislain.aine" w:date="2015-10-29T15:12:00Z">
        <w:r w:rsidR="00FA59AA">
          <w:t>C</w:t>
        </w:r>
      </w:ins>
      <w:ins w:id="93" w:author="giacomo.rombaut" w:date="2015-04-14T14:59:00Z">
        <w:r w:rsidR="00E45085">
          <w:t>heckout</w:t>
        </w:r>
      </w:ins>
      <w:proofErr w:type="spellEnd"/>
      <w:ins w:id="94" w:author="giacomo.rombaut" w:date="2015-04-14T15:00:00Z">
        <w:r w:rsidR="00E45085">
          <w:t xml:space="preserve"> puis ex</w:t>
        </w:r>
      </w:ins>
      <w:ins w:id="95" w:author="ghislain.aine" w:date="2015-10-29T15:12:00Z">
        <w:r w:rsidR="00FA59AA">
          <w:t>é</w:t>
        </w:r>
      </w:ins>
      <w:ins w:id="96" w:author="giacomo.rombaut" w:date="2015-04-14T15:00:00Z">
        <w:del w:id="97" w:author="ghislain.aine" w:date="2015-10-29T15:12:00Z">
          <w:r w:rsidR="00E45085" w:rsidDel="00FA59AA">
            <w:delText>e</w:delText>
          </w:r>
        </w:del>
        <w:r w:rsidR="00E45085">
          <w:t>cuter le .bat</w:t>
        </w:r>
      </w:ins>
      <w:ins w:id="98" w:author="giacomo.rombaut" w:date="2015-04-14T14:59:00Z">
        <w:r w:rsidR="00E45085">
          <w:t>)</w:t>
        </w:r>
      </w:ins>
    </w:p>
    <w:p w:rsidR="00F80EDF" w:rsidDel="00E45085" w:rsidRDefault="006F27B0" w:rsidP="00E45085">
      <w:pPr>
        <w:pStyle w:val="Paragraphedeliste"/>
        <w:numPr>
          <w:ilvl w:val="0"/>
          <w:numId w:val="2"/>
        </w:numPr>
        <w:rPr>
          <w:del w:id="99" w:author="giacomo.rombaut" w:date="2015-04-14T14:59:00Z"/>
        </w:rPr>
      </w:pPr>
      <w:del w:id="100" w:author="giacomo.rombaut" w:date="2015-04-14T14:59:00Z">
        <w:r w:rsidDel="00E45085">
          <w:delText>N</w:delText>
        </w:r>
      </w:del>
    </w:p>
    <w:p w:rsidR="00A43A6B" w:rsidRDefault="0015540B">
      <w:pPr>
        <w:pStyle w:val="Paragraphedeliste"/>
        <w:numPr>
          <w:ilvl w:val="0"/>
          <w:numId w:val="2"/>
        </w:numPr>
        <w:rPr>
          <w:del w:id="101" w:author="giacomo.rombaut" w:date="2015-04-14T14:59:00Z"/>
        </w:rPr>
        <w:pPrChange w:id="102" w:author="giacomo.rombaut" w:date="2015-04-14T14:59:00Z">
          <w:pPr>
            <w:pStyle w:val="Paragraphedeliste"/>
          </w:pPr>
        </w:pPrChange>
      </w:pPr>
      <w:del w:id="103" w:author="giacomo.rombaut" w:date="2015-04-14T14:59:00Z">
        <w:r w:rsidDel="00E45085">
          <w:delText>(</w:delText>
        </w:r>
        <w:r w:rsidR="004D7EE5" w:rsidDel="00E45085">
          <w:fldChar w:fldCharType="begin"/>
        </w:r>
        <w:r w:rsidR="00C10B0A" w:rsidDel="00E45085">
          <w:delInstrText>HYPERLINK "http://tt3.aix.diginext.fr/administration/svn/svnCheckout3.php"</w:delInstrText>
        </w:r>
        <w:r w:rsidR="004D7EE5" w:rsidDel="00E45085">
          <w:fldChar w:fldCharType="separate"/>
        </w:r>
        <w:r w:rsidRPr="0015540B" w:rsidDel="00E45085">
          <w:rPr>
            <w:rStyle w:val="Lienhypertexte"/>
          </w:rPr>
          <w:delText>http://tt3.aix.diginext.fr/administration/svn/svnCheckout3.php</w:delText>
        </w:r>
        <w:r w:rsidR="004D7EE5" w:rsidDel="00E45085">
          <w:fldChar w:fldCharType="end"/>
        </w:r>
        <w:r w:rsidDel="00E45085">
          <w:delText>)</w:delText>
        </w:r>
      </w:del>
    </w:p>
    <w:p w:rsidR="006174E5" w:rsidRDefault="0015540B">
      <w:pPr>
        <w:pStyle w:val="Paragraphedeliste"/>
        <w:numPr>
          <w:ilvl w:val="0"/>
          <w:numId w:val="2"/>
        </w:numPr>
        <w:rPr>
          <w:ins w:id="104" w:author="jerome draillard" w:date="2015-11-27T14:14:00Z"/>
          <w:lang w:val="en-US"/>
        </w:rPr>
      </w:pPr>
      <w:r w:rsidRPr="00DC78B5">
        <w:rPr>
          <w:lang w:val="en-US"/>
        </w:rPr>
        <w:t>Vi</w:t>
      </w:r>
      <w:r w:rsidR="00F80EDF">
        <w:rPr>
          <w:lang w:val="en-US"/>
        </w:rPr>
        <w:t xml:space="preserve">sual Studio </w:t>
      </w:r>
      <w:ins w:id="105" w:author="giacomo.rombaut" w:date="2015-04-14T15:00:00Z">
        <w:r w:rsidR="00E45085">
          <w:rPr>
            <w:lang w:val="en-US"/>
          </w:rPr>
          <w:t xml:space="preserve">2013 </w:t>
        </w:r>
      </w:ins>
      <w:ins w:id="106" w:author="jerome draillard" w:date="2015-11-27T14:14:00Z">
        <w:r w:rsidR="004D7EE5">
          <w:rPr>
            <w:lang w:val="en-US"/>
          </w:rPr>
          <w:fldChar w:fldCharType="begin"/>
        </w:r>
        <w:r w:rsidR="00026013">
          <w:rPr>
            <w:lang w:val="en-US"/>
          </w:rPr>
          <w:instrText xml:space="preserve"> HYPERLINK "I:\\Logiciels (Licence DIGINEXT)\\Visual Studio Pro 2013" </w:instrText>
        </w:r>
        <w:r w:rsidR="004D7EE5">
          <w:rPr>
            <w:lang w:val="en-US"/>
          </w:rPr>
          <w:fldChar w:fldCharType="separate"/>
        </w:r>
        <w:r w:rsidR="00026013" w:rsidRPr="00440BD3">
          <w:rPr>
            <w:rStyle w:val="Lienhypertexte"/>
            <w:lang w:val="en-US"/>
          </w:rPr>
          <w:t>I:\Logiciels (</w:t>
        </w:r>
        <w:proofErr w:type="spellStart"/>
        <w:r w:rsidR="00026013" w:rsidRPr="00440BD3">
          <w:rPr>
            <w:rStyle w:val="Lienhypertexte"/>
            <w:lang w:val="en-US"/>
          </w:rPr>
          <w:t>Licence</w:t>
        </w:r>
        <w:proofErr w:type="spellEnd"/>
        <w:r w:rsidR="00026013" w:rsidRPr="00440BD3">
          <w:rPr>
            <w:rStyle w:val="Lienhypertexte"/>
            <w:lang w:val="en-US"/>
          </w:rPr>
          <w:t xml:space="preserve"> DIGINEXT)\Visual Studio Pro 2013</w:t>
        </w:r>
        <w:r w:rsidR="004D7EE5">
          <w:rPr>
            <w:lang w:val="en-US"/>
          </w:rPr>
          <w:fldChar w:fldCharType="end"/>
        </w:r>
      </w:ins>
    </w:p>
    <w:p w:rsidR="00F80EDF" w:rsidRPr="00440BD3" w:rsidDel="005541FA" w:rsidRDefault="00026013" w:rsidP="00E4115C">
      <w:pPr>
        <w:pStyle w:val="Paragraphedeliste"/>
        <w:numPr>
          <w:ilvl w:val="0"/>
          <w:numId w:val="2"/>
        </w:numPr>
        <w:rPr>
          <w:ins w:id="107" w:author="ghislain.aine" w:date="2015-10-30T10:14:00Z"/>
          <w:del w:id="108" w:author="jerome draillard" w:date="2015-10-29T10:42:00Z"/>
          <w:rStyle w:val="Lienhypertexte"/>
          <w:lang w:val="en-US"/>
        </w:rPr>
      </w:pPr>
      <w:proofErr w:type="spellStart"/>
      <w:ins w:id="109" w:author="jerome draillard" w:date="2015-11-27T14:14:00Z">
        <w:r>
          <w:rPr>
            <w:lang w:val="en-US"/>
          </w:rPr>
          <w:t>VIsual</w:t>
        </w:r>
        <w:proofErr w:type="spellEnd"/>
        <w:r>
          <w:rPr>
            <w:lang w:val="en-US"/>
          </w:rPr>
          <w:t xml:space="preserve"> Studio 2013 : </w:t>
        </w:r>
      </w:ins>
      <w:del w:id="110" w:author="giacomo.rombaut" w:date="2015-04-14T15:00:00Z">
        <w:r w:rsidR="00F80EDF" w:rsidDel="00E45085">
          <w:rPr>
            <w:lang w:val="en-US"/>
          </w:rPr>
          <w:delText>avec Service Pack 1</w:delText>
        </w:r>
      </w:del>
      <w:ins w:id="111" w:author="giacomo.rombaut" w:date="2015-04-14T15:00:00Z">
        <w:r w:rsidR="00E45085">
          <w:rPr>
            <w:lang w:val="en-US"/>
          </w:rPr>
          <w:t>update</w:t>
        </w:r>
      </w:ins>
      <w:ins w:id="112" w:author="jerome draillard" w:date="2015-10-29T10:42:00Z">
        <w:r w:rsidR="005541FA">
          <w:rPr>
            <w:lang w:val="en-US"/>
          </w:rPr>
          <w:t xml:space="preserve"> 5 </w:t>
        </w:r>
      </w:ins>
      <w:ins w:id="113" w:author="ghislain.aine" w:date="2015-10-30T10:14:00Z">
        <w:r w:rsidR="00440BD3">
          <w:rPr>
            <w:lang w:val="en-US"/>
          </w:rPr>
          <w:t>:</w:t>
        </w:r>
      </w:ins>
      <w:ins w:id="114" w:author="jerome draillard" w:date="2015-10-29T10:42:00Z">
        <w:del w:id="115" w:author="ghislain.aine" w:date="2015-10-30T10:14:00Z">
          <w:r w:rsidR="005541FA" w:rsidDel="00440BD3">
            <w:rPr>
              <w:lang w:val="en-US"/>
            </w:rPr>
            <w:delText>-- &gt;</w:delText>
          </w:r>
        </w:del>
      </w:ins>
      <w:ins w:id="116" w:author="ghislain.aine" w:date="2015-10-30T10:14:00Z">
        <w:r w:rsidR="00440BD3">
          <w:rPr>
            <w:lang w:val="en-US"/>
          </w:rPr>
          <w:t xml:space="preserve"> </w:t>
        </w:r>
      </w:ins>
      <w:ins w:id="117" w:author="jerome draillard" w:date="2015-10-29T10:42:00Z">
        <w:del w:id="118" w:author="ghislain.aine" w:date="2015-10-30T10:14:00Z">
          <w:r w:rsidR="005541FA" w:rsidDel="00440BD3">
            <w:rPr>
              <w:lang w:val="en-US"/>
            </w:rPr>
            <w:delText xml:space="preserve"> </w:delText>
          </w:r>
        </w:del>
      </w:ins>
      <w:ins w:id="119" w:author="ghislain.aine" w:date="2015-10-30T10:14:00Z">
        <w:r w:rsidR="004D7EE5">
          <w:rPr>
            <w:lang w:val="en-US"/>
          </w:rPr>
          <w:fldChar w:fldCharType="begin"/>
        </w:r>
        <w:r w:rsidR="00440BD3">
          <w:rPr>
            <w:lang w:val="en-US"/>
          </w:rPr>
          <w:instrText xml:space="preserve"> HYPERLINK "I:\\Logiciels (Licence DIGINEXT)\\Visual Studio Pro 2013" </w:instrText>
        </w:r>
        <w:r w:rsidR="004D7EE5">
          <w:rPr>
            <w:lang w:val="en-US"/>
          </w:rPr>
          <w:fldChar w:fldCharType="separate"/>
        </w:r>
      </w:ins>
    </w:p>
    <w:p w:rsidR="00AC7B68" w:rsidRDefault="00060D8F">
      <w:pPr>
        <w:pStyle w:val="Paragraphedeliste"/>
        <w:numPr>
          <w:ilvl w:val="0"/>
          <w:numId w:val="2"/>
        </w:numPr>
        <w:rPr>
          <w:ins w:id="120" w:author="jerome draillard" w:date="2015-10-29T10:42:00Z"/>
          <w:lang w:val="en-US"/>
        </w:rPr>
      </w:pPr>
      <w:ins w:id="121" w:author="ghislain.aine" w:date="2015-10-30T10:14:00Z">
        <w:r w:rsidRPr="00440BD3">
          <w:rPr>
            <w:rStyle w:val="Lienhypertexte"/>
            <w:lang w:val="en-US"/>
          </w:rPr>
          <w:t>I:\Logiciels (</w:t>
        </w:r>
        <w:proofErr w:type="spellStart"/>
        <w:r w:rsidRPr="00440BD3">
          <w:rPr>
            <w:rStyle w:val="Lienhypertexte"/>
            <w:lang w:val="en-US"/>
          </w:rPr>
          <w:t>Licence</w:t>
        </w:r>
        <w:proofErr w:type="spellEnd"/>
        <w:r w:rsidRPr="00440BD3">
          <w:rPr>
            <w:rStyle w:val="Lienhypertexte"/>
            <w:lang w:val="en-US"/>
          </w:rPr>
          <w:t xml:space="preserve"> DIGINEXT)\Visual Studio Pro 2013</w:t>
        </w:r>
        <w:r w:rsidR="004D7EE5">
          <w:rPr>
            <w:lang w:val="en-US"/>
          </w:rPr>
          <w:fldChar w:fldCharType="end"/>
        </w:r>
      </w:ins>
    </w:p>
    <w:p w:rsidR="0015540B" w:rsidRPr="00DC78B5" w:rsidDel="005541FA" w:rsidRDefault="0015540B" w:rsidP="00F80EDF">
      <w:pPr>
        <w:pStyle w:val="Paragraphedeliste"/>
        <w:rPr>
          <w:del w:id="122" w:author="jerome draillard" w:date="2015-10-29T10:42:00Z"/>
          <w:lang w:val="en-US"/>
        </w:rPr>
      </w:pPr>
      <w:del w:id="123" w:author="jerome draillard" w:date="2015-10-29T10:42:00Z">
        <w:r w:rsidRPr="00DC78B5" w:rsidDel="005541FA">
          <w:rPr>
            <w:lang w:val="en-US"/>
          </w:rPr>
          <w:delText>(</w:delText>
        </w:r>
        <w:r w:rsidR="004D7EE5" w:rsidDel="005541FA">
          <w:fldChar w:fldCharType="begin"/>
        </w:r>
        <w:r w:rsidR="004D7EE5" w:rsidRPr="004D7EE5">
          <w:rPr>
            <w:lang w:val="en-US"/>
            <w:rPrChange w:id="124" w:author="giacomo.rombaut" w:date="2015-04-14T16:32:00Z">
              <w:rPr/>
            </w:rPrChange>
          </w:rPr>
          <w:delInstrText>HYPERLINK "file:///\\\\Fraixnas1\\tdl\\Outils-Datawarehouse\\Dev\\windows\\VisualStudio2008"</w:delInstrText>
        </w:r>
        <w:r w:rsidR="004D7EE5" w:rsidDel="005541FA">
          <w:fldChar w:fldCharType="separate"/>
        </w:r>
        <w:r w:rsidRPr="00DC78B5" w:rsidDel="005541FA">
          <w:rPr>
            <w:rStyle w:val="Lienhypertexte"/>
            <w:lang w:val="en-US"/>
          </w:rPr>
          <w:delText>\\Fraixnas1\tdl\Outils-Datawarehouse\Dev\</w:delText>
        </w:r>
      </w:del>
      <w:ins w:id="125" w:author="giacomo.rombaut" w:date="2015-04-14T15:01:00Z">
        <w:del w:id="126" w:author="jerome draillard" w:date="2015-10-29T10:42:00Z">
          <w:r w:rsidR="00E45085" w:rsidRPr="00E45085" w:rsidDel="005541FA">
            <w:rPr>
              <w:rStyle w:val="Lienhypertexte"/>
              <w:lang w:val="en-US"/>
            </w:rPr>
            <w:delText>VisualC++\Visual2013_update4</w:delText>
          </w:r>
        </w:del>
      </w:ins>
      <w:del w:id="127" w:author="jerome draillard" w:date="2015-10-29T10:42:00Z">
        <w:r w:rsidRPr="00DC78B5" w:rsidDel="005541FA">
          <w:rPr>
            <w:rStyle w:val="Lienhypertexte"/>
            <w:lang w:val="en-US"/>
          </w:rPr>
          <w:delText>windows\VisualStudio2008</w:delText>
        </w:r>
        <w:r w:rsidR="004D7EE5" w:rsidDel="005541FA">
          <w:fldChar w:fldCharType="end"/>
        </w:r>
        <w:r w:rsidRPr="00DC78B5" w:rsidDel="005541FA">
          <w:rPr>
            <w:lang w:val="en-US"/>
          </w:rPr>
          <w:delText>)</w:delText>
        </w:r>
      </w:del>
    </w:p>
    <w:p w:rsidR="00A43A6B" w:rsidRDefault="0015540B">
      <w:pPr>
        <w:pStyle w:val="Paragraphedeliste"/>
        <w:numPr>
          <w:ilvl w:val="0"/>
          <w:numId w:val="2"/>
        </w:numPr>
        <w:jc w:val="left"/>
        <w:rPr>
          <w:ins w:id="128" w:author="giacomo.rombaut" w:date="2015-04-14T15:03:00Z"/>
          <w:del w:id="129" w:author="jerome draillard" w:date="2015-10-29T10:43:00Z"/>
          <w:lang w:val="en-US"/>
          <w:rPrChange w:id="130" w:author="ghislain.aine" w:date="2015-10-29T15:12:00Z">
            <w:rPr>
              <w:ins w:id="131" w:author="giacomo.rombaut" w:date="2015-04-14T15:03:00Z"/>
              <w:del w:id="132" w:author="jerome draillard" w:date="2015-10-29T10:43:00Z"/>
              <w:b/>
              <w:lang w:val="en-US"/>
            </w:rPr>
          </w:rPrChange>
        </w:rPr>
        <w:pPrChange w:id="133" w:author="jerome draillard" w:date="2015-10-29T10:43:00Z">
          <w:pPr>
            <w:pStyle w:val="Paragraphedeliste"/>
            <w:numPr>
              <w:numId w:val="2"/>
            </w:numPr>
            <w:ind w:hanging="360"/>
          </w:pPr>
        </w:pPrChange>
      </w:pPr>
      <w:r w:rsidRPr="00DC78B5">
        <w:rPr>
          <w:lang w:val="en-US"/>
        </w:rPr>
        <w:t xml:space="preserve">Qt </w:t>
      </w:r>
      <w:del w:id="134" w:author="giacomo.rombaut" w:date="2015-04-14T14:54:00Z">
        <w:r w:rsidR="004D7EE5" w:rsidRPr="004D7EE5">
          <w:rPr>
            <w:lang w:val="en-US"/>
            <w:rPrChange w:id="135" w:author="ghislain.aine" w:date="2015-10-29T15:12:00Z">
              <w:rPr>
                <w:b/>
                <w:lang w:val="en-US"/>
              </w:rPr>
            </w:rPrChange>
          </w:rPr>
          <w:delText>4</w:delText>
        </w:r>
      </w:del>
      <w:ins w:id="136" w:author="giacomo.rombaut" w:date="2015-04-14T14:54:00Z">
        <w:r w:rsidR="004D7EE5" w:rsidRPr="004D7EE5">
          <w:rPr>
            <w:lang w:val="en-US"/>
            <w:rPrChange w:id="137" w:author="ghislain.aine" w:date="2015-10-29T15:12:00Z">
              <w:rPr>
                <w:b/>
                <w:lang w:val="en-US"/>
              </w:rPr>
            </w:rPrChange>
          </w:rPr>
          <w:t>5</w:t>
        </w:r>
      </w:ins>
      <w:r w:rsidR="004D7EE5" w:rsidRPr="004D7EE5">
        <w:rPr>
          <w:lang w:val="en-US"/>
          <w:rPrChange w:id="138" w:author="ghislain.aine" w:date="2015-10-29T15:12:00Z">
            <w:rPr>
              <w:b/>
              <w:lang w:val="en-US"/>
            </w:rPr>
          </w:rPrChange>
        </w:rPr>
        <w:t>.</w:t>
      </w:r>
      <w:del w:id="139" w:author="giacomo.rombaut" w:date="2015-04-14T14:54:00Z">
        <w:r w:rsidR="004D7EE5" w:rsidRPr="004D7EE5">
          <w:rPr>
            <w:lang w:val="en-US"/>
            <w:rPrChange w:id="140" w:author="ghislain.aine" w:date="2015-10-29T15:12:00Z">
              <w:rPr>
                <w:b/>
                <w:lang w:val="en-US"/>
              </w:rPr>
            </w:rPrChange>
          </w:rPr>
          <w:delText>7</w:delText>
        </w:r>
      </w:del>
      <w:ins w:id="141" w:author="jerome draillard" w:date="2015-10-29T10:42:00Z">
        <w:r w:rsidR="004D7EE5" w:rsidRPr="004D7EE5">
          <w:rPr>
            <w:lang w:val="en-US"/>
            <w:rPrChange w:id="142" w:author="ghislain.aine" w:date="2015-10-29T15:12:00Z">
              <w:rPr>
                <w:b/>
                <w:lang w:val="en-US"/>
              </w:rPr>
            </w:rPrChange>
          </w:rPr>
          <w:t>5</w:t>
        </w:r>
      </w:ins>
      <w:ins w:id="143" w:author="giacomo.rombaut" w:date="2015-04-14T14:54:00Z">
        <w:del w:id="144" w:author="jerome draillard" w:date="2015-10-29T10:42:00Z">
          <w:r w:rsidR="004D7EE5" w:rsidRPr="004D7EE5">
            <w:rPr>
              <w:lang w:val="en-US"/>
              <w:rPrChange w:id="145" w:author="ghislain.aine" w:date="2015-10-29T15:12:00Z">
                <w:rPr>
                  <w:b/>
                  <w:lang w:val="en-US"/>
                </w:rPr>
              </w:rPrChange>
            </w:rPr>
            <w:delText>4</w:delText>
          </w:r>
        </w:del>
      </w:ins>
      <w:r w:rsidR="004D7EE5" w:rsidRPr="004D7EE5">
        <w:rPr>
          <w:lang w:val="en-US"/>
          <w:rPrChange w:id="146" w:author="ghislain.aine" w:date="2015-10-29T15:12:00Z">
            <w:rPr>
              <w:b/>
              <w:lang w:val="en-US"/>
            </w:rPr>
          </w:rPrChange>
        </w:rPr>
        <w:t>.</w:t>
      </w:r>
      <w:del w:id="147" w:author="giacomo.rombaut" w:date="2015-04-14T14:54:00Z">
        <w:r w:rsidR="004D7EE5" w:rsidRPr="004D7EE5">
          <w:rPr>
            <w:lang w:val="en-US"/>
            <w:rPrChange w:id="148" w:author="ghislain.aine" w:date="2015-10-29T15:12:00Z">
              <w:rPr>
                <w:b/>
                <w:lang w:val="en-US"/>
              </w:rPr>
            </w:rPrChange>
          </w:rPr>
          <w:delText>1</w:delText>
        </w:r>
      </w:del>
      <w:ins w:id="149" w:author="giacomo.rombaut" w:date="2015-04-14T14:54:00Z">
        <w:r w:rsidR="004D7EE5" w:rsidRPr="004D7EE5">
          <w:rPr>
            <w:lang w:val="en-US"/>
            <w:rPrChange w:id="150" w:author="ghislain.aine" w:date="2015-10-29T15:12:00Z">
              <w:rPr>
                <w:b/>
                <w:lang w:val="en-US"/>
              </w:rPr>
            </w:rPrChange>
          </w:rPr>
          <w:t>0</w:t>
        </w:r>
      </w:ins>
      <w:ins w:id="151" w:author="giacomo.rombaut" w:date="2015-04-14T15:02:00Z">
        <w:r w:rsidR="004D7EE5" w:rsidRPr="004D7EE5">
          <w:rPr>
            <w:lang w:val="en-US"/>
            <w:rPrChange w:id="152" w:author="ghislain.aine" w:date="2015-10-29T15:12:00Z">
              <w:rPr>
                <w:b/>
                <w:lang w:val="en-US"/>
              </w:rPr>
            </w:rPrChange>
          </w:rPr>
          <w:t xml:space="preserve"> et son </w:t>
        </w:r>
        <w:proofErr w:type="spellStart"/>
        <w:r w:rsidR="004D7EE5" w:rsidRPr="004D7EE5">
          <w:rPr>
            <w:lang w:val="en-US"/>
            <w:rPrChange w:id="153" w:author="ghislain.aine" w:date="2015-10-29T15:12:00Z">
              <w:rPr>
                <w:b/>
                <w:lang w:val="en-US"/>
              </w:rPr>
            </w:rPrChange>
          </w:rPr>
          <w:t>addin</w:t>
        </w:r>
        <w:proofErr w:type="spellEnd"/>
        <w:r w:rsidR="004D7EE5" w:rsidRPr="004D7EE5">
          <w:rPr>
            <w:lang w:val="en-US"/>
            <w:rPrChange w:id="154" w:author="ghislain.aine" w:date="2015-10-29T15:12:00Z">
              <w:rPr>
                <w:b/>
                <w:lang w:val="en-US"/>
              </w:rPr>
            </w:rPrChange>
          </w:rPr>
          <w:t xml:space="preserve"> visual studio</w:t>
        </w:r>
      </w:ins>
    </w:p>
    <w:p w:rsidR="00A43A6B" w:rsidRDefault="004D7EE5">
      <w:pPr>
        <w:pStyle w:val="Paragraphedeliste"/>
        <w:numPr>
          <w:ilvl w:val="0"/>
          <w:numId w:val="2"/>
        </w:numPr>
        <w:jc w:val="left"/>
        <w:rPr>
          <w:rPrChange w:id="155" w:author="jerome draillard" w:date="2015-10-29T10:44:00Z">
            <w:rPr>
              <w:lang w:val="en-US"/>
            </w:rPr>
          </w:rPrChange>
        </w:rPr>
        <w:pPrChange w:id="156" w:author="jerome draillard" w:date="2015-10-29T10:43:00Z">
          <w:pPr>
            <w:pStyle w:val="Paragraphedeliste"/>
            <w:numPr>
              <w:numId w:val="2"/>
            </w:numPr>
            <w:ind w:hanging="360"/>
          </w:pPr>
        </w:pPrChange>
      </w:pPr>
      <w:del w:id="157" w:author="jerome draillard" w:date="2015-10-29T10:43:00Z">
        <w:r w:rsidRPr="00A43A6B">
          <w:rPr>
            <w:rPrChange w:id="158" w:author="Camille VACCALUT" w:date="2015-12-08T09:13:00Z">
              <w:rPr>
                <w:lang w:val="en-US"/>
              </w:rPr>
            </w:rPrChange>
          </w:rPr>
          <w:delText xml:space="preserve"> (</w:delText>
        </w:r>
        <w:r w:rsidRPr="004D7EE5" w:rsidDel="005541FA">
          <w:rPr>
            <w:rPrChange w:id="159" w:author="ghislain.aine" w:date="2015-10-29T15:12:00Z">
              <w:rPr>
                <w:color w:val="0000FF" w:themeColor="hyperlink"/>
                <w:u w:val="single"/>
              </w:rPr>
            </w:rPrChange>
          </w:rPr>
          <w:fldChar w:fldCharType="begin"/>
        </w:r>
        <w:r w:rsidR="00D22D06" w:rsidRPr="00A43A6B">
          <w:delInstrText>HYPERLINK "file:///\\\\Fraixnas1\\tdl\\Outils-Datawarehouse\\Dev\\QtCommercial\\qt\\4.7.1"</w:delInstrText>
        </w:r>
        <w:r w:rsidRPr="004D7EE5" w:rsidDel="005541FA">
          <w:rPr>
            <w:rPrChange w:id="160" w:author="ghislain.aine" w:date="2015-10-29T15:12:00Z">
              <w:rPr>
                <w:color w:val="0000FF" w:themeColor="hyperlink"/>
                <w:u w:val="single"/>
              </w:rPr>
            </w:rPrChange>
          </w:rPr>
          <w:fldChar w:fldCharType="separate"/>
        </w:r>
        <w:r w:rsidRPr="00A43A6B">
          <w:rPr>
            <w:rStyle w:val="Lienhypertexte"/>
            <w:rPrChange w:id="161" w:author="Camille VACCALUT" w:date="2015-12-08T09:13:00Z">
              <w:rPr>
                <w:rStyle w:val="Lienhypertexte"/>
                <w:lang w:val="en-US"/>
              </w:rPr>
            </w:rPrChange>
          </w:rPr>
          <w:delText>\\Fraixnas1\tdl\Outils-Datawarehouse\Dev\QtCommercial\qt\</w:delText>
        </w:r>
      </w:del>
      <w:ins w:id="162" w:author="giacomo.rombaut" w:date="2015-04-14T15:01:00Z">
        <w:del w:id="163" w:author="jerome draillard" w:date="2015-10-29T10:43:00Z">
          <w:r w:rsidRPr="00A43A6B">
            <w:rPr>
              <w:rStyle w:val="Lienhypertexte"/>
              <w:rPrChange w:id="164" w:author="Camille VACCALUT" w:date="2015-12-08T09:13:00Z">
                <w:rPr>
                  <w:rStyle w:val="Lienhypertexte"/>
                  <w:lang w:val="en-US"/>
                </w:rPr>
              </w:rPrChange>
            </w:rPr>
            <w:delText>5</w:delText>
          </w:r>
        </w:del>
      </w:ins>
      <w:del w:id="165" w:author="jerome draillard" w:date="2015-10-29T10:43:00Z">
        <w:r w:rsidRPr="00A43A6B">
          <w:rPr>
            <w:rStyle w:val="Lienhypertexte"/>
            <w:rPrChange w:id="166" w:author="Camille VACCALUT" w:date="2015-12-08T09:13:00Z">
              <w:rPr>
                <w:rStyle w:val="Lienhypertexte"/>
                <w:lang w:val="en-US"/>
              </w:rPr>
            </w:rPrChange>
          </w:rPr>
          <w:delText>4.</w:delText>
        </w:r>
      </w:del>
      <w:ins w:id="167" w:author="giacomo.rombaut" w:date="2015-04-14T15:01:00Z">
        <w:del w:id="168" w:author="jerome draillard" w:date="2015-10-29T10:42:00Z">
          <w:r w:rsidRPr="00A43A6B">
            <w:rPr>
              <w:rStyle w:val="Lienhypertexte"/>
              <w:rPrChange w:id="169" w:author="Camille VACCALUT" w:date="2015-12-08T09:13:00Z">
                <w:rPr>
                  <w:rStyle w:val="Lienhypertexte"/>
                  <w:lang w:val="en-US"/>
                </w:rPr>
              </w:rPrChange>
            </w:rPr>
            <w:delText>4</w:delText>
          </w:r>
        </w:del>
      </w:ins>
      <w:del w:id="170" w:author="jerome draillard" w:date="2015-10-29T10:43:00Z">
        <w:r w:rsidRPr="00A43A6B">
          <w:rPr>
            <w:rStyle w:val="Lienhypertexte"/>
            <w:rPrChange w:id="171" w:author="Camille VACCALUT" w:date="2015-12-08T09:13:00Z">
              <w:rPr>
                <w:rStyle w:val="Lienhypertexte"/>
                <w:lang w:val="en-US"/>
              </w:rPr>
            </w:rPrChange>
          </w:rPr>
          <w:delText>7.1</w:delText>
        </w:r>
        <w:r w:rsidRPr="004D7EE5" w:rsidDel="005541FA">
          <w:rPr>
            <w:rPrChange w:id="172" w:author="ghislain.aine" w:date="2015-10-29T15:12:00Z">
              <w:rPr>
                <w:color w:val="0000FF" w:themeColor="hyperlink"/>
                <w:u w:val="single"/>
              </w:rPr>
            </w:rPrChange>
          </w:rPr>
          <w:fldChar w:fldCharType="end"/>
        </w:r>
      </w:del>
      <w:ins w:id="173" w:author="giacomo.rombaut" w:date="2015-04-14T15:02:00Z">
        <w:del w:id="174" w:author="jerome draillard" w:date="2015-10-29T10:43:00Z">
          <w:r w:rsidRPr="00A43A6B">
            <w:rPr>
              <w:rPrChange w:id="175" w:author="Camille VACCALUT" w:date="2015-12-08T09:13:00Z">
                <w:rPr>
                  <w:color w:val="0000FF" w:themeColor="hyperlink"/>
                  <w:u w:val="single"/>
                </w:rPr>
              </w:rPrChange>
            </w:rPr>
            <w:delText>0</w:delText>
          </w:r>
        </w:del>
      </w:ins>
      <w:del w:id="176" w:author="jerome draillard" w:date="2015-10-29T10:43:00Z">
        <w:r w:rsidRPr="00A43A6B">
          <w:rPr>
            <w:rPrChange w:id="177" w:author="Camille VACCALUT" w:date="2015-12-08T09:13:00Z">
              <w:rPr>
                <w:color w:val="0000FF" w:themeColor="hyperlink"/>
                <w:u w:val="single"/>
                <w:lang w:val="en-US"/>
              </w:rPr>
            </w:rPrChange>
          </w:rPr>
          <w:delText>)</w:delText>
        </w:r>
      </w:del>
      <w:ins w:id="178" w:author="jerome draillard" w:date="2015-10-29T10:43:00Z">
        <w:r w:rsidRPr="00A43A6B">
          <w:rPr>
            <w:rPrChange w:id="179" w:author="Camille VACCALUT" w:date="2015-12-08T09:13:00Z">
              <w:rPr>
                <w:color w:val="0000FF" w:themeColor="hyperlink"/>
                <w:u w:val="single"/>
                <w:lang w:val="en-US"/>
              </w:rPr>
            </w:rPrChange>
          </w:rPr>
          <w:t xml:space="preserve"> </w:t>
        </w:r>
      </w:ins>
      <w:ins w:id="180" w:author="jerome draillard" w:date="2015-11-27T14:14:00Z">
        <w:r w:rsidR="005F44BD">
          <w:t>:</w:t>
        </w:r>
      </w:ins>
      <w:ins w:id="181" w:author="jerome draillard" w:date="2015-10-29T10:44:00Z">
        <w:r w:rsidRPr="004D7EE5">
          <w:rPr>
            <w:rPrChange w:id="182" w:author="jerome draillard" w:date="2015-10-29T10:44:00Z">
              <w:rPr>
                <w:color w:val="0000FF" w:themeColor="hyperlink"/>
                <w:u w:val="single"/>
                <w:lang w:val="en-US"/>
              </w:rPr>
            </w:rPrChange>
          </w:rPr>
          <w:t xml:space="preserve"> </w:t>
        </w:r>
      </w:ins>
      <w:ins w:id="183" w:author="ghislain.aine" w:date="2015-10-30T10:14:00Z">
        <w:r>
          <w:fldChar w:fldCharType="begin"/>
        </w:r>
        <w:r w:rsidR="00440BD3">
          <w:instrText xml:space="preserve"> HYPERLINK "T:\\Outils-Datawarehouse\\Dev\\QtCommercial\\qt\\5.5.0" </w:instrText>
        </w:r>
        <w:r>
          <w:fldChar w:fldCharType="separate"/>
        </w:r>
        <w:r w:rsidRPr="004D7EE5">
          <w:rPr>
            <w:rStyle w:val="Lienhypertexte"/>
            <w:rPrChange w:id="184" w:author="jerome draillard" w:date="2015-10-29T10:44:00Z">
              <w:rPr>
                <w:color w:val="0000FF" w:themeColor="hyperlink"/>
                <w:u w:val="single"/>
                <w:lang w:val="en-US"/>
              </w:rPr>
            </w:rPrChange>
          </w:rPr>
          <w:t>T:\Outils-Datawarehouse\Dev\QtCommercial\qt\5.5.0</w:t>
        </w:r>
        <w:r>
          <w:fldChar w:fldCharType="end"/>
        </w:r>
      </w:ins>
    </w:p>
    <w:p w:rsidR="00A35639" w:rsidRDefault="004D7EE5" w:rsidP="00E4115C">
      <w:pPr>
        <w:pStyle w:val="Paragraphedeliste"/>
        <w:numPr>
          <w:ilvl w:val="0"/>
          <w:numId w:val="2"/>
        </w:numPr>
        <w:rPr>
          <w:ins w:id="185" w:author="Alexandre Blin" w:date="2015-08-04T17:19:00Z"/>
        </w:rPr>
      </w:pPr>
      <w:ins w:id="186" w:author="Alexandre Blin" w:date="2015-08-04T14:04:00Z">
        <w:r w:rsidRPr="004D7EE5">
          <w:rPr>
            <w:rPrChange w:id="187" w:author="Alexandre Blin" w:date="2015-08-04T16:46:00Z">
              <w:rPr>
                <w:color w:val="0000FF" w:themeColor="hyperlink"/>
                <w:u w:val="single"/>
                <w:lang w:val="en-US"/>
              </w:rPr>
            </w:rPrChange>
          </w:rPr>
          <w:lastRenderedPageBreak/>
          <w:t>Ajout</w:t>
        </w:r>
      </w:ins>
      <w:ins w:id="188" w:author="Alexandre Blin" w:date="2015-08-04T17:19:00Z">
        <w:r w:rsidR="004B5DC6">
          <w:t>er</w:t>
        </w:r>
      </w:ins>
      <w:ins w:id="189" w:author="Alexandre Blin" w:date="2015-08-04T14:04:00Z">
        <w:r w:rsidRPr="004D7EE5">
          <w:rPr>
            <w:rPrChange w:id="190" w:author="Alexandre Blin" w:date="2015-08-04T16:46:00Z">
              <w:rPr>
                <w:color w:val="0000FF" w:themeColor="hyperlink"/>
                <w:u w:val="single"/>
                <w:lang w:val="en-US"/>
              </w:rPr>
            </w:rPrChange>
          </w:rPr>
          <w:t xml:space="preserve"> la variable d’environnement</w:t>
        </w:r>
      </w:ins>
      <w:ins w:id="191" w:author="jerome draillard" w:date="2015-11-27T14:15:00Z">
        <w:r w:rsidR="00F67189">
          <w:t xml:space="preserve"> UTILISATEUR</w:t>
        </w:r>
      </w:ins>
      <w:ins w:id="192" w:author="Alexandre Blin" w:date="2015-08-04T14:04:00Z">
        <w:r w:rsidRPr="004D7EE5">
          <w:rPr>
            <w:rPrChange w:id="193" w:author="Alexandre Blin" w:date="2015-08-04T16:46:00Z">
              <w:rPr>
                <w:color w:val="0000FF" w:themeColor="hyperlink"/>
                <w:u w:val="single"/>
                <w:lang w:val="en-US"/>
              </w:rPr>
            </w:rPrChange>
          </w:rPr>
          <w:t xml:space="preserve"> “QTDIR” avec comme chemin </w:t>
        </w:r>
      </w:ins>
      <w:ins w:id="194" w:author="Alexandre Blin" w:date="2015-08-04T17:19:00Z">
        <w:r w:rsidR="004B5DC6" w:rsidRPr="004B5DC6">
          <w:t>C:\Qt\Qt5.</w:t>
        </w:r>
        <w:del w:id="195" w:author="jerome draillard" w:date="2015-10-29T10:44:00Z">
          <w:r w:rsidR="004B5DC6" w:rsidRPr="004B5DC6" w:rsidDel="005541FA">
            <w:delText>4</w:delText>
          </w:r>
        </w:del>
      </w:ins>
      <w:ins w:id="196" w:author="jerome draillard" w:date="2015-10-29T10:44:00Z">
        <w:r w:rsidR="005541FA">
          <w:t>5</w:t>
        </w:r>
      </w:ins>
      <w:ins w:id="197" w:author="Alexandre Blin" w:date="2015-08-04T17:19:00Z">
        <w:r w:rsidR="004B5DC6" w:rsidRPr="004B5DC6">
          <w:t>.0\5.</w:t>
        </w:r>
      </w:ins>
      <w:ins w:id="198" w:author="jerome draillard" w:date="2015-10-29T10:44:00Z">
        <w:r w:rsidR="005541FA">
          <w:t>5</w:t>
        </w:r>
      </w:ins>
      <w:ins w:id="199" w:author="Alexandre Blin" w:date="2015-08-04T17:19:00Z">
        <w:del w:id="200" w:author="jerome draillard" w:date="2015-10-29T10:44:00Z">
          <w:r w:rsidR="004B5DC6" w:rsidRPr="004B5DC6" w:rsidDel="005541FA">
            <w:delText>4</w:delText>
          </w:r>
        </w:del>
        <w:r w:rsidR="004B5DC6" w:rsidRPr="004B5DC6">
          <w:t>\msvc2013</w:t>
        </w:r>
        <w:del w:id="201" w:author="jerome draillard" w:date="2015-10-29T10:44:00Z">
          <w:r w:rsidR="004B5DC6" w:rsidRPr="004B5DC6" w:rsidDel="005541FA">
            <w:delText>_opengl</w:delText>
          </w:r>
        </w:del>
      </w:ins>
    </w:p>
    <w:p w:rsidR="004B5DC6" w:rsidRDefault="004B5DC6" w:rsidP="00E4115C">
      <w:pPr>
        <w:pStyle w:val="Paragraphedeliste"/>
        <w:numPr>
          <w:ilvl w:val="0"/>
          <w:numId w:val="2"/>
        </w:numPr>
        <w:rPr>
          <w:ins w:id="202" w:author="Alexandre Blin" w:date="2015-08-04T17:21:00Z"/>
        </w:rPr>
      </w:pPr>
      <w:ins w:id="203" w:author="Alexandre Blin" w:date="2015-08-04T17:20:00Z">
        <w:r>
          <w:t xml:space="preserve">Ajouter la variable d’environnement </w:t>
        </w:r>
      </w:ins>
      <w:ins w:id="204" w:author="jerome draillard" w:date="2015-11-27T14:15:00Z">
        <w:r w:rsidR="00F67189">
          <w:t>UTILISATEUR</w:t>
        </w:r>
        <w:r w:rsidR="00F67189" w:rsidRPr="00AA4785">
          <w:t xml:space="preserve"> </w:t>
        </w:r>
      </w:ins>
      <w:ins w:id="205" w:author="Alexandre Blin" w:date="2015-08-04T17:20:00Z">
        <w:r w:rsidRPr="00FC3DE6">
          <w:t>“</w:t>
        </w:r>
        <w:r w:rsidRPr="004B5DC6">
          <w:t>QMAKESPEC</w:t>
        </w:r>
        <w:r w:rsidRPr="00FC3DE6">
          <w:t>”</w:t>
        </w:r>
        <w:r>
          <w:t xml:space="preserve"> avec comme valeur « </w:t>
        </w:r>
        <w:r w:rsidRPr="004B5DC6">
          <w:t>win32-msvc2013</w:t>
        </w:r>
        <w:r>
          <w:t> »</w:t>
        </w:r>
      </w:ins>
    </w:p>
    <w:p w:rsidR="00A43A6B" w:rsidRDefault="004B5DC6">
      <w:pPr>
        <w:pStyle w:val="Paragraphedeliste"/>
        <w:numPr>
          <w:ilvl w:val="0"/>
          <w:numId w:val="2"/>
        </w:numPr>
        <w:jc w:val="left"/>
        <w:rPr>
          <w:ins w:id="206" w:author="Alexandre Blin" w:date="2015-08-04T14:04:00Z"/>
          <w:rPrChange w:id="207" w:author="Alexandre Blin" w:date="2015-08-04T16:46:00Z">
            <w:rPr>
              <w:ins w:id="208" w:author="Alexandre Blin" w:date="2015-08-04T14:04:00Z"/>
              <w:lang w:val="en-US"/>
            </w:rPr>
          </w:rPrChange>
        </w:rPr>
        <w:pPrChange w:id="209" w:author="ghislain.aine" w:date="2015-10-30T10:15:00Z">
          <w:pPr>
            <w:pStyle w:val="Paragraphedeliste"/>
            <w:numPr>
              <w:numId w:val="2"/>
            </w:numPr>
            <w:ind w:hanging="360"/>
          </w:pPr>
        </w:pPrChange>
      </w:pPr>
      <w:ins w:id="210" w:author="Alexandre Blin" w:date="2015-08-04T17:21:00Z">
        <w:r>
          <w:t xml:space="preserve">Ajouter à la variable d’environnement </w:t>
        </w:r>
      </w:ins>
      <w:ins w:id="211" w:author="jerome draillard" w:date="2015-11-27T14:17:00Z">
        <w:r w:rsidR="007A20BE">
          <w:t xml:space="preserve">UTILISATEUR </w:t>
        </w:r>
      </w:ins>
      <w:ins w:id="212" w:author="Alexandre Blin" w:date="2015-08-04T17:21:00Z">
        <w:r>
          <w:t>« </w:t>
        </w:r>
        <w:proofErr w:type="spellStart"/>
        <w:r>
          <w:t>Path</w:t>
        </w:r>
        <w:proofErr w:type="spellEnd"/>
        <w:r>
          <w:t xml:space="preserve"> » le  chemin </w:t>
        </w:r>
        <w:del w:id="213" w:author="jerome draillard" w:date="2015-11-27T14:17:00Z">
          <w:r w:rsidRPr="004B5DC6" w:rsidDel="008F6E8B">
            <w:delText>C:\Qt\Qt5.</w:delText>
          </w:r>
        </w:del>
        <w:del w:id="214" w:author="jerome draillard" w:date="2015-10-29T10:45:00Z">
          <w:r w:rsidRPr="004B5DC6" w:rsidDel="006B24E1">
            <w:delText>4</w:delText>
          </w:r>
        </w:del>
        <w:del w:id="215" w:author="jerome draillard" w:date="2015-11-27T14:17:00Z">
          <w:r w:rsidRPr="004B5DC6" w:rsidDel="008F6E8B">
            <w:delText>.0\5.4\msvc2013</w:delText>
          </w:r>
        </w:del>
      </w:ins>
      <w:ins w:id="216" w:author="jerome draillard" w:date="2015-11-27T14:17:00Z">
        <w:r w:rsidR="008F6E8B">
          <w:t>%QTDIR%</w:t>
        </w:r>
      </w:ins>
      <w:ins w:id="217" w:author="Alexandre Blin" w:date="2015-08-04T17:21:00Z">
        <w:del w:id="218" w:author="jerome draillard" w:date="2015-10-29T10:45:00Z">
          <w:r w:rsidRPr="004B5DC6" w:rsidDel="006B24E1">
            <w:delText>_opengl</w:delText>
          </w:r>
        </w:del>
        <w:r w:rsidRPr="004B5DC6">
          <w:t>\</w:t>
        </w:r>
        <w:proofErr w:type="spellStart"/>
        <w:r w:rsidRPr="004B5DC6">
          <w:t>bin</w:t>
        </w:r>
      </w:ins>
      <w:proofErr w:type="spellEnd"/>
    </w:p>
    <w:p w:rsidR="00A43A6B" w:rsidRDefault="004D7EE5">
      <w:pPr>
        <w:pStyle w:val="Paragraphedeliste"/>
        <w:rPr>
          <w:del w:id="219" w:author="giacomo.rombaut" w:date="2015-04-14T15:07:00Z"/>
          <w:rPrChange w:id="220" w:author="jerome draillard" w:date="2015-10-29T10:45:00Z">
            <w:rPr>
              <w:del w:id="221" w:author="giacomo.rombaut" w:date="2015-04-14T15:07:00Z"/>
              <w:lang w:val="en-US"/>
            </w:rPr>
          </w:rPrChange>
        </w:rPr>
        <w:pPrChange w:id="222" w:author="jerome draillard" w:date="2015-10-29T10:45:00Z">
          <w:pPr>
            <w:pStyle w:val="Paragraphedeliste"/>
            <w:numPr>
              <w:numId w:val="2"/>
            </w:numPr>
            <w:ind w:hanging="360"/>
          </w:pPr>
        </w:pPrChange>
      </w:pPr>
      <w:commentRangeStart w:id="223"/>
      <w:del w:id="224" w:author="jerome draillard" w:date="2015-10-29T10:45:00Z">
        <w:r w:rsidRPr="004D7EE5">
          <w:rPr>
            <w:rPrChange w:id="225" w:author="jerome draillard" w:date="2015-10-29T10:45:00Z">
              <w:rPr>
                <w:color w:val="0000FF" w:themeColor="hyperlink"/>
                <w:u w:val="single"/>
                <w:lang w:val="en-US"/>
              </w:rPr>
            </w:rPrChange>
          </w:rPr>
          <w:delText>Java JRE (</w:delText>
        </w:r>
        <w:r w:rsidDel="00F75E53">
          <w:fldChar w:fldCharType="begin"/>
        </w:r>
        <w:r w:rsidRPr="004D7EE5">
          <w:rPr>
            <w:rPrChange w:id="226" w:author="jerome draillard" w:date="2015-10-29T10:45:00Z">
              <w:rPr>
                <w:color w:val="0000FF" w:themeColor="hyperlink"/>
                <w:u w:val="single"/>
              </w:rPr>
            </w:rPrChange>
          </w:rPr>
          <w:delInstrText>HYPERLINK "file:///I:\\Logiciels%20(Free%20Only)\\JAVA"</w:delInstrText>
        </w:r>
        <w:r w:rsidDel="00F75E53">
          <w:fldChar w:fldCharType="separate"/>
        </w:r>
        <w:r w:rsidRPr="004D7EE5">
          <w:rPr>
            <w:rStyle w:val="Lienhypertexte"/>
            <w:rPrChange w:id="227" w:author="jerome draillard" w:date="2015-10-29T10:45:00Z">
              <w:rPr>
                <w:rStyle w:val="Lienhypertexte"/>
                <w:lang w:val="en-US"/>
              </w:rPr>
            </w:rPrChange>
          </w:rPr>
          <w:delText>I:\Logiciels (Free Only)\JAVA</w:delText>
        </w:r>
        <w:r w:rsidDel="00F75E53">
          <w:fldChar w:fldCharType="end"/>
        </w:r>
        <w:r w:rsidRPr="004D7EE5">
          <w:rPr>
            <w:rPrChange w:id="228" w:author="jerome draillard" w:date="2015-10-29T10:45:00Z">
              <w:rPr>
                <w:color w:val="0000FF" w:themeColor="hyperlink"/>
                <w:u w:val="single"/>
                <w:lang w:val="en-US"/>
              </w:rPr>
            </w:rPrChange>
          </w:rPr>
          <w:delText>), version 32bits</w:delText>
        </w:r>
        <w:commentRangeEnd w:id="223"/>
        <w:r w:rsidR="00006C92" w:rsidDel="00F75E53">
          <w:rPr>
            <w:rStyle w:val="Marquedecommentaire"/>
          </w:rPr>
          <w:commentReference w:id="223"/>
        </w:r>
      </w:del>
    </w:p>
    <w:p w:rsidR="00A43A6B" w:rsidRDefault="00A43A6B">
      <w:pPr>
        <w:pStyle w:val="Paragraphedeliste"/>
        <w:rPr>
          <w:rPrChange w:id="229" w:author="jerome draillard" w:date="2015-10-29T10:45:00Z">
            <w:rPr>
              <w:lang w:val="en-US"/>
            </w:rPr>
          </w:rPrChange>
        </w:rPr>
        <w:pPrChange w:id="230" w:author="jerome draillard" w:date="2015-10-29T10:45:00Z">
          <w:pPr/>
        </w:pPrChange>
      </w:pPr>
    </w:p>
    <w:p w:rsidR="00F80EDF" w:rsidRPr="006B24E1" w:rsidRDefault="00F80EDF" w:rsidP="00DC78B5">
      <w:pPr>
        <w:rPr>
          <w:rPrChange w:id="231" w:author="jerome draillard" w:date="2015-10-29T10:45:00Z">
            <w:rPr>
              <w:lang w:val="en-US"/>
            </w:rPr>
          </w:rPrChange>
        </w:rPr>
      </w:pPr>
    </w:p>
    <w:p w:rsidR="0042493F" w:rsidRPr="006B24E1" w:rsidRDefault="0042493F" w:rsidP="00DC78B5">
      <w:pPr>
        <w:rPr>
          <w:rPrChange w:id="232" w:author="jerome draillard" w:date="2015-10-29T10:45:00Z">
            <w:rPr>
              <w:lang w:val="en-US"/>
            </w:rPr>
          </w:rPrChange>
        </w:rPr>
      </w:pPr>
    </w:p>
    <w:p w:rsidR="00C224C2" w:rsidRDefault="00C224C2" w:rsidP="00B5234E">
      <w:pPr>
        <w:pStyle w:val="Titre1"/>
      </w:pPr>
      <w:bookmarkStart w:id="233" w:name="_Toc354393958"/>
      <w:r>
        <w:t>Programme</w:t>
      </w:r>
      <w:r w:rsidR="00EF2FAC">
        <w:t xml:space="preserve"> de la formation</w:t>
      </w:r>
      <w:bookmarkEnd w:id="233"/>
    </w:p>
    <w:p w:rsidR="00F80EDF" w:rsidRPr="00F80EDF" w:rsidRDefault="00F80EDF" w:rsidP="00F80EDF"/>
    <w:p w:rsidR="004C01F5" w:rsidRDefault="00C224C2" w:rsidP="00E4115C">
      <w:pPr>
        <w:pStyle w:val="Paragraphedeliste"/>
        <w:numPr>
          <w:ilvl w:val="0"/>
          <w:numId w:val="3"/>
        </w:numPr>
      </w:pPr>
      <w:proofErr w:type="spellStart"/>
      <w:r>
        <w:t>Streamwork</w:t>
      </w:r>
      <w:proofErr w:type="spellEnd"/>
    </w:p>
    <w:p w:rsidR="004C01F5" w:rsidRDefault="004C01F5" w:rsidP="00E4115C">
      <w:pPr>
        <w:pStyle w:val="Paragraphedeliste"/>
        <w:numPr>
          <w:ilvl w:val="1"/>
          <w:numId w:val="3"/>
        </w:numPr>
      </w:pPr>
      <w:r>
        <w:t>Les bases</w:t>
      </w:r>
    </w:p>
    <w:p w:rsidR="004C01F5" w:rsidRDefault="00C224C2" w:rsidP="00E4115C">
      <w:pPr>
        <w:pStyle w:val="Paragraphedeliste"/>
        <w:numPr>
          <w:ilvl w:val="1"/>
          <w:numId w:val="3"/>
        </w:numPr>
      </w:pPr>
      <w:r>
        <w:t>Cr</w:t>
      </w:r>
      <w:r w:rsidR="004C01F5">
        <w:t>é</w:t>
      </w:r>
      <w:r>
        <w:t>er un projet</w:t>
      </w:r>
      <w:r w:rsidR="004C01F5">
        <w:t>, un</w:t>
      </w:r>
      <w:r>
        <w:t xml:space="preserve"> plugin</w:t>
      </w:r>
      <w:r w:rsidR="004C01F5">
        <w:t>, un composant.</w:t>
      </w:r>
    </w:p>
    <w:p w:rsidR="00C224C2" w:rsidRPr="004C01F5" w:rsidRDefault="004C01F5" w:rsidP="00E4115C">
      <w:pPr>
        <w:pStyle w:val="Paragraphedeliste"/>
        <w:numPr>
          <w:ilvl w:val="1"/>
          <w:numId w:val="3"/>
        </w:numPr>
      </w:pPr>
      <w:r>
        <w:t xml:space="preserve">Créer </w:t>
      </w:r>
      <w:r w:rsidR="00DC78B5">
        <w:t>une application</w:t>
      </w:r>
    </w:p>
    <w:p w:rsidR="00C224C2" w:rsidRPr="00C224C2" w:rsidRDefault="00C224C2" w:rsidP="00E4115C">
      <w:pPr>
        <w:pStyle w:val="Paragraphedeliste"/>
        <w:numPr>
          <w:ilvl w:val="1"/>
          <w:numId w:val="3"/>
        </w:numPr>
      </w:pPr>
      <w:r>
        <w:t>Vision g</w:t>
      </w:r>
      <w:r w:rsidR="004C01F5">
        <w:t>lobal</w:t>
      </w:r>
      <w:ins w:id="234" w:author="ghislain.aine" w:date="2015-10-29T15:13:00Z">
        <w:r w:rsidR="00FA59AA">
          <w:t>e</w:t>
        </w:r>
      </w:ins>
      <w:r w:rsidR="004C01F5">
        <w:t xml:space="preserve"> de la gestion de services</w:t>
      </w:r>
    </w:p>
    <w:p w:rsidR="00C224C2" w:rsidRPr="004C01F5" w:rsidRDefault="00C224C2" w:rsidP="00E4115C">
      <w:pPr>
        <w:pStyle w:val="Paragraphedeliste"/>
        <w:numPr>
          <w:ilvl w:val="1"/>
          <w:numId w:val="3"/>
        </w:numPr>
      </w:pPr>
      <w:r>
        <w:t>Communication inter</w:t>
      </w:r>
      <w:del w:id="235" w:author="ghislain.aine" w:date="2015-10-29T15:13:00Z">
        <w:r w:rsidDel="00FA59AA">
          <w:delText xml:space="preserve"> </w:delText>
        </w:r>
      </w:del>
      <w:ins w:id="236" w:author="ghislain.aine" w:date="2015-10-29T15:13:00Z">
        <w:r w:rsidR="00FA59AA">
          <w:t>-</w:t>
        </w:r>
      </w:ins>
      <w:r>
        <w:t>composant</w:t>
      </w:r>
      <w:r w:rsidR="004C01F5">
        <w:t>s via interfaces</w:t>
      </w:r>
    </w:p>
    <w:p w:rsidR="00C224C2" w:rsidRPr="004C01F5" w:rsidRDefault="004C01F5" w:rsidP="00E4115C">
      <w:pPr>
        <w:pStyle w:val="Paragraphedeliste"/>
        <w:numPr>
          <w:ilvl w:val="1"/>
          <w:numId w:val="3"/>
        </w:numPr>
      </w:pPr>
      <w:r>
        <w:t>Service d’exécution</w:t>
      </w:r>
    </w:p>
    <w:p w:rsidR="00C224C2" w:rsidRPr="004C01F5" w:rsidRDefault="004C01F5" w:rsidP="00E4115C">
      <w:pPr>
        <w:pStyle w:val="Paragraphedeliste"/>
        <w:numPr>
          <w:ilvl w:val="1"/>
          <w:numId w:val="3"/>
        </w:numPr>
      </w:pPr>
      <w:r>
        <w:t>Editeur</w:t>
      </w:r>
    </w:p>
    <w:p w:rsidR="00C224C2" w:rsidRPr="00DC78B5" w:rsidRDefault="004C01F5" w:rsidP="00E4115C">
      <w:pPr>
        <w:pStyle w:val="Paragraphedeliste"/>
        <w:numPr>
          <w:ilvl w:val="1"/>
          <w:numId w:val="3"/>
        </w:numPr>
        <w:rPr>
          <w:lang w:val="en-US"/>
        </w:rPr>
      </w:pPr>
      <w:r>
        <w:t>Gestion des propriétés</w:t>
      </w:r>
    </w:p>
    <w:p w:rsidR="00C224C2" w:rsidRPr="00FA59AA" w:rsidRDefault="00C224C2" w:rsidP="00E4115C">
      <w:pPr>
        <w:pStyle w:val="Paragraphedeliste"/>
        <w:numPr>
          <w:ilvl w:val="1"/>
          <w:numId w:val="3"/>
        </w:numPr>
        <w:rPr>
          <w:rPrChange w:id="237" w:author="ghislain.aine" w:date="2015-10-29T15:13:00Z">
            <w:rPr>
              <w:lang w:val="en-US"/>
            </w:rPr>
          </w:rPrChange>
        </w:rPr>
      </w:pPr>
      <w:r>
        <w:t>Communi</w:t>
      </w:r>
      <w:r w:rsidR="004C01F5">
        <w:t>cation inter</w:t>
      </w:r>
      <w:del w:id="238" w:author="ghislain.aine" w:date="2015-10-29T15:13:00Z">
        <w:r w:rsidR="004C01F5" w:rsidDel="00FA59AA">
          <w:delText xml:space="preserve"> </w:delText>
        </w:r>
      </w:del>
      <w:ins w:id="239" w:author="ghislain.aine" w:date="2015-10-29T15:13:00Z">
        <w:r w:rsidR="00FA59AA">
          <w:t>-</w:t>
        </w:r>
      </w:ins>
      <w:r w:rsidR="004C01F5">
        <w:t>composant via pins</w:t>
      </w:r>
    </w:p>
    <w:p w:rsidR="00C224C2" w:rsidRPr="00DC78B5" w:rsidRDefault="004C01F5" w:rsidP="00E4115C">
      <w:pPr>
        <w:pStyle w:val="Paragraphedeliste"/>
        <w:numPr>
          <w:ilvl w:val="1"/>
          <w:numId w:val="3"/>
        </w:numPr>
        <w:rPr>
          <w:lang w:val="en-US"/>
        </w:rPr>
      </w:pPr>
      <w:r>
        <w:t xml:space="preserve">Fenêtre de paramétrage : </w:t>
      </w:r>
      <w:proofErr w:type="spellStart"/>
      <w:r>
        <w:t>AdminSetup</w:t>
      </w:r>
      <w:proofErr w:type="spellEnd"/>
    </w:p>
    <w:p w:rsidR="00C224C2" w:rsidRPr="004C01F5" w:rsidRDefault="00C224C2" w:rsidP="00E4115C">
      <w:pPr>
        <w:pStyle w:val="Paragraphedeliste"/>
        <w:numPr>
          <w:ilvl w:val="1"/>
          <w:numId w:val="3"/>
        </w:numPr>
      </w:pPr>
      <w:r>
        <w:t xml:space="preserve">Sauvegarde de donnée </w:t>
      </w:r>
      <w:r w:rsidR="004C01F5">
        <w:t xml:space="preserve">dans le </w:t>
      </w:r>
      <w:proofErr w:type="spellStart"/>
      <w:r w:rsidR="004C01F5">
        <w:t>stream</w:t>
      </w:r>
      <w:proofErr w:type="spellEnd"/>
      <w:r w:rsidR="004C01F5">
        <w:t xml:space="preserve"> : </w:t>
      </w:r>
      <w:proofErr w:type="spellStart"/>
      <w:r w:rsidR="004C01F5">
        <w:t>ServiceOwner</w:t>
      </w:r>
      <w:proofErr w:type="spellEnd"/>
    </w:p>
    <w:p w:rsidR="00C224C2" w:rsidRPr="00DC78B5" w:rsidRDefault="004C01F5" w:rsidP="00E4115C">
      <w:pPr>
        <w:pStyle w:val="Paragraphedeliste"/>
        <w:numPr>
          <w:ilvl w:val="1"/>
          <w:numId w:val="3"/>
        </w:numPr>
        <w:rPr>
          <w:lang w:val="en-US"/>
        </w:rPr>
      </w:pPr>
      <w:r>
        <w:t xml:space="preserve">Service de sauvegarde : </w:t>
      </w:r>
      <w:proofErr w:type="spellStart"/>
      <w:r>
        <w:t>ISwOwnerConfigurable</w:t>
      </w:r>
      <w:proofErr w:type="spellEnd"/>
    </w:p>
    <w:p w:rsidR="00C224C2" w:rsidRPr="00DC78B5" w:rsidRDefault="004C01F5" w:rsidP="00E4115C">
      <w:pPr>
        <w:pStyle w:val="Paragraphedeliste"/>
        <w:numPr>
          <w:ilvl w:val="1"/>
          <w:numId w:val="3"/>
        </w:numPr>
        <w:rPr>
          <w:lang w:val="en-US"/>
        </w:rPr>
      </w:pPr>
      <w:r>
        <w:t xml:space="preserve">Gestion des pointeurs : </w:t>
      </w:r>
      <w:proofErr w:type="spellStart"/>
      <w:r>
        <w:t>SwRef</w:t>
      </w:r>
      <w:proofErr w:type="spellEnd"/>
    </w:p>
    <w:p w:rsidR="00F80EDF" w:rsidRPr="00313ECA" w:rsidRDefault="004C01F5" w:rsidP="00E4115C">
      <w:pPr>
        <w:pStyle w:val="Paragraphedeliste"/>
        <w:numPr>
          <w:ilvl w:val="1"/>
          <w:numId w:val="3"/>
        </w:numPr>
        <w:rPr>
          <w:lang w:val="en-US"/>
        </w:rPr>
      </w:pPr>
      <w:r>
        <w:t xml:space="preserve">Modèle de données : </w:t>
      </w:r>
      <w:proofErr w:type="spellStart"/>
      <w:r w:rsidR="00C224C2">
        <w:t>ISxMode</w:t>
      </w:r>
      <w:r>
        <w:t>l</w:t>
      </w:r>
      <w:proofErr w:type="spellEnd"/>
    </w:p>
    <w:p w:rsidR="004C01F5" w:rsidRPr="00DC78B5" w:rsidDel="000A5387" w:rsidRDefault="00C224C2" w:rsidP="00E4115C">
      <w:pPr>
        <w:pStyle w:val="Paragraphedeliste"/>
        <w:numPr>
          <w:ilvl w:val="0"/>
          <w:numId w:val="3"/>
        </w:numPr>
        <w:rPr>
          <w:del w:id="240" w:author="jerome draillard" w:date="2015-10-29T10:58:00Z"/>
          <w:lang w:val="en-US"/>
        </w:rPr>
      </w:pPr>
      <w:del w:id="241" w:author="jerome draillard" w:date="2015-10-29T10:58:00Z">
        <w:r w:rsidDel="000A5387">
          <w:delText>ODP</w:delText>
        </w:r>
      </w:del>
    </w:p>
    <w:p w:rsidR="00C224C2" w:rsidRPr="00DC78B5" w:rsidDel="000A5387" w:rsidRDefault="004C01F5" w:rsidP="00E4115C">
      <w:pPr>
        <w:pStyle w:val="Paragraphedeliste"/>
        <w:numPr>
          <w:ilvl w:val="1"/>
          <w:numId w:val="3"/>
        </w:numPr>
        <w:rPr>
          <w:del w:id="242" w:author="jerome draillard" w:date="2015-10-29T10:58:00Z"/>
          <w:lang w:val="en-US"/>
        </w:rPr>
      </w:pPr>
      <w:del w:id="243" w:author="jerome draillard" w:date="2015-10-29T10:58:00Z">
        <w:r w:rsidDel="000A5387">
          <w:delText>Les bases</w:delText>
        </w:r>
      </w:del>
    </w:p>
    <w:p w:rsidR="00C224C2" w:rsidRPr="00DC78B5" w:rsidDel="000A5387" w:rsidRDefault="00C224C2" w:rsidP="00E4115C">
      <w:pPr>
        <w:pStyle w:val="Paragraphedeliste"/>
        <w:numPr>
          <w:ilvl w:val="1"/>
          <w:numId w:val="3"/>
        </w:numPr>
        <w:rPr>
          <w:del w:id="244" w:author="jerome draillard" w:date="2015-10-29T10:58:00Z"/>
          <w:lang w:val="en-US"/>
        </w:rPr>
      </w:pPr>
      <w:del w:id="245" w:author="jerome draillard" w:date="2015-10-29T10:58:00Z">
        <w:r w:rsidDel="000A5387">
          <w:delText>Sit</w:delText>
        </w:r>
        <w:r w:rsidR="004C01F5" w:rsidDel="000A5387">
          <w:delText>uation par rapport à Streamwork</w:delText>
        </w:r>
      </w:del>
    </w:p>
    <w:p w:rsidR="00C224C2" w:rsidDel="000A5387" w:rsidRDefault="00237367" w:rsidP="00E4115C">
      <w:pPr>
        <w:pStyle w:val="Paragraphedeliste"/>
        <w:numPr>
          <w:ilvl w:val="1"/>
          <w:numId w:val="3"/>
        </w:numPr>
        <w:rPr>
          <w:del w:id="246" w:author="jerome draillard" w:date="2015-10-29T10:58:00Z"/>
        </w:rPr>
      </w:pPr>
      <w:del w:id="247" w:author="jerome draillard" w:date="2015-10-29T10:58:00Z">
        <w:r w:rsidDel="000A5387">
          <w:delText>Créer un</w:delText>
        </w:r>
        <w:r w:rsidR="00C224C2" w:rsidDel="000A5387">
          <w:delText xml:space="preserve"> projet</w:delText>
        </w:r>
        <w:r w:rsidDel="000A5387">
          <w:delText>, un</w:delText>
        </w:r>
        <w:r w:rsidR="00C224C2" w:rsidDel="000A5387">
          <w:delText xml:space="preserve"> composant uti</w:delText>
        </w:r>
        <w:r w:rsidR="004C01F5" w:rsidDel="000A5387">
          <w:delText xml:space="preserve">lisable dans </w:delText>
        </w:r>
        <w:r w:rsidDel="000A5387">
          <w:delText xml:space="preserve">l'éditeur de </w:delText>
        </w:r>
        <w:r w:rsidR="004C01F5" w:rsidDel="000A5387">
          <w:delText>Streamwo</w:delText>
        </w:r>
        <w:r w:rsidDel="000A5387">
          <w:delText>rk</w:delText>
        </w:r>
      </w:del>
    </w:p>
    <w:p w:rsidR="00C224C2" w:rsidDel="000A5387" w:rsidRDefault="00237367" w:rsidP="00E4115C">
      <w:pPr>
        <w:pStyle w:val="Paragraphedeliste"/>
        <w:numPr>
          <w:ilvl w:val="1"/>
          <w:numId w:val="3"/>
        </w:numPr>
        <w:rPr>
          <w:del w:id="248" w:author="jerome draillard" w:date="2015-10-29T10:58:00Z"/>
        </w:rPr>
      </w:pPr>
      <w:del w:id="249" w:author="jerome draillard" w:date="2015-10-29T10:58:00Z">
        <w:r w:rsidDel="000A5387">
          <w:delText>C</w:delText>
        </w:r>
        <w:r w:rsidR="004C01F5" w:rsidDel="000A5387">
          <w:delText xml:space="preserve">ommunication </w:delText>
        </w:r>
        <w:r w:rsidDel="000A5387">
          <w:delText xml:space="preserve">entre les </w:delText>
        </w:r>
        <w:r w:rsidR="004C01F5" w:rsidDel="000A5387">
          <w:delText>composant</w:delText>
        </w:r>
        <w:r w:rsidDel="000A5387">
          <w:delText>s</w:delText>
        </w:r>
      </w:del>
    </w:p>
    <w:p w:rsidR="00F80EDF" w:rsidDel="000A5387" w:rsidRDefault="004C01F5" w:rsidP="00E4115C">
      <w:pPr>
        <w:pStyle w:val="Paragraphedeliste"/>
        <w:numPr>
          <w:ilvl w:val="1"/>
          <w:numId w:val="3"/>
        </w:numPr>
        <w:rPr>
          <w:del w:id="250" w:author="jerome draillard" w:date="2015-10-29T10:58:00Z"/>
        </w:rPr>
      </w:pPr>
      <w:del w:id="251" w:author="jerome draillard" w:date="2015-10-29T10:58:00Z">
        <w:r w:rsidDel="000A5387">
          <w:delText>Messagerie</w:delText>
        </w:r>
      </w:del>
    </w:p>
    <w:p w:rsidR="00D9345D" w:rsidRDefault="00D9345D" w:rsidP="00E4115C">
      <w:pPr>
        <w:pStyle w:val="Paragraphedeliste"/>
        <w:numPr>
          <w:ilvl w:val="0"/>
          <w:numId w:val="3"/>
        </w:numPr>
      </w:pPr>
      <w:proofErr w:type="spellStart"/>
      <w:r>
        <w:t>Starlinx</w:t>
      </w:r>
      <w:proofErr w:type="spellEnd"/>
    </w:p>
    <w:p w:rsidR="0042493F" w:rsidRDefault="0042493F" w:rsidP="0042493F"/>
    <w:p w:rsidR="00440BD3" w:rsidRDefault="00440BD3">
      <w:pPr>
        <w:spacing w:after="200" w:line="276" w:lineRule="auto"/>
        <w:jc w:val="left"/>
        <w:rPr>
          <w:ins w:id="252" w:author="ghislain.aine" w:date="2015-10-30T10:15:00Z"/>
          <w:rFonts w:cs="Arial"/>
          <w:b/>
          <w:color w:val="003366"/>
          <w:sz w:val="36"/>
          <w:szCs w:val="36"/>
        </w:rPr>
      </w:pPr>
      <w:bookmarkStart w:id="253" w:name="_Toc354393959"/>
      <w:ins w:id="254" w:author="ghislain.aine" w:date="2015-10-30T10:15:00Z">
        <w:r>
          <w:br w:type="page"/>
        </w:r>
      </w:ins>
    </w:p>
    <w:p w:rsidR="00990CEE" w:rsidRDefault="000E3B83" w:rsidP="00B5234E">
      <w:pPr>
        <w:pStyle w:val="Titre1"/>
      </w:pPr>
      <w:proofErr w:type="spellStart"/>
      <w:r w:rsidRPr="00F3403A">
        <w:lastRenderedPageBreak/>
        <w:t>Streamwork</w:t>
      </w:r>
      <w:bookmarkEnd w:id="253"/>
      <w:proofErr w:type="spellEnd"/>
    </w:p>
    <w:p w:rsidR="00F80EDF" w:rsidRPr="00F80EDF" w:rsidRDefault="00F80EDF" w:rsidP="00F80EDF"/>
    <w:p w:rsidR="00D05D5F" w:rsidRPr="00B5234E" w:rsidRDefault="00D05D5F" w:rsidP="00B5234E">
      <w:pPr>
        <w:pStyle w:val="Titre2"/>
      </w:pPr>
      <w:bookmarkStart w:id="255" w:name="_Toc354393960"/>
      <w:r w:rsidRPr="00B5234E">
        <w:t>Présentation</w:t>
      </w:r>
      <w:bookmarkEnd w:id="255"/>
    </w:p>
    <w:p w:rsidR="00F80EDF" w:rsidRPr="00F80EDF" w:rsidRDefault="00F80EDF" w:rsidP="00F80EDF"/>
    <w:p w:rsidR="005050E9" w:rsidRDefault="00961787" w:rsidP="00DC78B5">
      <w:pPr>
        <w:rPr>
          <w:ins w:id="256" w:author="jerome draillard" w:date="2015-11-27T14:34:00Z"/>
        </w:rPr>
      </w:pPr>
      <w:proofErr w:type="spellStart"/>
      <w:r>
        <w:t>Streamwork</w:t>
      </w:r>
      <w:proofErr w:type="spellEnd"/>
      <w:r>
        <w:t xml:space="preserve"> est un </w:t>
      </w:r>
      <w:proofErr w:type="spellStart"/>
      <w:r>
        <w:t>framework</w:t>
      </w:r>
      <w:proofErr w:type="spellEnd"/>
      <w:r>
        <w:t xml:space="preserve"> </w:t>
      </w:r>
      <w:ins w:id="257" w:author="jerome draillard" w:date="2015-11-27T14:33:00Z">
        <w:r w:rsidR="005050E9">
          <w:t xml:space="preserve">de développement </w:t>
        </w:r>
      </w:ins>
      <w:r>
        <w:t>orienté composants</w:t>
      </w:r>
      <w:ins w:id="258" w:author="jerome draillard" w:date="2015-11-27T14:33:00Z">
        <w:r w:rsidR="005050E9">
          <w:t xml:space="preserve"> (aussi appelé Serveur d'application). </w:t>
        </w:r>
      </w:ins>
    </w:p>
    <w:p w:rsidR="00165386" w:rsidRDefault="005050E9" w:rsidP="00DC78B5">
      <w:pPr>
        <w:rPr>
          <w:ins w:id="259" w:author="jerome draillard" w:date="2015-11-27T14:34:00Z"/>
        </w:rPr>
      </w:pPr>
      <w:ins w:id="260" w:author="jerome draillard" w:date="2015-11-27T14:34:00Z">
        <w:r>
          <w:t xml:space="preserve">Qu'est ce qu'un serveur d'application? </w:t>
        </w:r>
      </w:ins>
    </w:p>
    <w:p w:rsidR="005050E9" w:rsidRDefault="005050E9" w:rsidP="00DC78B5">
      <w:pPr>
        <w:rPr>
          <w:ins w:id="261" w:author="jerome draillard" w:date="2015-11-27T14:33:00Z"/>
        </w:rPr>
      </w:pPr>
      <w:ins w:id="262" w:author="jerome draillard" w:date="2015-11-27T14:33:00Z">
        <w:r>
          <w:t>C'est un système logiciel qui fourni :</w:t>
        </w:r>
      </w:ins>
    </w:p>
    <w:p w:rsidR="00A43A6B" w:rsidRDefault="005050E9">
      <w:pPr>
        <w:pStyle w:val="Paragraphedeliste"/>
        <w:numPr>
          <w:ilvl w:val="0"/>
          <w:numId w:val="102"/>
        </w:numPr>
        <w:rPr>
          <w:ins w:id="263" w:author="jerome draillard" w:date="2015-11-27T14:33:00Z"/>
        </w:rPr>
        <w:pPrChange w:id="264" w:author="jerome draillard" w:date="2015-11-27T14:34:00Z">
          <w:pPr/>
        </w:pPrChange>
      </w:pPr>
      <w:ins w:id="265" w:author="jerome draillard" w:date="2015-11-27T14:34:00Z">
        <w:r>
          <w:t>U</w:t>
        </w:r>
      </w:ins>
      <w:ins w:id="266" w:author="jerome draillard" w:date="2015-11-27T14:33:00Z">
        <w:r>
          <w:t>n environnement de développement</w:t>
        </w:r>
      </w:ins>
    </w:p>
    <w:p w:rsidR="00A43A6B" w:rsidRDefault="005050E9">
      <w:pPr>
        <w:pStyle w:val="Paragraphedeliste"/>
        <w:numPr>
          <w:ilvl w:val="0"/>
          <w:numId w:val="102"/>
        </w:numPr>
        <w:rPr>
          <w:ins w:id="267" w:author="jerome draillard" w:date="2015-11-27T14:33:00Z"/>
        </w:rPr>
        <w:pPrChange w:id="268" w:author="jerome draillard" w:date="2015-11-27T14:34:00Z">
          <w:pPr/>
        </w:pPrChange>
      </w:pPr>
      <w:ins w:id="269" w:author="jerome draillard" w:date="2015-11-27T14:34:00Z">
        <w:r>
          <w:t>D</w:t>
        </w:r>
      </w:ins>
      <w:ins w:id="270" w:author="jerome draillard" w:date="2015-11-27T14:33:00Z">
        <w:r>
          <w:t>es services</w:t>
        </w:r>
      </w:ins>
    </w:p>
    <w:p w:rsidR="00A43A6B" w:rsidRDefault="005050E9">
      <w:pPr>
        <w:pStyle w:val="Paragraphedeliste"/>
        <w:numPr>
          <w:ilvl w:val="0"/>
          <w:numId w:val="102"/>
        </w:numPr>
        <w:rPr>
          <w:ins w:id="271" w:author="jerome draillard" w:date="2015-11-27T14:35:00Z"/>
        </w:rPr>
        <w:pPrChange w:id="272" w:author="jerome draillard" w:date="2015-11-27T14:34:00Z">
          <w:pPr/>
        </w:pPrChange>
      </w:pPr>
      <w:ins w:id="273" w:author="jerome draillard" w:date="2015-11-27T14:34:00Z">
        <w:r>
          <w:t>L</w:t>
        </w:r>
      </w:ins>
      <w:ins w:id="274" w:author="jerome draillard" w:date="2015-11-27T14:33:00Z">
        <w:r>
          <w:t>a possibilité d'assembler des composants pour réaliser un sy</w:t>
        </w:r>
      </w:ins>
      <w:ins w:id="275" w:author="jerome draillard" w:date="2015-11-27T14:34:00Z">
        <w:r w:rsidR="00C73874">
          <w:t>s</w:t>
        </w:r>
      </w:ins>
      <w:ins w:id="276" w:author="jerome draillard" w:date="2015-11-27T14:33:00Z">
        <w:r>
          <w:t>tème.</w:t>
        </w:r>
      </w:ins>
    </w:p>
    <w:p w:rsidR="00A43A6B" w:rsidRDefault="00961787">
      <w:pPr>
        <w:pStyle w:val="Paragraphedeliste"/>
        <w:rPr>
          <w:ins w:id="277" w:author="jerome draillard" w:date="2015-11-27T14:33:00Z"/>
        </w:rPr>
        <w:pPrChange w:id="278" w:author="jerome draillard" w:date="2015-11-27T14:35:00Z">
          <w:pPr/>
        </w:pPrChange>
      </w:pPr>
      <w:del w:id="279" w:author="jerome draillard" w:date="2015-11-27T14:33:00Z">
        <w:r w:rsidDel="005050E9">
          <w:delText>,</w:delText>
        </w:r>
      </w:del>
    </w:p>
    <w:p w:rsidR="007213AD" w:rsidRDefault="006F5C05" w:rsidP="00DC78B5">
      <w:ins w:id="280" w:author="jerome draillard" w:date="2015-11-27T14:35:00Z">
        <w:r>
          <w:t xml:space="preserve">En effet, </w:t>
        </w:r>
      </w:ins>
      <w:proofErr w:type="spellStart"/>
      <w:ins w:id="281" w:author="jerome draillard" w:date="2015-11-27T14:33:00Z">
        <w:r w:rsidR="005050E9">
          <w:t>Streamwork</w:t>
        </w:r>
      </w:ins>
      <w:proofErr w:type="spellEnd"/>
      <w:r w:rsidR="00CC721F">
        <w:t xml:space="preserve"> permet</w:t>
      </w:r>
      <w:del w:id="282" w:author="jerome draillard" w:date="2015-11-27T14:33:00Z">
        <w:r w:rsidR="00CC721F" w:rsidDel="005050E9">
          <w:delText>tant</w:delText>
        </w:r>
      </w:del>
      <w:r w:rsidR="00CC721F">
        <w:t xml:space="preserve"> l</w:t>
      </w:r>
      <w:del w:id="283" w:author="jerome draillard" w:date="2015-11-27T14:34:00Z">
        <w:r w:rsidR="00CC721F" w:rsidDel="005050E9">
          <w:delText xml:space="preserve">eur </w:delText>
        </w:r>
      </w:del>
      <w:ins w:id="284" w:author="jerome draillard" w:date="2015-11-27T14:34:00Z">
        <w:r w:rsidR="005050E9">
          <w:t>'</w:t>
        </w:r>
      </w:ins>
      <w:r w:rsidR="00CC721F">
        <w:t>assemblage</w:t>
      </w:r>
      <w:ins w:id="285" w:author="jerome draillard" w:date="2015-11-27T14:34:00Z">
        <w:r w:rsidR="005050E9">
          <w:t xml:space="preserve"> des composant</w:t>
        </w:r>
      </w:ins>
      <w:r w:rsidR="00961787">
        <w:t xml:space="preserve"> en langage graphique. Il permet de définir les interactions entre des composants à travers de nombreux mécanismes (pins, services, interfaces), de les paramétrer</w:t>
      </w:r>
      <w:del w:id="286" w:author="ghislain.aine" w:date="2015-10-29T15:13:00Z">
        <w:r w:rsidR="00961787" w:rsidDel="00FA59AA">
          <w:delText>,</w:delText>
        </w:r>
      </w:del>
      <w:r w:rsidR="00961787">
        <w:t xml:space="preserve"> et d'en faire une application.</w:t>
      </w:r>
    </w:p>
    <w:p w:rsidR="00F80EDF" w:rsidRDefault="00F80EDF" w:rsidP="00DC78B5"/>
    <w:p w:rsidR="00F80EDF" w:rsidRDefault="007213AD" w:rsidP="00DC78B5">
      <w:pPr>
        <w:rPr>
          <w:ins w:id="287" w:author="jerome draillard" w:date="2015-11-27T14:36:00Z"/>
        </w:rPr>
      </w:pPr>
      <w:del w:id="288" w:author="jerome draillard" w:date="2015-11-27T14:36:00Z">
        <w:r w:rsidDel="0077038C">
          <w:delText>Une documentation complète de Streamwork est accessible à l'adresse suivante</w:delText>
        </w:r>
        <w:r w:rsidR="00F80EDF" w:rsidRPr="00D05D5F" w:rsidDel="0077038C">
          <w:delText>(il est nécessaire d'avoir le</w:delText>
        </w:r>
        <w:r w:rsidR="00F80EDF" w:rsidDel="0077038C">
          <w:delText xml:space="preserve"> répertoire "projects" complet) </w:delText>
        </w:r>
      </w:del>
      <w:ins w:id="289" w:author="giacomo.rombaut" w:date="2015-04-14T15:08:00Z">
        <w:del w:id="290" w:author="jerome draillard" w:date="2015-11-27T14:36:00Z">
          <w:r w:rsidR="00EE3541" w:rsidDel="0077038C">
            <w:delText xml:space="preserve"> </w:delText>
          </w:r>
        </w:del>
      </w:ins>
      <w:del w:id="291" w:author="jerome draillard" w:date="2015-11-27T14:36:00Z">
        <w:r w:rsidDel="0077038C">
          <w:delText xml:space="preserve">: </w:delText>
        </w:r>
      </w:del>
      <w:ins w:id="292" w:author="jerome draillard" w:date="2015-11-27T14:36:00Z">
        <w:r w:rsidR="0077038C">
          <w:t xml:space="preserve">Tout ce qui </w:t>
        </w:r>
      </w:ins>
      <w:ins w:id="293" w:author="jerome draillard" w:date="2015-11-27T14:38:00Z">
        <w:r w:rsidR="00C236C8">
          <w:t>n'</w:t>
        </w:r>
      </w:ins>
      <w:ins w:id="294" w:author="jerome draillard" w:date="2015-11-27T14:36:00Z">
        <w:r w:rsidR="0077038C">
          <w:t>a jama</w:t>
        </w:r>
        <w:r w:rsidR="00FE600F">
          <w:t xml:space="preserve">is été écrit à propos de </w:t>
        </w:r>
        <w:proofErr w:type="spellStart"/>
        <w:r w:rsidR="00FE600F">
          <w:t>Stream</w:t>
        </w:r>
      </w:ins>
      <w:ins w:id="295" w:author="jerome draillard" w:date="2015-11-27T14:38:00Z">
        <w:r w:rsidR="00FE600F">
          <w:t>W</w:t>
        </w:r>
      </w:ins>
      <w:ins w:id="296" w:author="jerome draillard" w:date="2015-11-27T14:36:00Z">
        <w:r w:rsidR="0077038C">
          <w:t>ork</w:t>
        </w:r>
        <w:proofErr w:type="spellEnd"/>
        <w:r w:rsidR="0077038C">
          <w:t xml:space="preserve"> se trouve </w:t>
        </w:r>
      </w:ins>
      <w:ins w:id="297" w:author="jerome draillard" w:date="2015-11-27T14:37:00Z">
        <w:r w:rsidR="0077038C">
          <w:t>dans les dossiers suivant :</w:t>
        </w:r>
      </w:ins>
    </w:p>
    <w:p w:rsidR="0077038C" w:rsidRDefault="0077038C" w:rsidP="00DC78B5">
      <w:pPr>
        <w:rPr>
          <w:ins w:id="298" w:author="jerome draillard" w:date="2015-11-27T14:37:00Z"/>
        </w:rPr>
      </w:pPr>
    </w:p>
    <w:p w:rsidR="00A43A6B" w:rsidRDefault="0077038C">
      <w:pPr>
        <w:jc w:val="left"/>
        <w:rPr>
          <w:del w:id="299" w:author="jerome draillard" w:date="2015-11-27T14:37:00Z"/>
        </w:rPr>
        <w:pPrChange w:id="300" w:author="jerome draillard" w:date="2015-11-27T14:37:00Z">
          <w:pPr>
            <w:jc w:val="center"/>
          </w:pPr>
        </w:pPrChange>
      </w:pPr>
      <w:ins w:id="301" w:author="jerome draillard" w:date="2015-11-27T14:36:00Z">
        <w:r w:rsidRPr="0077038C">
          <w:t>T:\Produits\Streamwork\Doc\06 - Manuels</w:t>
        </w:r>
      </w:ins>
    </w:p>
    <w:p w:rsidR="00A43A6B" w:rsidRDefault="00A43A6B">
      <w:pPr>
        <w:jc w:val="left"/>
        <w:rPr>
          <w:ins w:id="302" w:author="jerome draillard" w:date="2015-11-27T14:37:00Z"/>
        </w:rPr>
        <w:pPrChange w:id="303" w:author="jerome draillard" w:date="2015-11-27T14:37:00Z">
          <w:pPr/>
        </w:pPrChange>
      </w:pPr>
    </w:p>
    <w:p w:rsidR="00A43A6B" w:rsidRDefault="004D7EE5">
      <w:pPr>
        <w:jc w:val="left"/>
        <w:rPr>
          <w:del w:id="304" w:author="jerome draillard" w:date="2015-11-27T14:37:00Z"/>
        </w:rPr>
        <w:pPrChange w:id="305" w:author="jerome draillard" w:date="2015-11-27T14:37:00Z">
          <w:pPr>
            <w:jc w:val="center"/>
          </w:pPr>
        </w:pPrChange>
      </w:pPr>
      <w:ins w:id="306" w:author="ghislain.aine" w:date="2015-10-30T10:13:00Z">
        <w:r>
          <w:rPr>
            <w:lang w:val="en-US"/>
          </w:rPr>
          <w:fldChar w:fldCharType="begin"/>
        </w:r>
        <w:r w:rsidR="00440BD3">
          <w:rPr>
            <w:lang w:val="en-US"/>
          </w:rPr>
          <w:instrText xml:space="preserve"> HYPERLINK "C:\\tt4\\Framework\\StreamWork\\Documentation\\Conception" </w:instrText>
        </w:r>
        <w:r>
          <w:rPr>
            <w:lang w:val="en-US"/>
          </w:rPr>
          <w:fldChar w:fldCharType="separate"/>
        </w:r>
        <w:r w:rsidR="00EE3541" w:rsidRPr="00440BD3">
          <w:rPr>
            <w:rStyle w:val="Lienhypertexte"/>
            <w:lang w:val="en-US"/>
          </w:rPr>
          <w:t>C:\tt4\Framework\StreamWork\</w:t>
        </w:r>
        <w:r w:rsidR="00440BD3" w:rsidRPr="00440BD3">
          <w:rPr>
            <w:rStyle w:val="Lienhypertexte"/>
            <w:lang w:val="en-US"/>
          </w:rPr>
          <w:t>Documentation\</w:t>
        </w:r>
        <w:del w:id="307" w:author="ghislain.aine" w:date="2015-10-30T10:12:00Z">
          <w:r w:rsidR="00EE3541" w:rsidRPr="00440BD3" w:rsidDel="00440BD3">
            <w:rPr>
              <w:rStyle w:val="Lienhypertexte"/>
              <w:lang w:val="en-US"/>
            </w:rPr>
            <w:delText>Sources\doc</w:delText>
          </w:r>
        </w:del>
        <w:del w:id="308" w:author="giacomo.rombaut" w:date="2015-04-14T15:08:00Z">
          <w:r w:rsidR="007213AD" w:rsidRPr="00440BD3" w:rsidDel="00EE3541">
            <w:rPr>
              <w:rStyle w:val="Lienhypertexte"/>
              <w:lang w:val="en-US"/>
            </w:rPr>
            <w:delText>C:\projects\Libraries\StreamWork\doc</w:delText>
          </w:r>
        </w:del>
        <w:del w:id="309" w:author="ghislain.aine" w:date="2015-10-30T10:12:00Z">
          <w:r w:rsidR="007213AD" w:rsidRPr="00440BD3" w:rsidDel="00440BD3">
            <w:rPr>
              <w:rStyle w:val="Lienhypertexte"/>
              <w:lang w:val="en-US"/>
            </w:rPr>
            <w:delText>\</w:delText>
          </w:r>
        </w:del>
        <w:r w:rsidR="007213AD" w:rsidRPr="00440BD3">
          <w:rPr>
            <w:rStyle w:val="Lienhypertexte"/>
            <w:lang w:val="en-US"/>
          </w:rPr>
          <w:t>Conception</w:t>
        </w:r>
        <w:r>
          <w:rPr>
            <w:lang w:val="en-US"/>
          </w:rPr>
          <w:fldChar w:fldCharType="end"/>
        </w:r>
      </w:ins>
    </w:p>
    <w:p w:rsidR="00A43A6B" w:rsidRDefault="00A43A6B">
      <w:pPr>
        <w:jc w:val="left"/>
        <w:rPr>
          <w:ins w:id="310" w:author="jerome draillard" w:date="2015-11-27T14:37:00Z"/>
          <w:lang w:val="en-US"/>
        </w:rPr>
        <w:pPrChange w:id="311" w:author="jerome draillard" w:date="2015-11-27T14:37:00Z">
          <w:pPr>
            <w:jc w:val="center"/>
          </w:pPr>
        </w:pPrChange>
      </w:pPr>
    </w:p>
    <w:p w:rsidR="006174E5" w:rsidRDefault="00F80EDF">
      <w:pPr>
        <w:jc w:val="left"/>
        <w:rPr>
          <w:del w:id="312" w:author="jerome draillard" w:date="2015-11-27T14:37:00Z"/>
        </w:rPr>
      </w:pPr>
      <w:del w:id="313" w:author="jerome draillard" w:date="2015-11-27T14:37:00Z">
        <w:r w:rsidDel="0077038C">
          <w:delText>A</w:delText>
        </w:r>
        <w:r w:rsidR="007213AD" w:rsidDel="0077038C">
          <w:delText xml:space="preserve">insi qu'un manuel utilisateur : </w:delText>
        </w:r>
      </w:del>
    </w:p>
    <w:p w:rsidR="00A43A6B" w:rsidRDefault="004D7EE5">
      <w:pPr>
        <w:jc w:val="left"/>
        <w:rPr>
          <w:lang w:val="en-US"/>
          <w:rPrChange w:id="314" w:author="jerome draillard" w:date="2015-11-27T14:35:00Z">
            <w:rPr/>
          </w:rPrChange>
        </w:rPr>
        <w:pPrChange w:id="315" w:author="jerome draillard" w:date="2015-11-27T14:37:00Z">
          <w:pPr>
            <w:jc w:val="center"/>
          </w:pPr>
        </w:pPrChange>
      </w:pPr>
      <w:ins w:id="316" w:author="ghislain.aine" w:date="2015-10-30T10:13:00Z">
        <w:r>
          <w:rPr>
            <w:lang w:val="en-US"/>
          </w:rPr>
          <w:fldChar w:fldCharType="begin"/>
        </w:r>
        <w:r w:rsidRPr="004D7EE5">
          <w:rPr>
            <w:lang w:val="en-US"/>
            <w:rPrChange w:id="317" w:author="jerome draillard" w:date="2015-11-27T14:35:00Z">
              <w:rPr>
                <w:color w:val="0000FF" w:themeColor="hyperlink"/>
                <w:u w:val="single"/>
                <w:lang w:val="en-US"/>
              </w:rPr>
            </w:rPrChange>
          </w:rPr>
          <w:instrText xml:space="preserve"> HYPERLINK "C:\\tt4\\Framework\\StreamWork\\Documentation\\UserManual" </w:instrText>
        </w:r>
        <w:r>
          <w:rPr>
            <w:lang w:val="en-US"/>
          </w:rPr>
          <w:fldChar w:fldCharType="separate"/>
        </w:r>
        <w:r w:rsidR="00D22D06">
          <w:rPr>
            <w:rStyle w:val="Lienhypertexte"/>
            <w:lang w:val="en-US"/>
          </w:rPr>
          <w:t>C:\tt4\Framework\StreamWork\Documentation</w:t>
        </w:r>
        <w:del w:id="318" w:author="ghislain.aine" w:date="2015-10-30T10:12:00Z">
          <w:r w:rsidRPr="004D7EE5">
            <w:rPr>
              <w:rStyle w:val="Lienhypertexte"/>
              <w:lang w:val="en-US"/>
              <w:rPrChange w:id="319" w:author="jerome draillard" w:date="2015-11-27T14:35:00Z">
                <w:rPr>
                  <w:color w:val="0000FF" w:themeColor="hyperlink"/>
                  <w:u w:val="single"/>
                </w:rPr>
              </w:rPrChange>
            </w:rPr>
            <w:delText>C:\tt4\Framework\StreamWork\Sources\doc</w:delText>
          </w:r>
        </w:del>
        <w:del w:id="320" w:author="giacomo.rombaut" w:date="2015-04-14T15:08:00Z">
          <w:r w:rsidRPr="004D7EE5">
            <w:rPr>
              <w:rStyle w:val="Lienhypertexte"/>
              <w:lang w:val="en-US"/>
              <w:rPrChange w:id="321" w:author="jerome draillard" w:date="2015-11-27T14:35:00Z">
                <w:rPr>
                  <w:color w:val="0000FF" w:themeColor="hyperlink"/>
                  <w:u w:val="single"/>
                </w:rPr>
              </w:rPrChange>
            </w:rPr>
            <w:delText>C:\projects\Libraries\StreamWork\doc</w:delText>
          </w:r>
        </w:del>
        <w:r w:rsidRPr="004D7EE5">
          <w:rPr>
            <w:rStyle w:val="Lienhypertexte"/>
            <w:lang w:val="en-US"/>
            <w:rPrChange w:id="322" w:author="jerome draillard" w:date="2015-11-27T14:35:00Z">
              <w:rPr>
                <w:color w:val="0000FF" w:themeColor="hyperlink"/>
                <w:u w:val="single"/>
              </w:rPr>
            </w:rPrChange>
          </w:rPr>
          <w:t>\U</w:t>
        </w:r>
        <w:r w:rsidRPr="004D7EE5">
          <w:rPr>
            <w:rStyle w:val="Lienhypertexte"/>
            <w:lang w:val="en-US"/>
            <w:rPrChange w:id="323" w:author="jerome draillard" w:date="2015-11-27T14:35:00Z">
              <w:rPr>
                <w:color w:val="0000FF" w:themeColor="hyperlink"/>
                <w:u w:val="single"/>
              </w:rPr>
            </w:rPrChange>
          </w:rPr>
          <w:t>s</w:t>
        </w:r>
        <w:r w:rsidRPr="004D7EE5">
          <w:rPr>
            <w:rStyle w:val="Lienhypertexte"/>
            <w:lang w:val="en-US"/>
            <w:rPrChange w:id="324" w:author="jerome draillard" w:date="2015-11-27T14:35:00Z">
              <w:rPr>
                <w:color w:val="0000FF" w:themeColor="hyperlink"/>
                <w:u w:val="single"/>
              </w:rPr>
            </w:rPrChange>
          </w:rPr>
          <w:t>erManual</w:t>
        </w:r>
        <w:r>
          <w:rPr>
            <w:lang w:val="en-US"/>
          </w:rPr>
          <w:fldChar w:fldCharType="end"/>
        </w:r>
      </w:ins>
    </w:p>
    <w:p w:rsidR="00F80EDF" w:rsidRPr="004E6043" w:rsidRDefault="00F80EDF" w:rsidP="00DC78B5">
      <w:pPr>
        <w:rPr>
          <w:lang w:val="en-US"/>
          <w:rPrChange w:id="325" w:author="jerome draillard" w:date="2015-11-27T14:35:00Z">
            <w:rPr/>
          </w:rPrChange>
        </w:rPr>
      </w:pPr>
    </w:p>
    <w:p w:rsidR="00CC721F" w:rsidRDefault="00490005" w:rsidP="00DC78B5">
      <w:r w:rsidRPr="00490005">
        <w:rPr>
          <w:u w:val="single"/>
        </w:rPr>
        <w:t>Attention :</w:t>
      </w:r>
      <w:r w:rsidR="00CC721F">
        <w:t xml:space="preserve"> la documentation mentionnée n'est pas totalement à jour et ne doit être utilisée qu'à des fins d'affinement des connaissances.</w:t>
      </w:r>
    </w:p>
    <w:p w:rsidR="00CC721F" w:rsidRDefault="00CC721F" w:rsidP="00DC78B5"/>
    <w:p w:rsidR="00172162" w:rsidRDefault="007213AD" w:rsidP="00DC78B5">
      <w:pPr>
        <w:rPr>
          <w:ins w:id="326" w:author="jerome draillard" w:date="2015-11-27T14:38:00Z"/>
        </w:rPr>
      </w:pPr>
      <w:del w:id="327" w:author="jerome draillard" w:date="2015-11-27T14:38:00Z">
        <w:r w:rsidDel="00172162">
          <w:delText>La gestion</w:delText>
        </w:r>
      </w:del>
      <w:ins w:id="328" w:author="jerome draillard" w:date="2015-11-27T14:38:00Z">
        <w:r w:rsidR="00172162">
          <w:t xml:space="preserve">L'architecture de </w:t>
        </w:r>
        <w:proofErr w:type="spellStart"/>
        <w:r w:rsidR="00172162">
          <w:t>Streamwork</w:t>
        </w:r>
        <w:proofErr w:type="spellEnd"/>
        <w:r w:rsidR="00172162">
          <w:t xml:space="preserve"> est organisée en plugins.</w:t>
        </w:r>
      </w:ins>
    </w:p>
    <w:p w:rsidR="00172162" w:rsidRDefault="007213AD" w:rsidP="00DC78B5">
      <w:pPr>
        <w:rPr>
          <w:ins w:id="329" w:author="jerome draillard" w:date="2015-11-27T14:39:00Z"/>
        </w:rPr>
      </w:pPr>
      <w:del w:id="330" w:author="jerome draillard" w:date="2015-11-27T14:38:00Z">
        <w:r w:rsidDel="00172162">
          <w:delText xml:space="preserve"> des composants</w:delText>
        </w:r>
      </w:del>
      <w:ins w:id="331" w:author="jerome draillard" w:date="2015-11-27T14:38:00Z">
        <w:r w:rsidR="00172162">
          <w:t>On peut ajouter</w:t>
        </w:r>
      </w:ins>
      <w:del w:id="332" w:author="jerome draillard" w:date="2015-11-27T14:38:00Z">
        <w:r w:rsidDel="00172162">
          <w:delText xml:space="preserve"> se fait par</w:delText>
        </w:r>
      </w:del>
      <w:ins w:id="333" w:author="jerome draillard" w:date="2015-11-27T14:38:00Z">
        <w:r w:rsidR="00B40585">
          <w:t xml:space="preserve"> à </w:t>
        </w:r>
      </w:ins>
      <w:proofErr w:type="spellStart"/>
      <w:ins w:id="334" w:author="jerome draillard" w:date="2015-11-27T14:40:00Z">
        <w:r w:rsidR="00B40585">
          <w:t>S</w:t>
        </w:r>
      </w:ins>
      <w:ins w:id="335" w:author="jerome draillard" w:date="2015-11-27T14:38:00Z">
        <w:r w:rsidR="00172162">
          <w:t>treamwork</w:t>
        </w:r>
        <w:proofErr w:type="spellEnd"/>
        <w:r w:rsidR="00172162">
          <w:t xml:space="preserve"> des</w:t>
        </w:r>
      </w:ins>
      <w:r>
        <w:t xml:space="preserve"> plugin, packagés dans des librairies dynamiques (DLL)</w:t>
      </w:r>
      <w:ins w:id="336" w:author="jerome draillard" w:date="2015-11-27T14:39:00Z">
        <w:r w:rsidR="00172162">
          <w:t>, qui contiennent un ensemble de composants.</w:t>
        </w:r>
      </w:ins>
    </w:p>
    <w:p w:rsidR="00F80EDF" w:rsidRDefault="007213AD" w:rsidP="00DC78B5">
      <w:del w:id="337" w:author="jerome draillard" w:date="2015-11-27T14:39:00Z">
        <w:r w:rsidDel="00172162">
          <w:delText>.</w:delText>
        </w:r>
      </w:del>
    </w:p>
    <w:p w:rsidR="00F80EDF" w:rsidDel="00172162" w:rsidRDefault="00A11BBD" w:rsidP="00DC78B5">
      <w:pPr>
        <w:rPr>
          <w:del w:id="338" w:author="jerome draillard" w:date="2015-11-27T14:39:00Z"/>
        </w:rPr>
      </w:pPr>
      <w:ins w:id="339" w:author="jerome draillard" w:date="2015-11-27T14:39:00Z">
        <w:r>
          <w:t xml:space="preserve">Par exemple, </w:t>
        </w:r>
      </w:ins>
      <w:del w:id="340" w:author="jerome draillard" w:date="2015-11-27T14:39:00Z">
        <w:r w:rsidR="007213AD" w:rsidDel="00172162">
          <w:delText>Chaque plugin contient un ensemble de composants.</w:delText>
        </w:r>
      </w:del>
    </w:p>
    <w:p w:rsidR="007213AD" w:rsidRDefault="000F3BB7" w:rsidP="00DC78B5">
      <w:del w:id="341" w:author="jerome draillard" w:date="2015-11-27T14:39:00Z">
        <w:r w:rsidDel="00A11BBD">
          <w:delText>L</w:delText>
        </w:r>
      </w:del>
      <w:ins w:id="342" w:author="jerome draillard" w:date="2015-11-27T14:39:00Z">
        <w:r w:rsidR="00A11BBD">
          <w:t>l</w:t>
        </w:r>
      </w:ins>
      <w:r>
        <w:t xml:space="preserve">es composants </w:t>
      </w:r>
      <w:del w:id="343" w:author="jerome draillard" w:date="2015-11-27T14:39:00Z">
        <w:r w:rsidDel="00A11BBD">
          <w:delText xml:space="preserve">de </w:delText>
        </w:r>
      </w:del>
      <w:ins w:id="344" w:author="jerome draillard" w:date="2015-11-27T14:39:00Z">
        <w:r w:rsidR="00A11BBD">
          <w:t>utilisé</w:t>
        </w:r>
        <w:del w:id="345" w:author="Camille VACCALUT" w:date="2015-12-07T17:27:00Z">
          <w:r w:rsidR="00A11BBD" w:rsidDel="006806E3">
            <w:delText>e</w:delText>
          </w:r>
        </w:del>
        <w:r w:rsidR="00A11BBD">
          <w:t xml:space="preserve">s pour le produit </w:t>
        </w:r>
      </w:ins>
      <w:proofErr w:type="spellStart"/>
      <w:r>
        <w:t>Starlinx</w:t>
      </w:r>
      <w:proofErr w:type="spellEnd"/>
      <w:r>
        <w:t xml:space="preserve"> </w:t>
      </w:r>
      <w:r w:rsidR="007213AD">
        <w:t xml:space="preserve">sont </w:t>
      </w:r>
      <w:del w:id="346" w:author="jerome draillard" w:date="2015-11-27T14:39:00Z">
        <w:r w:rsidR="007213AD" w:rsidDel="00A11BBD">
          <w:delText xml:space="preserve">stockés </w:delText>
        </w:r>
      </w:del>
      <w:r w:rsidR="007213AD">
        <w:t>dans les répertoires "</w:t>
      </w:r>
      <w:ins w:id="347" w:author="giacomo.rombaut" w:date="2015-04-14T15:09:00Z">
        <w:r w:rsidR="00EE3541" w:rsidRPr="00EE3541">
          <w:t>Module\</w:t>
        </w:r>
        <w:proofErr w:type="spellStart"/>
        <w:r w:rsidR="00EE3541" w:rsidRPr="00EE3541">
          <w:t>Streamwork</w:t>
        </w:r>
        <w:proofErr w:type="spellEnd"/>
        <w:r w:rsidR="00EE3541" w:rsidRPr="00EE3541">
          <w:t>\Sources\</w:t>
        </w:r>
        <w:proofErr w:type="spellStart"/>
        <w:r w:rsidR="00EE3541" w:rsidRPr="00EE3541">
          <w:t>Starlinx</w:t>
        </w:r>
      </w:ins>
      <w:proofErr w:type="spellEnd"/>
      <w:del w:id="348" w:author="giacomo.rombaut" w:date="2015-04-14T15:09:00Z">
        <w:r w:rsidR="007213AD" w:rsidDel="00EE3541">
          <w:delText>Module\Sw</w:delText>
        </w:r>
      </w:del>
      <w:r w:rsidR="007213AD">
        <w:t>"</w:t>
      </w:r>
      <w:ins w:id="349" w:author="giacomo.rombaut" w:date="2015-04-14T15:09:00Z">
        <w:r w:rsidR="00EE3541">
          <w:t>.</w:t>
        </w:r>
      </w:ins>
      <w:del w:id="350" w:author="giacomo.rombaut" w:date="2015-04-14T15:09:00Z">
        <w:r w:rsidR="007213AD" w:rsidDel="00EE3541">
          <w:delText xml:space="preserve"> et "Module\Starlinx".</w:delText>
        </w:r>
      </w:del>
    </w:p>
    <w:p w:rsidR="00683E3F" w:rsidRDefault="00683E3F" w:rsidP="00DC78B5">
      <w:pPr>
        <w:pStyle w:val="Paragraphedeliste"/>
      </w:pPr>
    </w:p>
    <w:p w:rsidR="007213AD" w:rsidRPr="00960C86" w:rsidRDefault="007213AD" w:rsidP="00B5234E">
      <w:pPr>
        <w:pStyle w:val="Titre2"/>
      </w:pPr>
      <w:bookmarkStart w:id="351" w:name="_Toc354393961"/>
      <w:r w:rsidRPr="00960C86">
        <w:t>Composant</w:t>
      </w:r>
      <w:r w:rsidR="00FB4CF3" w:rsidRPr="00960C86">
        <w:t>s</w:t>
      </w:r>
      <w:bookmarkEnd w:id="351"/>
    </w:p>
    <w:p w:rsidR="00F80EDF" w:rsidRPr="00F80EDF" w:rsidRDefault="00F80EDF" w:rsidP="00F80EDF"/>
    <w:p w:rsidR="00131641" w:rsidRPr="00234055" w:rsidRDefault="00961787" w:rsidP="00F80EDF">
      <w:pPr>
        <w:rPr>
          <w:ins w:id="352" w:author="jerome draillard" w:date="2015-11-27T14:41:00Z"/>
        </w:rPr>
      </w:pPr>
      <w:r>
        <w:t>Un composant est une brique logiciel</w:t>
      </w:r>
      <w:r w:rsidR="00EB4227">
        <w:t>le</w:t>
      </w:r>
      <w:r>
        <w:t xml:space="preserve"> qui </w:t>
      </w:r>
      <w:del w:id="353" w:author="jerome draillard" w:date="2015-11-27T14:40:00Z">
        <w:r w:rsidDel="00BC36B4">
          <w:delText xml:space="preserve">contient </w:delText>
        </w:r>
      </w:del>
      <w:ins w:id="354" w:author="jerome draillard" w:date="2015-11-27T14:40:00Z">
        <w:r w:rsidR="00BC36B4">
          <w:t xml:space="preserve">assure </w:t>
        </w:r>
      </w:ins>
      <w:r>
        <w:t>une ou plusieurs fonctionnalités</w:t>
      </w:r>
      <w:ins w:id="355" w:author="jerome draillard" w:date="2015-11-27T14:40:00Z">
        <w:r w:rsidR="00BC36B4">
          <w:t xml:space="preserve"> précise</w:t>
        </w:r>
      </w:ins>
      <w:r>
        <w:t xml:space="preserve">. </w:t>
      </w:r>
      <w:del w:id="356" w:author="jerome draillard" w:date="2015-11-27T14:40:00Z">
        <w:r w:rsidDel="00BC36B4">
          <w:delText>Elle peut contenir des paramètres, des interfaces graphiques (IHM), et des interfaces d'interactions.</w:delText>
        </w:r>
      </w:del>
      <w:ins w:id="357" w:author="jerome draillard" w:date="2015-11-27T14:40:00Z">
        <w:r w:rsidR="00BC36B4">
          <w:t>Les composants communique</w:t>
        </w:r>
      </w:ins>
      <w:ins w:id="358" w:author="Camille VACCALUT" w:date="2015-12-07T17:27:00Z">
        <w:r w:rsidR="006806E3">
          <w:t>nt</w:t>
        </w:r>
      </w:ins>
      <w:ins w:id="359" w:author="jerome draillard" w:date="2015-11-27T14:40:00Z">
        <w:del w:id="360" w:author="Camille VACCALUT" w:date="2015-12-07T17:27:00Z">
          <w:r w:rsidR="00BC36B4" w:rsidDel="006806E3">
            <w:delText>s</w:delText>
          </w:r>
        </w:del>
        <w:r w:rsidR="00BC36B4">
          <w:t xml:space="preserve"> entre eux via leur</w:t>
        </w:r>
      </w:ins>
      <w:ins w:id="361" w:author="jerome draillard" w:date="2015-11-27T14:41:00Z">
        <w:r w:rsidR="00F46669">
          <w:t>s</w:t>
        </w:r>
      </w:ins>
      <w:ins w:id="362" w:author="jerome draillard" w:date="2015-11-27T14:40:00Z">
        <w:r w:rsidR="00BC36B4">
          <w:t xml:space="preserve"> </w:t>
        </w:r>
        <w:r w:rsidR="004D7EE5" w:rsidRPr="004D7EE5">
          <w:rPr>
            <w:i/>
            <w:rPrChange w:id="363" w:author="jerome draillard" w:date="2015-11-27T14:40:00Z">
              <w:rPr>
                <w:color w:val="0000FF" w:themeColor="hyperlink"/>
                <w:u w:val="single"/>
              </w:rPr>
            </w:rPrChange>
          </w:rPr>
          <w:t>interface</w:t>
        </w:r>
      </w:ins>
      <w:ins w:id="364" w:author="jerome draillard" w:date="2015-11-27T14:41:00Z">
        <w:r w:rsidR="00F46669">
          <w:rPr>
            <w:i/>
          </w:rPr>
          <w:t xml:space="preserve">s </w:t>
        </w:r>
        <w:r w:rsidR="00F46669">
          <w:t xml:space="preserve">ou des </w:t>
        </w:r>
        <w:r w:rsidR="004D7EE5" w:rsidRPr="004D7EE5">
          <w:rPr>
            <w:i/>
            <w:rPrChange w:id="365" w:author="jerome draillard" w:date="2015-11-27T14:41:00Z">
              <w:rPr>
                <w:color w:val="0000FF" w:themeColor="hyperlink"/>
                <w:u w:val="single"/>
              </w:rPr>
            </w:rPrChange>
          </w:rPr>
          <w:t>pins</w:t>
        </w:r>
      </w:ins>
      <w:ins w:id="366" w:author="jerome draillard" w:date="2015-11-27T14:40:00Z">
        <w:r w:rsidR="00BC36B4">
          <w:t>.</w:t>
        </w:r>
      </w:ins>
      <w:ins w:id="367" w:author="jerome draillard" w:date="2015-11-27T15:13:00Z">
        <w:r w:rsidR="00234055">
          <w:t xml:space="preserve"> Un composant, d'après la définition UML, va </w:t>
        </w:r>
        <w:r w:rsidR="004D7EE5" w:rsidRPr="004D7EE5">
          <w:rPr>
            <w:i/>
            <w:rPrChange w:id="368" w:author="jerome draillard" w:date="2015-11-27T15:13:00Z">
              <w:rPr>
                <w:color w:val="0000FF" w:themeColor="hyperlink"/>
                <w:u w:val="single"/>
              </w:rPr>
            </w:rPrChange>
          </w:rPr>
          <w:t>consommer</w:t>
        </w:r>
        <w:r w:rsidR="00234055">
          <w:rPr>
            <w:i/>
          </w:rPr>
          <w:t xml:space="preserve"> </w:t>
        </w:r>
        <w:r w:rsidR="00234055">
          <w:t xml:space="preserve">(c'est à dire utiliser) des interfaces ou bien </w:t>
        </w:r>
        <w:r w:rsidR="004D7EE5" w:rsidRPr="004D7EE5">
          <w:rPr>
            <w:i/>
            <w:rPrChange w:id="369" w:author="jerome draillard" w:date="2015-11-27T15:14:00Z">
              <w:rPr>
                <w:color w:val="0000FF" w:themeColor="hyperlink"/>
                <w:u w:val="single"/>
              </w:rPr>
            </w:rPrChange>
          </w:rPr>
          <w:t>fournir</w:t>
        </w:r>
      </w:ins>
      <w:ins w:id="370" w:author="jerome draillard" w:date="2015-11-27T15:14:00Z">
        <w:r w:rsidR="00234055">
          <w:rPr>
            <w:i/>
          </w:rPr>
          <w:t xml:space="preserve"> </w:t>
        </w:r>
        <w:r w:rsidR="00234055">
          <w:t>des interfaces.</w:t>
        </w:r>
      </w:ins>
    </w:p>
    <w:p w:rsidR="00F46669" w:rsidRPr="00F46669" w:rsidDel="00123A4E" w:rsidRDefault="00F46669" w:rsidP="00F80EDF">
      <w:pPr>
        <w:rPr>
          <w:del w:id="371" w:author="jerome draillard" w:date="2015-11-27T14:43:00Z"/>
        </w:rPr>
      </w:pPr>
    </w:p>
    <w:p w:rsidR="00F80EDF" w:rsidRDefault="00F80EDF" w:rsidP="00F80EDF"/>
    <w:p w:rsidR="00961787" w:rsidDel="00F46669" w:rsidRDefault="00961787" w:rsidP="00F80EDF">
      <w:pPr>
        <w:rPr>
          <w:del w:id="372" w:author="jerome draillard" w:date="2015-11-27T14:41:00Z"/>
        </w:rPr>
      </w:pPr>
      <w:del w:id="373" w:author="jerome draillard" w:date="2015-11-27T14:41:00Z">
        <w:r w:rsidDel="00F46669">
          <w:delText>Il existe trois sortes d'interfaces d'interactions:</w:delText>
        </w:r>
      </w:del>
    </w:p>
    <w:p w:rsidR="00961787" w:rsidDel="00F46669" w:rsidRDefault="00961787" w:rsidP="00E4115C">
      <w:pPr>
        <w:pStyle w:val="Paragraphedeliste"/>
        <w:numPr>
          <w:ilvl w:val="0"/>
          <w:numId w:val="4"/>
        </w:numPr>
        <w:rPr>
          <w:del w:id="374" w:author="jerome draillard" w:date="2015-11-27T14:41:00Z"/>
        </w:rPr>
      </w:pPr>
      <w:del w:id="375" w:author="jerome draillard" w:date="2015-11-27T14:41:00Z">
        <w:r w:rsidDel="00F46669">
          <w:delText>Les pins, permettent de transmettre des données</w:delText>
        </w:r>
        <w:r w:rsidR="00D05D5F" w:rsidDel="00F46669">
          <w:delText xml:space="preserve"> (messages, etc.)</w:delText>
        </w:r>
      </w:del>
    </w:p>
    <w:p w:rsidR="00D05D5F" w:rsidDel="00F46669" w:rsidRDefault="00961787" w:rsidP="00E4115C">
      <w:pPr>
        <w:pStyle w:val="Paragraphedeliste"/>
        <w:numPr>
          <w:ilvl w:val="0"/>
          <w:numId w:val="4"/>
        </w:numPr>
        <w:rPr>
          <w:del w:id="376" w:author="jerome draillard" w:date="2015-11-27T14:41:00Z"/>
        </w:rPr>
      </w:pPr>
      <w:del w:id="377" w:author="jerome draillard" w:date="2015-11-27T14:41:00Z">
        <w:r w:rsidDel="00F46669">
          <w:delText>Les interf</w:delText>
        </w:r>
        <w:r w:rsidR="00D05D5F" w:rsidDel="00F46669">
          <w:delText>aces, permettent d'interagir entre composants</w:delText>
        </w:r>
      </w:del>
    </w:p>
    <w:p w:rsidR="007213AD" w:rsidDel="002278D2" w:rsidRDefault="00D05D5F" w:rsidP="00E4115C">
      <w:pPr>
        <w:pStyle w:val="Paragraphedeliste"/>
        <w:numPr>
          <w:ilvl w:val="0"/>
          <w:numId w:val="4"/>
        </w:numPr>
        <w:rPr>
          <w:del w:id="378" w:author="jerome draillard" w:date="2015-11-27T14:43:00Z"/>
        </w:rPr>
      </w:pPr>
      <w:del w:id="379" w:author="jerome draillard" w:date="2015-11-27T14:43:00Z">
        <w:r w:rsidDel="002278D2">
          <w:delText>Les services, définissent des fonctionnalités accessibles à la fois par le framework et par les composants (exécution, sauvegarde, etc.)</w:delText>
        </w:r>
      </w:del>
    </w:p>
    <w:p w:rsidR="007213AD" w:rsidRDefault="007213AD" w:rsidP="00DC78B5">
      <w:pPr>
        <w:pStyle w:val="Paragraphedeliste"/>
      </w:pPr>
    </w:p>
    <w:p w:rsidR="002A016C" w:rsidRDefault="007213AD" w:rsidP="002A016C">
      <w:pPr>
        <w:pStyle w:val="Paragraphedeliste"/>
        <w:keepNext/>
        <w:ind w:left="0"/>
        <w:jc w:val="center"/>
      </w:pPr>
      <w:r w:rsidRPr="000E3B83">
        <w:rPr>
          <w:noProof/>
          <w:lang w:eastAsia="fr-FR"/>
        </w:rPr>
        <w:drawing>
          <wp:inline distT="0" distB="0" distL="0" distR="0">
            <wp:extent cx="1381125" cy="1200150"/>
            <wp:effectExtent l="19050" t="0" r="9525" b="0"/>
            <wp:docPr id="37" name="Image 1"/>
            <wp:cNvGraphicFramePr/>
            <a:graphic xmlns:a="http://schemas.openxmlformats.org/drawingml/2006/main">
              <a:graphicData uri="http://schemas.openxmlformats.org/drawingml/2006/picture">
                <pic:pic xmlns:pic="http://schemas.openxmlformats.org/drawingml/2006/picture">
                  <pic:nvPicPr>
                    <pic:cNvPr id="4101" name="Picture 2"/>
                    <pic:cNvPicPr>
                      <a:picLocks noChangeAspect="1" noChangeArrowheads="1"/>
                    </pic:cNvPicPr>
                  </pic:nvPicPr>
                  <pic:blipFill>
                    <a:blip r:embed="rId11" cstate="print"/>
                    <a:srcRect/>
                    <a:stretch>
                      <a:fillRect/>
                    </a:stretch>
                  </pic:blipFill>
                  <pic:spPr bwMode="auto">
                    <a:xfrm>
                      <a:off x="0" y="0"/>
                      <a:ext cx="1381125" cy="1200150"/>
                    </a:xfrm>
                    <a:prstGeom prst="rect">
                      <a:avLst/>
                    </a:prstGeom>
                    <a:noFill/>
                    <a:ln w="9525">
                      <a:noFill/>
                      <a:miter lim="800000"/>
                      <a:headEnd/>
                      <a:tailEnd/>
                    </a:ln>
                  </pic:spPr>
                </pic:pic>
              </a:graphicData>
            </a:graphic>
          </wp:inline>
        </w:drawing>
      </w:r>
    </w:p>
    <w:p w:rsidR="007213AD" w:rsidRDefault="002A016C" w:rsidP="002A016C">
      <w:pPr>
        <w:pStyle w:val="Lgende"/>
        <w:jc w:val="center"/>
        <w:rPr>
          <w:ins w:id="380" w:author="jerome draillard" w:date="2015-11-27T14:44:00Z"/>
          <w:noProof/>
        </w:rPr>
      </w:pPr>
      <w:r>
        <w:t xml:space="preserve">Image </w:t>
      </w:r>
      <w:fldSimple w:instr=" SEQ Image \* ARABIC ">
        <w:r w:rsidR="004313EA">
          <w:rPr>
            <w:noProof/>
          </w:rPr>
          <w:t>1</w:t>
        </w:r>
      </w:fldSimple>
      <w:r>
        <w:rPr>
          <w:noProof/>
        </w:rPr>
        <w:t xml:space="preserve"> : </w:t>
      </w:r>
      <w:r w:rsidRPr="002626D6">
        <w:rPr>
          <w:noProof/>
        </w:rPr>
        <w:t>Représentation UML d'un composant</w:t>
      </w:r>
    </w:p>
    <w:p w:rsidR="00A43A6B" w:rsidRDefault="00A43A6B">
      <w:pPr>
        <w:rPr>
          <w:ins w:id="381" w:author="jerome draillard" w:date="2015-11-27T15:08:00Z"/>
        </w:rPr>
        <w:pPrChange w:id="382" w:author="jerome draillard" w:date="2015-11-27T14:44:00Z">
          <w:pPr>
            <w:pStyle w:val="Lgende"/>
            <w:jc w:val="center"/>
          </w:pPr>
        </w:pPrChange>
      </w:pPr>
    </w:p>
    <w:p w:rsidR="00A43A6B" w:rsidRDefault="001B05FC">
      <w:pPr>
        <w:rPr>
          <w:ins w:id="383" w:author="jerome draillard" w:date="2015-11-27T15:08:00Z"/>
        </w:rPr>
        <w:pPrChange w:id="384" w:author="jerome draillard" w:date="2015-11-27T14:44:00Z">
          <w:pPr>
            <w:pStyle w:val="Lgende"/>
            <w:jc w:val="center"/>
          </w:pPr>
        </w:pPrChange>
      </w:pPr>
      <w:ins w:id="385" w:author="jerome draillard" w:date="2015-11-27T15:08:00Z">
        <w:r>
          <w:t xml:space="preserve">Les composants de </w:t>
        </w:r>
        <w:proofErr w:type="spellStart"/>
        <w:r>
          <w:t>Streamwork</w:t>
        </w:r>
        <w:proofErr w:type="spellEnd"/>
        <w:r>
          <w:t xml:space="preserve"> sont configurables via des </w:t>
        </w:r>
        <w:r w:rsidR="004D7EE5" w:rsidRPr="004D7EE5">
          <w:rPr>
            <w:i/>
            <w:rPrChange w:id="386" w:author="jerome draillard" w:date="2015-11-27T15:08:00Z">
              <w:rPr>
                <w:b w:val="0"/>
                <w:bCs w:val="0"/>
                <w:color w:val="0000FF" w:themeColor="hyperlink"/>
                <w:u w:val="single"/>
              </w:rPr>
            </w:rPrChange>
          </w:rPr>
          <w:t>propriétés</w:t>
        </w:r>
        <w:r>
          <w:t>.</w:t>
        </w:r>
      </w:ins>
    </w:p>
    <w:p w:rsidR="00A43A6B" w:rsidRDefault="00131641">
      <w:pPr>
        <w:rPr>
          <w:rPrChange w:id="387" w:author="jerome draillard" w:date="2015-11-27T14:44:00Z">
            <w:rPr>
              <w:noProof/>
            </w:rPr>
          </w:rPrChange>
        </w:rPr>
        <w:pPrChange w:id="388" w:author="jerome draillard" w:date="2015-11-27T14:44:00Z">
          <w:pPr>
            <w:pStyle w:val="Lgende"/>
            <w:jc w:val="center"/>
          </w:pPr>
        </w:pPrChange>
      </w:pPr>
      <w:ins w:id="389" w:author="jerome draillard" w:date="2015-11-27T14:44:00Z">
        <w:r>
          <w:t xml:space="preserve">En plus de l'interaction entre eux, les composants ont accès à des </w:t>
        </w:r>
        <w:r w:rsidRPr="00F46669">
          <w:rPr>
            <w:i/>
          </w:rPr>
          <w:t>services</w:t>
        </w:r>
        <w:r>
          <w:rPr>
            <w:i/>
          </w:rPr>
          <w:t xml:space="preserve"> </w:t>
        </w:r>
        <w:r>
          <w:t xml:space="preserve">fournis par </w:t>
        </w:r>
        <w:proofErr w:type="spellStart"/>
        <w:r>
          <w:t>Streamwork</w:t>
        </w:r>
        <w:proofErr w:type="spellEnd"/>
        <w:r>
          <w:t>.</w:t>
        </w:r>
      </w:ins>
    </w:p>
    <w:p w:rsidR="007213AD" w:rsidRDefault="007213AD" w:rsidP="00B5234E">
      <w:pPr>
        <w:pStyle w:val="Titre2"/>
      </w:pPr>
      <w:bookmarkStart w:id="390" w:name="_Toc354145184"/>
      <w:bookmarkStart w:id="391" w:name="_Toc354393962"/>
      <w:bookmarkEnd w:id="390"/>
      <w:r>
        <w:t>Services</w:t>
      </w:r>
      <w:bookmarkEnd w:id="391"/>
    </w:p>
    <w:p w:rsidR="00F80EDF" w:rsidRPr="00F80EDF" w:rsidRDefault="00F80EDF" w:rsidP="00F80EDF"/>
    <w:p w:rsidR="00CC5638" w:rsidRPr="00F46669" w:rsidRDefault="00C70F9E" w:rsidP="00CC5638">
      <w:pPr>
        <w:rPr>
          <w:ins w:id="392" w:author="jerome draillard" w:date="2015-11-27T14:43:00Z"/>
        </w:rPr>
      </w:pPr>
      <w:ins w:id="393" w:author="jerome draillard" w:date="2015-11-27T14:44:00Z">
        <w:r>
          <w:t>F</w:t>
        </w:r>
      </w:ins>
      <w:ins w:id="394" w:author="jerome draillard" w:date="2015-11-27T14:43:00Z">
        <w:r w:rsidR="00CC5638">
          <w:t xml:space="preserve">ournis par </w:t>
        </w:r>
        <w:proofErr w:type="spellStart"/>
        <w:r w:rsidR="00CC5638">
          <w:t>Streamwork</w:t>
        </w:r>
      </w:ins>
      <w:proofErr w:type="spellEnd"/>
      <w:ins w:id="395" w:author="jerome draillard" w:date="2015-11-27T14:44:00Z">
        <w:r>
          <w:t>,</w:t>
        </w:r>
      </w:ins>
      <w:ins w:id="396" w:author="jerome draillard" w:date="2015-11-27T14:43:00Z">
        <w:r w:rsidR="00CC5638">
          <w:t xml:space="preserve"> Les </w:t>
        </w:r>
        <w:r w:rsidR="00CC5638" w:rsidRPr="00F46669">
          <w:rPr>
            <w:i/>
          </w:rPr>
          <w:t>services</w:t>
        </w:r>
        <w:r w:rsidR="00CC5638">
          <w:rPr>
            <w:i/>
          </w:rPr>
          <w:t xml:space="preserve"> </w:t>
        </w:r>
        <w:r w:rsidR="00CC5638">
          <w:t xml:space="preserve">sont des objets logiciels assurant une fonctionnalités précise accessible par le </w:t>
        </w:r>
        <w:proofErr w:type="spellStart"/>
        <w:r w:rsidR="00CC5638">
          <w:t>framework</w:t>
        </w:r>
        <w:proofErr w:type="spellEnd"/>
        <w:r w:rsidR="00CC5638">
          <w:t xml:space="preserve"> lui-même ainsi que tous les composants instanciés dans </w:t>
        </w:r>
        <w:proofErr w:type="spellStart"/>
        <w:r w:rsidR="00CC5638">
          <w:t>Streamwork</w:t>
        </w:r>
        <w:proofErr w:type="spellEnd"/>
        <w:r w:rsidR="00CC5638">
          <w:t xml:space="preserve"> (exemple de service  : </w:t>
        </w:r>
        <w:proofErr w:type="spellStart"/>
        <w:r w:rsidR="00CC5638">
          <w:t>execution</w:t>
        </w:r>
        <w:proofErr w:type="spellEnd"/>
        <w:r w:rsidR="00CC5638">
          <w:t>, sauvegarde).</w:t>
        </w:r>
      </w:ins>
    </w:p>
    <w:p w:rsidR="00CC5638" w:rsidRDefault="00CC5638" w:rsidP="00F80EDF">
      <w:pPr>
        <w:rPr>
          <w:ins w:id="397" w:author="jerome draillard" w:date="2015-11-27T14:43:00Z"/>
        </w:rPr>
      </w:pPr>
    </w:p>
    <w:p w:rsidR="00F80EDF" w:rsidDel="00C70F9E" w:rsidRDefault="007213AD" w:rsidP="00F80EDF">
      <w:pPr>
        <w:rPr>
          <w:del w:id="398" w:author="jerome draillard" w:date="2015-11-27T14:44:00Z"/>
        </w:rPr>
      </w:pPr>
      <w:del w:id="399" w:author="jerome draillard" w:date="2015-11-27T14:44:00Z">
        <w:r w:rsidDel="00C70F9E">
          <w:delText>Streamwork fourni des services. Un composant peut également fournir des services.</w:delText>
        </w:r>
      </w:del>
    </w:p>
    <w:p w:rsidR="007213AD" w:rsidRDefault="00F80EDF" w:rsidP="00F80EDF">
      <w:del w:id="400" w:author="jerome draillard" w:date="2015-11-27T14:44:00Z">
        <w:r w:rsidDel="00C70F9E">
          <w:br/>
        </w:r>
      </w:del>
      <w:r w:rsidR="007213AD">
        <w:t>Chaque service a un nom qui lui est propre, qui permet de l'utiliser.</w:t>
      </w:r>
    </w:p>
    <w:p w:rsidR="00F80EDF" w:rsidDel="00C70F9E" w:rsidRDefault="007213AD" w:rsidP="00F80EDF">
      <w:pPr>
        <w:rPr>
          <w:del w:id="401" w:author="jerome draillard" w:date="2015-11-27T14:44:00Z"/>
        </w:rPr>
      </w:pPr>
      <w:del w:id="402" w:author="jerome draillard" w:date="2015-11-27T14:44:00Z">
        <w:r w:rsidDel="00C70F9E">
          <w:delText>Un service fourni des fonctionnalités.</w:delText>
        </w:r>
      </w:del>
    </w:p>
    <w:p w:rsidR="006E71DF" w:rsidRDefault="006E71DF" w:rsidP="00F80EDF"/>
    <w:p w:rsidR="007213AD" w:rsidRDefault="007213AD" w:rsidP="00F80EDF">
      <w:r>
        <w:t>Certains services sont natifs, comme par exemple:</w:t>
      </w:r>
    </w:p>
    <w:p w:rsidR="007213AD" w:rsidRDefault="007213AD" w:rsidP="00E4115C">
      <w:pPr>
        <w:pStyle w:val="Paragraphedeliste"/>
        <w:numPr>
          <w:ilvl w:val="0"/>
          <w:numId w:val="5"/>
        </w:numPr>
      </w:pPr>
      <w:r>
        <w:t>Exécution : permet d'exécuter un composant (</w:t>
      </w:r>
      <w:proofErr w:type="spellStart"/>
      <w:r>
        <w:t>start</w:t>
      </w:r>
      <w:proofErr w:type="spellEnd"/>
      <w:r>
        <w:t xml:space="preserve">, </w:t>
      </w:r>
      <w:proofErr w:type="spellStart"/>
      <w:r>
        <w:t>execute</w:t>
      </w:r>
      <w:proofErr w:type="spellEnd"/>
      <w:r>
        <w:t>, stop)</w:t>
      </w:r>
    </w:p>
    <w:p w:rsidR="007213AD" w:rsidRDefault="007213AD" w:rsidP="00E4115C">
      <w:pPr>
        <w:pStyle w:val="Paragraphedeliste"/>
        <w:numPr>
          <w:ilvl w:val="0"/>
          <w:numId w:val="5"/>
        </w:numPr>
      </w:pPr>
      <w:r>
        <w:t>Propriétés : paramètres de configuration accessibles depuis l'éditeur</w:t>
      </w:r>
    </w:p>
    <w:p w:rsidR="007213AD" w:rsidDel="00BA68D8" w:rsidRDefault="007213AD" w:rsidP="00E4115C">
      <w:pPr>
        <w:pStyle w:val="Paragraphedeliste"/>
        <w:numPr>
          <w:ilvl w:val="0"/>
          <w:numId w:val="5"/>
        </w:numPr>
        <w:rPr>
          <w:del w:id="403" w:author="jerome draillard" w:date="2015-11-27T14:45:00Z"/>
        </w:rPr>
      </w:pPr>
      <w:r>
        <w:t xml:space="preserve">Code </w:t>
      </w:r>
      <w:proofErr w:type="spellStart"/>
      <w:r>
        <w:t>timer</w:t>
      </w:r>
      <w:proofErr w:type="spellEnd"/>
      <w:r>
        <w:t xml:space="preserve"> : fonctionnalité de test et de </w:t>
      </w:r>
      <w:proofErr w:type="spellStart"/>
      <w:r>
        <w:t>debug</w:t>
      </w:r>
      <w:proofErr w:type="spellEnd"/>
    </w:p>
    <w:p w:rsidR="00A43A6B" w:rsidRDefault="00A43A6B">
      <w:pPr>
        <w:pStyle w:val="Paragraphedeliste"/>
        <w:numPr>
          <w:ilvl w:val="0"/>
          <w:numId w:val="5"/>
        </w:numPr>
        <w:pPrChange w:id="404" w:author="jerome draillard" w:date="2015-11-27T14:45:00Z">
          <w:pPr/>
        </w:pPrChange>
      </w:pPr>
    </w:p>
    <w:p w:rsidR="0042493F" w:rsidRDefault="0042493F" w:rsidP="0042493F"/>
    <w:p w:rsidR="00EF2FAC" w:rsidRDefault="00A63C09" w:rsidP="00B5234E">
      <w:pPr>
        <w:pStyle w:val="Titre2"/>
      </w:pPr>
      <w:bookmarkStart w:id="405" w:name="_Toc354393963"/>
      <w:r>
        <w:t xml:space="preserve">Editeur </w:t>
      </w:r>
      <w:proofErr w:type="spellStart"/>
      <w:r>
        <w:t>Streamwork</w:t>
      </w:r>
      <w:bookmarkEnd w:id="405"/>
      <w:proofErr w:type="spellEnd"/>
    </w:p>
    <w:p w:rsidR="00645AB9" w:rsidRDefault="00645AB9" w:rsidP="00DC78B5">
      <w:pPr>
        <w:pStyle w:val="Paragraphedeliste"/>
      </w:pPr>
    </w:p>
    <w:p w:rsidR="00874D39" w:rsidRPr="00683E3F" w:rsidRDefault="00874D39" w:rsidP="00683E3F">
      <w:pPr>
        <w:pStyle w:val="Titre3"/>
      </w:pPr>
      <w:bookmarkStart w:id="406" w:name="_Toc354393964"/>
      <w:r w:rsidRPr="00683E3F">
        <w:t>Présentation</w:t>
      </w:r>
      <w:bookmarkEnd w:id="406"/>
    </w:p>
    <w:p w:rsidR="00874D39" w:rsidRDefault="00874D39" w:rsidP="00DC78B5">
      <w:pPr>
        <w:pStyle w:val="Paragraphedeliste"/>
      </w:pPr>
    </w:p>
    <w:p w:rsidR="00645AB9" w:rsidDel="003D186B" w:rsidRDefault="003D186B" w:rsidP="00F80EDF">
      <w:pPr>
        <w:rPr>
          <w:del w:id="407" w:author="jerome draillard" w:date="2015-11-27T14:46:00Z"/>
        </w:rPr>
      </w:pPr>
      <w:ins w:id="408" w:author="jerome draillard" w:date="2015-11-27T14:45:00Z">
        <w:r>
          <w:t xml:space="preserve">En pratique, pour assembler des composants existant, c'est </w:t>
        </w:r>
      </w:ins>
      <w:del w:id="409" w:author="jerome draillard" w:date="2015-11-27T14:45:00Z">
        <w:r w:rsidR="00645AB9" w:rsidDel="003D186B">
          <w:delText>L</w:delText>
        </w:r>
      </w:del>
      <w:ins w:id="410" w:author="jerome draillard" w:date="2015-11-27T14:45:00Z">
        <w:r>
          <w:t>l</w:t>
        </w:r>
      </w:ins>
      <w:r w:rsidR="00645AB9">
        <w:t xml:space="preserve">'éditeur de </w:t>
      </w:r>
      <w:proofErr w:type="spellStart"/>
      <w:r w:rsidR="00645AB9">
        <w:t>Streamwork</w:t>
      </w:r>
      <w:proofErr w:type="spellEnd"/>
      <w:r w:rsidR="00645AB9">
        <w:t xml:space="preserve"> </w:t>
      </w:r>
      <w:ins w:id="411" w:author="jerome draillard" w:date="2015-11-27T14:45:00Z">
        <w:r>
          <w:t>qui va être utilisé.</w:t>
        </w:r>
      </w:ins>
      <w:ins w:id="412" w:author="jerome draillard" w:date="2015-11-27T14:48:00Z">
        <w:r w:rsidR="0089213F">
          <w:t xml:space="preserve"> Il permet d'organiser ce qu'on appelle le </w:t>
        </w:r>
        <w:proofErr w:type="spellStart"/>
        <w:r w:rsidR="004D7EE5" w:rsidRPr="004D7EE5">
          <w:rPr>
            <w:i/>
            <w:rPrChange w:id="413" w:author="jerome draillard" w:date="2015-11-27T14:48:00Z">
              <w:rPr>
                <w:color w:val="0000FF" w:themeColor="hyperlink"/>
                <w:u w:val="single"/>
              </w:rPr>
            </w:rPrChange>
          </w:rPr>
          <w:t>stream</w:t>
        </w:r>
        <w:proofErr w:type="spellEnd"/>
        <w:r w:rsidR="0089213F">
          <w:t>.</w:t>
        </w:r>
      </w:ins>
      <w:del w:id="414" w:author="jerome draillard" w:date="2015-11-27T14:46:00Z">
        <w:r w:rsidR="00645AB9" w:rsidDel="003D186B">
          <w:delText xml:space="preserve">permet </w:delText>
        </w:r>
        <w:r w:rsidR="00A63C09" w:rsidDel="003D186B">
          <w:delText>d'organiser les composants, de créer les liens</w:delText>
        </w:r>
      </w:del>
      <w:ins w:id="415" w:author="jerome draillard" w:date="2015-11-27T14:48:00Z">
        <w:r w:rsidR="0089213F">
          <w:t xml:space="preserve"> Le </w:t>
        </w:r>
        <w:proofErr w:type="spellStart"/>
        <w:r w:rsidR="004D7EE5" w:rsidRPr="004D7EE5">
          <w:rPr>
            <w:i/>
            <w:rPrChange w:id="416" w:author="jerome draillard" w:date="2015-11-27T14:49:00Z">
              <w:rPr>
                <w:color w:val="0000FF" w:themeColor="hyperlink"/>
                <w:u w:val="single"/>
              </w:rPr>
            </w:rPrChange>
          </w:rPr>
          <w:t>stream</w:t>
        </w:r>
      </w:ins>
      <w:proofErr w:type="spellEnd"/>
      <w:del w:id="417" w:author="jerome draillard" w:date="2015-11-27T14:46:00Z">
        <w:r w:rsidR="00645AB9" w:rsidDel="003D186B">
          <w:delText>.</w:delText>
        </w:r>
      </w:del>
    </w:p>
    <w:p w:rsidR="003D186B" w:rsidRDefault="0089213F" w:rsidP="00F80EDF">
      <w:pPr>
        <w:rPr>
          <w:ins w:id="418" w:author="jerome draillard" w:date="2015-11-27T14:49:00Z"/>
        </w:rPr>
      </w:pPr>
      <w:ins w:id="419" w:author="jerome draillard" w:date="2015-11-27T14:49:00Z">
        <w:r>
          <w:t xml:space="preserve"> c'est l'ensemble des composants, avec leurs propriétés et les liens entre eux.</w:t>
        </w:r>
      </w:ins>
    </w:p>
    <w:p w:rsidR="0089213F" w:rsidRPr="0089213F" w:rsidRDefault="0089213F" w:rsidP="00F80EDF">
      <w:pPr>
        <w:rPr>
          <w:ins w:id="420" w:author="jerome draillard" w:date="2015-11-27T14:46:00Z"/>
        </w:rPr>
      </w:pPr>
    </w:p>
    <w:p w:rsidR="00645AB9" w:rsidRDefault="00645AB9" w:rsidP="00F80EDF">
      <w:del w:id="421" w:author="jerome draillard" w:date="2015-11-27T14:49:00Z">
        <w:r w:rsidDel="0038160E">
          <w:delText xml:space="preserve">Il </w:delText>
        </w:r>
      </w:del>
      <w:ins w:id="422" w:author="jerome draillard" w:date="2015-11-27T14:49:00Z">
        <w:r w:rsidR="0038160E">
          <w:t xml:space="preserve">L'éditeur </w:t>
        </w:r>
      </w:ins>
      <w:r>
        <w:t>est accessible à l'adresse suivante:</w:t>
      </w:r>
    </w:p>
    <w:p w:rsidR="00A43A6B" w:rsidRPr="00A43A6B" w:rsidRDefault="004D7EE5">
      <w:pPr>
        <w:rPr>
          <w:ins w:id="423" w:author="ghislain.aine" w:date="2015-10-30T10:12:00Z"/>
          <w:del w:id="424" w:author="ghislain.aine" w:date="2015-10-30T10:11:00Z"/>
          <w:rStyle w:val="Lienhypertexte"/>
          <w:lang w:val="en-US"/>
          <w:rPrChange w:id="425" w:author="Camille VACCALUT" w:date="2015-12-08T09:13:00Z">
            <w:rPr>
              <w:ins w:id="426" w:author="ghislain.aine" w:date="2015-10-30T10:12:00Z"/>
              <w:del w:id="427" w:author="ghislain.aine" w:date="2015-10-30T10:11:00Z"/>
              <w:lang w:val="en-US"/>
            </w:rPr>
          </w:rPrChange>
        </w:rPr>
        <w:pPrChange w:id="428" w:author="ghislain.aine" w:date="2015-10-30T10:12:00Z">
          <w:pPr>
            <w:jc w:val="center"/>
          </w:pPr>
        </w:pPrChange>
      </w:pPr>
      <w:ins w:id="429" w:author="ghislain.aine" w:date="2015-10-30T10:12:00Z">
        <w:r>
          <w:fldChar w:fldCharType="begin"/>
        </w:r>
        <w:r w:rsidRPr="004D7EE5">
          <w:rPr>
            <w:lang w:val="en-US"/>
            <w:rPrChange w:id="430" w:author="Camille VACCALUT" w:date="2015-12-07T09:50:00Z">
              <w:rPr>
                <w:color w:val="0000FF" w:themeColor="hyperlink"/>
                <w:u w:val="single"/>
              </w:rPr>
            </w:rPrChange>
          </w:rPr>
          <w:instrText xml:space="preserve"> HYPERLINK "C:\\tt4\\Framework\\StreamWork\\Delivery\\StreamWorkEditor2\\</w:instrText>
        </w:r>
        <w:r w:rsidRPr="004D7EE5">
          <w:rPr>
            <w:lang w:val="en-US"/>
            <w:rPrChange w:id="431" w:author="ghislain.aine" w:date="2015-10-30T10:12:00Z">
              <w:rPr>
                <w:color w:val="0000FF" w:themeColor="hyperlink"/>
                <w:u w:val="single"/>
              </w:rPr>
            </w:rPrChange>
          </w:rPr>
          <w:instrText xml:space="preserve">win-msvc2013-x86-QT5.5.0\\release\\StreamWorkEditor2.exe" </w:instrText>
        </w:r>
        <w:r>
          <w:fldChar w:fldCharType="separate"/>
        </w:r>
        <w:r w:rsidRPr="004D7EE5">
          <w:rPr>
            <w:rStyle w:val="Lienhypertexte"/>
            <w:lang w:val="en-US"/>
            <w:rPrChange w:id="432" w:author="ghislain.aine" w:date="2015-10-30T10:12:00Z">
              <w:rPr>
                <w:rFonts w:ascii="Segoe Print" w:hAnsi="Segoe Print" w:cs="Segoe Print"/>
                <w:color w:val="0000FF" w:themeColor="hyperlink"/>
                <w:u w:val="single"/>
              </w:rPr>
            </w:rPrChange>
          </w:rPr>
          <w:t>C:\tt4\Framework\StreamWork\Delivery\StreamWorkEditor2\win-msvc2013-x86-QT5.5.0\release\StreamWorkEditor2.exe</w:t>
        </w:r>
        <w:del w:id="433" w:author="ghislain.aine" w:date="2015-10-30T10:11:00Z">
          <w:r w:rsidRPr="00A43A6B">
            <w:rPr>
              <w:rStyle w:val="Lienhypertexte"/>
              <w:lang w:val="en-US"/>
              <w:rPrChange w:id="434" w:author="Camille VACCALUT" w:date="2015-12-08T09:13:00Z">
                <w:rPr>
                  <w:color w:val="0000FF" w:themeColor="hyperlink"/>
                  <w:u w:val="single"/>
                  <w:lang w:val="en-US"/>
                </w:rPr>
              </w:rPrChange>
            </w:rPr>
            <w:delText>C:\tt4\Framework\StreamWork\Artifacts\StreamWorkEdito</w:delText>
          </w:r>
          <w:r w:rsidRPr="00A43A6B">
            <w:rPr>
              <w:rStyle w:val="Lienhypertexte"/>
              <w:lang w:val="en-US"/>
              <w:rPrChange w:id="435" w:author="Camille VACCALUT" w:date="2015-12-08T09:13:00Z">
                <w:rPr>
                  <w:color w:val="0000FF" w:themeColor="hyperlink"/>
                  <w:u w:val="single"/>
                  <w:lang w:val="en-US"/>
                </w:rPr>
              </w:rPrChange>
            </w:rPr>
            <w:lastRenderedPageBreak/>
            <w:delText>r2\ia32.win.msvc2013.QT_5.4.0\releaseC:\projects\Libraries\StreamWork\bin\vc\release\ StreamWorkEditor2.exe</w:delText>
          </w:r>
        </w:del>
      </w:ins>
    </w:p>
    <w:p w:rsidR="00A43A6B" w:rsidRDefault="004D7EE5">
      <w:pPr>
        <w:rPr>
          <w:lang w:val="en-US"/>
        </w:rPr>
        <w:pPrChange w:id="436" w:author="ghislain.aine" w:date="2015-10-30T10:12:00Z">
          <w:pPr>
            <w:pStyle w:val="Paragraphedeliste"/>
          </w:pPr>
        </w:pPrChange>
      </w:pPr>
      <w:ins w:id="437" w:author="ghislain.aine" w:date="2015-10-30T10:12:00Z">
        <w:r>
          <w:fldChar w:fldCharType="end"/>
        </w:r>
      </w:ins>
    </w:p>
    <w:p w:rsidR="002A016C" w:rsidRDefault="00A43A6B" w:rsidP="002A016C">
      <w:pPr>
        <w:keepNext/>
        <w:jc w:val="center"/>
      </w:pPr>
      <w:ins w:id="438" w:author="jerome draillard" w:date="2015-11-27T15:06:00Z">
        <w:r>
          <w:rPr>
            <w:noProof/>
            <w:lang w:eastAsia="fr-FR"/>
            <w:rPrChange w:id="439" w:author="Unknown">
              <w:rPr>
                <w:noProof/>
                <w:color w:val="0000FF" w:themeColor="hyperlink"/>
                <w:u w:val="single"/>
                <w:lang w:eastAsia="fr-FR"/>
              </w:rPr>
            </w:rPrChange>
          </w:rPr>
          <w:drawing>
            <wp:inline distT="0" distB="0" distL="0" distR="0">
              <wp:extent cx="5756745" cy="3248363"/>
              <wp:effectExtent l="19050" t="0" r="0" b="0"/>
              <wp:docPr id="13"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srcRect/>
                      <a:stretch>
                        <a:fillRect/>
                      </a:stretch>
                    </pic:blipFill>
                    <pic:spPr bwMode="auto">
                      <a:xfrm>
                        <a:off x="0" y="0"/>
                        <a:ext cx="5768958" cy="3255254"/>
                      </a:xfrm>
                      <a:prstGeom prst="rect">
                        <a:avLst/>
                      </a:prstGeom>
                      <a:noFill/>
                      <a:ln w="9525">
                        <a:noFill/>
                        <a:miter lim="800000"/>
                        <a:headEnd/>
                        <a:tailEnd/>
                      </a:ln>
                    </pic:spPr>
                  </pic:pic>
                </a:graphicData>
              </a:graphic>
            </wp:inline>
          </w:drawing>
        </w:r>
        <w:r w:rsidR="004D091E">
          <w:rPr>
            <w:noProof/>
            <w:lang w:eastAsia="fr-FR"/>
          </w:rPr>
          <w:t xml:space="preserve"> </w:t>
        </w:r>
      </w:ins>
      <w:del w:id="440" w:author="jerome draillard" w:date="2015-11-27T15:06:00Z">
        <w:r>
          <w:rPr>
            <w:noProof/>
            <w:lang w:eastAsia="fr-FR"/>
            <w:rPrChange w:id="441" w:author="Unknown">
              <w:rPr>
                <w:noProof/>
                <w:color w:val="0000FF" w:themeColor="hyperlink"/>
                <w:u w:val="single"/>
                <w:lang w:eastAsia="fr-FR"/>
              </w:rPr>
            </w:rPrChange>
          </w:rPr>
          <w:drawing>
            <wp:inline distT="0" distB="0" distL="0" distR="0">
              <wp:extent cx="5760720" cy="3749549"/>
              <wp:effectExtent l="19050" t="0" r="0" b="0"/>
              <wp:docPr id="2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760720" cy="3749549"/>
                      </a:xfrm>
                      <a:prstGeom prst="rect">
                        <a:avLst/>
                      </a:prstGeom>
                      <a:noFill/>
                      <a:ln w="9525">
                        <a:noFill/>
                        <a:miter lim="800000"/>
                        <a:headEnd/>
                        <a:tailEnd/>
                      </a:ln>
                    </pic:spPr>
                  </pic:pic>
                </a:graphicData>
              </a:graphic>
            </wp:inline>
          </w:drawing>
        </w:r>
      </w:del>
    </w:p>
    <w:p w:rsidR="00285391" w:rsidRPr="00B702EF" w:rsidRDefault="004D7EE5" w:rsidP="002A016C">
      <w:pPr>
        <w:pStyle w:val="Lgende"/>
        <w:jc w:val="center"/>
        <w:rPr>
          <w:sz w:val="20"/>
          <w:u w:val="single"/>
          <w:rPrChange w:id="442" w:author="jerome draillard" w:date="2015-11-27T14:54:00Z">
            <w:rPr>
              <w:sz w:val="20"/>
              <w:u w:val="single"/>
              <w:lang w:val="en-US"/>
            </w:rPr>
          </w:rPrChange>
        </w:rPr>
      </w:pPr>
      <w:r w:rsidRPr="004D7EE5">
        <w:rPr>
          <w:rPrChange w:id="443" w:author="jerome draillard" w:date="2015-11-27T14:54:00Z">
            <w:rPr>
              <w:color w:val="0000FF" w:themeColor="hyperlink"/>
              <w:u w:val="single"/>
              <w:lang w:val="en-US"/>
            </w:rPr>
          </w:rPrChange>
        </w:rPr>
        <w:t xml:space="preserve">Image </w:t>
      </w:r>
      <w:r>
        <w:fldChar w:fldCharType="begin"/>
      </w:r>
      <w:r w:rsidRPr="004D7EE5">
        <w:rPr>
          <w:rPrChange w:id="444" w:author="jerome draillard" w:date="2015-11-27T14:54:00Z">
            <w:rPr>
              <w:color w:val="0000FF" w:themeColor="hyperlink"/>
              <w:u w:val="single"/>
              <w:lang w:val="en-US"/>
            </w:rPr>
          </w:rPrChange>
        </w:rPr>
        <w:instrText xml:space="preserve"> SEQ Image \* ARABIC </w:instrText>
      </w:r>
      <w:r>
        <w:fldChar w:fldCharType="separate"/>
      </w:r>
      <w:r w:rsidRPr="004D7EE5">
        <w:rPr>
          <w:noProof/>
          <w:rPrChange w:id="445" w:author="jerome draillard" w:date="2015-11-27T14:54:00Z">
            <w:rPr>
              <w:noProof/>
              <w:color w:val="0000FF" w:themeColor="hyperlink"/>
              <w:u w:val="single"/>
              <w:lang w:val="en-US"/>
            </w:rPr>
          </w:rPrChange>
        </w:rPr>
        <w:t>2</w:t>
      </w:r>
      <w:r>
        <w:fldChar w:fldCharType="end"/>
      </w:r>
      <w:r w:rsidRPr="004D7EE5">
        <w:rPr>
          <w:rPrChange w:id="446" w:author="jerome draillard" w:date="2015-11-27T14:54:00Z">
            <w:rPr>
              <w:color w:val="0000FF" w:themeColor="hyperlink"/>
              <w:u w:val="single"/>
              <w:lang w:val="en-US"/>
            </w:rPr>
          </w:rPrChange>
        </w:rPr>
        <w:t xml:space="preserve"> : </w:t>
      </w:r>
      <w:r w:rsidR="002A016C" w:rsidRPr="00F8242E">
        <w:t>Editeur</w:t>
      </w:r>
      <w:r w:rsidRPr="004D7EE5">
        <w:rPr>
          <w:rPrChange w:id="447" w:author="jerome draillard" w:date="2015-11-27T14:54:00Z">
            <w:rPr>
              <w:color w:val="0000FF" w:themeColor="hyperlink"/>
              <w:u w:val="single"/>
              <w:lang w:val="en-US"/>
            </w:rPr>
          </w:rPrChange>
        </w:rPr>
        <w:t xml:space="preserve"> </w:t>
      </w:r>
      <w:proofErr w:type="spellStart"/>
      <w:r w:rsidRPr="004D7EE5">
        <w:rPr>
          <w:rPrChange w:id="448" w:author="jerome draillard" w:date="2015-11-27T14:54:00Z">
            <w:rPr>
              <w:color w:val="0000FF" w:themeColor="hyperlink"/>
              <w:u w:val="single"/>
              <w:lang w:val="en-US"/>
            </w:rPr>
          </w:rPrChange>
        </w:rPr>
        <w:t>streamwork</w:t>
      </w:r>
      <w:proofErr w:type="spellEnd"/>
    </w:p>
    <w:p w:rsidR="00490005" w:rsidDel="005A3319" w:rsidRDefault="00490005" w:rsidP="00490005">
      <w:pPr>
        <w:rPr>
          <w:del w:id="449" w:author="ghislain.aine" w:date="2015-11-30T17:13:00Z"/>
        </w:rPr>
      </w:pPr>
    </w:p>
    <w:p w:rsidR="00BC6139" w:rsidDel="007D4CA7" w:rsidRDefault="00BC6139">
      <w:pPr>
        <w:spacing w:after="200" w:line="276" w:lineRule="auto"/>
        <w:jc w:val="left"/>
        <w:rPr>
          <w:del w:id="450" w:author="jerome draillard" w:date="2015-11-27T14:49:00Z"/>
          <w:color w:val="003366"/>
          <w:sz w:val="24"/>
          <w:szCs w:val="24"/>
        </w:rPr>
      </w:pPr>
      <w:r>
        <w:br w:type="page"/>
      </w:r>
    </w:p>
    <w:p w:rsidR="00A43A6B" w:rsidRDefault="00874D39">
      <w:pPr>
        <w:spacing w:after="200" w:line="276" w:lineRule="auto"/>
        <w:jc w:val="left"/>
        <w:rPr>
          <w:ins w:id="451" w:author="jerome draillard" w:date="2015-11-27T14:54:00Z"/>
        </w:rPr>
        <w:pPrChange w:id="452" w:author="jerome draillard" w:date="2015-11-27T14:49:00Z">
          <w:pPr>
            <w:pStyle w:val="Titre3"/>
          </w:pPr>
        </w:pPrChange>
      </w:pPr>
      <w:bookmarkStart w:id="453" w:name="_Toc354393965"/>
      <w:del w:id="454" w:author="jerome draillard" w:date="2015-11-27T14:54:00Z">
        <w:r w:rsidDel="00B702EF">
          <w:lastRenderedPageBreak/>
          <w:delText>Fenêtres</w:delText>
        </w:r>
      </w:del>
      <w:bookmarkEnd w:id="453"/>
      <w:ins w:id="455" w:author="jerome draillard" w:date="2015-11-27T14:54:00Z">
        <w:r w:rsidR="00B702EF">
          <w:t>Au niveau de l'IHM l'éditeur se décomposant de la manière suivante :</w:t>
        </w:r>
      </w:ins>
    </w:p>
    <w:p w:rsidR="00A43A6B" w:rsidRDefault="00B702EF">
      <w:pPr>
        <w:spacing w:after="200" w:line="276" w:lineRule="auto"/>
        <w:jc w:val="left"/>
        <w:rPr>
          <w:ins w:id="456" w:author="jerome draillard" w:date="2015-11-27T14:55:00Z"/>
        </w:rPr>
        <w:pPrChange w:id="457" w:author="jerome draillard" w:date="2015-11-27T14:49:00Z">
          <w:pPr>
            <w:pStyle w:val="Titre3"/>
          </w:pPr>
        </w:pPrChange>
      </w:pPr>
      <w:ins w:id="458" w:author="jerome draillard" w:date="2015-11-27T14:54:00Z">
        <w:r>
          <w:t>Au centre, on trouve l'espace de travail. La on peut ajouter des composants, les réorganiser</w:t>
        </w:r>
      </w:ins>
      <w:ins w:id="459" w:author="jerome draillard" w:date="2015-11-27T14:55:00Z">
        <w:r>
          <w:t xml:space="preserve"> </w:t>
        </w:r>
      </w:ins>
      <w:ins w:id="460" w:author="jerome draillard" w:date="2015-11-27T15:06:00Z">
        <w:r w:rsidR="00D92215">
          <w:t>via des</w:t>
        </w:r>
      </w:ins>
      <w:ins w:id="461" w:author="jerome draillard" w:date="2015-11-27T14:55:00Z">
        <w:r>
          <w:t xml:space="preserve"> drag&amp;drop</w:t>
        </w:r>
      </w:ins>
      <w:ins w:id="462" w:author="jerome draillard" w:date="2015-11-27T14:54:00Z">
        <w:r>
          <w:t>, éditer les liens.</w:t>
        </w:r>
      </w:ins>
    </w:p>
    <w:p w:rsidR="00A43A6B" w:rsidRDefault="004D091E">
      <w:pPr>
        <w:spacing w:after="200" w:line="276" w:lineRule="auto"/>
        <w:jc w:val="left"/>
        <w:rPr>
          <w:ins w:id="463" w:author="jerome draillard" w:date="2015-11-27T15:08:00Z"/>
        </w:rPr>
        <w:pPrChange w:id="464" w:author="jerome draillard" w:date="2015-11-27T14:49:00Z">
          <w:pPr>
            <w:pStyle w:val="Titre3"/>
          </w:pPr>
        </w:pPrChange>
      </w:pPr>
      <w:ins w:id="465" w:author="jerome draillard" w:date="2015-11-27T14:55:00Z">
        <w:r>
          <w:t>A droite</w:t>
        </w:r>
      </w:ins>
      <w:ins w:id="466" w:author="jerome draillard" w:date="2015-11-27T14:56:00Z">
        <w:r>
          <w:t xml:space="preserve">, en haut, </w:t>
        </w:r>
      </w:ins>
      <w:ins w:id="467" w:author="jerome draillard" w:date="2015-11-27T15:07:00Z">
        <w:r w:rsidR="00D92215">
          <w:t xml:space="preserve">on trouve la liste des plugins chargés par </w:t>
        </w:r>
        <w:proofErr w:type="spellStart"/>
        <w:r w:rsidR="00D92215">
          <w:t>StreamWork</w:t>
        </w:r>
        <w:proofErr w:type="spellEnd"/>
        <w:r w:rsidR="00D92215">
          <w:t>. En cliquant sur un plugin on voit juste à sa gauche la liste des composants qu'il permet d'instancier. On peut ensuite instancier un composant en faisant un drag&amp;drop vers l'espace de travail.</w:t>
        </w:r>
      </w:ins>
    </w:p>
    <w:p w:rsidR="00A43A6B" w:rsidRDefault="001B05FC">
      <w:pPr>
        <w:spacing w:after="200" w:line="276" w:lineRule="auto"/>
        <w:jc w:val="left"/>
        <w:rPr>
          <w:del w:id="468" w:author="jerome draillard" w:date="2015-11-27T15:09:00Z"/>
        </w:rPr>
        <w:pPrChange w:id="469" w:author="jerome draillard" w:date="2015-11-27T14:49:00Z">
          <w:pPr>
            <w:pStyle w:val="Titre3"/>
          </w:pPr>
        </w:pPrChange>
      </w:pPr>
      <w:ins w:id="470" w:author="jerome draillard" w:date="2015-11-27T15:08:00Z">
        <w:r>
          <w:t xml:space="preserve">Finalement en bas à droite, on voit les propriétés du composant </w:t>
        </w:r>
      </w:ins>
      <w:ins w:id="471" w:author="jerome draillard" w:date="2015-11-27T15:14:00Z">
        <w:r w:rsidR="004354CD">
          <w:t>sélectionné</w:t>
        </w:r>
      </w:ins>
      <w:ins w:id="472" w:author="jerome draillard" w:date="2015-11-27T15:08:00Z">
        <w:r>
          <w:t>.</w:t>
        </w:r>
        <w:r w:rsidR="004B726D">
          <w:t xml:space="preserve"> </w:t>
        </w:r>
      </w:ins>
      <w:ins w:id="473" w:author="jerome draillard" w:date="2015-11-27T15:09:00Z">
        <w:r w:rsidR="004B726D">
          <w:t xml:space="preserve">Il est possible de </w:t>
        </w:r>
      </w:ins>
      <w:ins w:id="474" w:author="jerome draillard" w:date="2015-11-27T15:08:00Z">
        <w:r w:rsidR="004B726D">
          <w:t>les modifier en direct.</w:t>
        </w:r>
      </w:ins>
    </w:p>
    <w:p w:rsidR="00A43A6B" w:rsidRDefault="00A43A6B">
      <w:pPr>
        <w:spacing w:after="200" w:line="276" w:lineRule="auto"/>
        <w:jc w:val="left"/>
        <w:pPrChange w:id="475" w:author="jerome draillard" w:date="2015-11-27T15:09:00Z">
          <w:pPr/>
        </w:pPrChange>
      </w:pPr>
    </w:p>
    <w:p w:rsidR="000622DB" w:rsidDel="004D091E" w:rsidRDefault="000622DB" w:rsidP="00F80EDF">
      <w:pPr>
        <w:rPr>
          <w:del w:id="476" w:author="jerome draillard" w:date="2015-11-27T14:55:00Z"/>
        </w:rPr>
      </w:pPr>
      <w:del w:id="477" w:author="jerome draillard" w:date="2015-11-27T14:55:00Z">
        <w:r w:rsidDel="004D091E">
          <w:delText>L'éditeur possède plusieurs parties :</w:delText>
        </w:r>
      </w:del>
    </w:p>
    <w:p w:rsidR="000622DB" w:rsidDel="0028524A" w:rsidRDefault="000622DB" w:rsidP="00E4115C">
      <w:pPr>
        <w:pStyle w:val="Paragraphedeliste"/>
        <w:numPr>
          <w:ilvl w:val="0"/>
          <w:numId w:val="6"/>
        </w:numPr>
        <w:rPr>
          <w:del w:id="478" w:author="jerome draillard" w:date="2015-11-27T15:09:00Z"/>
        </w:rPr>
      </w:pPr>
      <w:del w:id="479" w:author="jerome draillard" w:date="2015-11-27T15:09:00Z">
        <w:r w:rsidDel="0028524A">
          <w:delText>La partie principale permet</w:delText>
        </w:r>
      </w:del>
      <w:del w:id="480" w:author="jerome draillard" w:date="2015-11-27T14:48:00Z">
        <w:r w:rsidDel="0089213F">
          <w:delText xml:space="preserve"> d'éditer le stream</w:delText>
        </w:r>
      </w:del>
    </w:p>
    <w:p w:rsidR="000622DB" w:rsidDel="0028524A" w:rsidRDefault="000622DB" w:rsidP="00E4115C">
      <w:pPr>
        <w:pStyle w:val="Paragraphedeliste"/>
        <w:numPr>
          <w:ilvl w:val="0"/>
          <w:numId w:val="6"/>
        </w:numPr>
        <w:rPr>
          <w:del w:id="481" w:author="jerome draillard" w:date="2015-11-27T15:09:00Z"/>
        </w:rPr>
      </w:pPr>
      <w:del w:id="482" w:author="jerome draillard" w:date="2015-11-27T15:09:00Z">
        <w:r w:rsidDel="0028524A">
          <w:delText>Plugins : contient la liste des plugins et des composants utilisables. Cette liste dépend des paramètres de démarrage de l'éditeur</w:delText>
        </w:r>
        <w:r w:rsidR="00DE7CED" w:rsidDel="0028524A">
          <w:delText xml:space="preserve">. Pour Starlinx, cette liste est définie dans le fichier </w:delText>
        </w:r>
      </w:del>
      <w:ins w:id="483" w:author="giacomo.rombaut" w:date="2015-04-14T15:12:00Z">
        <w:del w:id="484" w:author="jerome draillard" w:date="2015-11-27T15:09:00Z">
          <w:r w:rsidR="00EE3541" w:rsidRPr="00EE3541" w:rsidDel="0028524A">
            <w:delText>C:\tt4\Products\Streamwork\Sources\Starlinx</w:delText>
          </w:r>
        </w:del>
      </w:ins>
      <w:del w:id="485" w:author="jerome draillard" w:date="2015-11-27T15:09:00Z">
        <w:r w:rsidR="00DE7CED" w:rsidRPr="00DE7CED" w:rsidDel="0028524A">
          <w:delText>C:\projects\Products\Starlinx\Basic\</w:delText>
        </w:r>
        <w:r w:rsidR="002C1DB7" w:rsidRPr="00DE7CED" w:rsidDel="0028524A">
          <w:delText xml:space="preserve"> </w:delText>
        </w:r>
        <w:r w:rsidR="00DE7CED" w:rsidDel="0028524A">
          <w:delText>devpaths.xml</w:delText>
        </w:r>
      </w:del>
      <w:ins w:id="486" w:author="giacomo.rombaut" w:date="2015-04-14T15:11:00Z">
        <w:del w:id="487" w:author="jerome draillard" w:date="2015-11-27T15:09:00Z">
          <w:r w:rsidR="00EE3541" w:rsidRPr="00EE3541" w:rsidDel="0028524A">
            <w:delText>devPath.xml</w:delText>
          </w:r>
        </w:del>
      </w:ins>
    </w:p>
    <w:p w:rsidR="000622DB" w:rsidDel="0028524A" w:rsidRDefault="00F8242E" w:rsidP="00E4115C">
      <w:pPr>
        <w:pStyle w:val="Paragraphedeliste"/>
        <w:numPr>
          <w:ilvl w:val="0"/>
          <w:numId w:val="6"/>
        </w:numPr>
        <w:rPr>
          <w:del w:id="488" w:author="jerome draillard" w:date="2015-11-27T15:09:00Z"/>
        </w:rPr>
      </w:pPr>
      <w:del w:id="489" w:author="jerome draillard" w:date="2015-11-27T15:09:00Z">
        <w:r w:rsidDel="0028524A">
          <w:delText>Interest Areas : c</w:delText>
        </w:r>
        <w:r w:rsidR="000622DB" w:rsidDel="0028524A">
          <w:delText>ontient la liste</w:delText>
        </w:r>
        <w:r w:rsidDel="0028524A">
          <w:delText xml:space="preserve"> des</w:delText>
        </w:r>
        <w:r w:rsidR="000622DB" w:rsidDel="0028524A">
          <w:delText xml:space="preserve"> groupes créés</w:delText>
        </w:r>
        <w:r w:rsidR="00DE7CED" w:rsidDel="0028524A">
          <w:delText xml:space="preserve"> (rectangles de couleurs du stream)</w:delText>
        </w:r>
        <w:r w:rsidR="00572EE0" w:rsidDel="0028524A">
          <w:delText>. Les groupes se créent en faisant un cli</w:delText>
        </w:r>
      </w:del>
      <w:ins w:id="490" w:author="Alexandre Blin" w:date="2015-08-04T16:47:00Z">
        <w:del w:id="491" w:author="jerome draillard" w:date="2015-11-27T15:09:00Z">
          <w:r w:rsidR="00FC3DE6" w:rsidDel="0028524A">
            <w:delText>c</w:delText>
          </w:r>
        </w:del>
      </w:ins>
      <w:del w:id="492" w:author="jerome draillard" w:date="2015-11-27T15:09:00Z">
        <w:r w:rsidR="00572EE0" w:rsidDel="0028524A">
          <w:delText>que droit sur la fenêtre du stream</w:delText>
        </w:r>
      </w:del>
    </w:p>
    <w:p w:rsidR="000622DB" w:rsidDel="0028524A" w:rsidRDefault="000622DB" w:rsidP="00E4115C">
      <w:pPr>
        <w:pStyle w:val="Paragraphedeliste"/>
        <w:numPr>
          <w:ilvl w:val="0"/>
          <w:numId w:val="6"/>
        </w:numPr>
        <w:rPr>
          <w:del w:id="493" w:author="jerome draillard" w:date="2015-11-27T15:09:00Z"/>
        </w:rPr>
      </w:pPr>
      <w:del w:id="494" w:author="jerome draillard" w:date="2015-11-27T15:09:00Z">
        <w:r w:rsidDel="0028524A">
          <w:delText>Stream Tree : la liste des composants utilisés dans le stream</w:delText>
        </w:r>
      </w:del>
    </w:p>
    <w:p w:rsidR="000622DB" w:rsidDel="0028524A" w:rsidRDefault="000622DB" w:rsidP="00E4115C">
      <w:pPr>
        <w:pStyle w:val="Paragraphedeliste"/>
        <w:numPr>
          <w:ilvl w:val="0"/>
          <w:numId w:val="6"/>
        </w:numPr>
        <w:rPr>
          <w:del w:id="495" w:author="jerome draillard" w:date="2015-11-27T15:09:00Z"/>
        </w:rPr>
      </w:pPr>
      <w:del w:id="496" w:author="jerome draillard" w:date="2015-11-27T15:09:00Z">
        <w:r w:rsidDel="0028524A">
          <w:delText>Na</w:delText>
        </w:r>
        <w:r w:rsidR="00354ADE" w:rsidDel="0028524A">
          <w:delText>v</w:delText>
        </w:r>
        <w:r w:rsidDel="0028524A">
          <w:delText>i</w:delText>
        </w:r>
        <w:r w:rsidR="00354ADE" w:rsidDel="0028524A">
          <w:delText>g</w:delText>
        </w:r>
        <w:r w:rsidDel="0028524A">
          <w:delText>ator : vu</w:delText>
        </w:r>
        <w:r w:rsidR="00354ADE" w:rsidDel="0028524A">
          <w:delText>e</w:delText>
        </w:r>
        <w:r w:rsidDel="0028524A">
          <w:delText xml:space="preserve"> d'ensemble du stream, permet de se déplacer dans le stream</w:delText>
        </w:r>
      </w:del>
    </w:p>
    <w:p w:rsidR="000622DB" w:rsidDel="0028524A" w:rsidRDefault="000622DB" w:rsidP="00E4115C">
      <w:pPr>
        <w:pStyle w:val="Paragraphedeliste"/>
        <w:numPr>
          <w:ilvl w:val="0"/>
          <w:numId w:val="6"/>
        </w:numPr>
        <w:rPr>
          <w:del w:id="497" w:author="jerome draillard" w:date="2015-11-27T15:09:00Z"/>
        </w:rPr>
      </w:pPr>
      <w:del w:id="498" w:author="jerome draillard" w:date="2015-11-27T15:09:00Z">
        <w:r w:rsidDel="0028524A">
          <w:delText xml:space="preserve">Color legend : </w:delText>
        </w:r>
        <w:r w:rsidR="00F8242E" w:rsidDel="0028524A">
          <w:delText>l</w:delText>
        </w:r>
        <w:r w:rsidDel="0028524A">
          <w:delText>égende des couleurs utilisées</w:delText>
        </w:r>
      </w:del>
    </w:p>
    <w:p w:rsidR="000622DB" w:rsidDel="0028524A" w:rsidRDefault="000622DB" w:rsidP="00E4115C">
      <w:pPr>
        <w:pStyle w:val="Paragraphedeliste"/>
        <w:numPr>
          <w:ilvl w:val="0"/>
          <w:numId w:val="6"/>
        </w:numPr>
        <w:rPr>
          <w:del w:id="499" w:author="jerome draillard" w:date="2015-11-27T15:09:00Z"/>
        </w:rPr>
      </w:pPr>
      <w:del w:id="500" w:author="jerome draillard" w:date="2015-11-27T15:09:00Z">
        <w:r w:rsidDel="0028524A">
          <w:delText>Doc : documentation du composant sélectionné dans le stream</w:delText>
        </w:r>
      </w:del>
    </w:p>
    <w:p w:rsidR="000622DB" w:rsidDel="0028524A" w:rsidRDefault="000622DB" w:rsidP="00E4115C">
      <w:pPr>
        <w:pStyle w:val="Paragraphedeliste"/>
        <w:numPr>
          <w:ilvl w:val="0"/>
          <w:numId w:val="6"/>
        </w:numPr>
        <w:rPr>
          <w:del w:id="501" w:author="jerome draillard" w:date="2015-11-27T15:09:00Z"/>
        </w:rPr>
      </w:pPr>
      <w:del w:id="502" w:author="jerome draillard" w:date="2015-11-27T15:09:00Z">
        <w:r w:rsidDel="0028524A">
          <w:delText>Component Properties : propriétés du composant sélectionné dans le stream</w:delText>
        </w:r>
      </w:del>
    </w:p>
    <w:p w:rsidR="000622DB" w:rsidDel="0028524A" w:rsidRDefault="000622DB" w:rsidP="00DC78B5">
      <w:pPr>
        <w:pStyle w:val="Paragraphedeliste"/>
        <w:rPr>
          <w:del w:id="503" w:author="jerome draillard" w:date="2015-11-27T15:09:00Z"/>
        </w:rPr>
      </w:pPr>
    </w:p>
    <w:p w:rsidR="00F80EDF" w:rsidRDefault="00F80EDF" w:rsidP="00DC78B5">
      <w:pPr>
        <w:pStyle w:val="Paragraphedeliste"/>
      </w:pPr>
    </w:p>
    <w:p w:rsidR="00572EE0" w:rsidRDefault="00572EE0" w:rsidP="00683E3F">
      <w:pPr>
        <w:pStyle w:val="Titre3"/>
      </w:pPr>
      <w:bookmarkStart w:id="504" w:name="_Toc354393966"/>
      <w:r>
        <w:t>Composants</w:t>
      </w:r>
      <w:bookmarkEnd w:id="504"/>
    </w:p>
    <w:p w:rsidR="00490005" w:rsidRDefault="00490005" w:rsidP="00490005"/>
    <w:p w:rsidR="00490005" w:rsidRDefault="00673A8E" w:rsidP="00490005">
      <w:pPr>
        <w:keepNext/>
        <w:jc w:val="center"/>
      </w:pPr>
      <w:r>
        <w:rPr>
          <w:noProof/>
          <w:lang w:eastAsia="fr-FR"/>
        </w:rPr>
        <w:drawing>
          <wp:inline distT="0" distB="0" distL="0" distR="0">
            <wp:extent cx="2676525" cy="1028700"/>
            <wp:effectExtent l="19050" t="0" r="9525" b="0"/>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2676525" cy="1028700"/>
                    </a:xfrm>
                    <a:prstGeom prst="rect">
                      <a:avLst/>
                    </a:prstGeom>
                    <a:noFill/>
                    <a:ln w="9525">
                      <a:noFill/>
                      <a:miter lim="800000"/>
                      <a:headEnd/>
                      <a:tailEnd/>
                    </a:ln>
                  </pic:spPr>
                </pic:pic>
              </a:graphicData>
            </a:graphic>
          </wp:inline>
        </w:drawing>
      </w:r>
    </w:p>
    <w:p w:rsidR="00490005" w:rsidRDefault="00E46460" w:rsidP="00490005">
      <w:pPr>
        <w:pStyle w:val="Lgende"/>
        <w:jc w:val="center"/>
      </w:pPr>
      <w:r>
        <w:t xml:space="preserve">Image </w:t>
      </w:r>
      <w:r w:rsidR="004D7EE5">
        <w:fldChar w:fldCharType="begin"/>
      </w:r>
      <w:r>
        <w:instrText xml:space="preserve"> SEQ Image \* ARABIC </w:instrText>
      </w:r>
      <w:r w:rsidR="004D7EE5">
        <w:fldChar w:fldCharType="separate"/>
      </w:r>
      <w:r w:rsidR="004313EA">
        <w:rPr>
          <w:noProof/>
        </w:rPr>
        <w:t>3</w:t>
      </w:r>
      <w:r w:rsidR="004D7EE5">
        <w:fldChar w:fldCharType="end"/>
      </w:r>
      <w:r>
        <w:rPr>
          <w:noProof/>
        </w:rPr>
        <w:t xml:space="preserve"> : Exemple de composant</w:t>
      </w:r>
    </w:p>
    <w:p w:rsidR="00490005" w:rsidRDefault="00490005" w:rsidP="00490005"/>
    <w:p w:rsidR="000622DB" w:rsidRDefault="00354ADE" w:rsidP="00F80EDF">
      <w:r>
        <w:t xml:space="preserve">La partie Plugin permet de sélectionner les composants à utiliser dans le </w:t>
      </w:r>
      <w:proofErr w:type="spellStart"/>
      <w:r>
        <w:t>stream</w:t>
      </w:r>
      <w:proofErr w:type="spellEnd"/>
      <w:r>
        <w:t>.</w:t>
      </w:r>
    </w:p>
    <w:p w:rsidR="00F80EDF" w:rsidRDefault="00F80EDF" w:rsidP="00F80EDF"/>
    <w:p w:rsidR="0042493F" w:rsidRDefault="00354ADE" w:rsidP="00F80EDF">
      <w:r>
        <w:t>Dans la partie de droite se trouvent les plugins utilisables. Dans la partie de gauche, les composants présents dans le plugin sélectionné.</w:t>
      </w:r>
    </w:p>
    <w:p w:rsidR="0042493F" w:rsidRDefault="0042493F" w:rsidP="00F80EDF"/>
    <w:p w:rsidR="00354ADE" w:rsidRDefault="00354ADE" w:rsidP="00F80EDF">
      <w:r>
        <w:t>Il est possible de rechercher un composant à l'aide du champ de recherche.</w:t>
      </w:r>
    </w:p>
    <w:p w:rsidR="002A016C" w:rsidRDefault="00354ADE" w:rsidP="002A016C">
      <w:pPr>
        <w:keepNext/>
        <w:jc w:val="center"/>
      </w:pPr>
      <w:r>
        <w:rPr>
          <w:noProof/>
          <w:lang w:eastAsia="fr-FR"/>
        </w:rPr>
        <w:drawing>
          <wp:inline distT="0" distB="0" distL="0" distR="0">
            <wp:extent cx="4191000" cy="300659"/>
            <wp:effectExtent l="19050" t="0" r="0" b="0"/>
            <wp:docPr id="2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4191000" cy="300659"/>
                    </a:xfrm>
                    <a:prstGeom prst="rect">
                      <a:avLst/>
                    </a:prstGeom>
                    <a:noFill/>
                    <a:ln w="9525">
                      <a:noFill/>
                      <a:miter lim="800000"/>
                      <a:headEnd/>
                      <a:tailEnd/>
                    </a:ln>
                  </pic:spPr>
                </pic:pic>
              </a:graphicData>
            </a:graphic>
          </wp:inline>
        </w:drawing>
      </w:r>
    </w:p>
    <w:p w:rsidR="00AE1965" w:rsidRPr="00F80EDF" w:rsidRDefault="002A016C" w:rsidP="002A016C">
      <w:pPr>
        <w:pStyle w:val="Lgende"/>
        <w:jc w:val="center"/>
        <w:rPr>
          <w:sz w:val="20"/>
          <w:u w:val="single"/>
        </w:rPr>
      </w:pPr>
      <w:r>
        <w:t xml:space="preserve">Image </w:t>
      </w:r>
      <w:fldSimple w:instr=" SEQ Image \* ARABIC ">
        <w:r w:rsidR="004313EA">
          <w:rPr>
            <w:noProof/>
          </w:rPr>
          <w:t>4</w:t>
        </w:r>
      </w:fldSimple>
      <w:r>
        <w:t xml:space="preserve"> : </w:t>
      </w:r>
      <w:r w:rsidRPr="00D51B9E">
        <w:t>Champ de recherche de composant</w:t>
      </w:r>
    </w:p>
    <w:p w:rsidR="005C2013" w:rsidRDefault="005C2013" w:rsidP="00F80EDF"/>
    <w:p w:rsidR="00A63C09" w:rsidRDefault="00A63C09" w:rsidP="00F80EDF">
      <w:r>
        <w:t>Les composants se mettent dans l</w:t>
      </w:r>
      <w:r w:rsidR="00EB4227">
        <w:t>e</w:t>
      </w:r>
      <w:r>
        <w:t xml:space="preserve"> </w:t>
      </w:r>
      <w:proofErr w:type="spellStart"/>
      <w:r w:rsidR="004D7EE5" w:rsidRPr="004D7EE5">
        <w:rPr>
          <w:i/>
          <w:rPrChange w:id="505" w:author="jerome draillard" w:date="2015-11-27T15:09:00Z">
            <w:rPr>
              <w:color w:val="0000FF" w:themeColor="hyperlink"/>
              <w:u w:val="single"/>
            </w:rPr>
          </w:rPrChange>
        </w:rPr>
        <w:t>stream</w:t>
      </w:r>
      <w:proofErr w:type="spellEnd"/>
      <w:r w:rsidR="00AE1965">
        <w:t xml:space="preserve"> par "glisser / </w:t>
      </w:r>
      <w:del w:id="506" w:author="jerome draillard" w:date="2015-11-27T15:09:00Z">
        <w:r w:rsidR="00AE1965" w:rsidDel="00DF7B0B">
          <w:delText>déplacer</w:delText>
        </w:r>
      </w:del>
      <w:ins w:id="507" w:author="jerome draillard" w:date="2015-11-27T15:09:00Z">
        <w:r w:rsidR="00DF7B0B">
          <w:t>déposer</w:t>
        </w:r>
      </w:ins>
      <w:r w:rsidR="00AE1965">
        <w:t>".</w:t>
      </w:r>
    </w:p>
    <w:p w:rsidR="00EF2FAC" w:rsidRDefault="00572EE0" w:rsidP="00F80EDF">
      <w:r>
        <w:t>Il est possible de modifier l'agencement des pins et des interfaces dans un composant. Pour cela, maintenir la touche "contr</w:t>
      </w:r>
      <w:r w:rsidR="00F80EDF">
        <w:t>ô</w:t>
      </w:r>
      <w:r>
        <w:t>l</w:t>
      </w:r>
      <w:r w:rsidR="00F80EDF">
        <w:t>e</w:t>
      </w:r>
      <w:r>
        <w:t>" appuyée, cliquer sur l'interface ou la pin, et la déplacer.</w:t>
      </w:r>
    </w:p>
    <w:p w:rsidR="00572EE0" w:rsidRDefault="00572EE0" w:rsidP="00F80EDF"/>
    <w:p w:rsidR="00EF2FAC" w:rsidRDefault="00572EE0" w:rsidP="00F80EDF">
      <w:r>
        <w:t>L</w:t>
      </w:r>
      <w:r w:rsidR="00EF2FAC">
        <w:t xml:space="preserve">e nom du composant dans le </w:t>
      </w:r>
      <w:proofErr w:type="spellStart"/>
      <w:r w:rsidR="004D7EE5" w:rsidRPr="004D7EE5">
        <w:rPr>
          <w:i/>
          <w:rPrChange w:id="508" w:author="jerome draillard" w:date="2015-11-27T15:09:00Z">
            <w:rPr>
              <w:color w:val="0000FF" w:themeColor="hyperlink"/>
              <w:u w:val="single"/>
            </w:rPr>
          </w:rPrChange>
        </w:rPr>
        <w:t>stream</w:t>
      </w:r>
      <w:proofErr w:type="spellEnd"/>
      <w:r w:rsidR="00EF2FAC">
        <w:t xml:space="preserve"> est éditable dans l'onglet "Component </w:t>
      </w:r>
      <w:proofErr w:type="spellStart"/>
      <w:r w:rsidR="00EF2FAC">
        <w:t>Properties</w:t>
      </w:r>
      <w:proofErr w:type="spellEnd"/>
      <w:r w:rsidR="00EF2FAC">
        <w:t>"</w:t>
      </w:r>
      <w:r w:rsidR="00EB4227">
        <w:t>.</w:t>
      </w:r>
    </w:p>
    <w:p w:rsidR="00572EE0" w:rsidRDefault="00572EE0" w:rsidP="00F80EDF">
      <w:r>
        <w:t>Cet onglet contient également toutes les propriétés paramétrables du composant</w:t>
      </w:r>
      <w:del w:id="509" w:author="Alexandre Blin" w:date="2015-08-04T16:49:00Z">
        <w:r w:rsidDel="00FC3DE6">
          <w:delText>s</w:delText>
        </w:r>
      </w:del>
      <w:r>
        <w:t>.</w:t>
      </w:r>
    </w:p>
    <w:p w:rsidR="000E3B83" w:rsidRDefault="000E3B83" w:rsidP="00DC78B5">
      <w:pPr>
        <w:pStyle w:val="Paragraphedeliste"/>
      </w:pPr>
    </w:p>
    <w:p w:rsidR="002C1DB7" w:rsidRDefault="002C1DB7">
      <w:pPr>
        <w:spacing w:after="200" w:line="276" w:lineRule="auto"/>
        <w:jc w:val="left"/>
      </w:pPr>
      <w:r>
        <w:br w:type="page"/>
      </w:r>
    </w:p>
    <w:p w:rsidR="00572EE0" w:rsidRDefault="00572EE0" w:rsidP="00F80EDF">
      <w:r>
        <w:lastRenderedPageBreak/>
        <w:t>Légende:</w:t>
      </w:r>
    </w:p>
    <w:p w:rsidR="00572EE0" w:rsidRDefault="00104AEF" w:rsidP="00F8242E">
      <w:pPr>
        <w:pStyle w:val="Paragraphedeliste"/>
        <w:numPr>
          <w:ilvl w:val="0"/>
          <w:numId w:val="5"/>
        </w:numPr>
        <w:tabs>
          <w:tab w:val="left" w:pos="1276"/>
        </w:tabs>
      </w:pPr>
      <w:r>
        <w:rPr>
          <w:noProof/>
          <w:lang w:eastAsia="fr-FR"/>
        </w:rPr>
        <w:drawing>
          <wp:inline distT="0" distB="0" distL="0" distR="0">
            <wp:extent cx="180975" cy="180975"/>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désactivé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exécutable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219075"/>
            <wp:effectExtent l="1905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srcRect/>
                    <a:stretch>
                      <a:fillRect/>
                    </a:stretch>
                  </pic:blipFill>
                  <pic:spPr bwMode="auto">
                    <a:xfrm>
                      <a:off x="0" y="0"/>
                      <a:ext cx="190500" cy="219075"/>
                    </a:xfrm>
                    <a:prstGeom prst="rect">
                      <a:avLst/>
                    </a:prstGeom>
                    <a:noFill/>
                    <a:ln w="9525">
                      <a:noFill/>
                      <a:miter lim="800000"/>
                      <a:headEnd/>
                      <a:tailEnd/>
                    </a:ln>
                  </pic:spPr>
                </pic:pic>
              </a:graphicData>
            </a:graphic>
          </wp:inline>
        </w:drawing>
      </w:r>
      <w:r>
        <w:t xml:space="preserve"> </w:t>
      </w:r>
      <w:r w:rsidR="00F8242E">
        <w:tab/>
      </w:r>
      <w:r>
        <w:t xml:space="preserve">: </w:t>
      </w:r>
      <w:r w:rsidR="00572EE0">
        <w:t>composant en cours d'exécution</w:t>
      </w:r>
    </w:p>
    <w:p w:rsidR="00572EE0" w:rsidRDefault="00104AEF" w:rsidP="00F8242E">
      <w:pPr>
        <w:pStyle w:val="Paragraphedeliste"/>
        <w:numPr>
          <w:ilvl w:val="0"/>
          <w:numId w:val="5"/>
        </w:numPr>
        <w:tabs>
          <w:tab w:val="left" w:pos="1276"/>
        </w:tabs>
      </w:pPr>
      <w:r>
        <w:rPr>
          <w:noProof/>
          <w:lang w:eastAsia="fr-FR"/>
        </w:rPr>
        <w:drawing>
          <wp:inline distT="0" distB="0" distL="0" distR="0">
            <wp:extent cx="219075" cy="209550"/>
            <wp:effectExtent l="1905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219075" cy="209550"/>
                    </a:xfrm>
                    <a:prstGeom prst="rect">
                      <a:avLst/>
                    </a:prstGeom>
                    <a:noFill/>
                    <a:ln w="9525">
                      <a:noFill/>
                      <a:miter lim="800000"/>
                      <a:headEnd/>
                      <a:tailEnd/>
                    </a:ln>
                  </pic:spPr>
                </pic:pic>
              </a:graphicData>
            </a:graphic>
          </wp:inline>
        </w:drawing>
      </w:r>
      <w:r w:rsidR="00F8242E">
        <w:tab/>
      </w:r>
      <w:r>
        <w:t xml:space="preserve">: </w:t>
      </w:r>
      <w:r w:rsidR="00572EE0">
        <w:t>pin</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fournie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190500"/>
            <wp:effectExtent l="1905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interface consommée (utilisée)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180975"/>
            <wp:effectExtent l="19050" t="0" r="0" b="0"/>
            <wp:docPr id="3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rsidR="00F8242E">
        <w:tab/>
      </w:r>
      <w:r>
        <w:t>: modèle utilisé</w:t>
      </w:r>
    </w:p>
    <w:p w:rsidR="00572EE0" w:rsidRDefault="00572EE0" w:rsidP="00F8242E">
      <w:pPr>
        <w:pStyle w:val="Paragraphedeliste"/>
        <w:numPr>
          <w:ilvl w:val="0"/>
          <w:numId w:val="5"/>
        </w:numPr>
        <w:tabs>
          <w:tab w:val="left" w:pos="1276"/>
        </w:tabs>
      </w:pPr>
      <w:r>
        <w:rPr>
          <w:noProof/>
          <w:lang w:eastAsia="fr-FR"/>
        </w:rPr>
        <w:drawing>
          <wp:inline distT="0" distB="0" distL="0" distR="0">
            <wp:extent cx="219075" cy="190500"/>
            <wp:effectExtent l="19050" t="0" r="9525" b="0"/>
            <wp:docPr id="2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srcRect/>
                    <a:stretch>
                      <a:fillRect/>
                    </a:stretch>
                  </pic:blipFill>
                  <pic:spPr bwMode="auto">
                    <a:xfrm>
                      <a:off x="0" y="0"/>
                      <a:ext cx="219075" cy="190500"/>
                    </a:xfrm>
                    <a:prstGeom prst="rect">
                      <a:avLst/>
                    </a:prstGeom>
                    <a:noFill/>
                    <a:ln w="9525">
                      <a:noFill/>
                      <a:miter lim="800000"/>
                      <a:headEnd/>
                      <a:tailEnd/>
                    </a:ln>
                  </pic:spPr>
                </pic:pic>
              </a:graphicData>
            </a:graphic>
          </wp:inline>
        </w:drawing>
      </w:r>
      <w:r>
        <w:t xml:space="preserve"> </w:t>
      </w:r>
      <w:r w:rsidR="00F8242E">
        <w:tab/>
      </w:r>
      <w:r>
        <w:t>: modèle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a</w:t>
      </w:r>
      <w:r w:rsidR="00572EE0">
        <w:t>ction utilisée</w:t>
      </w:r>
    </w:p>
    <w:p w:rsidR="00572EE0" w:rsidRDefault="00104AEF" w:rsidP="00F8242E">
      <w:pPr>
        <w:pStyle w:val="Paragraphedeliste"/>
        <w:numPr>
          <w:ilvl w:val="0"/>
          <w:numId w:val="5"/>
        </w:numPr>
        <w:tabs>
          <w:tab w:val="left" w:pos="1276"/>
        </w:tabs>
      </w:pPr>
      <w:r>
        <w:rPr>
          <w:noProof/>
          <w:lang w:eastAsia="fr-FR"/>
        </w:rPr>
        <w:drawing>
          <wp:inline distT="0" distB="0" distL="0" distR="0">
            <wp:extent cx="200025" cy="20002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t xml:space="preserve"> </w:t>
      </w:r>
      <w:r w:rsidR="00F8242E">
        <w:tab/>
      </w:r>
      <w:r>
        <w:t>: a</w:t>
      </w:r>
      <w:r w:rsidR="00572EE0">
        <w:t>ction fournie</w:t>
      </w:r>
    </w:p>
    <w:p w:rsidR="00572EE0" w:rsidRDefault="00572EE0" w:rsidP="00F8242E">
      <w:pPr>
        <w:pStyle w:val="Paragraphedeliste"/>
        <w:numPr>
          <w:ilvl w:val="0"/>
          <w:numId w:val="5"/>
        </w:numPr>
        <w:tabs>
          <w:tab w:val="left" w:pos="1276"/>
        </w:tabs>
      </w:pPr>
      <w:r>
        <w:rPr>
          <w:noProof/>
          <w:lang w:eastAsia="fr-FR"/>
        </w:rPr>
        <w:drawing>
          <wp:inline distT="0" distB="0" distL="0" distR="0">
            <wp:extent cx="190500" cy="200025"/>
            <wp:effectExtent l="19050" t="0" r="0" b="0"/>
            <wp:docPr id="3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srcRect/>
                    <a:stretch>
                      <a:fillRect/>
                    </a:stretch>
                  </pic:blipFill>
                  <pic:spPr bwMode="auto">
                    <a:xfrm>
                      <a:off x="0" y="0"/>
                      <a:ext cx="19050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t>widget</w:t>
      </w:r>
      <w:proofErr w:type="spellEnd"/>
      <w:r>
        <w:t xml:space="preserve"> (fenêtre) fourni</w:t>
      </w:r>
    </w:p>
    <w:p w:rsidR="00572EE0" w:rsidRDefault="00104AEF" w:rsidP="00F8242E">
      <w:pPr>
        <w:pStyle w:val="Paragraphedeliste"/>
        <w:numPr>
          <w:ilvl w:val="0"/>
          <w:numId w:val="5"/>
        </w:numPr>
        <w:tabs>
          <w:tab w:val="left" w:pos="1276"/>
        </w:tabs>
      </w:pPr>
      <w:r>
        <w:rPr>
          <w:noProof/>
          <w:lang w:eastAsia="fr-FR"/>
        </w:rPr>
        <w:drawing>
          <wp:inline distT="0" distB="0" distL="0" distR="0">
            <wp:extent cx="171450" cy="200025"/>
            <wp:effectExtent l="19050" t="0" r="0" b="0"/>
            <wp:docPr id="3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srcRect/>
                    <a:stretch>
                      <a:fillRect/>
                    </a:stretch>
                  </pic:blipFill>
                  <pic:spPr bwMode="auto">
                    <a:xfrm>
                      <a:off x="0" y="0"/>
                      <a:ext cx="171450" cy="200025"/>
                    </a:xfrm>
                    <a:prstGeom prst="rect">
                      <a:avLst/>
                    </a:prstGeom>
                    <a:noFill/>
                    <a:ln w="9525">
                      <a:noFill/>
                      <a:miter lim="800000"/>
                      <a:headEnd/>
                      <a:tailEnd/>
                    </a:ln>
                  </pic:spPr>
                </pic:pic>
              </a:graphicData>
            </a:graphic>
          </wp:inline>
        </w:drawing>
      </w:r>
      <w:r>
        <w:t xml:space="preserve"> </w:t>
      </w:r>
      <w:r w:rsidR="00F8242E">
        <w:tab/>
      </w:r>
      <w:r>
        <w:t xml:space="preserve">: </w:t>
      </w:r>
      <w:proofErr w:type="spellStart"/>
      <w:r w:rsidR="00572EE0">
        <w:t>widget</w:t>
      </w:r>
      <w:proofErr w:type="spellEnd"/>
      <w:r w:rsidR="00572EE0">
        <w:t xml:space="preserve"> utilisé</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90500"/>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rsidR="00F8242E">
        <w:tab/>
      </w:r>
      <w:r>
        <w:t xml:space="preserve">: </w:t>
      </w:r>
      <w:r w:rsidR="00572EE0">
        <w:t>remplace l'icône du composant lorsqu'elle n'a pas été définie</w:t>
      </w:r>
    </w:p>
    <w:p w:rsidR="00572EE0" w:rsidRDefault="00104AEF" w:rsidP="00F8242E">
      <w:pPr>
        <w:pStyle w:val="Paragraphedeliste"/>
        <w:numPr>
          <w:ilvl w:val="0"/>
          <w:numId w:val="5"/>
        </w:numPr>
        <w:tabs>
          <w:tab w:val="left" w:pos="1276"/>
        </w:tabs>
      </w:pPr>
      <w:r>
        <w:rPr>
          <w:noProof/>
          <w:lang w:eastAsia="fr-FR"/>
        </w:rPr>
        <w:drawing>
          <wp:inline distT="0" distB="0" distL="0" distR="0">
            <wp:extent cx="190500" cy="171450"/>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cstate="print"/>
                    <a:srcRect/>
                    <a:stretch>
                      <a:fillRect/>
                    </a:stretch>
                  </pic:blipFill>
                  <pic:spPr bwMode="auto">
                    <a:xfrm>
                      <a:off x="0" y="0"/>
                      <a:ext cx="190500" cy="171450"/>
                    </a:xfrm>
                    <a:prstGeom prst="rect">
                      <a:avLst/>
                    </a:prstGeom>
                    <a:noFill/>
                    <a:ln w="9525">
                      <a:noFill/>
                      <a:miter lim="800000"/>
                      <a:headEnd/>
                      <a:tailEnd/>
                    </a:ln>
                  </pic:spPr>
                </pic:pic>
              </a:graphicData>
            </a:graphic>
          </wp:inline>
        </w:drawing>
      </w:r>
      <w:r>
        <w:t xml:space="preserve"> </w:t>
      </w:r>
      <w:r w:rsidR="00F8242E">
        <w:tab/>
      </w:r>
      <w:r>
        <w:t xml:space="preserve">: </w:t>
      </w:r>
      <w:r w:rsidR="00572EE0">
        <w:t>sous-</w:t>
      </w:r>
      <w:proofErr w:type="spellStart"/>
      <w:r w:rsidR="00572EE0">
        <w:t>stream</w:t>
      </w:r>
      <w:proofErr w:type="spellEnd"/>
    </w:p>
    <w:p w:rsidR="00F80EDF" w:rsidRDefault="00F80EDF" w:rsidP="00DC78B5"/>
    <w:p w:rsidR="00490005" w:rsidRDefault="00E46460" w:rsidP="00490005">
      <w:pPr>
        <w:pStyle w:val="Titre3"/>
      </w:pPr>
      <w:bookmarkStart w:id="510" w:name="_Toc354393967"/>
      <w:r w:rsidRPr="00B5234E">
        <w:t>Stream</w:t>
      </w:r>
      <w:bookmarkEnd w:id="510"/>
    </w:p>
    <w:p w:rsidR="00E46460" w:rsidRDefault="00E46460" w:rsidP="00E46460">
      <w:pPr>
        <w:pStyle w:val="Paragraphedeliste"/>
      </w:pPr>
    </w:p>
    <w:p w:rsidR="00E46460" w:rsidRDefault="00E46460" w:rsidP="00E46460">
      <w:r>
        <w:t>L'ensemble constitué par les composants, les liens</w:t>
      </w:r>
      <w:ins w:id="511" w:author="jerome draillard" w:date="2015-10-29T11:03:00Z">
        <w:r w:rsidR="0041326C">
          <w:t xml:space="preserve"> entre les composants</w:t>
        </w:r>
      </w:ins>
      <w:r>
        <w:t xml:space="preserve"> et le</w:t>
      </w:r>
      <w:ins w:id="512" w:author="jerome draillard" w:date="2015-10-29T11:03:00Z">
        <w:r w:rsidR="0041326C">
          <w:t>ur</w:t>
        </w:r>
      </w:ins>
      <w:r>
        <w:t xml:space="preserve">s paramètres est appelé </w:t>
      </w:r>
      <w:ins w:id="513" w:author="jerome draillard" w:date="2015-11-27T15:10:00Z">
        <w:r w:rsidR="00131094">
          <w:t xml:space="preserve">le </w:t>
        </w:r>
      </w:ins>
      <w:del w:id="514" w:author="jerome draillard" w:date="2015-11-27T15:10:00Z">
        <w:r w:rsidDel="00131094">
          <w:delText>"</w:delText>
        </w:r>
      </w:del>
      <w:proofErr w:type="spellStart"/>
      <w:r w:rsidR="004D7EE5" w:rsidRPr="004D7EE5">
        <w:rPr>
          <w:i/>
          <w:rPrChange w:id="515" w:author="jerome draillard" w:date="2015-11-27T15:10:00Z">
            <w:rPr>
              <w:color w:val="0000FF" w:themeColor="hyperlink"/>
              <w:u w:val="single"/>
            </w:rPr>
          </w:rPrChange>
        </w:rPr>
        <w:t>stream</w:t>
      </w:r>
      <w:proofErr w:type="spellEnd"/>
      <w:del w:id="516" w:author="jerome draillard" w:date="2015-11-27T15:10:00Z">
        <w:r w:rsidDel="00131094">
          <w:delText>"</w:delText>
        </w:r>
      </w:del>
      <w:r>
        <w:t>.</w:t>
      </w:r>
    </w:p>
    <w:p w:rsidR="00E46460" w:rsidRDefault="00E46460" w:rsidP="00E46460">
      <w:r>
        <w:t xml:space="preserve">Les </w:t>
      </w:r>
      <w:proofErr w:type="spellStart"/>
      <w:r w:rsidR="004D7EE5" w:rsidRPr="004D7EE5">
        <w:rPr>
          <w:i/>
          <w:rPrChange w:id="517" w:author="jerome draillard" w:date="2015-11-27T15:10:00Z">
            <w:rPr>
              <w:color w:val="0000FF" w:themeColor="hyperlink"/>
              <w:u w:val="single"/>
            </w:rPr>
          </w:rPrChange>
        </w:rPr>
        <w:t>streams</w:t>
      </w:r>
      <w:proofErr w:type="spellEnd"/>
      <w:r>
        <w:t xml:space="preserve"> sont sauvegardés </w:t>
      </w:r>
      <w:del w:id="518" w:author="jerome draillard" w:date="2015-11-27T15:10:00Z">
        <w:r w:rsidDel="00823FD0">
          <w:delText>dans des fichiers de type xml.</w:delText>
        </w:r>
      </w:del>
      <w:ins w:id="519" w:author="jerome draillard" w:date="2015-11-27T15:10:00Z">
        <w:r w:rsidR="00823FD0">
          <w:t xml:space="preserve">sous forme de fichier </w:t>
        </w:r>
        <w:proofErr w:type="spellStart"/>
        <w:r w:rsidR="00823FD0">
          <w:t>xml</w:t>
        </w:r>
        <w:proofErr w:type="spellEnd"/>
        <w:r w:rsidR="00823FD0">
          <w:t>.</w:t>
        </w:r>
      </w:ins>
    </w:p>
    <w:p w:rsidR="00E46460" w:rsidRDefault="00E46460" w:rsidP="00E46460"/>
    <w:p w:rsidR="00E46460" w:rsidRDefault="00673A8E" w:rsidP="00E46460">
      <w:pPr>
        <w:jc w:val="center"/>
      </w:pPr>
      <w:r>
        <w:rPr>
          <w:noProof/>
          <w:lang w:eastAsia="fr-FR"/>
        </w:rPr>
        <w:drawing>
          <wp:inline distT="0" distB="0" distL="0" distR="0">
            <wp:extent cx="5025653" cy="2543175"/>
            <wp:effectExtent l="19050" t="0" r="3547" b="0"/>
            <wp:docPr id="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srcRect/>
                    <a:stretch>
                      <a:fillRect/>
                    </a:stretch>
                  </pic:blipFill>
                  <pic:spPr bwMode="auto">
                    <a:xfrm>
                      <a:off x="0" y="0"/>
                      <a:ext cx="5032449" cy="2546614"/>
                    </a:xfrm>
                    <a:prstGeom prst="rect">
                      <a:avLst/>
                    </a:prstGeom>
                    <a:noFill/>
                    <a:ln w="9525">
                      <a:noFill/>
                      <a:miter lim="800000"/>
                      <a:headEnd/>
                      <a:tailEnd/>
                    </a:ln>
                  </pic:spPr>
                </pic:pic>
              </a:graphicData>
            </a:graphic>
          </wp:inline>
        </w:drawing>
      </w:r>
    </w:p>
    <w:p w:rsidR="00E46460" w:rsidRPr="00F80EDF" w:rsidRDefault="00E46460" w:rsidP="00E46460">
      <w:pPr>
        <w:pStyle w:val="Lgende"/>
        <w:jc w:val="center"/>
        <w:rPr>
          <w:sz w:val="20"/>
          <w:u w:val="single"/>
        </w:rPr>
      </w:pPr>
      <w:r>
        <w:t xml:space="preserve">Image </w:t>
      </w:r>
      <w:r w:rsidR="004D7EE5">
        <w:fldChar w:fldCharType="begin"/>
      </w:r>
      <w:r>
        <w:instrText xml:space="preserve"> SEQ Image \* ARABIC </w:instrText>
      </w:r>
      <w:r w:rsidR="004D7EE5">
        <w:fldChar w:fldCharType="separate"/>
      </w:r>
      <w:r w:rsidR="004313EA">
        <w:rPr>
          <w:noProof/>
        </w:rPr>
        <w:t>5</w:t>
      </w:r>
      <w:r w:rsidR="004D7EE5">
        <w:fldChar w:fldCharType="end"/>
      </w:r>
      <w:r>
        <w:t xml:space="preserve"> : </w:t>
      </w:r>
      <w:r w:rsidRPr="000B1471">
        <w:t>Exemple de Stream, "SxModelTerminalL16Simple"</w:t>
      </w:r>
    </w:p>
    <w:p w:rsidR="00E46460" w:rsidRDefault="00E46460" w:rsidP="00DC78B5">
      <w:pPr>
        <w:rPr>
          <w:ins w:id="520" w:author="jerome draillard" w:date="2015-11-27T15:10:00Z"/>
        </w:rPr>
      </w:pPr>
    </w:p>
    <w:p w:rsidR="00A425D0" w:rsidRDefault="00A425D0" w:rsidP="00DC78B5">
      <w:pPr>
        <w:rPr>
          <w:ins w:id="521" w:author="jerome draillard" w:date="2015-11-27T15:10:00Z"/>
        </w:rPr>
      </w:pPr>
    </w:p>
    <w:p w:rsidR="00A425D0" w:rsidRDefault="00A425D0" w:rsidP="00DC78B5">
      <w:pPr>
        <w:rPr>
          <w:ins w:id="522" w:author="jerome draillard" w:date="2015-11-27T15:10:00Z"/>
        </w:rPr>
      </w:pPr>
    </w:p>
    <w:p w:rsidR="00A425D0" w:rsidRDefault="00A425D0" w:rsidP="00DC78B5">
      <w:pPr>
        <w:rPr>
          <w:ins w:id="523" w:author="jerome draillard" w:date="2015-11-27T15:10:00Z"/>
        </w:rPr>
      </w:pPr>
    </w:p>
    <w:p w:rsidR="00A425D0" w:rsidRDefault="00A425D0" w:rsidP="00DC78B5">
      <w:pPr>
        <w:rPr>
          <w:ins w:id="524" w:author="jerome draillard" w:date="2015-11-27T15:10:00Z"/>
        </w:rPr>
      </w:pPr>
    </w:p>
    <w:p w:rsidR="00A425D0" w:rsidRDefault="00A425D0" w:rsidP="00DC78B5"/>
    <w:p w:rsidR="007213AD" w:rsidRDefault="007213AD" w:rsidP="00683E3F">
      <w:pPr>
        <w:pStyle w:val="Titre3"/>
      </w:pPr>
      <w:bookmarkStart w:id="525" w:name="_Toc354393968"/>
      <w:r>
        <w:lastRenderedPageBreak/>
        <w:t>Implémentation</w:t>
      </w:r>
      <w:bookmarkEnd w:id="525"/>
    </w:p>
    <w:p w:rsidR="00F3403A" w:rsidRPr="00F3403A" w:rsidRDefault="00F3403A" w:rsidP="00DC78B5"/>
    <w:p w:rsidR="007213AD" w:rsidDel="00A83307" w:rsidRDefault="007213AD" w:rsidP="00F80EDF">
      <w:pPr>
        <w:rPr>
          <w:del w:id="526" w:author="jerome draillard" w:date="2015-10-29T11:04:00Z"/>
        </w:rPr>
      </w:pPr>
      <w:del w:id="527" w:author="jerome draillard" w:date="2015-11-27T15:10:00Z">
        <w:r w:rsidDel="00A425D0">
          <w:delText>La création</w:delText>
        </w:r>
      </w:del>
      <w:ins w:id="528" w:author="jerome draillard" w:date="2015-11-27T15:10:00Z">
        <w:r w:rsidR="00A425D0">
          <w:t>Créer un nouveau</w:t>
        </w:r>
      </w:ins>
      <w:del w:id="529" w:author="jerome draillard" w:date="2015-11-27T15:10:00Z">
        <w:r w:rsidDel="00A425D0">
          <w:delText xml:space="preserve"> d'un</w:delText>
        </w:r>
      </w:del>
      <w:r>
        <w:t xml:space="preserve"> composant</w:t>
      </w:r>
      <w:ins w:id="530" w:author="jerome draillard" w:date="2015-11-27T15:10:00Z">
        <w:r w:rsidR="00A425D0">
          <w:t xml:space="preserve">, c'est créer une classe qui hérite de </w:t>
        </w:r>
      </w:ins>
      <w:del w:id="531" w:author="jerome draillard" w:date="2015-11-27T15:11:00Z">
        <w:r w:rsidDel="00A425D0">
          <w:delText xml:space="preserve"> est facilitée par plusieurs outils</w:delText>
        </w:r>
      </w:del>
      <w:del w:id="532" w:author="jerome draillard" w:date="2015-10-29T11:04:00Z">
        <w:r w:rsidDel="00A83307">
          <w:delText>:</w:delText>
        </w:r>
      </w:del>
    </w:p>
    <w:p w:rsidR="00A43A6B" w:rsidRDefault="007213AD">
      <w:pPr>
        <w:pStyle w:val="Paragraphedeliste"/>
        <w:rPr>
          <w:del w:id="533" w:author="jerome draillard" w:date="2015-10-29T11:04:00Z"/>
        </w:rPr>
        <w:pPrChange w:id="534" w:author="jerome draillard" w:date="2015-10-29T11:04:00Z">
          <w:pPr>
            <w:pStyle w:val="Paragraphedeliste"/>
            <w:numPr>
              <w:numId w:val="7"/>
            </w:numPr>
            <w:ind w:hanging="360"/>
          </w:pPr>
        </w:pPrChange>
      </w:pPr>
      <w:del w:id="535" w:author="jerome draillard" w:date="2015-10-29T11:04:00Z">
        <w:r w:rsidDel="00A83307">
          <w:delText>Le logiciel "SwGenerator"</w:delText>
        </w:r>
      </w:del>
    </w:p>
    <w:p w:rsidR="00A43A6B" w:rsidRDefault="007213AD">
      <w:pPr>
        <w:rPr>
          <w:ins w:id="536" w:author="jerome draillard" w:date="2015-11-27T15:10:00Z"/>
        </w:rPr>
        <w:pPrChange w:id="537" w:author="jerome draillard" w:date="2015-10-29T11:04:00Z">
          <w:pPr>
            <w:pStyle w:val="Paragraphedeliste"/>
            <w:numPr>
              <w:numId w:val="7"/>
            </w:numPr>
            <w:ind w:hanging="360"/>
          </w:pPr>
        </w:pPrChange>
      </w:pPr>
      <w:del w:id="538" w:author="jerome draillard" w:date="2015-10-29T11:04:00Z">
        <w:r w:rsidDel="00A83307">
          <w:delText>La</w:delText>
        </w:r>
      </w:del>
      <w:ins w:id="539" w:author="jerome draillard" w:date="2015-10-29T11:04:00Z">
        <w:r w:rsidR="00A83307">
          <w:t>la</w:t>
        </w:r>
      </w:ins>
      <w:r>
        <w:t xml:space="preserve"> classe "</w:t>
      </w:r>
      <w:proofErr w:type="spellStart"/>
      <w:r>
        <w:t>SwAssistedComponent</w:t>
      </w:r>
      <w:proofErr w:type="spellEnd"/>
      <w:r>
        <w:t>"</w:t>
      </w:r>
    </w:p>
    <w:p w:rsidR="00A43A6B" w:rsidRDefault="00A43A6B">
      <w:pPr>
        <w:pPrChange w:id="540" w:author="jerome draillard" w:date="2015-10-29T11:04:00Z">
          <w:pPr>
            <w:pStyle w:val="Paragraphedeliste"/>
            <w:numPr>
              <w:numId w:val="7"/>
            </w:numPr>
            <w:ind w:hanging="360"/>
          </w:pPr>
        </w:pPrChange>
      </w:pPr>
    </w:p>
    <w:p w:rsidR="00490005" w:rsidDel="00A83307" w:rsidRDefault="007213AD" w:rsidP="00490005">
      <w:pPr>
        <w:pStyle w:val="Paragraphedeliste"/>
        <w:numPr>
          <w:ilvl w:val="0"/>
          <w:numId w:val="7"/>
        </w:numPr>
        <w:rPr>
          <w:del w:id="541" w:author="jerome draillard" w:date="2015-10-29T11:04:00Z"/>
        </w:rPr>
      </w:pPr>
      <w:del w:id="542" w:author="jerome draillard" w:date="2015-10-29T11:04:00Z">
        <w:r w:rsidDel="00A83307">
          <w:delText>L'ODP</w:delText>
        </w:r>
      </w:del>
    </w:p>
    <w:p w:rsidR="004C5ED3" w:rsidRDefault="002C1DB7" w:rsidP="00F80EDF">
      <w:r>
        <w:t xml:space="preserve">Des </w:t>
      </w:r>
      <w:proofErr w:type="spellStart"/>
      <w:r>
        <w:t>namespaces</w:t>
      </w:r>
      <w:proofErr w:type="spellEnd"/>
      <w:r w:rsidR="004C5ED3">
        <w:t xml:space="preserve"> permettent de classer les composants</w:t>
      </w:r>
      <w:r>
        <w:t>, de la même façon qu'en C++ classique</w:t>
      </w:r>
      <w:r w:rsidR="004C5ED3">
        <w:t xml:space="preserve">. Trois niveaux de </w:t>
      </w:r>
      <w:proofErr w:type="spellStart"/>
      <w:r w:rsidR="004C5ED3">
        <w:t>namespace</w:t>
      </w:r>
      <w:r>
        <w:t>s</w:t>
      </w:r>
      <w:proofErr w:type="spellEnd"/>
      <w:r w:rsidR="004C5ED3">
        <w:t xml:space="preserve"> sont utilisés.</w:t>
      </w:r>
    </w:p>
    <w:p w:rsidR="004C5ED3" w:rsidRDefault="00E80867" w:rsidP="00E4115C">
      <w:pPr>
        <w:pStyle w:val="Paragraphedeliste"/>
        <w:numPr>
          <w:ilvl w:val="0"/>
          <w:numId w:val="8"/>
        </w:numPr>
      </w:pPr>
      <w:commentRangeStart w:id="543"/>
      <w:r>
        <w:t>L'a</w:t>
      </w:r>
      <w:r w:rsidR="004C5ED3">
        <w:t xml:space="preserve">pplication. Pour </w:t>
      </w:r>
      <w:proofErr w:type="spellStart"/>
      <w:r w:rsidR="004C5ED3">
        <w:t>Starlinx</w:t>
      </w:r>
      <w:proofErr w:type="spellEnd"/>
      <w:r w:rsidR="004C5ED3">
        <w:t xml:space="preserve">, le premier </w:t>
      </w:r>
      <w:proofErr w:type="spellStart"/>
      <w:r w:rsidR="004C5ED3">
        <w:t>namespace</w:t>
      </w:r>
      <w:proofErr w:type="spellEnd"/>
      <w:r w:rsidR="004C5ED3">
        <w:t xml:space="preserve"> est "</w:t>
      </w:r>
      <w:proofErr w:type="spellStart"/>
      <w:r w:rsidR="004C5ED3">
        <w:t>sx</w:t>
      </w:r>
      <w:proofErr w:type="spellEnd"/>
      <w:r w:rsidR="004C5ED3">
        <w:t>"</w:t>
      </w:r>
    </w:p>
    <w:p w:rsidR="004C5ED3" w:rsidRDefault="004C5ED3" w:rsidP="00E4115C">
      <w:pPr>
        <w:pStyle w:val="Paragraphedeliste"/>
        <w:numPr>
          <w:ilvl w:val="0"/>
          <w:numId w:val="8"/>
        </w:numPr>
      </w:pPr>
      <w:r>
        <w:t>La solution, qui englobe plusieurs plugins (exemple: Ihs)</w:t>
      </w:r>
    </w:p>
    <w:p w:rsidR="004C5ED3" w:rsidRDefault="00F80EDF" w:rsidP="00E4115C">
      <w:pPr>
        <w:pStyle w:val="Paragraphedeliste"/>
        <w:numPr>
          <w:ilvl w:val="0"/>
          <w:numId w:val="8"/>
        </w:numPr>
      </w:pPr>
      <w:r>
        <w:t>Le p</w:t>
      </w:r>
      <w:r w:rsidR="004C5ED3">
        <w:t>rojet (exemple: Ihs\</w:t>
      </w:r>
      <w:proofErr w:type="spellStart"/>
      <w:r w:rsidR="004C5ED3">
        <w:t>carto</w:t>
      </w:r>
      <w:proofErr w:type="spellEnd"/>
      <w:r w:rsidR="004C5ED3">
        <w:t>)</w:t>
      </w:r>
    </w:p>
    <w:commentRangeEnd w:id="543"/>
    <w:p w:rsidR="009232E4" w:rsidRDefault="00006C92" w:rsidP="00F80EDF">
      <w:r>
        <w:rPr>
          <w:rStyle w:val="Marquedecommentaire"/>
        </w:rPr>
        <w:commentReference w:id="543"/>
      </w:r>
    </w:p>
    <w:p w:rsidR="007213AD" w:rsidRDefault="007213AD" w:rsidP="00F80EDF">
      <w:proofErr w:type="spellStart"/>
      <w:r>
        <w:t>Streamwork</w:t>
      </w:r>
      <w:proofErr w:type="spellEnd"/>
      <w:r>
        <w:t xml:space="preserve"> utilise la notion de "pointeurs à références comptées"</w:t>
      </w:r>
      <w:r w:rsidR="00375566">
        <w:t>. Cela permet de gérer les pointeurs sans avoir à se soucier de la libération de la mémoire.</w:t>
      </w:r>
    </w:p>
    <w:p w:rsidR="00375566" w:rsidRDefault="00375566" w:rsidP="00F80EDF">
      <w:r>
        <w:t xml:space="preserve">Les pointeurs à références comptées sont </w:t>
      </w:r>
      <w:del w:id="544" w:author="Alexandre Blin" w:date="2015-08-04T16:51:00Z">
        <w:r w:rsidDel="00FC3DE6">
          <w:delText>définies</w:delText>
        </w:r>
      </w:del>
      <w:ins w:id="545" w:author="Alexandre Blin" w:date="2015-08-04T16:51:00Z">
        <w:r w:rsidR="00FC3DE6">
          <w:t>définis</w:t>
        </w:r>
      </w:ins>
      <w:r>
        <w:t xml:space="preserve"> par "</w:t>
      </w:r>
      <w:proofErr w:type="spellStart"/>
      <w:r>
        <w:t>SwRefPtr</w:t>
      </w:r>
      <w:proofErr w:type="spellEnd"/>
      <w:r>
        <w:t>".</w:t>
      </w:r>
    </w:p>
    <w:p w:rsidR="006E71DF" w:rsidRDefault="00375566" w:rsidP="006E71DF">
      <w:r>
        <w:t>Exemple :</w:t>
      </w:r>
    </w:p>
    <w:p w:rsidR="00375566" w:rsidRPr="006E71DF" w:rsidRDefault="00375566" w:rsidP="006E71DF">
      <w:pPr>
        <w:pStyle w:val="Code"/>
      </w:pPr>
      <w:proofErr w:type="spellStart"/>
      <w:r w:rsidRPr="006E71DF">
        <w:t>SwRefPtr</w:t>
      </w:r>
      <w:proofErr w:type="spellEnd"/>
      <w:r w:rsidRPr="006E71DF">
        <w:t xml:space="preserve">&lt;classe&gt; </w:t>
      </w:r>
      <w:proofErr w:type="spellStart"/>
      <w:r w:rsidRPr="006E71DF">
        <w:t>_myObject</w:t>
      </w:r>
      <w:proofErr w:type="spellEnd"/>
      <w:r w:rsidRPr="006E71DF">
        <w:t>;</w:t>
      </w:r>
    </w:p>
    <w:p w:rsidR="00375566" w:rsidRDefault="00375566" w:rsidP="00F80EDF">
      <w:r>
        <w:t>remplace la déclaration</w:t>
      </w:r>
    </w:p>
    <w:p w:rsidR="00375566" w:rsidRDefault="00375566" w:rsidP="006E71DF">
      <w:pPr>
        <w:pStyle w:val="Code"/>
      </w:pPr>
      <w:r>
        <w:t xml:space="preserve">classe * </w:t>
      </w:r>
      <w:proofErr w:type="spellStart"/>
      <w:r>
        <w:t>_myObject</w:t>
      </w:r>
      <w:proofErr w:type="spellEnd"/>
      <w:r>
        <w:t>;</w:t>
      </w:r>
    </w:p>
    <w:p w:rsidR="00F80EDF" w:rsidRDefault="00F80EDF" w:rsidP="00F80EDF">
      <w:pPr>
        <w:jc w:val="center"/>
      </w:pPr>
    </w:p>
    <w:p w:rsidR="007213AD" w:rsidRDefault="007213AD" w:rsidP="00F80EDF">
      <w:r>
        <w:t>Les composants sont de type "</w:t>
      </w:r>
      <w:proofErr w:type="spellStart"/>
      <w:r>
        <w:t>SwRef</w:t>
      </w:r>
      <w:proofErr w:type="spellEnd"/>
      <w:r>
        <w:t>". Il n'est donc pas nécessaire de les libérer en fin d'utilisation. Ce processus se fait automatiquement lorsque le pointeur n'est plus utilisé</w:t>
      </w:r>
      <w:ins w:id="546" w:author="Alexandre Blin" w:date="2015-08-04T16:52:00Z">
        <w:r w:rsidR="00FC3DE6">
          <w:t xml:space="preserve"> et</w:t>
        </w:r>
      </w:ins>
      <w:del w:id="547" w:author="Alexandre Blin" w:date="2015-08-04T16:52:00Z">
        <w:r w:rsidDel="00FC3DE6">
          <w:delText>,</w:delText>
        </w:r>
      </w:del>
      <w:r w:rsidR="00375566">
        <w:t xml:space="preserve"> qu'il n'est </w:t>
      </w:r>
      <w:r>
        <w:t>plus référencé.</w:t>
      </w:r>
    </w:p>
    <w:p w:rsidR="002A016C" w:rsidRDefault="002A016C" w:rsidP="00F80EDF"/>
    <w:p w:rsidR="002C1DB7" w:rsidRDefault="002C1DB7" w:rsidP="00F80EDF"/>
    <w:p w:rsidR="00275838" w:rsidRPr="008B5251" w:rsidRDefault="00275838" w:rsidP="00683E3F">
      <w:pPr>
        <w:pStyle w:val="Titre4"/>
      </w:pPr>
      <w:proofErr w:type="spellStart"/>
      <w:r w:rsidRPr="008B5251">
        <w:t>SwAssistedComponent</w:t>
      </w:r>
      <w:proofErr w:type="spellEnd"/>
    </w:p>
    <w:p w:rsidR="00EF2FAC" w:rsidRDefault="00EF2FAC" w:rsidP="00DC78B5">
      <w:pPr>
        <w:pStyle w:val="Paragraphedeliste"/>
      </w:pPr>
    </w:p>
    <w:p w:rsidR="00A83307" w:rsidRDefault="00517B0A" w:rsidP="00F80EDF">
      <w:pPr>
        <w:rPr>
          <w:ins w:id="548" w:author="jerome draillard" w:date="2015-11-27T15:12:00Z"/>
        </w:rPr>
      </w:pPr>
      <w:ins w:id="549" w:author="jerome draillard" w:date="2015-11-27T15:11:00Z">
        <w:r>
          <w:t>Comme dit plus haut, c</w:t>
        </w:r>
      </w:ins>
      <w:ins w:id="550" w:author="jerome draillard" w:date="2015-10-29T11:04:00Z">
        <w:r w:rsidR="00A83307">
          <w:t xml:space="preserve">réer un composant c'est créer une classe qui hérite de </w:t>
        </w:r>
        <w:proofErr w:type="spellStart"/>
        <w:r w:rsidR="00A83307">
          <w:t>SwAssistedComponent</w:t>
        </w:r>
        <w:proofErr w:type="spellEnd"/>
        <w:r w:rsidR="00A83307">
          <w:t>.</w:t>
        </w:r>
      </w:ins>
    </w:p>
    <w:p w:rsidR="00234055" w:rsidRDefault="00234055" w:rsidP="00F80EDF">
      <w:pPr>
        <w:rPr>
          <w:ins w:id="551" w:author="jerome draillard" w:date="2015-11-27T15:12:00Z"/>
        </w:rPr>
      </w:pPr>
    </w:p>
    <w:p w:rsidR="00234055" w:rsidRDefault="00234055" w:rsidP="00F80EDF">
      <w:pPr>
        <w:rPr>
          <w:ins w:id="552" w:author="jerome draillard" w:date="2015-11-27T15:16:00Z"/>
        </w:rPr>
      </w:pPr>
      <w:ins w:id="553" w:author="jerome draillard" w:date="2015-11-27T15:12:00Z">
        <w:r>
          <w:t xml:space="preserve">Lorsqu'on créée un composant on va lui ajouter différentes fonctionnalités, en s'aidant des méthodes fournies par </w:t>
        </w:r>
        <w:proofErr w:type="spellStart"/>
        <w:r>
          <w:t>SwAssistedComponent</w:t>
        </w:r>
        <w:proofErr w:type="spellEnd"/>
        <w:r>
          <w:t>.</w:t>
        </w:r>
      </w:ins>
    </w:p>
    <w:p w:rsidR="00E61A70" w:rsidRDefault="00E61A70" w:rsidP="00F80EDF">
      <w:pPr>
        <w:rPr>
          <w:ins w:id="554" w:author="jerome draillard" w:date="2015-11-27T15:16:00Z"/>
        </w:rPr>
      </w:pPr>
    </w:p>
    <w:p w:rsidR="00E61A70" w:rsidRDefault="00E61A70" w:rsidP="00F80EDF">
      <w:pPr>
        <w:rPr>
          <w:ins w:id="555" w:author="jerome draillard" w:date="2015-11-27T15:16:00Z"/>
        </w:rPr>
      </w:pPr>
      <w:ins w:id="556" w:author="jerome draillard" w:date="2015-11-27T15:16:00Z">
        <w:r>
          <w:t>Ces fonctionnalités peuvent être par exemple :</w:t>
        </w:r>
      </w:ins>
    </w:p>
    <w:p w:rsidR="00A43A6B" w:rsidRDefault="00E61A70">
      <w:pPr>
        <w:pStyle w:val="Paragraphedeliste"/>
        <w:numPr>
          <w:ilvl w:val="0"/>
          <w:numId w:val="103"/>
        </w:numPr>
        <w:rPr>
          <w:ins w:id="557" w:author="jerome draillard" w:date="2015-11-27T15:16:00Z"/>
        </w:rPr>
        <w:pPrChange w:id="558" w:author="jerome draillard" w:date="2015-11-27T15:17:00Z">
          <w:pPr/>
        </w:pPrChange>
      </w:pPr>
      <w:ins w:id="559" w:author="jerome draillard" w:date="2015-11-27T15:16:00Z">
        <w:r>
          <w:t xml:space="preserve">rendre le composant </w:t>
        </w:r>
        <w:del w:id="560" w:author="Camille VACCALUT" w:date="2015-12-08T10:43:00Z">
          <w:r w:rsidDel="00ED2077">
            <w:delText>consammateur</w:delText>
          </w:r>
        </w:del>
      </w:ins>
      <w:ins w:id="561" w:author="Camille VACCALUT" w:date="2015-12-08T10:43:00Z">
        <w:r w:rsidR="00ED2077">
          <w:t>consommateur</w:t>
        </w:r>
      </w:ins>
      <w:ins w:id="562" w:author="jerome draillard" w:date="2015-11-27T15:16:00Z">
        <w:r>
          <w:t xml:space="preserve"> d'une interface</w:t>
        </w:r>
      </w:ins>
    </w:p>
    <w:p w:rsidR="00A43A6B" w:rsidRDefault="00E61A70">
      <w:pPr>
        <w:pStyle w:val="Paragraphedeliste"/>
        <w:numPr>
          <w:ilvl w:val="0"/>
          <w:numId w:val="103"/>
        </w:numPr>
        <w:rPr>
          <w:ins w:id="563" w:author="jerome draillard" w:date="2015-11-27T15:16:00Z"/>
        </w:rPr>
        <w:pPrChange w:id="564" w:author="jerome draillard" w:date="2015-11-27T15:17:00Z">
          <w:pPr/>
        </w:pPrChange>
      </w:pPr>
      <w:ins w:id="565" w:author="jerome draillard" w:date="2015-11-27T15:16:00Z">
        <w:r>
          <w:t>rendre le composant fournisseur d'une interface</w:t>
        </w:r>
      </w:ins>
    </w:p>
    <w:p w:rsidR="00A43A6B" w:rsidRDefault="00E61A70">
      <w:pPr>
        <w:pStyle w:val="Paragraphedeliste"/>
        <w:numPr>
          <w:ilvl w:val="0"/>
          <w:numId w:val="103"/>
        </w:numPr>
        <w:rPr>
          <w:ins w:id="566" w:author="jerome draillard" w:date="2015-11-27T15:17:00Z"/>
        </w:rPr>
        <w:pPrChange w:id="567" w:author="jerome draillard" w:date="2015-11-27T15:17:00Z">
          <w:pPr/>
        </w:pPrChange>
      </w:pPr>
      <w:ins w:id="568" w:author="jerome draillard" w:date="2015-11-27T15:17:00Z">
        <w:r>
          <w:t xml:space="preserve">rendre le composant </w:t>
        </w:r>
        <w:del w:id="569" w:author="Camille VACCALUT" w:date="2015-12-08T10:43:00Z">
          <w:r w:rsidDel="00ED2077">
            <w:delText>executable</w:delText>
          </w:r>
        </w:del>
      </w:ins>
      <w:ins w:id="570" w:author="Camille VACCALUT" w:date="2015-12-08T10:43:00Z">
        <w:r w:rsidR="00ED2077">
          <w:t>exécutable</w:t>
        </w:r>
      </w:ins>
    </w:p>
    <w:p w:rsidR="00A43A6B" w:rsidRDefault="00E61A70">
      <w:pPr>
        <w:pStyle w:val="Paragraphedeliste"/>
        <w:numPr>
          <w:ilvl w:val="0"/>
          <w:numId w:val="103"/>
        </w:numPr>
        <w:rPr>
          <w:ins w:id="571" w:author="jerome draillard" w:date="2015-10-29T11:04:00Z"/>
        </w:rPr>
        <w:pPrChange w:id="572" w:author="jerome draillard" w:date="2015-11-27T15:17:00Z">
          <w:pPr/>
        </w:pPrChange>
      </w:pPr>
      <w:ins w:id="573" w:author="jerome draillard" w:date="2015-11-27T15:17:00Z">
        <w:r>
          <w:t>...</w:t>
        </w:r>
      </w:ins>
    </w:p>
    <w:p w:rsidR="00A83307" w:rsidRDefault="00A83307" w:rsidP="00F80EDF">
      <w:pPr>
        <w:rPr>
          <w:ins w:id="574" w:author="jerome draillard" w:date="2015-10-29T11:04:00Z"/>
        </w:rPr>
      </w:pPr>
    </w:p>
    <w:p w:rsidR="002215BA" w:rsidDel="00674A9A" w:rsidRDefault="0096359B" w:rsidP="00F80EDF">
      <w:pPr>
        <w:rPr>
          <w:del w:id="575" w:author="jerome draillard" w:date="2015-11-27T15:17:00Z"/>
        </w:rPr>
      </w:pPr>
      <w:del w:id="576" w:author="jerome draillard" w:date="2015-11-27T15:17:00Z">
        <w:r w:rsidDel="00674A9A">
          <w:delText>Classe de base dont doivent hériter les composants pour im</w:delText>
        </w:r>
        <w:r w:rsidR="00A70489" w:rsidDel="00674A9A">
          <w:delText>plémenter les services de base</w:delText>
        </w:r>
        <w:r w:rsidR="002215BA" w:rsidDel="00674A9A">
          <w:delText>s:</w:delText>
        </w:r>
      </w:del>
    </w:p>
    <w:p w:rsidR="002215BA" w:rsidDel="00674A9A" w:rsidRDefault="002215BA" w:rsidP="00E4115C">
      <w:pPr>
        <w:pStyle w:val="Paragraphedeliste"/>
        <w:numPr>
          <w:ilvl w:val="0"/>
          <w:numId w:val="9"/>
        </w:numPr>
        <w:rPr>
          <w:del w:id="577" w:author="jerome draillard" w:date="2015-11-27T15:17:00Z"/>
        </w:rPr>
      </w:pPr>
      <w:del w:id="578" w:author="jerome draillard" w:date="2015-11-27T15:17:00Z">
        <w:r w:rsidDel="00674A9A">
          <w:delText>pins</w:delText>
        </w:r>
      </w:del>
    </w:p>
    <w:p w:rsidR="002215BA" w:rsidDel="00674A9A" w:rsidRDefault="00A70489" w:rsidP="00E4115C">
      <w:pPr>
        <w:pStyle w:val="Paragraphedeliste"/>
        <w:numPr>
          <w:ilvl w:val="0"/>
          <w:numId w:val="9"/>
        </w:numPr>
        <w:rPr>
          <w:del w:id="579" w:author="jerome draillard" w:date="2015-11-27T15:17:00Z"/>
        </w:rPr>
      </w:pPr>
      <w:del w:id="580" w:author="jerome draillard" w:date="2015-11-27T15:17:00Z">
        <w:r w:rsidDel="00674A9A">
          <w:delText>interfaces</w:delText>
        </w:r>
      </w:del>
    </w:p>
    <w:p w:rsidR="0096359B" w:rsidDel="00674A9A" w:rsidRDefault="00A70489" w:rsidP="00E4115C">
      <w:pPr>
        <w:pStyle w:val="Paragraphedeliste"/>
        <w:numPr>
          <w:ilvl w:val="0"/>
          <w:numId w:val="9"/>
        </w:numPr>
        <w:rPr>
          <w:del w:id="581" w:author="jerome draillard" w:date="2015-11-27T15:17:00Z"/>
        </w:rPr>
      </w:pPr>
      <w:del w:id="582" w:author="jerome draillard" w:date="2015-11-27T15:17:00Z">
        <w:r w:rsidDel="00674A9A">
          <w:delText>exécutable</w:delText>
        </w:r>
      </w:del>
    </w:p>
    <w:p w:rsidR="002215BA" w:rsidDel="00674A9A" w:rsidRDefault="002215BA" w:rsidP="00E4115C">
      <w:pPr>
        <w:pStyle w:val="Paragraphedeliste"/>
        <w:numPr>
          <w:ilvl w:val="0"/>
          <w:numId w:val="9"/>
        </w:numPr>
        <w:rPr>
          <w:del w:id="583" w:author="jerome draillard" w:date="2015-11-27T15:17:00Z"/>
        </w:rPr>
      </w:pPr>
      <w:del w:id="584" w:author="jerome draillard" w:date="2015-11-27T15:17:00Z">
        <w:r w:rsidDel="00674A9A">
          <w:delText>service de sauvegarde</w:delText>
        </w:r>
      </w:del>
    </w:p>
    <w:p w:rsidR="002215BA" w:rsidDel="00674A9A" w:rsidRDefault="002215BA" w:rsidP="00E4115C">
      <w:pPr>
        <w:pStyle w:val="Paragraphedeliste"/>
        <w:numPr>
          <w:ilvl w:val="0"/>
          <w:numId w:val="9"/>
        </w:numPr>
        <w:rPr>
          <w:del w:id="585" w:author="jerome draillard" w:date="2015-11-27T15:17:00Z"/>
        </w:rPr>
      </w:pPr>
      <w:del w:id="586" w:author="jerome draillard" w:date="2015-11-27T15:17:00Z">
        <w:r w:rsidDel="00674A9A">
          <w:delText>...</w:delText>
        </w:r>
      </w:del>
    </w:p>
    <w:p w:rsidR="002215BA" w:rsidRDefault="002215BA" w:rsidP="00F80EDF"/>
    <w:p w:rsidR="002215BA" w:rsidRDefault="002215BA" w:rsidP="00F80EDF">
      <w:del w:id="587" w:author="jerome draillard" w:date="2015-11-27T15:17:00Z">
        <w:r w:rsidDel="005D32F1">
          <w:lastRenderedPageBreak/>
          <w:delText>L'activation des services doit se faire dans le constructeur du composant.</w:delText>
        </w:r>
      </w:del>
      <w:ins w:id="588" w:author="jerome draillard" w:date="2015-11-27T15:17:00Z">
        <w:r w:rsidR="005D32F1">
          <w:t>Nous verrons au cours du TP comment, en pratique, ajouter ces fonctionnalités à un composant.</w:t>
        </w:r>
      </w:ins>
    </w:p>
    <w:p w:rsidR="000E359C" w:rsidRDefault="000E359C" w:rsidP="00F80EDF"/>
    <w:p w:rsidR="002215BA" w:rsidDel="005D32F1" w:rsidRDefault="002215BA" w:rsidP="00F80EDF">
      <w:pPr>
        <w:rPr>
          <w:del w:id="589" w:author="jerome draillard" w:date="2015-11-27T15:17:00Z"/>
        </w:rPr>
      </w:pPr>
      <w:del w:id="590" w:author="jerome draillard" w:date="2015-11-27T15:17:00Z">
        <w:r w:rsidDel="005D32F1">
          <w:delText>A chaque service correspond un certain nombre de fonctions à implémenter. La documentation, de type doxygen, présente dans le fichier "SwAssistedComponent.h" permet de rendre son utilisation très simple. Il est donc conseillé de lire les commentaires pour comprendre les fonctions à utiliser en fonction du besoin.</w:delText>
        </w:r>
      </w:del>
    </w:p>
    <w:p w:rsidR="002215BA" w:rsidDel="005D32F1" w:rsidRDefault="002215BA" w:rsidP="00F80EDF">
      <w:pPr>
        <w:rPr>
          <w:del w:id="591" w:author="jerome draillard" w:date="2015-11-27T15:17:00Z"/>
        </w:rPr>
      </w:pPr>
    </w:p>
    <w:p w:rsidR="00A70489" w:rsidDel="005D32F1" w:rsidRDefault="00A70489" w:rsidP="00F80EDF">
      <w:pPr>
        <w:rPr>
          <w:del w:id="592" w:author="jerome draillard" w:date="2015-11-27T15:17:00Z"/>
        </w:rPr>
      </w:pPr>
      <w:del w:id="593" w:author="jerome draillard" w:date="2015-11-27T15:17:00Z">
        <w:r w:rsidDel="005D32F1">
          <w:delText xml:space="preserve">Une classe ne peut </w:delText>
        </w:r>
        <w:r w:rsidR="002C1DB7" w:rsidDel="005D32F1">
          <w:delText xml:space="preserve">gérer </w:delText>
        </w:r>
        <w:r w:rsidDel="005D32F1">
          <w:delText>qu'un seul service</w:delText>
        </w:r>
        <w:r w:rsidR="002215BA" w:rsidDel="005D32F1">
          <w:delText>.</w:delText>
        </w:r>
        <w:r w:rsidR="002C1DB7" w:rsidDel="005D32F1">
          <w:delText xml:space="preserve"> Un composant encapsulant plusieurs classes peut gérer plusieurs services. Par exemple, SwAssistedComponent encapsule plusieurs classes, gérant chacune un service, pour pouvoir gérer un ensemble de services.</w:delText>
        </w:r>
      </w:del>
    </w:p>
    <w:p w:rsidR="00A70489" w:rsidDel="005D32F1" w:rsidRDefault="002215BA" w:rsidP="00F80EDF">
      <w:pPr>
        <w:rPr>
          <w:del w:id="594" w:author="jerome draillard" w:date="2015-11-27T15:17:00Z"/>
        </w:rPr>
      </w:pPr>
      <w:del w:id="595" w:author="jerome draillard" w:date="2015-11-27T15:17:00Z">
        <w:r w:rsidDel="005D32F1">
          <w:delText>Certains services sont fourni</w:delText>
        </w:r>
        <w:r w:rsidR="00A70489" w:rsidDel="005D32F1">
          <w:delText>s directement par l'application Streamwork (SwApp). Par exemple, la récupération des arguments de lancement de l'application.</w:delText>
        </w:r>
      </w:del>
    </w:p>
    <w:p w:rsidR="00A43A6B" w:rsidRDefault="00A43A6B">
      <w:pPr>
        <w:rPr>
          <w:del w:id="596" w:author="jerome draillard" w:date="2015-11-27T15:17:00Z"/>
        </w:rPr>
        <w:pPrChange w:id="597" w:author="ghislain.aine" w:date="2015-10-30T10:15:00Z">
          <w:pPr>
            <w:pStyle w:val="Paragraphedeliste"/>
          </w:pPr>
        </w:pPrChange>
      </w:pPr>
    </w:p>
    <w:p w:rsidR="002C1DB7" w:rsidRPr="0096359B" w:rsidDel="005D32F1" w:rsidRDefault="002C1DB7" w:rsidP="00DC78B5">
      <w:pPr>
        <w:pStyle w:val="Paragraphedeliste"/>
        <w:rPr>
          <w:del w:id="598" w:author="jerome draillard" w:date="2015-11-27T15:17:00Z"/>
        </w:rPr>
      </w:pPr>
    </w:p>
    <w:p w:rsidR="0096359B" w:rsidDel="0041326C" w:rsidRDefault="007F02BC" w:rsidP="00683E3F">
      <w:pPr>
        <w:pStyle w:val="Titre4"/>
        <w:rPr>
          <w:del w:id="599" w:author="jerome draillard" w:date="2015-10-29T11:03:00Z"/>
        </w:rPr>
      </w:pPr>
      <w:del w:id="600" w:author="jerome draillard" w:date="2015-10-29T11:03:00Z">
        <w:r w:rsidDel="0041326C">
          <w:delText>SWGenerator</w:delText>
        </w:r>
      </w:del>
    </w:p>
    <w:p w:rsidR="00EF2FAC" w:rsidDel="0041326C" w:rsidRDefault="00EF2FAC" w:rsidP="00DC78B5">
      <w:pPr>
        <w:pStyle w:val="Paragraphedeliste"/>
        <w:rPr>
          <w:del w:id="601" w:author="jerome draillard" w:date="2015-10-29T11:03:00Z"/>
        </w:rPr>
      </w:pPr>
    </w:p>
    <w:p w:rsidR="002215BA" w:rsidDel="0041326C" w:rsidRDefault="002215BA" w:rsidP="000E359C">
      <w:pPr>
        <w:rPr>
          <w:del w:id="602" w:author="jerome draillard" w:date="2015-10-29T11:03:00Z"/>
        </w:rPr>
      </w:pPr>
      <w:del w:id="603" w:author="jerome draillard" w:date="2015-10-29T11:03:00Z">
        <w:r w:rsidDel="0041326C">
          <w:delText>Le "SwGenerator" permet de générer un plugin ou un composant avec les fichiers et les informations de base. Il est également possible de rajouter manuellement des composants dans un plugin existant.</w:delText>
        </w:r>
      </w:del>
    </w:p>
    <w:p w:rsidR="000E359C" w:rsidDel="0041326C" w:rsidRDefault="000E359C" w:rsidP="000E359C">
      <w:pPr>
        <w:rPr>
          <w:del w:id="604" w:author="jerome draillard" w:date="2015-10-29T11:03:00Z"/>
        </w:rPr>
      </w:pPr>
    </w:p>
    <w:p w:rsidR="007F02BC" w:rsidDel="0041326C" w:rsidRDefault="002215BA" w:rsidP="000E359C">
      <w:pPr>
        <w:rPr>
          <w:del w:id="605" w:author="jerome draillard" w:date="2015-10-29T11:03:00Z"/>
        </w:rPr>
      </w:pPr>
      <w:del w:id="606" w:author="jerome draillard" w:date="2015-10-29T11:03:00Z">
        <w:r w:rsidDel="0041326C">
          <w:delText>Le générateur est a</w:delText>
        </w:r>
        <w:r w:rsidR="007F02BC" w:rsidDel="0041326C">
          <w:delText>ccessible depuis l'éditeur, dans le menu Streams</w:delText>
        </w:r>
        <w:r w:rsidDel="0041326C">
          <w:delText>.</w:delText>
        </w:r>
      </w:del>
    </w:p>
    <w:p w:rsidR="002A016C" w:rsidDel="0041326C" w:rsidRDefault="00A43A6B" w:rsidP="002A016C">
      <w:pPr>
        <w:keepNext/>
        <w:jc w:val="center"/>
        <w:rPr>
          <w:del w:id="607" w:author="jerome draillard" w:date="2015-10-29T11:03:00Z"/>
        </w:rPr>
      </w:pPr>
      <w:del w:id="608" w:author="jerome draillard" w:date="2015-10-29T11:03:00Z">
        <w:r>
          <w:rPr>
            <w:noProof/>
            <w:lang w:eastAsia="fr-FR"/>
            <w:rPrChange w:id="609" w:author="Unknown">
              <w:rPr>
                <w:noProof/>
                <w:color w:val="0000FF" w:themeColor="hyperlink"/>
                <w:u w:val="single"/>
                <w:lang w:eastAsia="fr-FR"/>
              </w:rPr>
            </w:rPrChange>
          </w:rPr>
          <w:drawing>
            <wp:inline distT="0" distB="0" distL="0" distR="0">
              <wp:extent cx="2324100" cy="197589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cstate="print"/>
                      <a:srcRect/>
                      <a:stretch>
                        <a:fillRect/>
                      </a:stretch>
                    </pic:blipFill>
                    <pic:spPr bwMode="auto">
                      <a:xfrm>
                        <a:off x="0" y="0"/>
                        <a:ext cx="2324100" cy="1975890"/>
                      </a:xfrm>
                      <a:prstGeom prst="rect">
                        <a:avLst/>
                      </a:prstGeom>
                      <a:noFill/>
                      <a:ln w="9525">
                        <a:noFill/>
                        <a:miter lim="800000"/>
                        <a:headEnd/>
                        <a:tailEnd/>
                      </a:ln>
                    </pic:spPr>
                  </pic:pic>
                </a:graphicData>
              </a:graphic>
            </wp:inline>
          </w:drawing>
        </w:r>
      </w:del>
    </w:p>
    <w:p w:rsidR="00CB1A50" w:rsidDel="0041326C" w:rsidRDefault="002A016C" w:rsidP="002A016C">
      <w:pPr>
        <w:pStyle w:val="Lgende"/>
        <w:jc w:val="center"/>
        <w:rPr>
          <w:del w:id="610" w:author="jerome draillard" w:date="2015-10-29T11:03:00Z"/>
          <w:sz w:val="20"/>
          <w:u w:val="single"/>
        </w:rPr>
      </w:pPr>
      <w:del w:id="611" w:author="jerome draillard" w:date="2015-10-29T11:03:00Z">
        <w:r w:rsidDel="0041326C">
          <w:delText xml:space="preserve">Image </w:delText>
        </w:r>
        <w:r w:rsidR="004D7EE5" w:rsidDel="0041326C">
          <w:fldChar w:fldCharType="begin"/>
        </w:r>
        <w:r w:rsidR="00976A35" w:rsidDel="0041326C">
          <w:delInstrText xml:space="preserve"> SEQ Image \* ARABIC </w:delInstrText>
        </w:r>
        <w:r w:rsidR="004D7EE5" w:rsidDel="0041326C">
          <w:fldChar w:fldCharType="separate"/>
        </w:r>
        <w:r w:rsidR="004313EA" w:rsidDel="0041326C">
          <w:rPr>
            <w:noProof/>
          </w:rPr>
          <w:delText>6</w:delText>
        </w:r>
        <w:r w:rsidR="004D7EE5" w:rsidDel="0041326C">
          <w:fldChar w:fldCharType="end"/>
        </w:r>
        <w:r w:rsidDel="0041326C">
          <w:delText xml:space="preserve"> : </w:delText>
        </w:r>
        <w:r w:rsidRPr="005B5A42" w:rsidDel="0041326C">
          <w:delText>Accès au SwGenerator</w:delText>
        </w:r>
        <w:r w:rsidR="00CB1A50" w:rsidRPr="000E359C" w:rsidDel="0041326C">
          <w:rPr>
            <w:sz w:val="20"/>
            <w:u w:val="single"/>
          </w:rPr>
          <w:delText xml:space="preserve"> </w:delText>
        </w:r>
      </w:del>
    </w:p>
    <w:p w:rsidR="004C6C5F" w:rsidDel="005D32F1" w:rsidRDefault="004C6C5F">
      <w:pPr>
        <w:rPr>
          <w:del w:id="612" w:author="jerome draillard" w:date="2015-11-27T15:17:00Z"/>
        </w:rPr>
      </w:pPr>
    </w:p>
    <w:p w:rsidR="0041326C" w:rsidRDefault="0041326C">
      <w:pPr>
        <w:rPr>
          <w:ins w:id="613" w:author="jerome draillard" w:date="2015-10-29T10:58:00Z"/>
        </w:rPr>
      </w:pPr>
    </w:p>
    <w:p w:rsidR="0041326C" w:rsidRDefault="0041326C">
      <w:pPr>
        <w:rPr>
          <w:ins w:id="614" w:author="jerome draillard" w:date="2015-10-29T10:58:00Z"/>
        </w:rPr>
      </w:pPr>
    </w:p>
    <w:p w:rsidR="0041326C" w:rsidRDefault="0041326C">
      <w:pPr>
        <w:rPr>
          <w:ins w:id="615" w:author="jerome draillard" w:date="2015-10-29T10:58:00Z"/>
        </w:rPr>
      </w:pPr>
    </w:p>
    <w:p w:rsidR="00440BD3" w:rsidRDefault="00440BD3">
      <w:pPr>
        <w:spacing w:after="200" w:line="276" w:lineRule="auto"/>
        <w:jc w:val="left"/>
        <w:rPr>
          <w:ins w:id="616" w:author="ghislain.aine" w:date="2015-10-30T10:15:00Z"/>
          <w:rFonts w:cs="Arial"/>
          <w:b/>
          <w:color w:val="003366"/>
          <w:sz w:val="36"/>
          <w:szCs w:val="36"/>
        </w:rPr>
      </w:pPr>
      <w:ins w:id="617" w:author="ghislain.aine" w:date="2015-10-30T10:15:00Z">
        <w:r>
          <w:br w:type="page"/>
        </w:r>
      </w:ins>
    </w:p>
    <w:p w:rsidR="0041326C" w:rsidDel="006A1F79" w:rsidRDefault="0041326C">
      <w:pPr>
        <w:rPr>
          <w:del w:id="618" w:author="jerome draillard" w:date="2015-10-29T11:04:00Z"/>
        </w:rPr>
      </w:pPr>
    </w:p>
    <w:p w:rsidR="004C6C5F" w:rsidDel="006A1F79" w:rsidRDefault="004C6C5F">
      <w:pPr>
        <w:rPr>
          <w:del w:id="619" w:author="jerome draillard" w:date="2015-10-29T11:04:00Z"/>
        </w:rPr>
      </w:pPr>
    </w:p>
    <w:p w:rsidR="00AC7B68" w:rsidRDefault="00275838">
      <w:pPr>
        <w:pStyle w:val="Titre1"/>
        <w:rPr>
          <w:ins w:id="620" w:author="jerome draillard" w:date="2015-10-29T11:05:00Z"/>
        </w:rPr>
      </w:pPr>
      <w:bookmarkStart w:id="621" w:name="_Toc354393969"/>
      <w:r>
        <w:t>TP</w:t>
      </w:r>
      <w:r w:rsidR="006B6ED9">
        <w:t xml:space="preserve"> </w:t>
      </w:r>
      <w:proofErr w:type="spellStart"/>
      <w:r w:rsidR="00E732FF">
        <w:t>Streamwork</w:t>
      </w:r>
      <w:bookmarkEnd w:id="621"/>
      <w:proofErr w:type="spellEnd"/>
    </w:p>
    <w:p w:rsidR="00A43A6B" w:rsidRDefault="00A43A6B">
      <w:pPr>
        <w:rPr>
          <w:ins w:id="622" w:author="jerome draillard" w:date="2015-10-29T11:04:00Z"/>
        </w:rPr>
        <w:pPrChange w:id="623" w:author="jerome draillard" w:date="2015-10-29T11:05:00Z">
          <w:pPr>
            <w:pStyle w:val="Titre1"/>
          </w:pPr>
        </w:pPrChange>
      </w:pPr>
    </w:p>
    <w:p w:rsidR="00A43A6B" w:rsidRDefault="006A1F79">
      <w:pPr>
        <w:pStyle w:val="Titre2"/>
        <w:rPr>
          <w:ins w:id="624" w:author="jerome draillard" w:date="2015-10-29T11:09:00Z"/>
        </w:rPr>
        <w:pPrChange w:id="625" w:author="jerome draillard" w:date="2015-10-29T11:05:00Z">
          <w:pPr>
            <w:pStyle w:val="Titre1"/>
          </w:pPr>
        </w:pPrChange>
      </w:pPr>
      <w:ins w:id="626" w:author="jerome draillard" w:date="2015-10-29T11:05:00Z">
        <w:r>
          <w:t>Mise en place de l'environnement du TP</w:t>
        </w:r>
      </w:ins>
    </w:p>
    <w:p w:rsidR="00A43A6B" w:rsidRDefault="00A43A6B">
      <w:pPr>
        <w:rPr>
          <w:ins w:id="627" w:author="jerome draillard" w:date="2015-10-29T11:09:00Z"/>
        </w:rPr>
        <w:pPrChange w:id="628" w:author="jerome draillard" w:date="2015-10-29T11:09:00Z">
          <w:pPr>
            <w:pStyle w:val="Titre1"/>
          </w:pPr>
        </w:pPrChange>
      </w:pPr>
    </w:p>
    <w:p w:rsidR="00A43A6B" w:rsidRDefault="00330713">
      <w:pPr>
        <w:rPr>
          <w:ins w:id="629" w:author="jerome draillard" w:date="2015-10-29T11:10:00Z"/>
        </w:rPr>
        <w:pPrChange w:id="630" w:author="jerome draillard" w:date="2015-10-29T11:09:00Z">
          <w:pPr>
            <w:pStyle w:val="Titre1"/>
          </w:pPr>
        </w:pPrChange>
      </w:pPr>
      <w:ins w:id="631" w:author="jerome draillard" w:date="2015-10-29T11:09:00Z">
        <w:r>
          <w:t xml:space="preserve">Avant de commencer à implémenter nos classes héritant de </w:t>
        </w:r>
        <w:proofErr w:type="spellStart"/>
        <w:r>
          <w:t>SwAssistedComponent</w:t>
        </w:r>
        <w:proofErr w:type="spellEnd"/>
        <w:r>
          <w:t xml:space="preserve">, on va créer une arborescence de fichier </w:t>
        </w:r>
      </w:ins>
      <w:ins w:id="632" w:author="jerome draillard" w:date="2015-10-29T11:10:00Z">
        <w:r>
          <w:t xml:space="preserve">et un projet </w:t>
        </w:r>
        <w:proofErr w:type="spellStart"/>
        <w:r>
          <w:t>Qt</w:t>
        </w:r>
        <w:proofErr w:type="spellEnd"/>
        <w:r>
          <w:t xml:space="preserve"> </w:t>
        </w:r>
      </w:ins>
      <w:ins w:id="633" w:author="jerome draillard" w:date="2015-10-29T11:09:00Z">
        <w:r>
          <w:t xml:space="preserve">qui va les accueillir. </w:t>
        </w:r>
      </w:ins>
    </w:p>
    <w:p w:rsidR="00A43A6B" w:rsidRDefault="00A43A6B">
      <w:pPr>
        <w:rPr>
          <w:ins w:id="634" w:author="jerome draillard" w:date="2015-10-29T11:09:00Z"/>
        </w:rPr>
        <w:pPrChange w:id="635" w:author="jerome draillard" w:date="2015-10-29T11:09:00Z">
          <w:pPr>
            <w:pStyle w:val="Titre1"/>
          </w:pPr>
        </w:pPrChange>
      </w:pPr>
    </w:p>
    <w:p w:rsidR="00A43A6B" w:rsidRDefault="00330713">
      <w:pPr>
        <w:pStyle w:val="Titre3"/>
        <w:rPr>
          <w:ins w:id="636" w:author="jerome draillard" w:date="2015-10-29T11:05:00Z"/>
        </w:rPr>
        <w:pPrChange w:id="637" w:author="jerome draillard" w:date="2015-10-29T11:09:00Z">
          <w:pPr>
            <w:pStyle w:val="Titre1"/>
          </w:pPr>
        </w:pPrChange>
      </w:pPr>
      <w:ins w:id="638" w:author="jerome draillard" w:date="2015-10-29T11:09:00Z">
        <w:r>
          <w:t>Création de l'arborescence</w:t>
        </w:r>
      </w:ins>
    </w:p>
    <w:p w:rsidR="00A43A6B" w:rsidRDefault="00A43A6B">
      <w:pPr>
        <w:rPr>
          <w:ins w:id="639" w:author="jerome draillard" w:date="2015-10-29T11:05:00Z"/>
        </w:rPr>
        <w:pPrChange w:id="640" w:author="jerome draillard" w:date="2015-10-29T11:05:00Z">
          <w:pPr>
            <w:pStyle w:val="Titre1"/>
          </w:pPr>
        </w:pPrChange>
      </w:pPr>
    </w:p>
    <w:p w:rsidR="00A43A6B" w:rsidRDefault="006A1F79">
      <w:pPr>
        <w:rPr>
          <w:ins w:id="641" w:author="jerome draillard" w:date="2015-10-29T11:05:00Z"/>
        </w:rPr>
        <w:pPrChange w:id="642" w:author="jerome draillard" w:date="2015-10-29T11:05:00Z">
          <w:pPr>
            <w:jc w:val="center"/>
          </w:pPr>
        </w:pPrChange>
      </w:pPr>
      <w:ins w:id="643" w:author="jerome draillard" w:date="2015-10-29T11:05:00Z">
        <w:r>
          <w:t xml:space="preserve">Créer les répertoires </w:t>
        </w:r>
      </w:ins>
      <w:ins w:id="644" w:author="ghislain.aine" w:date="2015-10-29T15:16:00Z">
        <w:r w:rsidR="009965F3">
          <w:t>:</w:t>
        </w:r>
      </w:ins>
    </w:p>
    <w:p w:rsidR="00A43A6B" w:rsidRDefault="00A43A6B">
      <w:pPr>
        <w:rPr>
          <w:ins w:id="645" w:author="jerome draillard" w:date="2015-10-29T11:05:00Z"/>
        </w:rPr>
        <w:pPrChange w:id="646" w:author="jerome draillard" w:date="2015-10-29T11:05:00Z">
          <w:pPr>
            <w:jc w:val="center"/>
          </w:pPr>
        </w:pPrChange>
      </w:pPr>
    </w:p>
    <w:p w:rsidR="00A43A6B" w:rsidRDefault="004D7EE5">
      <w:pPr>
        <w:pStyle w:val="Paragraphedeliste"/>
        <w:numPr>
          <w:ilvl w:val="0"/>
          <w:numId w:val="98"/>
        </w:numPr>
        <w:rPr>
          <w:ins w:id="647" w:author="jerome draillard" w:date="2015-10-29T11:06:00Z"/>
          <w:lang w:val="en-US"/>
        </w:rPr>
        <w:pPrChange w:id="648" w:author="jerome draillard" w:date="2015-10-29T11:05:00Z">
          <w:pPr>
            <w:jc w:val="center"/>
          </w:pPr>
        </w:pPrChange>
      </w:pPr>
      <w:ins w:id="649" w:author="jerome draillard" w:date="2015-10-29T11:05:00Z">
        <w:r w:rsidRPr="004D7EE5">
          <w:rPr>
            <w:lang w:val="en-US"/>
            <w:rPrChange w:id="650" w:author="jerome draillard" w:date="2015-10-29T11:05:00Z">
              <w:rPr>
                <w:color w:val="0000FF" w:themeColor="hyperlink"/>
                <w:u w:val="single"/>
                <w:lang w:val="en-US"/>
              </w:rPr>
            </w:rPrChange>
          </w:rPr>
          <w:t>C:\tt4\TP</w:t>
        </w:r>
      </w:ins>
      <w:ins w:id="651" w:author="ghislain.aine" w:date="2015-10-30T11:45:00Z">
        <w:r w:rsidR="00116C47">
          <w:rPr>
            <w:lang w:val="en-US"/>
          </w:rPr>
          <w:t>\</w:t>
        </w:r>
      </w:ins>
      <w:ins w:id="652" w:author="jerome draillard" w:date="2015-10-29T11:05:00Z">
        <w:del w:id="653" w:author="ghislain.aine" w:date="2015-10-30T11:49:00Z">
          <w:r w:rsidRPr="004D7EE5">
            <w:rPr>
              <w:lang w:val="en-US"/>
              <w:rPrChange w:id="654" w:author="jerome draillard" w:date="2015-10-29T11:05:00Z">
                <w:rPr>
                  <w:color w:val="0000FF" w:themeColor="hyperlink"/>
                  <w:u w:val="single"/>
                  <w:lang w:val="en-US"/>
                </w:rPr>
              </w:rPrChange>
            </w:rPr>
            <w:delText>\</w:delText>
          </w:r>
        </w:del>
        <w:r w:rsidRPr="004D7EE5">
          <w:rPr>
            <w:lang w:val="en-US"/>
            <w:rPrChange w:id="655" w:author="jerome draillard" w:date="2015-10-29T11:05:00Z">
              <w:rPr>
                <w:color w:val="0000FF" w:themeColor="hyperlink"/>
                <w:u w:val="single"/>
                <w:lang w:val="en-US"/>
              </w:rPr>
            </w:rPrChange>
          </w:rPr>
          <w:t>Sources</w:t>
        </w:r>
      </w:ins>
    </w:p>
    <w:p w:rsidR="00A43A6B" w:rsidRDefault="003C51B3">
      <w:pPr>
        <w:pStyle w:val="Paragraphedeliste"/>
        <w:numPr>
          <w:ilvl w:val="0"/>
          <w:numId w:val="98"/>
        </w:numPr>
        <w:rPr>
          <w:ins w:id="656" w:author="jerome draillard" w:date="2015-10-29T11:05:00Z"/>
          <w:del w:id="657" w:author="ghislain.aine" w:date="2015-10-29T15:16:00Z"/>
          <w:lang w:val="en-US"/>
          <w:rPrChange w:id="658" w:author="jerome draillard" w:date="2015-10-29T11:06:00Z">
            <w:rPr>
              <w:ins w:id="659" w:author="jerome draillard" w:date="2015-10-29T11:05:00Z"/>
              <w:del w:id="660" w:author="ghislain.aine" w:date="2015-10-29T15:16:00Z"/>
            </w:rPr>
          </w:rPrChange>
        </w:rPr>
        <w:pPrChange w:id="661" w:author="jerome draillard" w:date="2015-10-29T11:06:00Z">
          <w:pPr>
            <w:jc w:val="center"/>
          </w:pPr>
        </w:pPrChange>
      </w:pPr>
      <w:ins w:id="662" w:author="jerome draillard" w:date="2015-10-29T11:06:00Z">
        <w:del w:id="663" w:author="ghislain.aine" w:date="2015-10-29T15:16:00Z">
          <w:r w:rsidRPr="003C51B3" w:rsidDel="009965F3">
            <w:rPr>
              <w:lang w:val="en-US"/>
            </w:rPr>
            <w:delText>C:\tt4\TP\Sources</w:delText>
          </w:r>
          <w:r w:rsidDel="009965F3">
            <w:rPr>
              <w:lang w:val="en-US"/>
            </w:rPr>
            <w:delText>\_project</w:delText>
          </w:r>
        </w:del>
      </w:ins>
    </w:p>
    <w:p w:rsidR="00A43A6B" w:rsidRDefault="004D7EE5">
      <w:pPr>
        <w:pStyle w:val="Paragraphedeliste"/>
        <w:numPr>
          <w:ilvl w:val="0"/>
          <w:numId w:val="98"/>
        </w:numPr>
        <w:rPr>
          <w:ins w:id="664" w:author="jerome draillard" w:date="2015-10-29T11:07:00Z"/>
          <w:lang w:val="en-US"/>
        </w:rPr>
        <w:pPrChange w:id="665" w:author="jerome draillard" w:date="2015-10-29T11:05:00Z">
          <w:pPr>
            <w:jc w:val="center"/>
          </w:pPr>
        </w:pPrChange>
      </w:pPr>
      <w:ins w:id="666" w:author="jerome draillard" w:date="2015-10-29T11:05:00Z">
        <w:r w:rsidRPr="004D7EE5">
          <w:rPr>
            <w:lang w:val="en-US"/>
            <w:rPrChange w:id="667" w:author="jerome draillard" w:date="2015-10-29T11:05:00Z">
              <w:rPr>
                <w:color w:val="0000FF" w:themeColor="hyperlink"/>
                <w:u w:val="single"/>
                <w:lang w:val="en-US"/>
              </w:rPr>
            </w:rPrChange>
          </w:rPr>
          <w:t>C:\tt4\TP</w:t>
        </w:r>
        <w:del w:id="668" w:author="ghislain.aine" w:date="2015-10-30T11:45:00Z">
          <w:r w:rsidRPr="004D7EE5">
            <w:rPr>
              <w:lang w:val="en-US"/>
              <w:rPrChange w:id="669" w:author="jerome draillard" w:date="2015-10-29T11:05:00Z">
                <w:rPr>
                  <w:color w:val="0000FF" w:themeColor="hyperlink"/>
                  <w:u w:val="single"/>
                  <w:lang w:val="en-US"/>
                </w:rPr>
              </w:rPrChange>
            </w:rPr>
            <w:delText>\</w:delText>
          </w:r>
        </w:del>
      </w:ins>
      <w:ins w:id="670" w:author="ghislain.aine" w:date="2015-10-30T11:45:00Z">
        <w:r w:rsidR="00116C47">
          <w:rPr>
            <w:lang w:val="en-US"/>
          </w:rPr>
          <w:t>\</w:t>
        </w:r>
      </w:ins>
      <w:ins w:id="671" w:author="jerome draillard" w:date="2015-10-29T11:05:00Z">
        <w:r w:rsidRPr="004D7EE5">
          <w:rPr>
            <w:lang w:val="en-US"/>
            <w:rPrChange w:id="672" w:author="jerome draillard" w:date="2015-10-29T11:05:00Z">
              <w:rPr>
                <w:color w:val="0000FF" w:themeColor="hyperlink"/>
                <w:u w:val="single"/>
                <w:lang w:val="en-US"/>
              </w:rPr>
            </w:rPrChange>
          </w:rPr>
          <w:t>Delivery</w:t>
        </w:r>
      </w:ins>
    </w:p>
    <w:p w:rsidR="00A43A6B" w:rsidRDefault="00A43A6B">
      <w:pPr>
        <w:pStyle w:val="Paragraphedeliste"/>
        <w:rPr>
          <w:ins w:id="673" w:author="jerome draillard" w:date="2015-10-29T11:06:00Z"/>
          <w:lang w:val="en-US"/>
        </w:rPr>
        <w:pPrChange w:id="674" w:author="jerome draillard" w:date="2015-10-29T11:07:00Z">
          <w:pPr>
            <w:jc w:val="center"/>
          </w:pPr>
        </w:pPrChange>
      </w:pPr>
    </w:p>
    <w:p w:rsidR="00A43A6B" w:rsidRDefault="004D7EE5">
      <w:pPr>
        <w:pStyle w:val="Paragraphedeliste"/>
        <w:ind w:left="0"/>
        <w:rPr>
          <w:ins w:id="675" w:author="jerome draillard" w:date="2015-10-29T11:07:00Z"/>
          <w:del w:id="676" w:author="ghislain.aine" w:date="2015-10-29T15:18:00Z"/>
          <w:rPrChange w:id="677" w:author="ghislain.aine" w:date="2015-10-29T15:17:00Z">
            <w:rPr>
              <w:ins w:id="678" w:author="jerome draillard" w:date="2015-10-29T11:07:00Z"/>
              <w:del w:id="679" w:author="ghislain.aine" w:date="2015-10-29T15:18:00Z"/>
              <w:lang w:val="en-US"/>
            </w:rPr>
          </w:rPrChange>
        </w:rPr>
        <w:pPrChange w:id="680" w:author="ghislain.aine" w:date="2015-10-29T15:18:00Z">
          <w:pPr>
            <w:jc w:val="center"/>
          </w:pPr>
        </w:pPrChange>
      </w:pPr>
      <w:ins w:id="681" w:author="ghislain.aine" w:date="2015-10-29T15:16:00Z">
        <w:r w:rsidRPr="004D7EE5">
          <w:rPr>
            <w:rPrChange w:id="682" w:author="ghislain.aine" w:date="2015-10-29T15:17:00Z">
              <w:rPr>
                <w:color w:val="0000FF" w:themeColor="hyperlink"/>
                <w:u w:val="single"/>
                <w:lang w:val="en-US"/>
              </w:rPr>
            </w:rPrChange>
          </w:rPr>
          <w:t>Dans S</w:t>
        </w:r>
      </w:ins>
      <w:ins w:id="683" w:author="ghislain.aine" w:date="2015-10-29T15:17:00Z">
        <w:r w:rsidR="009965F3">
          <w:t>o</w:t>
        </w:r>
      </w:ins>
      <w:ins w:id="684" w:author="ghislain.aine" w:date="2015-10-29T15:16:00Z">
        <w:r w:rsidRPr="004D7EE5">
          <w:rPr>
            <w:rPrChange w:id="685" w:author="ghislain.aine" w:date="2015-10-29T15:17:00Z">
              <w:rPr>
                <w:color w:val="0000FF" w:themeColor="hyperlink"/>
                <w:u w:val="single"/>
              </w:rPr>
            </w:rPrChange>
          </w:rPr>
          <w:t xml:space="preserve">urces, faire </w:t>
        </w:r>
      </w:ins>
      <w:ins w:id="686" w:author="ghislain.aine" w:date="2015-10-30T10:16:00Z">
        <w:r w:rsidR="0013549D">
          <w:t>C</w:t>
        </w:r>
      </w:ins>
      <w:ins w:id="687" w:author="ghislain.aine" w:date="2015-10-29T15:16:00Z">
        <w:r w:rsidRPr="004D7EE5">
          <w:rPr>
            <w:rPrChange w:id="688" w:author="ghislain.aine" w:date="2015-10-29T15:17:00Z">
              <w:rPr>
                <w:color w:val="0000FF" w:themeColor="hyperlink"/>
                <w:u w:val="single"/>
                <w:lang w:val="en-US"/>
              </w:rPr>
            </w:rPrChange>
          </w:rPr>
          <w:t>lic droit &gt; LDT</w:t>
        </w:r>
      </w:ins>
      <w:ins w:id="689" w:author="ghislain.aine" w:date="2015-10-29T15:17:00Z">
        <w:r w:rsidR="009965F3">
          <w:t xml:space="preserve"> T</w:t>
        </w:r>
      </w:ins>
      <w:ins w:id="690" w:author="ghislain.aine" w:date="2015-10-29T15:16:00Z">
        <w:r w:rsidRPr="004D7EE5">
          <w:rPr>
            <w:rPrChange w:id="691" w:author="ghislain.aine" w:date="2015-10-29T15:17:00Z">
              <w:rPr>
                <w:color w:val="0000FF" w:themeColor="hyperlink"/>
                <w:u w:val="single"/>
              </w:rPr>
            </w:rPrChange>
          </w:rPr>
          <w:t xml:space="preserve">ools &gt; </w:t>
        </w:r>
        <w:proofErr w:type="spellStart"/>
        <w:r w:rsidRPr="004D7EE5">
          <w:rPr>
            <w:rPrChange w:id="692" w:author="ghislain.aine" w:date="2015-10-29T15:17:00Z">
              <w:rPr>
                <w:color w:val="0000FF" w:themeColor="hyperlink"/>
                <w:u w:val="single"/>
              </w:rPr>
            </w:rPrChange>
          </w:rPr>
          <w:t>G</w:t>
        </w:r>
      </w:ins>
      <w:ins w:id="693" w:author="ghislain.aine" w:date="2015-10-29T15:17:00Z">
        <w:r w:rsidR="009965F3">
          <w:t>e</w:t>
        </w:r>
      </w:ins>
      <w:ins w:id="694" w:author="ghislain.aine" w:date="2015-10-29T15:16:00Z">
        <w:r w:rsidRPr="004D7EE5">
          <w:rPr>
            <w:rPrChange w:id="695" w:author="ghislain.aine" w:date="2015-10-29T15:17:00Z">
              <w:rPr>
                <w:color w:val="0000FF" w:themeColor="hyperlink"/>
                <w:u w:val="single"/>
                <w:lang w:val="en-US"/>
              </w:rPr>
            </w:rPrChange>
          </w:rPr>
          <w:t>nerate</w:t>
        </w:r>
        <w:proofErr w:type="spellEnd"/>
        <w:r w:rsidRPr="004D7EE5">
          <w:rPr>
            <w:rPrChange w:id="696" w:author="ghislain.aine" w:date="2015-10-29T15:17:00Z">
              <w:rPr>
                <w:color w:val="0000FF" w:themeColor="hyperlink"/>
                <w:u w:val="single"/>
                <w:lang w:val="en-US"/>
              </w:rPr>
            </w:rPrChange>
          </w:rPr>
          <w:t xml:space="preserve"> </w:t>
        </w:r>
        <w:proofErr w:type="spellStart"/>
        <w:r w:rsidRPr="004D7EE5">
          <w:rPr>
            <w:rPrChange w:id="697" w:author="ghislain.aine" w:date="2015-10-29T15:17:00Z">
              <w:rPr>
                <w:color w:val="0000FF" w:themeColor="hyperlink"/>
                <w:u w:val="single"/>
                <w:lang w:val="en-US"/>
              </w:rPr>
            </w:rPrChange>
          </w:rPr>
          <w:t>_project</w:t>
        </w:r>
        <w:proofErr w:type="spellEnd"/>
        <w:r w:rsidRPr="004D7EE5">
          <w:rPr>
            <w:rPrChange w:id="698" w:author="ghislain.aine" w:date="2015-10-29T15:17:00Z">
              <w:rPr>
                <w:color w:val="0000FF" w:themeColor="hyperlink"/>
                <w:u w:val="single"/>
                <w:lang w:val="en-US"/>
              </w:rPr>
            </w:rPrChange>
          </w:rPr>
          <w:t xml:space="preserve"> directory</w:t>
        </w:r>
      </w:ins>
      <w:ins w:id="699" w:author="jerome draillard" w:date="2015-10-29T11:07:00Z">
        <w:del w:id="700" w:author="ghislain.aine" w:date="2015-10-29T15:17:00Z">
          <w:r w:rsidRPr="004D7EE5">
            <w:rPr>
              <w:rPrChange w:id="701" w:author="ghislain.aine" w:date="2015-10-29T15:17:00Z">
                <w:rPr>
                  <w:color w:val="0000FF" w:themeColor="hyperlink"/>
                  <w:u w:val="single"/>
                  <w:lang w:val="en-US"/>
                </w:rPr>
              </w:rPrChange>
            </w:rPr>
            <w:delText>Créer le fichier :</w:delText>
          </w:r>
        </w:del>
      </w:ins>
      <w:ins w:id="702" w:author="ghislain.aine" w:date="2015-10-29T15:17:00Z">
        <w:r w:rsidR="009965F3">
          <w:t xml:space="preserve">, qui contient le fichier </w:t>
        </w:r>
      </w:ins>
      <w:ins w:id="703" w:author="ghislain.aine" w:date="2015-10-29T15:18:00Z">
        <w:r w:rsidR="009965F3">
          <w:t>_</w:t>
        </w:r>
      </w:ins>
      <w:ins w:id="704" w:author="ghislain.aine" w:date="2015-10-29T15:17:00Z">
        <w:r w:rsidR="009965F3">
          <w:t>project.dgx</w:t>
        </w:r>
      </w:ins>
    </w:p>
    <w:p w:rsidR="00A43A6B" w:rsidRDefault="004D7EE5">
      <w:pPr>
        <w:pStyle w:val="Paragraphedeliste"/>
        <w:ind w:left="0"/>
        <w:rPr>
          <w:ins w:id="705" w:author="jerome draillard" w:date="2015-10-29T11:06:00Z"/>
          <w:del w:id="706" w:author="ghislain.aine" w:date="2015-10-29T15:18:00Z"/>
          <w:rPrChange w:id="707" w:author="ghislain.aine" w:date="2015-10-30T09:53:00Z">
            <w:rPr>
              <w:ins w:id="708" w:author="jerome draillard" w:date="2015-10-29T11:06:00Z"/>
              <w:del w:id="709" w:author="ghislain.aine" w:date="2015-10-29T15:18:00Z"/>
              <w:lang w:val="en-US"/>
            </w:rPr>
          </w:rPrChange>
        </w:rPr>
        <w:pPrChange w:id="710" w:author="ghislain.aine" w:date="2015-10-29T15:18:00Z">
          <w:pPr>
            <w:jc w:val="center"/>
          </w:pPr>
        </w:pPrChange>
      </w:pPr>
      <w:ins w:id="711" w:author="jerome draillard" w:date="2015-10-29T11:07:00Z">
        <w:del w:id="712" w:author="ghislain.aine" w:date="2015-10-29T15:18:00Z">
          <w:r w:rsidRPr="004D7EE5">
            <w:rPr>
              <w:rPrChange w:id="713" w:author="ghislain.aine" w:date="2015-10-30T09:53:00Z">
                <w:rPr>
                  <w:color w:val="0000FF" w:themeColor="hyperlink"/>
                  <w:u w:val="single"/>
                  <w:lang w:val="en-US"/>
                </w:rPr>
              </w:rPrChange>
            </w:rPr>
            <w:delText>C:\tt4\Sources\_project\_project.dgx</w:delText>
          </w:r>
        </w:del>
      </w:ins>
    </w:p>
    <w:p w:rsidR="00A43A6B" w:rsidRDefault="00A43A6B">
      <w:pPr>
        <w:pStyle w:val="Paragraphedeliste"/>
        <w:ind w:left="0"/>
        <w:rPr>
          <w:ins w:id="714" w:author="jerome draillard" w:date="2015-10-29T11:05:00Z"/>
          <w:del w:id="715" w:author="ghislain.aine" w:date="2015-10-29T15:18:00Z"/>
          <w:rPrChange w:id="716" w:author="ghislain.aine" w:date="2015-10-30T09:53:00Z">
            <w:rPr>
              <w:ins w:id="717" w:author="jerome draillard" w:date="2015-10-29T11:05:00Z"/>
              <w:del w:id="718" w:author="ghislain.aine" w:date="2015-10-29T15:18:00Z"/>
              <w:lang w:val="en-US"/>
            </w:rPr>
          </w:rPrChange>
        </w:rPr>
        <w:pPrChange w:id="719" w:author="ghislain.aine" w:date="2015-10-29T15:18:00Z">
          <w:pPr>
            <w:jc w:val="center"/>
          </w:pPr>
        </w:pPrChange>
      </w:pPr>
    </w:p>
    <w:p w:rsidR="00A43A6B" w:rsidRDefault="004D7EE5">
      <w:pPr>
        <w:pStyle w:val="Paragraphedeliste"/>
        <w:ind w:left="0"/>
        <w:rPr>
          <w:ins w:id="720" w:author="jerome draillard" w:date="2015-10-29T11:05:00Z"/>
          <w:rPrChange w:id="721" w:author="jerome draillard" w:date="2015-10-29T11:07:00Z">
            <w:rPr>
              <w:ins w:id="722" w:author="jerome draillard" w:date="2015-10-29T11:05:00Z"/>
              <w:lang w:val="en-US"/>
            </w:rPr>
          </w:rPrChange>
        </w:rPr>
        <w:pPrChange w:id="723" w:author="ghislain.aine" w:date="2015-10-29T15:18:00Z">
          <w:pPr/>
        </w:pPrChange>
      </w:pPr>
      <w:ins w:id="724" w:author="jerome draillard" w:date="2015-10-29T11:07:00Z">
        <w:del w:id="725" w:author="ghislain.aine" w:date="2015-10-29T15:18:00Z">
          <w:r w:rsidRPr="004D7EE5">
            <w:rPr>
              <w:rPrChange w:id="726" w:author="jerome draillard" w:date="2015-10-29T11:07:00Z">
                <w:rPr>
                  <w:color w:val="0000FF" w:themeColor="hyperlink"/>
                  <w:u w:val="single"/>
                  <w:lang w:val="en-US"/>
                </w:rPr>
              </w:rPrChange>
            </w:rPr>
            <w:delText>Astuce : Pour créer le dossier _project et le fi</w:delText>
          </w:r>
          <w:r w:rsidR="00330713" w:rsidDel="009965F3">
            <w:delText>c</w:delText>
          </w:r>
          <w:r w:rsidRPr="004D7EE5">
            <w:rPr>
              <w:rPrChange w:id="727" w:author="jerome draillard" w:date="2015-10-29T11:07:00Z">
                <w:rPr>
                  <w:color w:val="0000FF" w:themeColor="hyperlink"/>
                  <w:u w:val="single"/>
                  <w:lang w:val="en-US"/>
                </w:rPr>
              </w:rPrChange>
            </w:rPr>
            <w:delText>hier _project.dgx</w:delText>
          </w:r>
          <w:r w:rsidR="00330713" w:rsidDel="009965F3">
            <w:delText>, à partir du dossier sources faire clique droit--&gt;LDTools--&gt;</w:delText>
          </w:r>
        </w:del>
      </w:ins>
      <w:ins w:id="728" w:author="jerome draillard" w:date="2015-10-29T11:08:00Z">
        <w:del w:id="729" w:author="ghislain.aine" w:date="2015-10-29T15:18:00Z">
          <w:r w:rsidR="00330713" w:rsidDel="009965F3">
            <w:delText>generate _project directory</w:delText>
          </w:r>
        </w:del>
      </w:ins>
    </w:p>
    <w:p w:rsidR="00A43A6B" w:rsidRDefault="00A43A6B">
      <w:pPr>
        <w:rPr>
          <w:ins w:id="730" w:author="jerome draillard" w:date="2015-10-29T11:09:00Z"/>
        </w:rPr>
        <w:pPrChange w:id="731" w:author="jerome draillard" w:date="2015-10-29T11:05:00Z">
          <w:pPr>
            <w:pStyle w:val="Titre1"/>
          </w:pPr>
        </w:pPrChange>
      </w:pPr>
    </w:p>
    <w:p w:rsidR="00A43A6B" w:rsidRDefault="00330713">
      <w:pPr>
        <w:pStyle w:val="Titre3"/>
        <w:rPr>
          <w:ins w:id="732" w:author="jerome draillard" w:date="2015-10-29T11:16:00Z"/>
        </w:rPr>
        <w:pPrChange w:id="733" w:author="jerome draillard" w:date="2015-10-29T11:09:00Z">
          <w:pPr>
            <w:pStyle w:val="Titre1"/>
          </w:pPr>
        </w:pPrChange>
      </w:pPr>
      <w:ins w:id="734" w:author="jerome draillard" w:date="2015-10-29T11:09:00Z">
        <w:r>
          <w:t>Configuration du projet</w:t>
        </w:r>
      </w:ins>
    </w:p>
    <w:p w:rsidR="00A43A6B" w:rsidRDefault="00A43A6B">
      <w:pPr>
        <w:rPr>
          <w:ins w:id="735" w:author="jerome draillard" w:date="2015-10-29T11:11:00Z"/>
        </w:rPr>
        <w:pPrChange w:id="736" w:author="jerome draillard" w:date="2015-10-29T11:16:00Z">
          <w:pPr>
            <w:pStyle w:val="Titre1"/>
          </w:pPr>
        </w:pPrChange>
      </w:pPr>
    </w:p>
    <w:p w:rsidR="00A43A6B" w:rsidRDefault="00915FCF">
      <w:pPr>
        <w:rPr>
          <w:ins w:id="737" w:author="jerome draillard" w:date="2015-10-29T11:11:00Z"/>
        </w:rPr>
        <w:pPrChange w:id="738" w:author="jerome draillard" w:date="2015-10-29T11:11:00Z">
          <w:pPr>
            <w:pStyle w:val="Titre1"/>
          </w:pPr>
        </w:pPrChange>
      </w:pPr>
      <w:ins w:id="739" w:author="jerome draillard" w:date="2015-10-29T11:11:00Z">
        <w:del w:id="740" w:author="ghislain.aine" w:date="2015-11-04T16:41:00Z">
          <w:r w:rsidDel="003230A6">
            <w:delText>Ecraser</w:delText>
          </w:r>
        </w:del>
      </w:ins>
      <w:ins w:id="741" w:author="ghislain.aine" w:date="2015-11-04T16:41:00Z">
        <w:r w:rsidR="003230A6">
          <w:t>Rempl</w:t>
        </w:r>
      </w:ins>
      <w:ins w:id="742" w:author="ghislain.aine" w:date="2015-11-04T16:42:00Z">
        <w:r w:rsidR="003230A6">
          <w:t>a</w:t>
        </w:r>
      </w:ins>
      <w:ins w:id="743" w:author="ghislain.aine" w:date="2015-11-04T16:41:00Z">
        <w:r w:rsidR="003230A6">
          <w:t>cer le contenu du</w:t>
        </w:r>
      </w:ins>
      <w:ins w:id="744" w:author="jerome draillard" w:date="2015-10-29T11:11:00Z">
        <w:del w:id="745" w:author="ghislain.aine" w:date="2015-11-04T16:42:00Z">
          <w:r w:rsidDel="003230A6">
            <w:delText xml:space="preserve"> le</w:delText>
          </w:r>
        </w:del>
        <w:r>
          <w:t xml:space="preserve"> fichier _project.dgx  avec celui-ci:</w:t>
        </w:r>
      </w:ins>
    </w:p>
    <w:p w:rsidR="00A43A6B" w:rsidRDefault="004D7EE5">
      <w:pPr>
        <w:rPr>
          <w:ins w:id="746" w:author="ghislain.aine" w:date="2015-11-04T16:40:00Z"/>
        </w:rPr>
        <w:pPrChange w:id="747" w:author="jerome draillard" w:date="2015-10-29T11:11:00Z">
          <w:pPr>
            <w:pStyle w:val="Titre1"/>
          </w:pPr>
        </w:pPrChange>
      </w:pPr>
      <w:ins w:id="748" w:author="ghislain.aine" w:date="2015-11-04T16:41:00Z">
        <w:r w:rsidR="00705281">
          <w:pict>
            <v:shape id="_x0000_s1149" type="#_x0000_t202" style="width:497.25pt;height:184.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9;mso-fit-shape-to-text:t">
                <w:txbxContent>
                  <w:p w:rsidR="00AC30F5" w:rsidRPr="003230A6" w:rsidRDefault="00AC30F5" w:rsidP="003230A6">
                    <w:pPr>
                      <w:autoSpaceDE w:val="0"/>
                      <w:autoSpaceDN w:val="0"/>
                      <w:adjustRightInd w:val="0"/>
                      <w:jc w:val="left"/>
                      <w:rPr>
                        <w:ins w:id="749" w:author="ghislain.aine" w:date="2015-11-04T16:41:00Z"/>
                        <w:rFonts w:ascii="Courier New" w:hAnsi="Courier New" w:cs="Courier New"/>
                        <w:b/>
                        <w:bCs/>
                        <w:color w:val="000000"/>
                        <w:sz w:val="20"/>
                        <w:szCs w:val="20"/>
                        <w:highlight w:val="white"/>
                        <w:lang w:val="en-US"/>
                        <w:rPrChange w:id="750" w:author="ghislain.aine" w:date="2015-11-04T16:41:00Z">
                          <w:rPr>
                            <w:ins w:id="751" w:author="ghislain.aine" w:date="2015-11-04T16:41:00Z"/>
                            <w:rFonts w:ascii="Courier New" w:hAnsi="Courier New" w:cs="Courier New"/>
                            <w:b/>
                            <w:bCs/>
                            <w:color w:val="000000"/>
                            <w:sz w:val="20"/>
                            <w:szCs w:val="20"/>
                            <w:highlight w:val="white"/>
                          </w:rPr>
                        </w:rPrChange>
                      </w:rPr>
                    </w:pPr>
                    <w:ins w:id="752" w:author="ghislain.aine" w:date="2015-11-04T16:41:00Z">
                      <w:r w:rsidRPr="004D7EE5">
                        <w:rPr>
                          <w:rFonts w:ascii="Courier New" w:hAnsi="Courier New" w:cs="Courier New"/>
                          <w:color w:val="0000FF"/>
                          <w:sz w:val="20"/>
                          <w:szCs w:val="20"/>
                          <w:highlight w:val="white"/>
                          <w:lang w:val="en-US"/>
                          <w:rPrChange w:id="753" w:author="ghislain.aine" w:date="2015-11-04T16:41:00Z">
                            <w:rPr>
                              <w:rFonts w:ascii="Courier New" w:hAnsi="Courier New" w:cs="Courier New"/>
                              <w:color w:val="0000FF"/>
                              <w:sz w:val="20"/>
                              <w:szCs w:val="20"/>
                              <w:highlight w:val="white"/>
                            </w:rPr>
                          </w:rPrChange>
                        </w:rPr>
                        <w:t>&lt;Project</w:t>
                      </w:r>
                      <w:r w:rsidRPr="004D7EE5">
                        <w:rPr>
                          <w:rFonts w:ascii="Courier New" w:hAnsi="Courier New" w:cs="Courier New"/>
                          <w:color w:val="000000"/>
                          <w:sz w:val="20"/>
                          <w:szCs w:val="20"/>
                          <w:highlight w:val="white"/>
                          <w:lang w:val="en-US"/>
                          <w:rPrChange w:id="754"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755" w:author="ghislain.aine" w:date="2015-11-04T16:41:00Z">
                            <w:rPr>
                              <w:rFonts w:ascii="Courier New" w:hAnsi="Courier New" w:cs="Courier New"/>
                              <w:color w:val="FF0000"/>
                              <w:sz w:val="20"/>
                              <w:szCs w:val="20"/>
                              <w:highlight w:val="white"/>
                            </w:rPr>
                          </w:rPrChange>
                        </w:rPr>
                        <w:t>name</w:t>
                      </w:r>
                      <w:r w:rsidRPr="004D7EE5">
                        <w:rPr>
                          <w:rFonts w:ascii="Courier New" w:hAnsi="Courier New" w:cs="Courier New"/>
                          <w:color w:val="000000"/>
                          <w:sz w:val="20"/>
                          <w:szCs w:val="20"/>
                          <w:highlight w:val="white"/>
                          <w:lang w:val="en-US"/>
                          <w:rPrChange w:id="756"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757" w:author="ghislain.aine" w:date="2015-11-04T16:41:00Z">
                            <w:rPr>
                              <w:rFonts w:ascii="Courier New" w:hAnsi="Courier New" w:cs="Courier New"/>
                              <w:b/>
                              <w:bCs/>
                              <w:color w:val="8000FF"/>
                              <w:sz w:val="20"/>
                              <w:szCs w:val="20"/>
                              <w:highlight w:val="white"/>
                            </w:rPr>
                          </w:rPrChange>
                        </w:rPr>
                        <w:t>"Demo"</w:t>
                      </w:r>
                      <w:r w:rsidRPr="004D7EE5">
                        <w:rPr>
                          <w:rFonts w:ascii="Courier New" w:hAnsi="Courier New" w:cs="Courier New"/>
                          <w:color w:val="000000"/>
                          <w:sz w:val="20"/>
                          <w:szCs w:val="20"/>
                          <w:highlight w:val="white"/>
                          <w:lang w:val="en-US"/>
                          <w:rPrChange w:id="758"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759" w:author="ghislain.aine" w:date="2015-11-04T16:41:00Z">
                            <w:rPr>
                              <w:rFonts w:ascii="Courier New" w:hAnsi="Courier New" w:cs="Courier New"/>
                              <w:color w:val="FF0000"/>
                              <w:sz w:val="20"/>
                              <w:szCs w:val="20"/>
                              <w:highlight w:val="white"/>
                            </w:rPr>
                          </w:rPrChange>
                        </w:rPr>
                        <w:t>path</w:t>
                      </w:r>
                      <w:r w:rsidRPr="004D7EE5">
                        <w:rPr>
                          <w:rFonts w:ascii="Courier New" w:hAnsi="Courier New" w:cs="Courier New"/>
                          <w:color w:val="000000"/>
                          <w:sz w:val="20"/>
                          <w:szCs w:val="20"/>
                          <w:highlight w:val="white"/>
                          <w:lang w:val="en-US"/>
                          <w:rPrChange w:id="760"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761" w:author="ghislain.aine" w:date="2015-11-04T16:41:00Z">
                            <w:rPr>
                              <w:rFonts w:ascii="Courier New" w:hAnsi="Courier New" w:cs="Courier New"/>
                              <w:b/>
                              <w:bCs/>
                              <w:color w:val="8000FF"/>
                              <w:sz w:val="20"/>
                              <w:szCs w:val="20"/>
                              <w:highlight w:val="white"/>
                            </w:rPr>
                          </w:rPrChange>
                        </w:rPr>
                        <w:t>"Demo"</w:t>
                      </w:r>
                      <w:r w:rsidRPr="004D7EE5">
                        <w:rPr>
                          <w:rFonts w:ascii="Courier New" w:hAnsi="Courier New" w:cs="Courier New"/>
                          <w:color w:val="0000FF"/>
                          <w:sz w:val="20"/>
                          <w:szCs w:val="20"/>
                          <w:highlight w:val="white"/>
                          <w:lang w:val="en-US"/>
                          <w:rPrChange w:id="762" w:author="ghislain.aine" w:date="2015-11-04T16:41:00Z">
                            <w:rPr>
                              <w:rFonts w:ascii="Courier New" w:hAnsi="Courier New" w:cs="Courier New"/>
                              <w:color w:val="0000FF"/>
                              <w:sz w:val="20"/>
                              <w:szCs w:val="20"/>
                              <w:highlight w:val="white"/>
                            </w:rPr>
                          </w:rPrChange>
                        </w:rPr>
                        <w:t>&gt;</w:t>
                      </w:r>
                    </w:ins>
                  </w:p>
                  <w:p w:rsidR="00AC30F5" w:rsidRPr="003230A6" w:rsidRDefault="00AC30F5" w:rsidP="003230A6">
                    <w:pPr>
                      <w:autoSpaceDE w:val="0"/>
                      <w:autoSpaceDN w:val="0"/>
                      <w:adjustRightInd w:val="0"/>
                      <w:jc w:val="left"/>
                      <w:rPr>
                        <w:ins w:id="763" w:author="ghislain.aine" w:date="2015-11-04T16:41:00Z"/>
                        <w:rFonts w:ascii="Courier New" w:hAnsi="Courier New" w:cs="Courier New"/>
                        <w:b/>
                        <w:bCs/>
                        <w:color w:val="000000"/>
                        <w:sz w:val="20"/>
                        <w:szCs w:val="20"/>
                        <w:highlight w:val="white"/>
                        <w:lang w:val="en-US"/>
                        <w:rPrChange w:id="764" w:author="ghislain.aine" w:date="2015-11-04T16:41:00Z">
                          <w:rPr>
                            <w:ins w:id="765" w:author="ghislain.aine" w:date="2015-11-04T16:41:00Z"/>
                            <w:rFonts w:ascii="Courier New" w:hAnsi="Courier New" w:cs="Courier New"/>
                            <w:b/>
                            <w:bCs/>
                            <w:color w:val="000000"/>
                            <w:sz w:val="20"/>
                            <w:szCs w:val="20"/>
                            <w:highlight w:val="white"/>
                          </w:rPr>
                        </w:rPrChange>
                      </w:rPr>
                    </w:pPr>
                    <w:ins w:id="766" w:author="ghislain.aine" w:date="2015-11-04T16:41:00Z">
                      <w:r w:rsidRPr="004D7EE5">
                        <w:rPr>
                          <w:rFonts w:ascii="Courier New" w:hAnsi="Courier New" w:cs="Courier New"/>
                          <w:b/>
                          <w:bCs/>
                          <w:color w:val="000000"/>
                          <w:sz w:val="20"/>
                          <w:szCs w:val="20"/>
                          <w:highlight w:val="white"/>
                          <w:lang w:val="en-US"/>
                          <w:rPrChange w:id="767" w:author="ghislain.aine" w:date="2015-11-04T16:4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768" w:author="ghislain.aine" w:date="2015-11-04T16:41:00Z">
                            <w:rPr>
                              <w:rFonts w:ascii="Courier New" w:hAnsi="Courier New" w:cs="Courier New"/>
                              <w:color w:val="0000FF"/>
                              <w:sz w:val="20"/>
                              <w:szCs w:val="20"/>
                              <w:highlight w:val="white"/>
                            </w:rPr>
                          </w:rPrChange>
                        </w:rPr>
                        <w:t>&lt;Target</w:t>
                      </w:r>
                      <w:r w:rsidRPr="004D7EE5">
                        <w:rPr>
                          <w:rFonts w:ascii="Courier New" w:hAnsi="Courier New" w:cs="Courier New"/>
                          <w:color w:val="000000"/>
                          <w:sz w:val="20"/>
                          <w:szCs w:val="20"/>
                          <w:highlight w:val="white"/>
                          <w:lang w:val="en-US"/>
                          <w:rPrChange w:id="769"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770" w:author="ghislain.aine" w:date="2015-11-04T16:41:00Z">
                            <w:rPr>
                              <w:rFonts w:ascii="Courier New" w:hAnsi="Courier New" w:cs="Courier New"/>
                              <w:color w:val="FF0000"/>
                              <w:sz w:val="20"/>
                              <w:szCs w:val="20"/>
                              <w:highlight w:val="white"/>
                            </w:rPr>
                          </w:rPrChange>
                        </w:rPr>
                        <w:t>type</w:t>
                      </w:r>
                      <w:r w:rsidRPr="004D7EE5">
                        <w:rPr>
                          <w:rFonts w:ascii="Courier New" w:hAnsi="Courier New" w:cs="Courier New"/>
                          <w:color w:val="000000"/>
                          <w:sz w:val="20"/>
                          <w:szCs w:val="20"/>
                          <w:highlight w:val="white"/>
                          <w:lang w:val="en-US"/>
                          <w:rPrChange w:id="771"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772" w:author="ghislain.aine" w:date="2015-11-04T16:41:00Z">
                            <w:rPr>
                              <w:rFonts w:ascii="Courier New" w:hAnsi="Courier New" w:cs="Courier New"/>
                              <w:b/>
                              <w:bCs/>
                              <w:color w:val="8000FF"/>
                              <w:sz w:val="20"/>
                              <w:szCs w:val="20"/>
                              <w:highlight w:val="white"/>
                            </w:rPr>
                          </w:rPrChange>
                        </w:rPr>
                        <w:t>"SHARED_LIB"</w:t>
                      </w:r>
                      <w:r w:rsidRPr="004D7EE5">
                        <w:rPr>
                          <w:rFonts w:ascii="Courier New" w:hAnsi="Courier New" w:cs="Courier New"/>
                          <w:color w:val="000000"/>
                          <w:sz w:val="20"/>
                          <w:szCs w:val="20"/>
                          <w:highlight w:val="white"/>
                          <w:lang w:val="en-US"/>
                          <w:rPrChange w:id="773"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774" w:author="ghislain.aine" w:date="2015-11-04T16:41:00Z">
                            <w:rPr>
                              <w:rFonts w:ascii="Courier New" w:hAnsi="Courier New" w:cs="Courier New"/>
                              <w:color w:val="FF0000"/>
                              <w:sz w:val="20"/>
                              <w:szCs w:val="20"/>
                              <w:highlight w:val="white"/>
                            </w:rPr>
                          </w:rPrChange>
                        </w:rPr>
                        <w:t>ext</w:t>
                      </w:r>
                      <w:r w:rsidRPr="004D7EE5">
                        <w:rPr>
                          <w:rFonts w:ascii="Courier New" w:hAnsi="Courier New" w:cs="Courier New"/>
                          <w:color w:val="000000"/>
                          <w:sz w:val="20"/>
                          <w:szCs w:val="20"/>
                          <w:highlight w:val="white"/>
                          <w:lang w:val="en-US"/>
                          <w:rPrChange w:id="775"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776" w:author="ghislain.aine" w:date="2015-11-04T16:41:00Z">
                            <w:rPr>
                              <w:rFonts w:ascii="Courier New" w:hAnsi="Courier New" w:cs="Courier New"/>
                              <w:b/>
                              <w:bCs/>
                              <w:color w:val="8000FF"/>
                              <w:sz w:val="20"/>
                              <w:szCs w:val="20"/>
                              <w:highlight w:val="white"/>
                            </w:rPr>
                          </w:rPrChange>
                        </w:rPr>
                        <w:t>"</w:t>
                      </w:r>
                      <w:proofErr w:type="spellStart"/>
                      <w:r w:rsidRPr="004D7EE5">
                        <w:rPr>
                          <w:rFonts w:ascii="Courier New" w:hAnsi="Courier New" w:cs="Courier New"/>
                          <w:b/>
                          <w:bCs/>
                          <w:color w:val="8000FF"/>
                          <w:sz w:val="20"/>
                          <w:szCs w:val="20"/>
                          <w:highlight w:val="white"/>
                          <w:lang w:val="en-US"/>
                          <w:rPrChange w:id="777" w:author="ghislain.aine" w:date="2015-11-04T16:41:00Z">
                            <w:rPr>
                              <w:rFonts w:ascii="Courier New" w:hAnsi="Courier New" w:cs="Courier New"/>
                              <w:b/>
                              <w:bCs/>
                              <w:color w:val="8000FF"/>
                              <w:sz w:val="20"/>
                              <w:szCs w:val="20"/>
                              <w:highlight w:val="white"/>
                            </w:rPr>
                          </w:rPrChange>
                        </w:rPr>
                        <w:t>swdl</w:t>
                      </w:r>
                      <w:proofErr w:type="spellEnd"/>
                      <w:r w:rsidRPr="004D7EE5">
                        <w:rPr>
                          <w:rFonts w:ascii="Courier New" w:hAnsi="Courier New" w:cs="Courier New"/>
                          <w:b/>
                          <w:bCs/>
                          <w:color w:val="8000FF"/>
                          <w:sz w:val="20"/>
                          <w:szCs w:val="20"/>
                          <w:highlight w:val="white"/>
                          <w:lang w:val="en-US"/>
                          <w:rPrChange w:id="778" w:author="ghislain.aine" w:date="2015-11-04T16:41:00Z">
                            <w:rPr>
                              <w:rFonts w:ascii="Courier New" w:hAnsi="Courier New" w:cs="Courier New"/>
                              <w:b/>
                              <w:bCs/>
                              <w:color w:val="8000FF"/>
                              <w:sz w:val="20"/>
                              <w:szCs w:val="20"/>
                              <w:highlight w:val="white"/>
                            </w:rPr>
                          </w:rPrChange>
                        </w:rPr>
                        <w:t>"</w:t>
                      </w:r>
                      <w:r w:rsidRPr="004D7EE5">
                        <w:rPr>
                          <w:rFonts w:ascii="Courier New" w:hAnsi="Courier New" w:cs="Courier New"/>
                          <w:color w:val="0000FF"/>
                          <w:sz w:val="20"/>
                          <w:szCs w:val="20"/>
                          <w:highlight w:val="white"/>
                          <w:lang w:val="en-US"/>
                          <w:rPrChange w:id="779" w:author="ghislain.aine" w:date="2015-11-04T16:41:00Z">
                            <w:rPr>
                              <w:rFonts w:ascii="Courier New" w:hAnsi="Courier New" w:cs="Courier New"/>
                              <w:color w:val="0000FF"/>
                              <w:sz w:val="20"/>
                              <w:szCs w:val="20"/>
                              <w:highlight w:val="white"/>
                            </w:rPr>
                          </w:rPrChange>
                        </w:rPr>
                        <w:t>/&gt;</w:t>
                      </w:r>
                    </w:ins>
                  </w:p>
                  <w:p w:rsidR="00AC30F5" w:rsidRPr="003230A6" w:rsidRDefault="00AC30F5" w:rsidP="003230A6">
                    <w:pPr>
                      <w:autoSpaceDE w:val="0"/>
                      <w:autoSpaceDN w:val="0"/>
                      <w:adjustRightInd w:val="0"/>
                      <w:jc w:val="left"/>
                      <w:rPr>
                        <w:ins w:id="780" w:author="ghislain.aine" w:date="2015-11-04T16:41:00Z"/>
                        <w:rFonts w:ascii="Courier New" w:hAnsi="Courier New" w:cs="Courier New"/>
                        <w:b/>
                        <w:bCs/>
                        <w:color w:val="000000"/>
                        <w:sz w:val="20"/>
                        <w:szCs w:val="20"/>
                        <w:highlight w:val="white"/>
                        <w:lang w:val="en-US"/>
                        <w:rPrChange w:id="781" w:author="ghislain.aine" w:date="2015-11-04T16:41:00Z">
                          <w:rPr>
                            <w:ins w:id="782" w:author="ghislain.aine" w:date="2015-11-04T16:41:00Z"/>
                            <w:rFonts w:ascii="Courier New" w:hAnsi="Courier New" w:cs="Courier New"/>
                            <w:b/>
                            <w:bCs/>
                            <w:color w:val="000000"/>
                            <w:sz w:val="20"/>
                            <w:szCs w:val="20"/>
                            <w:highlight w:val="white"/>
                          </w:rPr>
                        </w:rPrChange>
                      </w:rPr>
                    </w:pPr>
                    <w:ins w:id="783" w:author="ghislain.aine" w:date="2015-11-04T16:41:00Z">
                      <w:r w:rsidRPr="004D7EE5">
                        <w:rPr>
                          <w:rFonts w:ascii="Courier New" w:hAnsi="Courier New" w:cs="Courier New"/>
                          <w:b/>
                          <w:bCs/>
                          <w:color w:val="000000"/>
                          <w:sz w:val="20"/>
                          <w:szCs w:val="20"/>
                          <w:highlight w:val="white"/>
                          <w:lang w:val="en-US"/>
                          <w:rPrChange w:id="784" w:author="ghislain.aine" w:date="2015-11-04T16:4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785" w:author="ghislain.aine" w:date="2015-11-04T16:41:00Z">
                            <w:rPr>
                              <w:rFonts w:ascii="Courier New" w:hAnsi="Courier New" w:cs="Courier New"/>
                              <w:color w:val="0000FF"/>
                              <w:sz w:val="20"/>
                              <w:szCs w:val="20"/>
                              <w:highlight w:val="white"/>
                            </w:rPr>
                          </w:rPrChange>
                        </w:rPr>
                        <w:t>&lt;Dependencies&gt;</w:t>
                      </w:r>
                    </w:ins>
                  </w:p>
                  <w:p w:rsidR="00AC30F5" w:rsidRPr="003230A6" w:rsidRDefault="00AC30F5" w:rsidP="003230A6">
                    <w:pPr>
                      <w:autoSpaceDE w:val="0"/>
                      <w:autoSpaceDN w:val="0"/>
                      <w:adjustRightInd w:val="0"/>
                      <w:jc w:val="left"/>
                      <w:rPr>
                        <w:ins w:id="786" w:author="ghislain.aine" w:date="2015-11-04T16:41:00Z"/>
                        <w:rFonts w:ascii="Courier New" w:hAnsi="Courier New" w:cs="Courier New"/>
                        <w:b/>
                        <w:bCs/>
                        <w:color w:val="000000"/>
                        <w:sz w:val="20"/>
                        <w:szCs w:val="20"/>
                        <w:highlight w:val="white"/>
                        <w:lang w:val="en-US"/>
                        <w:rPrChange w:id="787" w:author="ghislain.aine" w:date="2015-11-04T16:41:00Z">
                          <w:rPr>
                            <w:ins w:id="788" w:author="ghislain.aine" w:date="2015-11-04T16:41:00Z"/>
                            <w:rFonts w:ascii="Courier New" w:hAnsi="Courier New" w:cs="Courier New"/>
                            <w:b/>
                            <w:bCs/>
                            <w:color w:val="000000"/>
                            <w:sz w:val="20"/>
                            <w:szCs w:val="20"/>
                            <w:highlight w:val="white"/>
                          </w:rPr>
                        </w:rPrChange>
                      </w:rPr>
                    </w:pPr>
                    <w:ins w:id="789" w:author="ghislain.aine" w:date="2015-11-04T16:41:00Z">
                      <w:r w:rsidRPr="004D7EE5">
                        <w:rPr>
                          <w:rFonts w:ascii="Courier New" w:hAnsi="Courier New" w:cs="Courier New"/>
                          <w:b/>
                          <w:bCs/>
                          <w:color w:val="000000"/>
                          <w:sz w:val="20"/>
                          <w:szCs w:val="20"/>
                          <w:highlight w:val="white"/>
                          <w:lang w:val="en-US"/>
                          <w:rPrChange w:id="790" w:author="ghislain.aine" w:date="2015-11-04T16:41:00Z">
                            <w:rPr>
                              <w:rFonts w:ascii="Courier New" w:hAnsi="Courier New" w:cs="Courier New"/>
                              <w:b/>
                              <w:bCs/>
                              <w:color w:val="000000"/>
                              <w:sz w:val="20"/>
                              <w:szCs w:val="20"/>
                              <w:highlight w:val="white"/>
                            </w:rPr>
                          </w:rPrChange>
                        </w:rPr>
                        <w:tab/>
                      </w:r>
                      <w:r w:rsidRPr="004D7EE5">
                        <w:rPr>
                          <w:rFonts w:ascii="Courier New" w:hAnsi="Courier New" w:cs="Courier New"/>
                          <w:b/>
                          <w:bCs/>
                          <w:color w:val="000000"/>
                          <w:sz w:val="20"/>
                          <w:szCs w:val="20"/>
                          <w:highlight w:val="white"/>
                          <w:lang w:val="en-US"/>
                          <w:rPrChange w:id="791" w:author="ghislain.aine" w:date="2015-11-04T16:41:00Z">
                            <w:rPr>
                              <w:rFonts w:ascii="Courier New" w:hAnsi="Courier New" w:cs="Courier New"/>
                              <w:b/>
                              <w:bCs/>
                              <w:color w:val="000000"/>
                              <w:sz w:val="20"/>
                              <w:szCs w:val="20"/>
                              <w:highlight w:val="white"/>
                            </w:rPr>
                          </w:rPrChange>
                        </w:rPr>
                        <w:tab/>
                      </w:r>
                      <w:r w:rsidRPr="004D7EE5">
                        <w:rPr>
                          <w:rFonts w:ascii="Courier New" w:hAnsi="Courier New" w:cs="Courier New"/>
                          <w:color w:val="0000FF"/>
                          <w:sz w:val="20"/>
                          <w:szCs w:val="20"/>
                          <w:highlight w:val="white"/>
                          <w:lang w:val="en-US"/>
                          <w:rPrChange w:id="792" w:author="ghislain.aine" w:date="2015-11-04T16:41:00Z">
                            <w:rPr>
                              <w:rFonts w:ascii="Courier New" w:hAnsi="Courier New" w:cs="Courier New"/>
                              <w:color w:val="0000FF"/>
                              <w:sz w:val="20"/>
                              <w:szCs w:val="20"/>
                              <w:highlight w:val="white"/>
                            </w:rPr>
                          </w:rPrChange>
                        </w:rPr>
                        <w:t>&lt;Artifact</w:t>
                      </w:r>
                      <w:r w:rsidRPr="004D7EE5">
                        <w:rPr>
                          <w:rFonts w:ascii="Courier New" w:hAnsi="Courier New" w:cs="Courier New"/>
                          <w:color w:val="000000"/>
                          <w:sz w:val="20"/>
                          <w:szCs w:val="20"/>
                          <w:highlight w:val="white"/>
                          <w:lang w:val="en-US"/>
                          <w:rPrChange w:id="793"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794" w:author="ghislain.aine" w:date="2015-11-04T16:41:00Z">
                            <w:rPr>
                              <w:rFonts w:ascii="Courier New" w:hAnsi="Courier New" w:cs="Courier New"/>
                              <w:color w:val="FF0000"/>
                              <w:sz w:val="20"/>
                              <w:szCs w:val="20"/>
                              <w:highlight w:val="white"/>
                            </w:rPr>
                          </w:rPrChange>
                        </w:rPr>
                        <w:t>name</w:t>
                      </w:r>
                      <w:r w:rsidRPr="004D7EE5">
                        <w:rPr>
                          <w:rFonts w:ascii="Courier New" w:hAnsi="Courier New" w:cs="Courier New"/>
                          <w:color w:val="000000"/>
                          <w:sz w:val="20"/>
                          <w:szCs w:val="20"/>
                          <w:highlight w:val="white"/>
                          <w:lang w:val="en-US"/>
                          <w:rPrChange w:id="795"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796" w:author="ghislain.aine" w:date="2015-11-04T16:41:00Z">
                            <w:rPr>
                              <w:rFonts w:ascii="Courier New" w:hAnsi="Courier New" w:cs="Courier New"/>
                              <w:b/>
                              <w:bCs/>
                              <w:color w:val="8000FF"/>
                              <w:sz w:val="20"/>
                              <w:szCs w:val="20"/>
                              <w:highlight w:val="white"/>
                            </w:rPr>
                          </w:rPrChange>
                        </w:rPr>
                        <w:t>"</w:t>
                      </w:r>
                      <w:proofErr w:type="spellStart"/>
                      <w:r w:rsidRPr="004D7EE5">
                        <w:rPr>
                          <w:rFonts w:ascii="Courier New" w:hAnsi="Courier New" w:cs="Courier New"/>
                          <w:b/>
                          <w:bCs/>
                          <w:color w:val="8000FF"/>
                          <w:sz w:val="20"/>
                          <w:szCs w:val="20"/>
                          <w:highlight w:val="white"/>
                          <w:lang w:val="en-US"/>
                          <w:rPrChange w:id="797" w:author="ghislain.aine" w:date="2015-11-04T16:41:00Z">
                            <w:rPr>
                              <w:rFonts w:ascii="Courier New" w:hAnsi="Courier New" w:cs="Courier New"/>
                              <w:b/>
                              <w:bCs/>
                              <w:color w:val="8000FF"/>
                              <w:sz w:val="20"/>
                              <w:szCs w:val="20"/>
                              <w:highlight w:val="white"/>
                            </w:rPr>
                          </w:rPrChange>
                        </w:rPr>
                        <w:t>SwCore</w:t>
                      </w:r>
                      <w:proofErr w:type="spellEnd"/>
                      <w:r w:rsidRPr="004D7EE5">
                        <w:rPr>
                          <w:rFonts w:ascii="Courier New" w:hAnsi="Courier New" w:cs="Courier New"/>
                          <w:b/>
                          <w:bCs/>
                          <w:color w:val="8000FF"/>
                          <w:sz w:val="20"/>
                          <w:szCs w:val="20"/>
                          <w:highlight w:val="white"/>
                          <w:lang w:val="en-US"/>
                          <w:rPrChange w:id="798" w:author="ghislain.aine" w:date="2015-11-04T16:41:00Z">
                            <w:rPr>
                              <w:rFonts w:ascii="Courier New" w:hAnsi="Courier New" w:cs="Courier New"/>
                              <w:b/>
                              <w:bCs/>
                              <w:color w:val="8000FF"/>
                              <w:sz w:val="20"/>
                              <w:szCs w:val="20"/>
                              <w:highlight w:val="white"/>
                            </w:rPr>
                          </w:rPrChange>
                        </w:rPr>
                        <w:t>"</w:t>
                      </w:r>
                      <w:r w:rsidRPr="004D7EE5">
                        <w:rPr>
                          <w:rFonts w:ascii="Courier New" w:hAnsi="Courier New" w:cs="Courier New"/>
                          <w:color w:val="0000FF"/>
                          <w:sz w:val="20"/>
                          <w:szCs w:val="20"/>
                          <w:highlight w:val="white"/>
                          <w:lang w:val="en-US"/>
                          <w:rPrChange w:id="799" w:author="ghislain.aine" w:date="2015-11-04T16:41:00Z">
                            <w:rPr>
                              <w:rFonts w:ascii="Courier New" w:hAnsi="Courier New" w:cs="Courier New"/>
                              <w:color w:val="0000FF"/>
                              <w:sz w:val="20"/>
                              <w:szCs w:val="20"/>
                              <w:highlight w:val="white"/>
                            </w:rPr>
                          </w:rPrChange>
                        </w:rPr>
                        <w:t>/&gt;</w:t>
                      </w:r>
                    </w:ins>
                  </w:p>
                  <w:p w:rsidR="00AC30F5" w:rsidRDefault="00AC30F5">
                    <w:pPr>
                      <w:autoSpaceDE w:val="0"/>
                      <w:autoSpaceDN w:val="0"/>
                      <w:adjustRightInd w:val="0"/>
                      <w:jc w:val="left"/>
                      <w:rPr>
                        <w:ins w:id="800" w:author="ghislain.aine" w:date="2015-11-04T16:41:00Z"/>
                        <w:rFonts w:ascii="Courier New" w:hAnsi="Courier New" w:cs="Courier New"/>
                        <w:b/>
                        <w:bCs/>
                        <w:color w:val="000000"/>
                        <w:sz w:val="20"/>
                        <w:szCs w:val="20"/>
                        <w:highlight w:val="white"/>
                        <w:lang w:val="en-US"/>
                        <w:rPrChange w:id="801" w:author="ghislain.aine" w:date="2015-11-04T16:41:00Z">
                          <w:rPr>
                            <w:ins w:id="802" w:author="ghislain.aine" w:date="2015-11-04T16:41:00Z"/>
                            <w:rFonts w:ascii="Courier New" w:hAnsi="Courier New" w:cs="Courier New"/>
                            <w:b/>
                            <w:bCs/>
                            <w:color w:val="000000"/>
                            <w:sz w:val="20"/>
                            <w:szCs w:val="20"/>
                            <w:highlight w:val="white"/>
                          </w:rPr>
                        </w:rPrChange>
                      </w:rPr>
                    </w:pPr>
                    <w:ins w:id="803" w:author="ghislain.aine" w:date="2015-11-04T16:41:00Z">
                      <w:r w:rsidRPr="004D7EE5">
                        <w:rPr>
                          <w:rFonts w:ascii="Courier New" w:hAnsi="Courier New" w:cs="Courier New"/>
                          <w:b/>
                          <w:bCs/>
                          <w:color w:val="000000"/>
                          <w:sz w:val="20"/>
                          <w:szCs w:val="20"/>
                          <w:highlight w:val="white"/>
                          <w:lang w:val="en-US"/>
                          <w:rPrChange w:id="804" w:author="ghislain.aine" w:date="2015-11-04T16:41:00Z">
                            <w:rPr>
                              <w:rFonts w:ascii="Courier New" w:hAnsi="Courier New" w:cs="Courier New"/>
                              <w:b/>
                              <w:bCs/>
                              <w:color w:val="000000"/>
                              <w:sz w:val="20"/>
                              <w:szCs w:val="20"/>
                              <w:highlight w:val="white"/>
                            </w:rPr>
                          </w:rPrChange>
                        </w:rPr>
                        <w:tab/>
                      </w:r>
                      <w:r w:rsidRPr="004D7EE5">
                        <w:rPr>
                          <w:rFonts w:ascii="Courier New" w:hAnsi="Courier New" w:cs="Courier New"/>
                          <w:b/>
                          <w:bCs/>
                          <w:color w:val="000000"/>
                          <w:sz w:val="20"/>
                          <w:szCs w:val="20"/>
                          <w:highlight w:val="white"/>
                          <w:lang w:val="en-US"/>
                          <w:rPrChange w:id="805" w:author="ghislain.aine" w:date="2015-11-04T16:41:00Z">
                            <w:rPr>
                              <w:rFonts w:ascii="Courier New" w:hAnsi="Courier New" w:cs="Courier New"/>
                              <w:b/>
                              <w:bCs/>
                              <w:color w:val="000000"/>
                              <w:sz w:val="20"/>
                              <w:szCs w:val="20"/>
                              <w:highlight w:val="white"/>
                            </w:rPr>
                          </w:rPrChange>
                        </w:rPr>
                        <w:tab/>
                      </w:r>
                      <w:r w:rsidRPr="004D7EE5">
                        <w:rPr>
                          <w:rFonts w:ascii="Courier New" w:hAnsi="Courier New" w:cs="Courier New"/>
                          <w:color w:val="0000FF"/>
                          <w:sz w:val="20"/>
                          <w:szCs w:val="20"/>
                          <w:highlight w:val="white"/>
                          <w:lang w:val="en-US"/>
                          <w:rPrChange w:id="806" w:author="ghislain.aine" w:date="2015-11-04T16:41:00Z">
                            <w:rPr>
                              <w:rFonts w:ascii="Courier New" w:hAnsi="Courier New" w:cs="Courier New"/>
                              <w:color w:val="0000FF"/>
                              <w:sz w:val="20"/>
                              <w:szCs w:val="20"/>
                              <w:highlight w:val="white"/>
                            </w:rPr>
                          </w:rPrChange>
                        </w:rPr>
                        <w:t>&lt;Artifact</w:t>
                      </w:r>
                      <w:r w:rsidRPr="004D7EE5">
                        <w:rPr>
                          <w:rFonts w:ascii="Courier New" w:hAnsi="Courier New" w:cs="Courier New"/>
                          <w:color w:val="000000"/>
                          <w:sz w:val="20"/>
                          <w:szCs w:val="20"/>
                          <w:highlight w:val="white"/>
                          <w:lang w:val="en-US"/>
                          <w:rPrChange w:id="807" w:author="ghislain.aine" w:date="2015-11-04T16:4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808" w:author="ghislain.aine" w:date="2015-11-04T16:41:00Z">
                            <w:rPr>
                              <w:rFonts w:ascii="Courier New" w:hAnsi="Courier New" w:cs="Courier New"/>
                              <w:color w:val="FF0000"/>
                              <w:sz w:val="20"/>
                              <w:szCs w:val="20"/>
                              <w:highlight w:val="white"/>
                            </w:rPr>
                          </w:rPrChange>
                        </w:rPr>
                        <w:t>name</w:t>
                      </w:r>
                      <w:r w:rsidRPr="004D7EE5">
                        <w:rPr>
                          <w:rFonts w:ascii="Courier New" w:hAnsi="Courier New" w:cs="Courier New"/>
                          <w:color w:val="000000"/>
                          <w:sz w:val="20"/>
                          <w:szCs w:val="20"/>
                          <w:highlight w:val="white"/>
                          <w:lang w:val="en-US"/>
                          <w:rPrChange w:id="809" w:author="ghislain.aine" w:date="2015-11-04T16:4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810" w:author="ghislain.aine" w:date="2015-11-04T16:41:00Z">
                            <w:rPr>
                              <w:rFonts w:ascii="Courier New" w:hAnsi="Courier New" w:cs="Courier New"/>
                              <w:b/>
                              <w:bCs/>
                              <w:color w:val="8000FF"/>
                              <w:sz w:val="20"/>
                              <w:szCs w:val="20"/>
                              <w:highlight w:val="white"/>
                            </w:rPr>
                          </w:rPrChange>
                        </w:rPr>
                        <w:t>"</w:t>
                      </w:r>
                      <w:proofErr w:type="spellStart"/>
                      <w:r w:rsidRPr="004D7EE5">
                        <w:rPr>
                          <w:rFonts w:ascii="Courier New" w:hAnsi="Courier New" w:cs="Courier New"/>
                          <w:b/>
                          <w:bCs/>
                          <w:color w:val="8000FF"/>
                          <w:sz w:val="20"/>
                          <w:szCs w:val="20"/>
                          <w:highlight w:val="white"/>
                          <w:lang w:val="en-US"/>
                          <w:rPrChange w:id="811" w:author="ghislain.aine" w:date="2015-11-04T16:41:00Z">
                            <w:rPr>
                              <w:rFonts w:ascii="Courier New" w:hAnsi="Courier New" w:cs="Courier New"/>
                              <w:b/>
                              <w:bCs/>
                              <w:color w:val="8000FF"/>
                              <w:sz w:val="20"/>
                              <w:szCs w:val="20"/>
                              <w:highlight w:val="white"/>
                            </w:rPr>
                          </w:rPrChange>
                        </w:rPr>
                        <w:t>SwFoundation</w:t>
                      </w:r>
                      <w:proofErr w:type="spellEnd"/>
                      <w:r w:rsidRPr="004D7EE5">
                        <w:rPr>
                          <w:rFonts w:ascii="Courier New" w:hAnsi="Courier New" w:cs="Courier New"/>
                          <w:b/>
                          <w:bCs/>
                          <w:color w:val="8000FF"/>
                          <w:sz w:val="20"/>
                          <w:szCs w:val="20"/>
                          <w:highlight w:val="white"/>
                          <w:lang w:val="en-US"/>
                          <w:rPrChange w:id="812" w:author="ghislain.aine" w:date="2015-11-04T16:41:00Z">
                            <w:rPr>
                              <w:rFonts w:ascii="Courier New" w:hAnsi="Courier New" w:cs="Courier New"/>
                              <w:b/>
                              <w:bCs/>
                              <w:color w:val="8000FF"/>
                              <w:sz w:val="20"/>
                              <w:szCs w:val="20"/>
                              <w:highlight w:val="white"/>
                            </w:rPr>
                          </w:rPrChange>
                        </w:rPr>
                        <w:t>"</w:t>
                      </w:r>
                      <w:r w:rsidRPr="004D7EE5">
                        <w:rPr>
                          <w:rFonts w:ascii="Courier New" w:hAnsi="Courier New" w:cs="Courier New"/>
                          <w:color w:val="0000FF"/>
                          <w:sz w:val="20"/>
                          <w:szCs w:val="20"/>
                          <w:highlight w:val="white"/>
                          <w:lang w:val="en-US"/>
                          <w:rPrChange w:id="813" w:author="ghislain.aine" w:date="2015-11-04T16:41:00Z">
                            <w:rPr>
                              <w:rFonts w:ascii="Courier New" w:hAnsi="Courier New" w:cs="Courier New"/>
                              <w:color w:val="0000FF"/>
                              <w:sz w:val="20"/>
                              <w:szCs w:val="20"/>
                              <w:highlight w:val="white"/>
                            </w:rPr>
                          </w:rPrChange>
                        </w:rPr>
                        <w:t>/&gt;</w:t>
                      </w:r>
                    </w:ins>
                  </w:p>
                  <w:p w:rsidR="00AC30F5" w:rsidRPr="003230A6" w:rsidRDefault="00AC30F5" w:rsidP="003230A6">
                    <w:pPr>
                      <w:autoSpaceDE w:val="0"/>
                      <w:autoSpaceDN w:val="0"/>
                      <w:adjustRightInd w:val="0"/>
                      <w:jc w:val="left"/>
                      <w:rPr>
                        <w:ins w:id="814" w:author="ghislain.aine" w:date="2015-11-04T16:41:00Z"/>
                        <w:rFonts w:ascii="Courier New" w:hAnsi="Courier New" w:cs="Courier New"/>
                        <w:b/>
                        <w:bCs/>
                        <w:color w:val="000000"/>
                        <w:sz w:val="20"/>
                        <w:szCs w:val="20"/>
                        <w:highlight w:val="white"/>
                        <w:lang w:val="en-US"/>
                        <w:rPrChange w:id="815" w:author="ghislain.aine" w:date="2015-11-04T16:41:00Z">
                          <w:rPr>
                            <w:ins w:id="816" w:author="ghislain.aine" w:date="2015-11-04T16:41:00Z"/>
                            <w:rFonts w:ascii="Courier New" w:hAnsi="Courier New" w:cs="Courier New"/>
                            <w:b/>
                            <w:bCs/>
                            <w:color w:val="000000"/>
                            <w:sz w:val="20"/>
                            <w:szCs w:val="20"/>
                            <w:highlight w:val="white"/>
                          </w:rPr>
                        </w:rPrChange>
                      </w:rPr>
                    </w:pPr>
                    <w:ins w:id="817" w:author="ghislain.aine" w:date="2015-11-04T16:41:00Z">
                      <w:r w:rsidRPr="004D7EE5">
                        <w:rPr>
                          <w:rFonts w:ascii="Courier New" w:hAnsi="Courier New" w:cs="Courier New"/>
                          <w:b/>
                          <w:bCs/>
                          <w:color w:val="000000"/>
                          <w:sz w:val="20"/>
                          <w:szCs w:val="20"/>
                          <w:highlight w:val="white"/>
                          <w:lang w:val="en-US"/>
                          <w:rPrChange w:id="818" w:author="ghislain.aine" w:date="2015-11-04T16:4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819" w:author="ghislain.aine" w:date="2015-11-04T16:41:00Z">
                            <w:rPr>
                              <w:rFonts w:ascii="Courier New" w:hAnsi="Courier New" w:cs="Courier New"/>
                              <w:color w:val="0000FF"/>
                              <w:sz w:val="20"/>
                              <w:szCs w:val="20"/>
                              <w:highlight w:val="white"/>
                            </w:rPr>
                          </w:rPrChange>
                        </w:rPr>
                        <w:t>&lt;/Dependencies&gt;</w:t>
                      </w:r>
                      <w:r w:rsidRPr="004D7EE5">
                        <w:rPr>
                          <w:rFonts w:ascii="Courier New" w:hAnsi="Courier New" w:cs="Courier New"/>
                          <w:b/>
                          <w:bCs/>
                          <w:color w:val="000000"/>
                          <w:sz w:val="20"/>
                          <w:szCs w:val="20"/>
                          <w:highlight w:val="white"/>
                          <w:lang w:val="en-US"/>
                          <w:rPrChange w:id="820" w:author="ghislain.aine" w:date="2015-11-04T16:41:00Z">
                            <w:rPr>
                              <w:rFonts w:ascii="Courier New" w:hAnsi="Courier New" w:cs="Courier New"/>
                              <w:b/>
                              <w:bCs/>
                              <w:color w:val="000000"/>
                              <w:sz w:val="20"/>
                              <w:szCs w:val="20"/>
                              <w:highlight w:val="white"/>
                            </w:rPr>
                          </w:rPrChange>
                        </w:rPr>
                        <w:t xml:space="preserve"> </w:t>
                      </w:r>
                    </w:ins>
                  </w:p>
                  <w:p w:rsidR="00AC30F5" w:rsidRPr="003230A6" w:rsidRDefault="00AC30F5" w:rsidP="003230A6">
                    <w:pPr>
                      <w:autoSpaceDE w:val="0"/>
                      <w:autoSpaceDN w:val="0"/>
                      <w:adjustRightInd w:val="0"/>
                      <w:jc w:val="left"/>
                      <w:rPr>
                        <w:ins w:id="821" w:author="ghislain.aine" w:date="2015-11-04T16:41:00Z"/>
                        <w:rFonts w:ascii="Courier New" w:hAnsi="Courier New" w:cs="Courier New"/>
                        <w:b/>
                        <w:bCs/>
                        <w:color w:val="000000"/>
                        <w:sz w:val="20"/>
                        <w:szCs w:val="20"/>
                        <w:highlight w:val="white"/>
                        <w:lang w:val="en-US"/>
                        <w:rPrChange w:id="822" w:author="ghislain.aine" w:date="2015-11-04T16:41:00Z">
                          <w:rPr>
                            <w:ins w:id="823" w:author="ghislain.aine" w:date="2015-11-04T16:41:00Z"/>
                            <w:rFonts w:ascii="Courier New" w:hAnsi="Courier New" w:cs="Courier New"/>
                            <w:b/>
                            <w:bCs/>
                            <w:color w:val="000000"/>
                            <w:sz w:val="20"/>
                            <w:szCs w:val="20"/>
                            <w:highlight w:val="white"/>
                          </w:rPr>
                        </w:rPrChange>
                      </w:rPr>
                    </w:pPr>
                    <w:ins w:id="824" w:author="ghislain.aine" w:date="2015-11-04T16:41:00Z">
                      <w:r w:rsidRPr="004D7EE5">
                        <w:rPr>
                          <w:rFonts w:ascii="Courier New" w:hAnsi="Courier New" w:cs="Courier New"/>
                          <w:b/>
                          <w:bCs/>
                          <w:color w:val="000000"/>
                          <w:sz w:val="20"/>
                          <w:szCs w:val="20"/>
                          <w:highlight w:val="white"/>
                          <w:lang w:val="en-US"/>
                          <w:rPrChange w:id="825" w:author="ghislain.aine" w:date="2015-11-04T16:4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826" w:author="ghislain.aine" w:date="2015-11-04T16:41:00Z">
                            <w:rPr>
                              <w:rFonts w:ascii="Courier New" w:hAnsi="Courier New" w:cs="Courier New"/>
                              <w:color w:val="0000FF"/>
                              <w:sz w:val="20"/>
                              <w:szCs w:val="20"/>
                              <w:highlight w:val="white"/>
                            </w:rPr>
                          </w:rPrChange>
                        </w:rPr>
                        <w:t>&lt;</w:t>
                      </w:r>
                      <w:proofErr w:type="spellStart"/>
                      <w:r w:rsidRPr="004D7EE5">
                        <w:rPr>
                          <w:rFonts w:ascii="Courier New" w:hAnsi="Courier New" w:cs="Courier New"/>
                          <w:color w:val="0000FF"/>
                          <w:sz w:val="20"/>
                          <w:szCs w:val="20"/>
                          <w:highlight w:val="white"/>
                          <w:lang w:val="en-US"/>
                          <w:rPrChange w:id="827" w:author="ghislain.aine" w:date="2015-11-04T16:41:00Z">
                            <w:rPr>
                              <w:rFonts w:ascii="Courier New" w:hAnsi="Courier New" w:cs="Courier New"/>
                              <w:color w:val="0000FF"/>
                              <w:sz w:val="20"/>
                              <w:szCs w:val="20"/>
                              <w:highlight w:val="white"/>
                            </w:rPr>
                          </w:rPrChange>
                        </w:rPr>
                        <w:t>QTDependencies</w:t>
                      </w:r>
                      <w:proofErr w:type="spellEnd"/>
                      <w:r w:rsidRPr="004D7EE5">
                        <w:rPr>
                          <w:rFonts w:ascii="Courier New" w:hAnsi="Courier New" w:cs="Courier New"/>
                          <w:color w:val="0000FF"/>
                          <w:sz w:val="20"/>
                          <w:szCs w:val="20"/>
                          <w:highlight w:val="white"/>
                          <w:lang w:val="en-US"/>
                          <w:rPrChange w:id="828" w:author="ghislain.aine" w:date="2015-11-04T16:41:00Z">
                            <w:rPr>
                              <w:rFonts w:ascii="Courier New" w:hAnsi="Courier New" w:cs="Courier New"/>
                              <w:color w:val="0000FF"/>
                              <w:sz w:val="20"/>
                              <w:szCs w:val="20"/>
                              <w:highlight w:val="white"/>
                            </w:rPr>
                          </w:rPrChange>
                        </w:rPr>
                        <w:t>&gt;</w:t>
                      </w:r>
                    </w:ins>
                  </w:p>
                  <w:p w:rsidR="00AC30F5" w:rsidRDefault="00AC30F5" w:rsidP="003230A6">
                    <w:pPr>
                      <w:autoSpaceDE w:val="0"/>
                      <w:autoSpaceDN w:val="0"/>
                      <w:adjustRightInd w:val="0"/>
                      <w:jc w:val="left"/>
                      <w:rPr>
                        <w:ins w:id="829" w:author="ghislain.aine" w:date="2015-11-04T16:41:00Z"/>
                        <w:rFonts w:ascii="Courier New" w:hAnsi="Courier New" w:cs="Courier New"/>
                        <w:b/>
                        <w:bCs/>
                        <w:color w:val="000000"/>
                        <w:sz w:val="20"/>
                        <w:szCs w:val="20"/>
                        <w:highlight w:val="white"/>
                      </w:rPr>
                    </w:pPr>
                    <w:ins w:id="830" w:author="ghislain.aine" w:date="2015-11-04T16:41:00Z">
                      <w:r w:rsidRPr="004D7EE5">
                        <w:rPr>
                          <w:rFonts w:ascii="Courier New" w:hAnsi="Courier New" w:cs="Courier New"/>
                          <w:b/>
                          <w:bCs/>
                          <w:color w:val="000000"/>
                          <w:sz w:val="20"/>
                          <w:szCs w:val="20"/>
                          <w:highlight w:val="white"/>
                          <w:lang w:val="en-US"/>
                          <w:rPrChange w:id="831" w:author="ghislain.aine" w:date="2015-11-04T16:41:00Z">
                            <w:rPr>
                              <w:rFonts w:ascii="Courier New" w:hAnsi="Courier New" w:cs="Courier New"/>
                              <w:b/>
                              <w:bCs/>
                              <w:color w:val="000000"/>
                              <w:sz w:val="20"/>
                              <w:szCs w:val="20"/>
                              <w:highlight w:val="white"/>
                            </w:rPr>
                          </w:rPrChange>
                        </w:rPr>
                        <w:t xml:space="preserve">    </w:t>
                      </w:r>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QTDependencies</w:t>
                      </w:r>
                      <w:proofErr w:type="spellEnd"/>
                      <w:r>
                        <w:rPr>
                          <w:rFonts w:ascii="Courier New" w:hAnsi="Courier New" w:cs="Courier New"/>
                          <w:color w:val="0000FF"/>
                          <w:sz w:val="20"/>
                          <w:szCs w:val="20"/>
                          <w:highlight w:val="white"/>
                        </w:rPr>
                        <w:t>&gt;</w:t>
                      </w:r>
                    </w:ins>
                  </w:p>
                  <w:p w:rsidR="00AC30F5" w:rsidRDefault="00AC30F5">
                    <w:pPr>
                      <w:autoSpaceDE w:val="0"/>
                      <w:autoSpaceDN w:val="0"/>
                      <w:adjustRightInd w:val="0"/>
                      <w:jc w:val="left"/>
                      <w:rPr>
                        <w:del w:id="832" w:author="ghislain.aine" w:date="2015-11-04T16:41:00Z"/>
                        <w:rFonts w:ascii="Courier New" w:eastAsia="Times New Roman" w:hAnsi="Courier New" w:cs="Courier New"/>
                        <w:color w:val="804000"/>
                        <w:sz w:val="16"/>
                        <w:szCs w:val="16"/>
                        <w:lang w:val="en-US" w:eastAsia="fr-FR"/>
                      </w:rPr>
                      <w:pPrChange w:id="833" w:author="ghislain.aine" w:date="2015-11-04T16:41:00Z">
                        <w:pPr>
                          <w:shd w:val="clear" w:color="auto" w:fill="FFFFFF"/>
                          <w:jc w:val="left"/>
                        </w:pPr>
                      </w:pPrChange>
                    </w:pPr>
                    <w:ins w:id="834" w:author="ghislain.aine" w:date="2015-11-04T16:41:00Z">
                      <w:r>
                        <w:rPr>
                          <w:rFonts w:ascii="Courier New" w:hAnsi="Courier New" w:cs="Courier New"/>
                          <w:color w:val="0000FF"/>
                          <w:sz w:val="20"/>
                          <w:szCs w:val="20"/>
                          <w:highlight w:val="white"/>
                        </w:rPr>
                        <w:t>&lt;/Project&gt;</w:t>
                      </w:r>
                    </w:ins>
                    <w:del w:id="835" w:author="ghislain.aine" w:date="2015-11-04T16:41:00Z">
                      <w:r w:rsidRPr="00BE2837" w:rsidDel="003230A6">
                        <w:rPr>
                          <w:rFonts w:ascii="Courier New" w:eastAsia="Times New Roman" w:hAnsi="Courier New" w:cs="Courier New"/>
                          <w:color w:val="804000"/>
                          <w:sz w:val="16"/>
                          <w:szCs w:val="16"/>
                          <w:lang w:val="en-US" w:eastAsia="fr-FR"/>
                        </w:rPr>
                        <w:delText>#pragma once</w:delText>
                      </w:r>
                    </w:del>
                  </w:p>
                  <w:p w:rsidR="00AC30F5" w:rsidRPr="00124EEF" w:rsidDel="003230A6" w:rsidRDefault="00AC30F5" w:rsidP="003230A6">
                    <w:pPr>
                      <w:shd w:val="clear" w:color="auto" w:fill="FFFFFF"/>
                      <w:jc w:val="left"/>
                      <w:rPr>
                        <w:del w:id="836" w:author="ghislain.aine" w:date="2015-11-04T16:41:00Z"/>
                        <w:rFonts w:ascii="Courier New" w:eastAsia="Times New Roman" w:hAnsi="Courier New" w:cs="Courier New"/>
                        <w:color w:val="000000"/>
                        <w:sz w:val="16"/>
                        <w:szCs w:val="16"/>
                        <w:lang w:val="en-US" w:eastAsia="fr-FR"/>
                      </w:rPr>
                    </w:pPr>
                  </w:p>
                  <w:p w:rsidR="00AC30F5" w:rsidRPr="00124EEF" w:rsidDel="003230A6" w:rsidRDefault="00AC30F5" w:rsidP="003230A6">
                    <w:pPr>
                      <w:shd w:val="clear" w:color="auto" w:fill="FFFFFF"/>
                      <w:jc w:val="left"/>
                      <w:rPr>
                        <w:del w:id="837" w:author="ghislain.aine" w:date="2015-11-04T16:41:00Z"/>
                        <w:rFonts w:ascii="Courier New" w:eastAsia="Times New Roman" w:hAnsi="Courier New" w:cs="Courier New"/>
                        <w:color w:val="008000"/>
                        <w:sz w:val="16"/>
                        <w:szCs w:val="16"/>
                        <w:lang w:val="en-US" w:eastAsia="fr-FR"/>
                      </w:rPr>
                    </w:pPr>
                    <w:del w:id="838" w:author="ghislain.aine" w:date="2015-11-04T16:41:00Z">
                      <w:r w:rsidRPr="00BE2837" w:rsidDel="003230A6">
                        <w:rPr>
                          <w:rFonts w:ascii="Courier New" w:eastAsia="Times New Roman" w:hAnsi="Courier New" w:cs="Courier New"/>
                          <w:color w:val="008000"/>
                          <w:sz w:val="16"/>
                          <w:szCs w:val="16"/>
                          <w:lang w:val="en-US" w:eastAsia="fr-FR"/>
                        </w:rPr>
                        <w:delText>/*</w:delText>
                      </w:r>
                    </w:del>
                  </w:p>
                  <w:p w:rsidR="00AC30F5" w:rsidRPr="00124EEF" w:rsidDel="003230A6" w:rsidRDefault="00AC30F5" w:rsidP="003230A6">
                    <w:pPr>
                      <w:shd w:val="clear" w:color="auto" w:fill="FFFFFF"/>
                      <w:jc w:val="left"/>
                      <w:rPr>
                        <w:del w:id="839" w:author="ghislain.aine" w:date="2015-11-04T16:41:00Z"/>
                        <w:rFonts w:ascii="Courier New" w:eastAsia="Times New Roman" w:hAnsi="Courier New" w:cs="Courier New"/>
                        <w:color w:val="008000"/>
                        <w:sz w:val="16"/>
                        <w:szCs w:val="16"/>
                        <w:lang w:val="en-US" w:eastAsia="fr-FR"/>
                      </w:rPr>
                    </w:pPr>
                    <w:del w:id="840" w:author="ghislain.aine" w:date="2015-11-04T16:41:00Z">
                      <w:r w:rsidRPr="00BE2837" w:rsidDel="003230A6">
                        <w:rPr>
                          <w:rFonts w:ascii="Courier New" w:eastAsia="Times New Roman" w:hAnsi="Courier New" w:cs="Courier New"/>
                          <w:color w:val="008000"/>
                          <w:sz w:val="16"/>
                          <w:szCs w:val="16"/>
                          <w:lang w:val="en-US" w:eastAsia="fr-FR"/>
                        </w:rPr>
                        <w:delText xml:space="preserve">  * INCLUDES LOCAUX</w:delText>
                      </w:r>
                    </w:del>
                  </w:p>
                  <w:p w:rsidR="00AC30F5" w:rsidRPr="00124EEF" w:rsidDel="003230A6" w:rsidRDefault="00AC30F5" w:rsidP="003230A6">
                    <w:pPr>
                      <w:shd w:val="clear" w:color="auto" w:fill="FFFFFF"/>
                      <w:jc w:val="left"/>
                      <w:rPr>
                        <w:del w:id="841" w:author="ghislain.aine" w:date="2015-11-04T16:41:00Z"/>
                        <w:rFonts w:ascii="Courier New" w:eastAsia="Times New Roman" w:hAnsi="Courier New" w:cs="Courier New"/>
                        <w:color w:val="000000"/>
                        <w:sz w:val="16"/>
                        <w:szCs w:val="16"/>
                        <w:lang w:val="en-US" w:eastAsia="fr-FR"/>
                      </w:rPr>
                    </w:pPr>
                    <w:del w:id="842" w:author="ghislain.aine" w:date="2015-11-04T16:41:00Z">
                      <w:r w:rsidRPr="00BE2837" w:rsidDel="003230A6">
                        <w:rPr>
                          <w:rFonts w:ascii="Courier New" w:eastAsia="Times New Roman" w:hAnsi="Courier New" w:cs="Courier New"/>
                          <w:color w:val="008000"/>
                          <w:sz w:val="16"/>
                          <w:szCs w:val="16"/>
                          <w:lang w:val="en-US" w:eastAsia="fr-FR"/>
                        </w:rPr>
                        <w:delText xml:space="preserve">  */</w:delText>
                      </w:r>
                    </w:del>
                  </w:p>
                  <w:p w:rsidR="00AC30F5" w:rsidRPr="00124EEF" w:rsidDel="003230A6" w:rsidRDefault="00AC30F5" w:rsidP="003230A6">
                    <w:pPr>
                      <w:shd w:val="clear" w:color="auto" w:fill="FFFFFF"/>
                      <w:jc w:val="left"/>
                      <w:rPr>
                        <w:del w:id="843" w:author="ghislain.aine" w:date="2015-11-04T16:41:00Z"/>
                        <w:rFonts w:ascii="Courier New" w:eastAsia="Times New Roman" w:hAnsi="Courier New" w:cs="Courier New"/>
                        <w:color w:val="804000"/>
                        <w:sz w:val="16"/>
                        <w:szCs w:val="16"/>
                        <w:lang w:val="en-US" w:eastAsia="fr-FR"/>
                      </w:rPr>
                    </w:pPr>
                    <w:del w:id="844" w:author="ghislain.aine" w:date="2015-11-04T16:41:00Z">
                      <w:r w:rsidRPr="00BE2837" w:rsidDel="003230A6">
                        <w:rPr>
                          <w:rFonts w:ascii="Courier New" w:eastAsia="Times New Roman" w:hAnsi="Courier New" w:cs="Courier New"/>
                          <w:color w:val="804000"/>
                          <w:sz w:val="16"/>
                          <w:szCs w:val="16"/>
                          <w:lang w:val="en-US" w:eastAsia="fr-FR"/>
                        </w:rPr>
                        <w:delText>#include &lt;QGlobal.h&gt;</w:delText>
                      </w:r>
                    </w:del>
                  </w:p>
                  <w:p w:rsidR="00AC30F5" w:rsidRPr="00124EEF" w:rsidDel="003230A6" w:rsidRDefault="00AC30F5" w:rsidP="003230A6">
                    <w:pPr>
                      <w:shd w:val="clear" w:color="auto" w:fill="FFFFFF"/>
                      <w:jc w:val="left"/>
                      <w:rPr>
                        <w:del w:id="845" w:author="ghislain.aine" w:date="2015-11-04T16:41:00Z"/>
                        <w:rFonts w:ascii="Courier New" w:eastAsia="Times New Roman" w:hAnsi="Courier New" w:cs="Courier New"/>
                        <w:color w:val="008000"/>
                        <w:sz w:val="16"/>
                        <w:szCs w:val="16"/>
                        <w:lang w:val="en-US" w:eastAsia="fr-FR"/>
                      </w:rPr>
                    </w:pPr>
                    <w:del w:id="846" w:author="ghislain.aine" w:date="2015-11-04T16:41:00Z">
                      <w:r w:rsidRPr="00BE2837" w:rsidDel="003230A6">
                        <w:rPr>
                          <w:rFonts w:ascii="Courier New" w:eastAsia="Times New Roman" w:hAnsi="Courier New" w:cs="Courier New"/>
                          <w:color w:val="008000"/>
                          <w:sz w:val="16"/>
                          <w:szCs w:val="16"/>
                          <w:lang w:val="en-US" w:eastAsia="fr-FR"/>
                        </w:rPr>
                        <w:delText>//Export via les DLL</w:delText>
                      </w:r>
                    </w:del>
                  </w:p>
                  <w:p w:rsidR="00AC30F5" w:rsidRPr="00124EEF" w:rsidDel="003230A6" w:rsidRDefault="00AC30F5" w:rsidP="003230A6">
                    <w:pPr>
                      <w:shd w:val="clear" w:color="auto" w:fill="FFFFFF"/>
                      <w:jc w:val="left"/>
                      <w:rPr>
                        <w:del w:id="847" w:author="ghislain.aine" w:date="2015-11-04T16:41:00Z"/>
                        <w:rFonts w:ascii="Courier New" w:eastAsia="Times New Roman" w:hAnsi="Courier New" w:cs="Courier New"/>
                        <w:color w:val="804000"/>
                        <w:sz w:val="16"/>
                        <w:szCs w:val="16"/>
                        <w:lang w:val="en-US" w:eastAsia="fr-FR"/>
                      </w:rPr>
                    </w:pPr>
                    <w:del w:id="848" w:author="ghislain.aine" w:date="2015-11-04T16:41:00Z">
                      <w:r w:rsidRPr="00BE2837" w:rsidDel="003230A6">
                        <w:rPr>
                          <w:rFonts w:ascii="Courier New" w:eastAsia="Times New Roman" w:hAnsi="Courier New" w:cs="Courier New"/>
                          <w:color w:val="804000"/>
                          <w:sz w:val="16"/>
                          <w:szCs w:val="16"/>
                          <w:lang w:val="en-US" w:eastAsia="fr-FR"/>
                        </w:rPr>
                        <w:delText>#include &lt;SwMacros.h&gt;</w:delText>
                      </w:r>
                    </w:del>
                  </w:p>
                  <w:p w:rsidR="00AC30F5" w:rsidRPr="00124EEF" w:rsidDel="003230A6" w:rsidRDefault="00AC30F5" w:rsidP="003230A6">
                    <w:pPr>
                      <w:shd w:val="clear" w:color="auto" w:fill="FFFFFF"/>
                      <w:jc w:val="left"/>
                      <w:rPr>
                        <w:del w:id="849" w:author="ghislain.aine" w:date="2015-11-04T16:41:00Z"/>
                        <w:rFonts w:ascii="Courier New" w:eastAsia="Times New Roman" w:hAnsi="Courier New" w:cs="Courier New"/>
                        <w:color w:val="000000"/>
                        <w:sz w:val="16"/>
                        <w:szCs w:val="16"/>
                        <w:lang w:val="en-US" w:eastAsia="fr-FR"/>
                      </w:rPr>
                    </w:pPr>
                  </w:p>
                  <w:p w:rsidR="00AC30F5" w:rsidRPr="00124EEF" w:rsidDel="003230A6" w:rsidRDefault="00AC30F5" w:rsidP="003230A6">
                    <w:pPr>
                      <w:shd w:val="clear" w:color="auto" w:fill="FFFFFF"/>
                      <w:jc w:val="left"/>
                      <w:rPr>
                        <w:del w:id="850" w:author="ghislain.aine" w:date="2015-11-04T16:41:00Z"/>
                        <w:rFonts w:ascii="Courier New" w:eastAsia="Times New Roman" w:hAnsi="Courier New" w:cs="Courier New"/>
                        <w:color w:val="804000"/>
                        <w:sz w:val="16"/>
                        <w:szCs w:val="16"/>
                        <w:lang w:val="en-US" w:eastAsia="fr-FR"/>
                      </w:rPr>
                    </w:pPr>
                    <w:del w:id="851" w:author="ghislain.aine" w:date="2015-11-04T16:41:00Z">
                      <w:r w:rsidRPr="00BE2837" w:rsidDel="003230A6">
                        <w:rPr>
                          <w:rFonts w:ascii="Courier New" w:eastAsia="Times New Roman" w:hAnsi="Courier New" w:cs="Courier New"/>
                          <w:color w:val="804000"/>
                          <w:sz w:val="16"/>
                          <w:szCs w:val="16"/>
                          <w:lang w:val="en-US" w:eastAsia="fr-FR"/>
                        </w:rPr>
                        <w:delText>#ifdef DEMO_LIB</w:delText>
                      </w:r>
                    </w:del>
                  </w:p>
                  <w:p w:rsidR="00AC30F5" w:rsidRPr="00124EEF" w:rsidDel="003230A6" w:rsidRDefault="00AC30F5" w:rsidP="003230A6">
                    <w:pPr>
                      <w:shd w:val="clear" w:color="auto" w:fill="FFFFFF"/>
                      <w:jc w:val="left"/>
                      <w:rPr>
                        <w:del w:id="852" w:author="ghislain.aine" w:date="2015-11-04T16:41:00Z"/>
                        <w:rFonts w:ascii="Courier New" w:eastAsia="Times New Roman" w:hAnsi="Courier New" w:cs="Courier New"/>
                        <w:color w:val="804000"/>
                        <w:sz w:val="16"/>
                        <w:szCs w:val="16"/>
                        <w:lang w:val="en-US" w:eastAsia="fr-FR"/>
                      </w:rPr>
                    </w:pPr>
                    <w:del w:id="853"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DEMO_EXPORT Q_DECL_EXPORT</w:delText>
                      </w:r>
                    </w:del>
                  </w:p>
                  <w:p w:rsidR="00AC30F5" w:rsidRPr="00124EEF" w:rsidDel="003230A6" w:rsidRDefault="00AC30F5" w:rsidP="003230A6">
                    <w:pPr>
                      <w:shd w:val="clear" w:color="auto" w:fill="FFFFFF"/>
                      <w:jc w:val="left"/>
                      <w:rPr>
                        <w:del w:id="854" w:author="ghislain.aine" w:date="2015-11-04T16:41:00Z"/>
                        <w:rFonts w:ascii="Courier New" w:eastAsia="Times New Roman" w:hAnsi="Courier New" w:cs="Courier New"/>
                        <w:color w:val="804000"/>
                        <w:sz w:val="16"/>
                        <w:szCs w:val="16"/>
                        <w:lang w:val="en-US" w:eastAsia="fr-FR"/>
                      </w:rPr>
                    </w:pPr>
                    <w:del w:id="855"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DEMO_DECLARE_UUID(name) SW_EXTERN_C Q_DECL_EXPORT const StreamWork::SwCore::SwUUID name;</w:delText>
                      </w:r>
                    </w:del>
                  </w:p>
                  <w:p w:rsidR="00AC30F5" w:rsidRPr="00124EEF" w:rsidDel="003230A6" w:rsidRDefault="00AC30F5" w:rsidP="003230A6">
                    <w:pPr>
                      <w:shd w:val="clear" w:color="auto" w:fill="FFFFFF"/>
                      <w:jc w:val="left"/>
                      <w:rPr>
                        <w:del w:id="856" w:author="ghislain.aine" w:date="2015-11-04T16:41:00Z"/>
                        <w:rFonts w:ascii="Courier New" w:eastAsia="Times New Roman" w:hAnsi="Courier New" w:cs="Courier New"/>
                        <w:color w:val="804000"/>
                        <w:sz w:val="16"/>
                        <w:szCs w:val="16"/>
                        <w:lang w:val="en-US" w:eastAsia="fr-FR"/>
                      </w:rPr>
                    </w:pPr>
                    <w:del w:id="857" w:author="ghislain.aine" w:date="2015-11-04T16:41:00Z">
                      <w:r w:rsidRPr="00BE2837" w:rsidDel="003230A6">
                        <w:rPr>
                          <w:rFonts w:ascii="Courier New" w:eastAsia="Times New Roman" w:hAnsi="Courier New" w:cs="Courier New"/>
                          <w:color w:val="804000"/>
                          <w:sz w:val="16"/>
                          <w:szCs w:val="16"/>
                          <w:lang w:val="en-US" w:eastAsia="fr-FR"/>
                        </w:rPr>
                        <w:delText>#else</w:delText>
                      </w:r>
                    </w:del>
                  </w:p>
                  <w:p w:rsidR="00AC30F5" w:rsidRPr="00124EEF" w:rsidDel="003230A6" w:rsidRDefault="00AC30F5" w:rsidP="003230A6">
                    <w:pPr>
                      <w:shd w:val="clear" w:color="auto" w:fill="FFFFFF"/>
                      <w:jc w:val="left"/>
                      <w:rPr>
                        <w:del w:id="858" w:author="ghislain.aine" w:date="2015-11-04T16:41:00Z"/>
                        <w:rFonts w:ascii="Courier New" w:eastAsia="Times New Roman" w:hAnsi="Courier New" w:cs="Courier New"/>
                        <w:color w:val="804000"/>
                        <w:sz w:val="16"/>
                        <w:szCs w:val="16"/>
                        <w:lang w:val="en-US" w:eastAsia="fr-FR"/>
                      </w:rPr>
                    </w:pPr>
                    <w:del w:id="859"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DEMO_EXPORT Q_DECL_IMPORT</w:delText>
                      </w:r>
                    </w:del>
                  </w:p>
                  <w:p w:rsidR="00AC30F5" w:rsidRPr="00124EEF" w:rsidDel="003230A6" w:rsidRDefault="00AC30F5" w:rsidP="003230A6">
                    <w:pPr>
                      <w:shd w:val="clear" w:color="auto" w:fill="FFFFFF"/>
                      <w:jc w:val="left"/>
                      <w:rPr>
                        <w:del w:id="860" w:author="ghislain.aine" w:date="2015-11-04T16:41:00Z"/>
                        <w:rFonts w:ascii="Courier New" w:eastAsia="Times New Roman" w:hAnsi="Courier New" w:cs="Courier New"/>
                        <w:color w:val="804000"/>
                        <w:sz w:val="16"/>
                        <w:szCs w:val="16"/>
                        <w:lang w:val="en-US" w:eastAsia="fr-FR"/>
                      </w:rPr>
                    </w:pPr>
                    <w:del w:id="861"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DEMO_DECLARE_UUID(name) SW_EXTERN_C Q_DECL_IMPORT const StreamWork::SwCore::SwUUID name;</w:delText>
                      </w:r>
                    </w:del>
                  </w:p>
                  <w:p w:rsidR="00AC30F5" w:rsidRDefault="00AC30F5" w:rsidP="003230A6">
                    <w:pPr>
                      <w:shd w:val="clear" w:color="auto" w:fill="FFFFFF"/>
                      <w:jc w:val="left"/>
                    </w:pPr>
                    <w:del w:id="862" w:author="ghislain.aine" w:date="2015-11-04T16:41:00Z">
                      <w:r w:rsidRPr="00BE2837" w:rsidDel="003230A6">
                        <w:rPr>
                          <w:rFonts w:ascii="Courier New" w:eastAsia="Times New Roman" w:hAnsi="Courier New" w:cs="Courier New"/>
                          <w:color w:val="804000"/>
                          <w:sz w:val="16"/>
                          <w:szCs w:val="16"/>
                          <w:lang w:eastAsia="fr-FR"/>
                        </w:rPr>
                        <w:delText>#endif</w:delText>
                      </w:r>
                    </w:del>
                  </w:p>
                </w:txbxContent>
              </v:textbox>
              <w10:wrap type="none"/>
              <w10:anchorlock/>
            </v:shape>
          </w:pict>
        </w:r>
      </w:ins>
    </w:p>
    <w:p w:rsidR="00A43A6B" w:rsidRDefault="00A43A6B">
      <w:pPr>
        <w:rPr>
          <w:ins w:id="863" w:author="jerome draillard" w:date="2015-10-29T11:11:00Z"/>
          <w:del w:id="864" w:author="ghislain.aine" w:date="2015-11-04T16:41:00Z"/>
        </w:rPr>
        <w:pPrChange w:id="865" w:author="jerome draillard" w:date="2015-10-29T11:11:00Z">
          <w:pPr>
            <w:pStyle w:val="Titre1"/>
          </w:pPr>
        </w:pPrChange>
      </w:pPr>
    </w:p>
    <w:p w:rsidR="00915FCF" w:rsidRPr="00915FCF" w:rsidDel="003230A6" w:rsidRDefault="004D7EE5" w:rsidP="00915FCF">
      <w:pPr>
        <w:shd w:val="clear" w:color="auto" w:fill="FFFFFF"/>
        <w:jc w:val="left"/>
        <w:rPr>
          <w:ins w:id="866" w:author="jerome draillard" w:date="2015-10-29T11:11:00Z"/>
          <w:del w:id="867" w:author="ghislain.aine" w:date="2015-11-04T16:41:00Z"/>
          <w:rFonts w:ascii="Courier New" w:eastAsia="Times New Roman" w:hAnsi="Courier New" w:cs="Courier New"/>
          <w:color w:val="000000"/>
          <w:sz w:val="20"/>
          <w:lang w:val="en-US" w:eastAsia="fr-FR"/>
          <w:rPrChange w:id="868" w:author="jerome draillard" w:date="2015-10-29T11:11:00Z">
            <w:rPr>
              <w:ins w:id="869" w:author="jerome draillard" w:date="2015-10-29T11:11:00Z"/>
              <w:del w:id="870" w:author="ghislain.aine" w:date="2015-11-04T16:41:00Z"/>
              <w:rFonts w:ascii="Courier New" w:eastAsia="Times New Roman" w:hAnsi="Courier New" w:cs="Courier New"/>
              <w:color w:val="000000"/>
              <w:sz w:val="20"/>
              <w:lang w:eastAsia="fr-FR"/>
            </w:rPr>
          </w:rPrChange>
        </w:rPr>
      </w:pPr>
      <w:ins w:id="871" w:author="jerome draillard" w:date="2015-10-29T11:11:00Z">
        <w:del w:id="872" w:author="ghislain.aine" w:date="2015-11-04T16:41:00Z">
          <w:r w:rsidRPr="004D7EE5">
            <w:rPr>
              <w:rFonts w:ascii="Courier New" w:eastAsia="Times New Roman" w:hAnsi="Courier New" w:cs="Courier New"/>
              <w:color w:val="000000"/>
              <w:sz w:val="20"/>
              <w:lang w:val="en-US" w:eastAsia="fr-FR"/>
              <w:rPrChange w:id="873" w:author="jerome draillard" w:date="2015-10-29T11:11:00Z">
                <w:rPr>
                  <w:rFonts w:ascii="Courier New" w:eastAsia="Times New Roman" w:hAnsi="Courier New" w:cs="Courier New"/>
                  <w:color w:val="000000"/>
                  <w:sz w:val="20"/>
                  <w:u w:val="single"/>
                  <w:lang w:eastAsia="fr-FR"/>
                </w:rPr>
              </w:rPrChange>
            </w:rPr>
            <w:delText>&lt;Project name="Demo" path="Demo"&gt;</w:delText>
          </w:r>
        </w:del>
      </w:ins>
    </w:p>
    <w:p w:rsidR="00915FCF" w:rsidRPr="00915FCF" w:rsidDel="003230A6" w:rsidRDefault="004D7EE5" w:rsidP="00915FCF">
      <w:pPr>
        <w:shd w:val="clear" w:color="auto" w:fill="FFFFFF"/>
        <w:jc w:val="left"/>
        <w:rPr>
          <w:ins w:id="874" w:author="jerome draillard" w:date="2015-10-29T11:11:00Z"/>
          <w:del w:id="875" w:author="ghislain.aine" w:date="2015-11-04T16:41:00Z"/>
          <w:rFonts w:ascii="Courier New" w:eastAsia="Times New Roman" w:hAnsi="Courier New" w:cs="Courier New"/>
          <w:color w:val="000000"/>
          <w:sz w:val="20"/>
          <w:lang w:val="en-US" w:eastAsia="fr-FR"/>
          <w:rPrChange w:id="876" w:author="jerome draillard" w:date="2015-10-29T11:11:00Z">
            <w:rPr>
              <w:ins w:id="877" w:author="jerome draillard" w:date="2015-10-29T11:11:00Z"/>
              <w:del w:id="878" w:author="ghislain.aine" w:date="2015-11-04T16:41:00Z"/>
              <w:rFonts w:ascii="Courier New" w:eastAsia="Times New Roman" w:hAnsi="Courier New" w:cs="Courier New"/>
              <w:color w:val="000000"/>
              <w:sz w:val="20"/>
              <w:lang w:eastAsia="fr-FR"/>
            </w:rPr>
          </w:rPrChange>
        </w:rPr>
      </w:pPr>
      <w:ins w:id="879" w:author="jerome draillard" w:date="2015-10-29T11:11:00Z">
        <w:del w:id="880" w:author="ghislain.aine" w:date="2015-11-04T16:41:00Z">
          <w:r w:rsidRPr="004D7EE5">
            <w:rPr>
              <w:rFonts w:ascii="Courier New" w:eastAsia="Times New Roman" w:hAnsi="Courier New" w:cs="Courier New"/>
              <w:color w:val="000000"/>
              <w:sz w:val="20"/>
              <w:lang w:val="en-US" w:eastAsia="fr-FR"/>
              <w:rPrChange w:id="881" w:author="jerome draillard" w:date="2015-10-29T11:11:00Z">
                <w:rPr>
                  <w:rFonts w:ascii="Courier New" w:eastAsia="Times New Roman" w:hAnsi="Courier New" w:cs="Courier New"/>
                  <w:color w:val="000000"/>
                  <w:sz w:val="20"/>
                  <w:u w:val="single"/>
                  <w:lang w:eastAsia="fr-FR"/>
                </w:rPr>
              </w:rPrChange>
            </w:rPr>
            <w:delText xml:space="preserve">    &lt;Target type="SHARED_LIB" ext="swdl"/&gt;</w:delText>
          </w:r>
        </w:del>
      </w:ins>
    </w:p>
    <w:p w:rsidR="00915FCF" w:rsidDel="003230A6" w:rsidRDefault="004D7EE5" w:rsidP="00915FCF">
      <w:pPr>
        <w:shd w:val="clear" w:color="auto" w:fill="FFFFFF"/>
        <w:jc w:val="left"/>
        <w:rPr>
          <w:ins w:id="882" w:author="jerome draillard" w:date="2015-10-29T11:15:00Z"/>
          <w:del w:id="883" w:author="ghislain.aine" w:date="2015-11-04T16:41:00Z"/>
          <w:rFonts w:ascii="Courier New" w:eastAsia="Times New Roman" w:hAnsi="Courier New" w:cs="Courier New"/>
          <w:color w:val="000000"/>
          <w:sz w:val="20"/>
          <w:lang w:val="en-US" w:eastAsia="fr-FR"/>
        </w:rPr>
      </w:pPr>
      <w:ins w:id="884" w:author="jerome draillard" w:date="2015-10-29T11:11:00Z">
        <w:del w:id="885" w:author="ghislain.aine" w:date="2015-11-04T16:41:00Z">
          <w:r w:rsidRPr="004D7EE5">
            <w:rPr>
              <w:rFonts w:ascii="Courier New" w:eastAsia="Times New Roman" w:hAnsi="Courier New" w:cs="Courier New"/>
              <w:color w:val="000000"/>
              <w:sz w:val="20"/>
              <w:lang w:val="en-US" w:eastAsia="fr-FR"/>
              <w:rPrChange w:id="886" w:author="jerome draillard" w:date="2015-10-29T11:11:00Z">
                <w:rPr>
                  <w:rFonts w:ascii="Courier New" w:eastAsia="Times New Roman" w:hAnsi="Courier New" w:cs="Courier New"/>
                  <w:color w:val="000000"/>
                  <w:sz w:val="20"/>
                  <w:u w:val="single"/>
                  <w:lang w:eastAsia="fr-FR"/>
                </w:rPr>
              </w:rPrChange>
            </w:rPr>
            <w:lastRenderedPageBreak/>
            <w:delText xml:space="preserve">    &lt;Dependencies&gt;</w:delText>
          </w:r>
        </w:del>
      </w:ins>
    </w:p>
    <w:p w:rsidR="000C33D0" w:rsidRPr="000C33D0" w:rsidDel="003230A6" w:rsidRDefault="002C7AF9" w:rsidP="000C33D0">
      <w:pPr>
        <w:shd w:val="clear" w:color="auto" w:fill="FFFFFF"/>
        <w:jc w:val="left"/>
        <w:rPr>
          <w:ins w:id="887" w:author="jerome draillard" w:date="2015-10-29T11:15:00Z"/>
          <w:del w:id="888" w:author="ghislain.aine" w:date="2015-11-04T16:41:00Z"/>
          <w:rFonts w:ascii="Courier New" w:eastAsia="Times New Roman" w:hAnsi="Courier New" w:cs="Courier New"/>
          <w:color w:val="000000"/>
          <w:sz w:val="20"/>
          <w:lang w:val="en-US" w:eastAsia="fr-FR"/>
        </w:rPr>
      </w:pPr>
      <w:ins w:id="889" w:author="jerome draillard" w:date="2015-10-29T11:15:00Z">
        <w:del w:id="890" w:author="ghislain.aine" w:date="2015-11-04T16:41:00Z">
          <w:r w:rsidDel="003230A6">
            <w:rPr>
              <w:rFonts w:ascii="Courier New" w:eastAsia="Times New Roman" w:hAnsi="Courier New" w:cs="Courier New"/>
              <w:color w:val="000000"/>
              <w:sz w:val="20"/>
              <w:lang w:val="en-US" w:eastAsia="fr-FR"/>
            </w:rPr>
            <w:delText xml:space="preserve">        </w:delText>
          </w:r>
          <w:r w:rsidR="000C33D0" w:rsidRPr="000C33D0" w:rsidDel="003230A6">
            <w:rPr>
              <w:rFonts w:ascii="Courier New" w:eastAsia="Times New Roman" w:hAnsi="Courier New" w:cs="Courier New"/>
              <w:color w:val="000000"/>
              <w:sz w:val="20"/>
              <w:lang w:val="en-US" w:eastAsia="fr-FR"/>
            </w:rPr>
            <w:delText>&lt;Artifact name="SwCore"/&gt;</w:delText>
          </w:r>
        </w:del>
      </w:ins>
    </w:p>
    <w:p w:rsidR="000C33D0" w:rsidRPr="00915FCF" w:rsidDel="003230A6" w:rsidRDefault="002C7AF9" w:rsidP="000C33D0">
      <w:pPr>
        <w:shd w:val="clear" w:color="auto" w:fill="FFFFFF"/>
        <w:jc w:val="left"/>
        <w:rPr>
          <w:ins w:id="891" w:author="jerome draillard" w:date="2015-10-29T11:11:00Z"/>
          <w:del w:id="892" w:author="ghislain.aine" w:date="2015-11-04T16:41:00Z"/>
          <w:rFonts w:ascii="Courier New" w:eastAsia="Times New Roman" w:hAnsi="Courier New" w:cs="Courier New"/>
          <w:color w:val="000000"/>
          <w:sz w:val="20"/>
          <w:lang w:val="en-US" w:eastAsia="fr-FR"/>
          <w:rPrChange w:id="893" w:author="jerome draillard" w:date="2015-10-29T11:11:00Z">
            <w:rPr>
              <w:ins w:id="894" w:author="jerome draillard" w:date="2015-10-29T11:11:00Z"/>
              <w:del w:id="895" w:author="ghislain.aine" w:date="2015-11-04T16:41:00Z"/>
              <w:rFonts w:ascii="Courier New" w:eastAsia="Times New Roman" w:hAnsi="Courier New" w:cs="Courier New"/>
              <w:color w:val="000000"/>
              <w:sz w:val="20"/>
              <w:lang w:eastAsia="fr-FR"/>
            </w:rPr>
          </w:rPrChange>
        </w:rPr>
      </w:pPr>
      <w:ins w:id="896" w:author="jerome draillard" w:date="2015-10-29T11:15:00Z">
        <w:del w:id="897" w:author="ghislain.aine" w:date="2015-11-04T16:41:00Z">
          <w:r w:rsidDel="003230A6">
            <w:rPr>
              <w:rFonts w:ascii="Courier New" w:eastAsia="Times New Roman" w:hAnsi="Courier New" w:cs="Courier New"/>
              <w:color w:val="000000"/>
              <w:sz w:val="20"/>
              <w:lang w:val="en-US" w:eastAsia="fr-FR"/>
            </w:rPr>
            <w:tab/>
            <w:delText xml:space="preserve">  </w:delText>
          </w:r>
          <w:r w:rsidR="000C33D0" w:rsidRPr="000C33D0" w:rsidDel="003230A6">
            <w:rPr>
              <w:rFonts w:ascii="Courier New" w:eastAsia="Times New Roman" w:hAnsi="Courier New" w:cs="Courier New"/>
              <w:color w:val="000000"/>
              <w:sz w:val="20"/>
              <w:lang w:val="en-US" w:eastAsia="fr-FR"/>
            </w:rPr>
            <w:delText>&lt;Artifact name="SwFoundation"/&gt;</w:delText>
          </w:r>
        </w:del>
      </w:ins>
    </w:p>
    <w:p w:rsidR="00915FCF" w:rsidRPr="00F37020" w:rsidDel="003230A6" w:rsidRDefault="004D7EE5" w:rsidP="00915FCF">
      <w:pPr>
        <w:shd w:val="clear" w:color="auto" w:fill="FFFFFF"/>
        <w:jc w:val="left"/>
        <w:rPr>
          <w:ins w:id="898" w:author="jerome draillard" w:date="2015-10-29T11:11:00Z"/>
          <w:del w:id="899" w:author="ghislain.aine" w:date="2015-11-04T16:41:00Z"/>
          <w:rFonts w:ascii="Courier New" w:eastAsia="Times New Roman" w:hAnsi="Courier New" w:cs="Courier New"/>
          <w:color w:val="000000"/>
          <w:sz w:val="20"/>
          <w:lang w:eastAsia="fr-FR"/>
        </w:rPr>
      </w:pPr>
      <w:ins w:id="900" w:author="jerome draillard" w:date="2015-10-29T11:11:00Z">
        <w:del w:id="901" w:author="ghislain.aine" w:date="2015-11-04T16:41:00Z">
          <w:r w:rsidRPr="004D7EE5">
            <w:rPr>
              <w:rFonts w:ascii="Courier New" w:eastAsia="Times New Roman" w:hAnsi="Courier New" w:cs="Courier New"/>
              <w:color w:val="000000"/>
              <w:sz w:val="20"/>
              <w:lang w:val="en-US" w:eastAsia="fr-FR"/>
              <w:rPrChange w:id="902" w:author="jerome draillard" w:date="2015-10-29T11:11: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0000"/>
              <w:sz w:val="20"/>
              <w:lang w:eastAsia="fr-FR"/>
              <w:rPrChange w:id="903" w:author="jerome draillard" w:date="2015-10-29T12:50:00Z">
                <w:rPr>
                  <w:rFonts w:ascii="Courier New" w:eastAsia="Times New Roman" w:hAnsi="Courier New" w:cs="Courier New"/>
                  <w:color w:val="000000"/>
                  <w:sz w:val="20"/>
                  <w:u w:val="single"/>
                  <w:lang w:eastAsia="fr-FR"/>
                </w:rPr>
              </w:rPrChange>
            </w:rPr>
            <w:delText xml:space="preserve">&lt;/Dependencies&gt; </w:delText>
          </w:r>
        </w:del>
      </w:ins>
    </w:p>
    <w:p w:rsidR="00AC7B68" w:rsidRPr="00F37020" w:rsidDel="003230A6" w:rsidRDefault="004D7EE5">
      <w:pPr>
        <w:shd w:val="clear" w:color="auto" w:fill="FFFFFF"/>
        <w:jc w:val="left"/>
        <w:rPr>
          <w:ins w:id="904" w:author="jerome draillard" w:date="2015-10-29T11:11:00Z"/>
          <w:del w:id="905" w:author="ghislain.aine" w:date="2015-11-04T16:41:00Z"/>
          <w:rFonts w:ascii="Courier New" w:eastAsia="Times New Roman" w:hAnsi="Courier New" w:cs="Courier New"/>
          <w:color w:val="000000"/>
          <w:sz w:val="20"/>
          <w:lang w:eastAsia="fr-FR"/>
        </w:rPr>
      </w:pPr>
      <w:ins w:id="906" w:author="jerome draillard" w:date="2015-10-29T11:11:00Z">
        <w:del w:id="907" w:author="ghislain.aine" w:date="2015-11-04T16:41:00Z">
          <w:r w:rsidRPr="004D7EE5">
            <w:rPr>
              <w:rFonts w:ascii="Courier New" w:eastAsia="Times New Roman" w:hAnsi="Courier New" w:cs="Courier New"/>
              <w:color w:val="000000"/>
              <w:sz w:val="20"/>
              <w:lang w:eastAsia="fr-FR"/>
              <w:rPrChange w:id="908" w:author="jerome draillard" w:date="2015-10-29T12:50:00Z">
                <w:rPr>
                  <w:rFonts w:ascii="Courier New" w:eastAsia="Times New Roman" w:hAnsi="Courier New" w:cs="Courier New"/>
                  <w:color w:val="000000"/>
                  <w:sz w:val="20"/>
                  <w:u w:val="single"/>
                  <w:lang w:val="en-US" w:eastAsia="fr-FR"/>
                </w:rPr>
              </w:rPrChange>
            </w:rPr>
            <w:delText xml:space="preserve">    &lt;QTDependencies&gt;</w:delText>
          </w:r>
        </w:del>
      </w:ins>
    </w:p>
    <w:p w:rsidR="00915FCF" w:rsidRPr="00915FCF" w:rsidDel="003230A6" w:rsidRDefault="004D7EE5" w:rsidP="00915FCF">
      <w:pPr>
        <w:shd w:val="clear" w:color="auto" w:fill="FFFFFF"/>
        <w:jc w:val="left"/>
        <w:rPr>
          <w:ins w:id="909" w:author="jerome draillard" w:date="2015-10-29T11:11:00Z"/>
          <w:del w:id="910" w:author="ghislain.aine" w:date="2015-11-04T16:41:00Z"/>
          <w:rFonts w:ascii="Courier New" w:eastAsia="Times New Roman" w:hAnsi="Courier New" w:cs="Courier New"/>
          <w:color w:val="000000"/>
          <w:sz w:val="20"/>
          <w:lang w:eastAsia="fr-FR"/>
        </w:rPr>
      </w:pPr>
      <w:ins w:id="911" w:author="jerome draillard" w:date="2015-10-29T11:11:00Z">
        <w:del w:id="912" w:author="ghislain.aine" w:date="2015-11-04T16:41:00Z">
          <w:r w:rsidRPr="004D7EE5">
            <w:rPr>
              <w:rFonts w:ascii="Courier New" w:eastAsia="Times New Roman" w:hAnsi="Courier New" w:cs="Courier New"/>
              <w:color w:val="000000"/>
              <w:sz w:val="20"/>
              <w:lang w:eastAsia="fr-FR"/>
              <w:rPrChange w:id="913" w:author="jerome draillard" w:date="2015-10-29T12:50:00Z">
                <w:rPr>
                  <w:rFonts w:ascii="Courier New" w:eastAsia="Times New Roman" w:hAnsi="Courier New" w:cs="Courier New"/>
                  <w:color w:val="000000"/>
                  <w:sz w:val="20"/>
                  <w:u w:val="single"/>
                  <w:lang w:eastAsia="fr-FR"/>
                </w:rPr>
              </w:rPrChange>
            </w:rPr>
            <w:delText xml:space="preserve">    </w:delText>
          </w:r>
          <w:r w:rsidR="00915FCF" w:rsidRPr="00915FCF" w:rsidDel="003230A6">
            <w:rPr>
              <w:rFonts w:ascii="Courier New" w:eastAsia="Times New Roman" w:hAnsi="Courier New" w:cs="Courier New"/>
              <w:color w:val="000000"/>
              <w:sz w:val="20"/>
              <w:lang w:eastAsia="fr-FR"/>
            </w:rPr>
            <w:delText>&lt;/QTDependencies&gt;</w:delText>
          </w:r>
        </w:del>
      </w:ins>
    </w:p>
    <w:p w:rsidR="00915FCF" w:rsidRPr="00915FCF" w:rsidDel="003230A6" w:rsidRDefault="00915FCF" w:rsidP="00915FCF">
      <w:pPr>
        <w:shd w:val="clear" w:color="auto" w:fill="FFFFFF"/>
        <w:jc w:val="left"/>
        <w:rPr>
          <w:ins w:id="914" w:author="jerome draillard" w:date="2015-10-29T11:11:00Z"/>
          <w:del w:id="915" w:author="ghislain.aine" w:date="2015-11-04T16:41:00Z"/>
          <w:rFonts w:ascii="Courier New" w:eastAsia="Times New Roman" w:hAnsi="Courier New" w:cs="Courier New"/>
          <w:color w:val="000000"/>
          <w:sz w:val="20"/>
          <w:lang w:eastAsia="fr-FR"/>
        </w:rPr>
      </w:pPr>
      <w:ins w:id="916" w:author="jerome draillard" w:date="2015-10-29T11:11:00Z">
        <w:del w:id="917" w:author="ghislain.aine" w:date="2015-11-04T16:41:00Z">
          <w:r w:rsidRPr="00915FCF" w:rsidDel="003230A6">
            <w:rPr>
              <w:rFonts w:ascii="Courier New" w:eastAsia="Times New Roman" w:hAnsi="Courier New" w:cs="Courier New"/>
              <w:color w:val="000000"/>
              <w:sz w:val="20"/>
              <w:lang w:eastAsia="fr-FR"/>
            </w:rPr>
            <w:delText>&lt;/Project&gt;</w:delText>
          </w:r>
        </w:del>
      </w:ins>
    </w:p>
    <w:p w:rsidR="00A43A6B" w:rsidRDefault="00A43A6B">
      <w:pPr>
        <w:rPr>
          <w:ins w:id="918" w:author="ghislain.aine" w:date="2015-10-29T15:18:00Z"/>
        </w:rPr>
        <w:pPrChange w:id="919" w:author="jerome draillard" w:date="2015-10-29T11:11:00Z">
          <w:pPr>
            <w:pStyle w:val="Titre1"/>
          </w:pPr>
        </w:pPrChange>
      </w:pPr>
    </w:p>
    <w:p w:rsidR="00A43A6B" w:rsidRDefault="009965F3">
      <w:pPr>
        <w:rPr>
          <w:ins w:id="920" w:author="jerome draillard" w:date="2015-10-29T11:12:00Z"/>
        </w:rPr>
        <w:pPrChange w:id="921" w:author="jerome draillard" w:date="2015-10-29T11:11:00Z">
          <w:pPr>
            <w:pStyle w:val="Titre1"/>
          </w:pPr>
        </w:pPrChange>
      </w:pPr>
      <w:ins w:id="922" w:author="ghislain.aine" w:date="2015-10-29T15:18:00Z">
        <w:r>
          <w:t>Ex</w:t>
        </w:r>
      </w:ins>
      <w:ins w:id="923" w:author="ghislain.aine" w:date="2015-10-29T15:19:00Z">
        <w:r>
          <w:t>p</w:t>
        </w:r>
      </w:ins>
      <w:ins w:id="924" w:author="ghislain.aine" w:date="2015-10-29T15:18:00Z">
        <w:r>
          <w:t>lication</w:t>
        </w:r>
      </w:ins>
      <w:ins w:id="925" w:author="ghislain.aine" w:date="2015-10-30T10:16:00Z">
        <w:r w:rsidR="0013549D">
          <w:t>s</w:t>
        </w:r>
      </w:ins>
      <w:ins w:id="926" w:author="ghislain.aine" w:date="2015-10-29T15:18:00Z">
        <w:r>
          <w:t xml:space="preserve"> :</w:t>
        </w:r>
      </w:ins>
    </w:p>
    <w:p w:rsidR="00A43A6B" w:rsidRDefault="009965F3">
      <w:pPr>
        <w:rPr>
          <w:ins w:id="927" w:author="jerome draillard" w:date="2015-10-29T11:12:00Z"/>
        </w:rPr>
        <w:pPrChange w:id="928" w:author="jerome draillard" w:date="2015-10-29T11:11:00Z">
          <w:pPr>
            <w:pStyle w:val="Titre1"/>
          </w:pPr>
        </w:pPrChange>
      </w:pPr>
      <w:ins w:id="929" w:author="ghislain.aine" w:date="2015-10-29T15:19:00Z">
        <w:r>
          <w:t xml:space="preserve">- </w:t>
        </w:r>
      </w:ins>
      <w:ins w:id="930" w:author="jerome draillard" w:date="2015-10-29T11:12:00Z">
        <w:r w:rsidR="00B5491C">
          <w:t xml:space="preserve">Notre projet portera le nom </w:t>
        </w:r>
        <w:proofErr w:type="spellStart"/>
        <w:r w:rsidR="00B5491C">
          <w:t>Demo</w:t>
        </w:r>
        <w:proofErr w:type="spellEnd"/>
        <w:r w:rsidR="00B5491C">
          <w:t>.</w:t>
        </w:r>
      </w:ins>
    </w:p>
    <w:p w:rsidR="00A43A6B" w:rsidRDefault="009965F3">
      <w:pPr>
        <w:rPr>
          <w:ins w:id="931" w:author="jerome draillard" w:date="2015-10-29T11:12:00Z"/>
        </w:rPr>
        <w:pPrChange w:id="932" w:author="jerome draillard" w:date="2015-10-29T11:11:00Z">
          <w:pPr>
            <w:pStyle w:val="Titre1"/>
          </w:pPr>
        </w:pPrChange>
      </w:pPr>
      <w:ins w:id="933" w:author="ghislain.aine" w:date="2015-10-29T15:19:00Z">
        <w:r>
          <w:t xml:space="preserve">- </w:t>
        </w:r>
      </w:ins>
      <w:ins w:id="934" w:author="jerome draillard" w:date="2015-10-29T11:12:00Z">
        <w:r w:rsidR="00B5491C">
          <w:t>L</w:t>
        </w:r>
        <w:del w:id="935" w:author="ghislain.aine" w:date="2015-10-30T10:16:00Z">
          <w:r w:rsidR="00B5491C" w:rsidDel="0013549D">
            <w:delText>a</w:delText>
          </w:r>
        </w:del>
      </w:ins>
      <w:ins w:id="936" w:author="ghislain.aine" w:date="2015-10-30T10:16:00Z">
        <w:r w:rsidR="0013549D">
          <w:t>e</w:t>
        </w:r>
      </w:ins>
      <w:ins w:id="937" w:author="jerome draillard" w:date="2015-10-29T11:12:00Z">
        <w:r w:rsidR="00B5491C">
          <w:t xml:space="preserve"> binaire résultant sera placé après compilation dans </w:t>
        </w:r>
        <w:proofErr w:type="spellStart"/>
        <w:r w:rsidR="00B5491C">
          <w:t>Delivery</w:t>
        </w:r>
        <w:proofErr w:type="spellEnd"/>
        <w:r w:rsidR="00B5491C">
          <w:t>/</w:t>
        </w:r>
        <w:proofErr w:type="spellStart"/>
        <w:r w:rsidR="00B5491C">
          <w:t>Demo</w:t>
        </w:r>
        <w:proofErr w:type="spellEnd"/>
        <w:r w:rsidR="00B5491C">
          <w:t xml:space="preserve"> (d'où </w:t>
        </w:r>
        <w:proofErr w:type="spellStart"/>
        <w:r w:rsidR="00B5491C">
          <w:t>path</w:t>
        </w:r>
        <w:proofErr w:type="spellEnd"/>
        <w:r w:rsidR="00B5491C">
          <w:t>="</w:t>
        </w:r>
        <w:proofErr w:type="spellStart"/>
        <w:r w:rsidR="00B5491C">
          <w:t>Demo</w:t>
        </w:r>
        <w:proofErr w:type="spellEnd"/>
        <w:r w:rsidR="00B5491C">
          <w:t>")</w:t>
        </w:r>
      </w:ins>
    </w:p>
    <w:p w:rsidR="00A43A6B" w:rsidRDefault="009965F3">
      <w:pPr>
        <w:rPr>
          <w:ins w:id="938" w:author="jerome draillard" w:date="2015-10-29T11:13:00Z"/>
        </w:rPr>
        <w:pPrChange w:id="939" w:author="jerome draillard" w:date="2015-10-29T11:11:00Z">
          <w:pPr>
            <w:pStyle w:val="Titre1"/>
          </w:pPr>
        </w:pPrChange>
      </w:pPr>
      <w:ins w:id="940" w:author="ghislain.aine" w:date="2015-10-29T15:19:00Z">
        <w:r>
          <w:t xml:space="preserve">- </w:t>
        </w:r>
      </w:ins>
      <w:ins w:id="941" w:author="jerome draillard" w:date="2015-10-29T11:13:00Z">
        <w:r w:rsidR="00B5491C">
          <w:t xml:space="preserve">Il sera du type SHARED_LIB c'est à dire une librairie dynamique (communément .dll sous </w:t>
        </w:r>
        <w:proofErr w:type="spellStart"/>
        <w:r w:rsidR="00B5491C">
          <w:t>windows</w:t>
        </w:r>
        <w:proofErr w:type="spellEnd"/>
        <w:r w:rsidR="00B5491C">
          <w:t>).</w:t>
        </w:r>
      </w:ins>
    </w:p>
    <w:p w:rsidR="00A43A6B" w:rsidRDefault="009965F3">
      <w:pPr>
        <w:rPr>
          <w:ins w:id="942" w:author="jerome draillard" w:date="2015-10-29T11:14:00Z"/>
          <w:del w:id="943" w:author="ghislain.aine" w:date="2015-10-29T15:19:00Z"/>
        </w:rPr>
        <w:pPrChange w:id="944" w:author="jerome draillard" w:date="2015-10-29T11:11:00Z">
          <w:pPr>
            <w:pStyle w:val="Titre1"/>
          </w:pPr>
        </w:pPrChange>
      </w:pPr>
      <w:ins w:id="945" w:author="ghislain.aine" w:date="2015-10-29T15:19:00Z">
        <w:r>
          <w:t xml:space="preserve">- </w:t>
        </w:r>
      </w:ins>
      <w:ins w:id="946" w:author="jerome draillard" w:date="2015-10-29T11:13:00Z">
        <w:r w:rsidR="00B5491C">
          <w:t xml:space="preserve">C'est un </w:t>
        </w:r>
        <w:r w:rsidR="004D7EE5" w:rsidRPr="004D7EE5">
          <w:rPr>
            <w:rPrChange w:id="947" w:author="ghislain.aine" w:date="2015-10-29T15:19:00Z">
              <w:rPr>
                <w:color w:val="0000FF" w:themeColor="hyperlink"/>
                <w:u w:val="single"/>
              </w:rPr>
            </w:rPrChange>
          </w:rPr>
          <w:t>plugin</w:t>
        </w:r>
        <w:r w:rsidR="00B5491C">
          <w:t xml:space="preserve"> </w:t>
        </w:r>
        <w:proofErr w:type="spellStart"/>
        <w:r w:rsidR="00B5491C">
          <w:t>Streamwork</w:t>
        </w:r>
        <w:proofErr w:type="spellEnd"/>
        <w:r w:rsidR="00B5491C">
          <w:t xml:space="preserve">, c'est à dire il contient des composants </w:t>
        </w:r>
      </w:ins>
      <w:proofErr w:type="spellStart"/>
      <w:ins w:id="948" w:author="jerome draillard" w:date="2015-10-29T11:14:00Z">
        <w:r w:rsidR="00B5491C">
          <w:t>S</w:t>
        </w:r>
      </w:ins>
      <w:ins w:id="949" w:author="jerome draillard" w:date="2015-10-29T11:13:00Z">
        <w:r w:rsidR="00B5491C">
          <w:t>treamwork</w:t>
        </w:r>
        <w:proofErr w:type="spellEnd"/>
        <w:r w:rsidR="00B5491C">
          <w:t xml:space="preserve"> </w:t>
        </w:r>
      </w:ins>
      <w:ins w:id="950" w:author="ghislain.aine" w:date="2015-10-29T15:19:00Z">
        <w:r>
          <w:t xml:space="preserve">; </w:t>
        </w:r>
      </w:ins>
      <w:ins w:id="951" w:author="jerome draillard" w:date="2015-10-29T11:13:00Z">
        <w:r w:rsidR="00B5491C">
          <w:t>on lui donne donc l'</w:t>
        </w:r>
        <w:del w:id="952" w:author="ghislain.aine" w:date="2015-10-29T15:18:00Z">
          <w:r w:rsidR="00B5491C" w:rsidDel="009965F3">
            <w:delText>extenstion</w:delText>
          </w:r>
        </w:del>
      </w:ins>
      <w:ins w:id="953" w:author="ghislain.aine" w:date="2015-10-29T15:18:00Z">
        <w:r>
          <w:t>extension</w:t>
        </w:r>
      </w:ins>
      <w:ins w:id="954" w:author="jerome draillard" w:date="2015-10-29T11:13:00Z">
        <w:r w:rsidR="00B5491C">
          <w:t xml:space="preserve"> </w:t>
        </w:r>
        <w:del w:id="955" w:author="ghislain.aine" w:date="2015-11-05T10:18:00Z">
          <w:r w:rsidR="00B5491C" w:rsidDel="008F03B7">
            <w:delText>"</w:delText>
          </w:r>
        </w:del>
        <w:r w:rsidR="00B5491C">
          <w:t>.</w:t>
        </w:r>
        <w:proofErr w:type="spellStart"/>
        <w:r w:rsidR="00B5491C">
          <w:t>swdl</w:t>
        </w:r>
        <w:proofErr w:type="spellEnd"/>
        <w:del w:id="956" w:author="ghislain.aine" w:date="2015-11-05T10:18:00Z">
          <w:r w:rsidR="00B5491C" w:rsidDel="008F03B7">
            <w:delText>"</w:delText>
          </w:r>
        </w:del>
        <w:r w:rsidR="00B5491C">
          <w:t>.</w:t>
        </w:r>
      </w:ins>
    </w:p>
    <w:p w:rsidR="00A43A6B" w:rsidRDefault="00A43A6B">
      <w:pPr>
        <w:rPr>
          <w:ins w:id="957" w:author="jerome draillard" w:date="2015-10-29T11:14:00Z"/>
        </w:rPr>
        <w:pPrChange w:id="958" w:author="jerome draillard" w:date="2015-10-29T11:11:00Z">
          <w:pPr>
            <w:pStyle w:val="Titre1"/>
          </w:pPr>
        </w:pPrChange>
      </w:pPr>
    </w:p>
    <w:p w:rsidR="00A43A6B" w:rsidRDefault="009965F3">
      <w:pPr>
        <w:rPr>
          <w:ins w:id="959" w:author="jerome draillard" w:date="2015-10-29T11:14:00Z"/>
        </w:rPr>
        <w:pPrChange w:id="960" w:author="jerome draillard" w:date="2015-10-29T11:11:00Z">
          <w:pPr>
            <w:pStyle w:val="Titre1"/>
          </w:pPr>
        </w:pPrChange>
      </w:pPr>
      <w:ins w:id="961" w:author="ghislain.aine" w:date="2015-10-29T15:19:00Z">
        <w:r>
          <w:t xml:space="preserve">- </w:t>
        </w:r>
      </w:ins>
      <w:ins w:id="962" w:author="jerome draillard" w:date="2015-10-29T11:14:00Z">
        <w:r w:rsidR="000C33D0">
          <w:t>Notre projet dépend</w:t>
        </w:r>
        <w:del w:id="963" w:author="ghislain.aine" w:date="2015-10-29T15:18:00Z">
          <w:r w:rsidR="000C33D0" w:rsidDel="009965F3">
            <w:delText>s</w:delText>
          </w:r>
        </w:del>
        <w:r w:rsidR="000C33D0">
          <w:t xml:space="preserve"> des projets </w:t>
        </w:r>
        <w:proofErr w:type="spellStart"/>
        <w:r w:rsidR="000C33D0">
          <w:t>SwCore</w:t>
        </w:r>
        <w:proofErr w:type="spellEnd"/>
        <w:r w:rsidR="000C33D0">
          <w:t xml:space="preserve"> et </w:t>
        </w:r>
        <w:proofErr w:type="spellStart"/>
        <w:r w:rsidR="000C33D0">
          <w:t>SwFondation</w:t>
        </w:r>
        <w:proofErr w:type="spellEnd"/>
        <w:r w:rsidR="000C33D0">
          <w:t xml:space="preserve"> comme tous les plugins </w:t>
        </w:r>
        <w:proofErr w:type="spellStart"/>
        <w:r w:rsidR="000C33D0">
          <w:t>streamwork</w:t>
        </w:r>
        <w:proofErr w:type="spellEnd"/>
        <w:r w:rsidR="000C33D0">
          <w:t>.</w:t>
        </w:r>
      </w:ins>
    </w:p>
    <w:p w:rsidR="00A43A6B" w:rsidRDefault="00A43A6B">
      <w:pPr>
        <w:rPr>
          <w:ins w:id="964" w:author="jerome draillard" w:date="2015-10-29T11:12:00Z"/>
        </w:rPr>
        <w:pPrChange w:id="965" w:author="jerome draillard" w:date="2015-10-29T11:11:00Z">
          <w:pPr>
            <w:pStyle w:val="Titre1"/>
          </w:pPr>
        </w:pPrChange>
      </w:pPr>
    </w:p>
    <w:p w:rsidR="00A43A6B" w:rsidRDefault="00B5491C">
      <w:pPr>
        <w:rPr>
          <w:ins w:id="966" w:author="ghislain.aine" w:date="2015-10-30T10:17:00Z"/>
        </w:rPr>
        <w:pPrChange w:id="967" w:author="jerome draillard" w:date="2015-10-29T11:11:00Z">
          <w:pPr>
            <w:pStyle w:val="Titre1"/>
          </w:pPr>
        </w:pPrChange>
      </w:pPr>
      <w:ins w:id="968" w:author="jerome draillard" w:date="2015-10-29T11:12:00Z">
        <w:r>
          <w:t xml:space="preserve">Notre projet est pour l'instant vide il n'y a donc aucune </w:t>
        </w:r>
      </w:ins>
      <w:ins w:id="969" w:author="jerome draillard" w:date="2015-10-29T11:14:00Z">
        <w:r w:rsidR="000C33D0">
          <w:t xml:space="preserve">autre </w:t>
        </w:r>
      </w:ins>
      <w:ins w:id="970" w:author="jerome draillard" w:date="2015-10-29T11:12:00Z">
        <w:r>
          <w:t>dépendances.</w:t>
        </w:r>
      </w:ins>
    </w:p>
    <w:p w:rsidR="00A43A6B" w:rsidRDefault="00A43A6B">
      <w:pPr>
        <w:rPr>
          <w:ins w:id="971" w:author="jerome draillard" w:date="2015-10-29T11:20:00Z"/>
        </w:rPr>
        <w:pPrChange w:id="972" w:author="jerome draillard" w:date="2015-10-29T11:11:00Z">
          <w:pPr>
            <w:pStyle w:val="Titre1"/>
          </w:pPr>
        </w:pPrChange>
      </w:pPr>
    </w:p>
    <w:p w:rsidR="00A43A6B" w:rsidRDefault="00AB7AB3">
      <w:pPr>
        <w:spacing w:after="200" w:line="276" w:lineRule="auto"/>
        <w:jc w:val="left"/>
        <w:rPr>
          <w:del w:id="973" w:author="ghislain.aine" w:date="2015-10-29T15:19:00Z"/>
        </w:rPr>
        <w:pPrChange w:id="974" w:author="jerome draillard" w:date="2015-10-29T11:20:00Z">
          <w:pPr>
            <w:pStyle w:val="Titre1"/>
          </w:pPr>
        </w:pPrChange>
      </w:pPr>
      <w:ins w:id="975" w:author="jerome draillard" w:date="2015-10-29T11:20:00Z">
        <w:del w:id="976" w:author="ghislain.aine" w:date="2015-10-29T15:19:00Z">
          <w:r w:rsidDel="009965F3">
            <w:delText>et d</w:delText>
          </w:r>
        </w:del>
      </w:ins>
      <w:ins w:id="977" w:author="ghislain.aine" w:date="2015-10-29T15:19:00Z">
        <w:r w:rsidR="009965F3">
          <w:t>D</w:t>
        </w:r>
      </w:ins>
      <w:ins w:id="978" w:author="jerome draillard" w:date="2015-10-29T11:20:00Z">
        <w:r>
          <w:t xml:space="preserve">ouble cliquer sur le fichier </w:t>
        </w:r>
        <w:del w:id="979" w:author="ghislain.aine" w:date="2015-11-05T10:18:00Z">
          <w:r w:rsidDel="008F03B7">
            <w:delText>"</w:delText>
          </w:r>
        </w:del>
        <w:r>
          <w:t>_project.dgx</w:t>
        </w:r>
        <w:del w:id="980" w:author="ghislain.aine" w:date="2015-11-05T10:18:00Z">
          <w:r w:rsidDel="008F03B7">
            <w:delText>"</w:delText>
          </w:r>
        </w:del>
        <w:r>
          <w:t>.</w:t>
        </w:r>
      </w:ins>
      <w:ins w:id="981" w:author="ghislain.aine" w:date="2015-10-29T15:19:00Z">
        <w:r w:rsidR="009965F3">
          <w:t xml:space="preserve"> </w:t>
        </w:r>
      </w:ins>
    </w:p>
    <w:p w:rsidR="002F39AB" w:rsidRDefault="002F39AB" w:rsidP="00AB7AB3">
      <w:pPr>
        <w:spacing w:after="200" w:line="276" w:lineRule="auto"/>
        <w:jc w:val="left"/>
        <w:rPr>
          <w:ins w:id="982" w:author="jerome draillard" w:date="2015-11-27T15:18:00Z"/>
        </w:rPr>
      </w:pPr>
    </w:p>
    <w:p w:rsidR="00AB7AB3" w:rsidDel="0013549D" w:rsidRDefault="00AB7AB3" w:rsidP="00AB7AB3">
      <w:pPr>
        <w:spacing w:after="200" w:line="276" w:lineRule="auto"/>
        <w:jc w:val="left"/>
        <w:rPr>
          <w:ins w:id="983" w:author="jerome draillard" w:date="2015-10-29T11:20:00Z"/>
          <w:del w:id="984" w:author="ghislain.aine" w:date="2015-10-30T10:17:00Z"/>
        </w:rPr>
      </w:pPr>
      <w:ins w:id="985" w:author="jerome draillard" w:date="2015-10-29T11:20:00Z">
        <w:r>
          <w:t>Que vient-il de se passer</w:t>
        </w:r>
      </w:ins>
      <w:ins w:id="986" w:author="ghislain.aine" w:date="2015-10-30T10:17:00Z">
        <w:r w:rsidR="0013549D">
          <w:t xml:space="preserve"> </w:t>
        </w:r>
      </w:ins>
      <w:ins w:id="987" w:author="jerome draillard" w:date="2015-10-29T11:20:00Z">
        <w:r>
          <w:t>?</w:t>
        </w:r>
      </w:ins>
    </w:p>
    <w:p w:rsidR="00A43A6B" w:rsidRDefault="00A43A6B">
      <w:pPr>
        <w:spacing w:after="200" w:line="276" w:lineRule="auto"/>
        <w:jc w:val="left"/>
        <w:rPr>
          <w:ins w:id="988" w:author="ghislain.aine" w:date="2015-10-30T10:17:00Z"/>
        </w:rPr>
        <w:pPrChange w:id="989" w:author="jerome draillard" w:date="2015-10-29T11:20:00Z">
          <w:pPr>
            <w:pStyle w:val="Titre1"/>
          </w:pPr>
        </w:pPrChange>
      </w:pPr>
    </w:p>
    <w:p w:rsidR="00A43A6B" w:rsidRDefault="00AB7AB3">
      <w:pPr>
        <w:spacing w:after="200" w:line="276" w:lineRule="auto"/>
        <w:jc w:val="left"/>
        <w:rPr>
          <w:ins w:id="990" w:author="jerome draillard" w:date="2015-10-29T11:20:00Z"/>
        </w:rPr>
        <w:pPrChange w:id="991" w:author="jerome draillard" w:date="2015-10-29T11:20:00Z">
          <w:pPr>
            <w:pStyle w:val="Titre1"/>
          </w:pPr>
        </w:pPrChange>
      </w:pPr>
      <w:ins w:id="992" w:author="jerome draillard" w:date="2015-10-29T11:20:00Z">
        <w:r>
          <w:t xml:space="preserve">Un fichier </w:t>
        </w:r>
        <w:del w:id="993" w:author="ghislain.aine" w:date="2015-11-05T10:18:00Z">
          <w:r w:rsidDel="008F03B7">
            <w:delText>"</w:delText>
          </w:r>
        </w:del>
        <w:r>
          <w:t>Demo.pro</w:t>
        </w:r>
        <w:del w:id="994" w:author="ghislain.aine" w:date="2015-11-05T10:18:00Z">
          <w:r w:rsidDel="008F03B7">
            <w:delText>"</w:delText>
          </w:r>
        </w:del>
        <w:r>
          <w:t xml:space="preserve"> et un fichier </w:t>
        </w:r>
        <w:del w:id="995" w:author="ghislain.aine" w:date="2015-11-05T10:18:00Z">
          <w:r w:rsidDel="008F03B7">
            <w:delText>"</w:delText>
          </w:r>
        </w:del>
        <w:proofErr w:type="spellStart"/>
        <w:r>
          <w:t>Demo.vcxproj</w:t>
        </w:r>
        <w:proofErr w:type="spellEnd"/>
        <w:del w:id="996" w:author="ghislain.aine" w:date="2015-11-05T10:18:00Z">
          <w:r w:rsidDel="008F03B7">
            <w:delText>"</w:delText>
          </w:r>
        </w:del>
        <w:r>
          <w:t xml:space="preserve"> </w:t>
        </w:r>
        <w:del w:id="997" w:author="ghislain.aine" w:date="2015-10-29T15:19:00Z">
          <w:r w:rsidDel="009965F3">
            <w:delText>vient</w:delText>
          </w:r>
        </w:del>
      </w:ins>
      <w:ins w:id="998" w:author="ghislain.aine" w:date="2015-10-29T15:19:00Z">
        <w:r w:rsidR="009965F3">
          <w:t>vienne</w:t>
        </w:r>
      </w:ins>
      <w:ins w:id="999" w:author="ghislain.aine" w:date="2015-10-29T15:20:00Z">
        <w:r w:rsidR="009965F3">
          <w:t>n</w:t>
        </w:r>
      </w:ins>
      <w:ins w:id="1000" w:author="ghislain.aine" w:date="2015-10-29T15:19:00Z">
        <w:r w:rsidR="009965F3">
          <w:t xml:space="preserve">t </w:t>
        </w:r>
      </w:ins>
      <w:ins w:id="1001" w:author="jerome draillard" w:date="2015-10-29T11:20:00Z">
        <w:del w:id="1002" w:author="ghislain.aine" w:date="2015-10-29T15:20:00Z">
          <w:r w:rsidDel="009965F3">
            <w:delText xml:space="preserve"> </w:delText>
          </w:r>
        </w:del>
        <w:r>
          <w:t>d'être cré</w:t>
        </w:r>
      </w:ins>
      <w:ins w:id="1003" w:author="ghislain.aine" w:date="2015-10-29T15:20:00Z">
        <w:r w:rsidR="009965F3">
          <w:t>és</w:t>
        </w:r>
      </w:ins>
      <w:ins w:id="1004" w:author="jerome draillard" w:date="2015-10-29T11:20:00Z">
        <w:del w:id="1005" w:author="ghislain.aine" w:date="2015-10-29T15:20:00Z">
          <w:r w:rsidDel="009965F3">
            <w:delText>e</w:delText>
          </w:r>
        </w:del>
        <w:r>
          <w:t>, générés à partir du .</w:t>
        </w:r>
        <w:proofErr w:type="spellStart"/>
        <w:r>
          <w:t>dgx</w:t>
        </w:r>
        <w:proofErr w:type="spellEnd"/>
        <w:r>
          <w:t xml:space="preserve"> par le </w:t>
        </w:r>
        <w:proofErr w:type="spellStart"/>
        <w:r>
          <w:t>LD</w:t>
        </w:r>
        <w:del w:id="1006" w:author="ghislain.aine" w:date="2015-10-29T15:21:00Z">
          <w:r w:rsidDel="009965F3">
            <w:delText>T</w:delText>
          </w:r>
        </w:del>
      </w:ins>
      <w:ins w:id="1007" w:author="ghislain.aine" w:date="2015-10-29T15:20:00Z">
        <w:r w:rsidR="009965F3">
          <w:t>T</w:t>
        </w:r>
      </w:ins>
      <w:ins w:id="1008" w:author="jerome draillard" w:date="2015-10-29T11:20:00Z">
        <w:r>
          <w:t>ools</w:t>
        </w:r>
        <w:proofErr w:type="spellEnd"/>
        <w:r>
          <w:t>.</w:t>
        </w:r>
      </w:ins>
    </w:p>
    <w:p w:rsidR="00A43A6B" w:rsidRDefault="00AB7AB3">
      <w:pPr>
        <w:spacing w:after="200" w:line="276" w:lineRule="auto"/>
        <w:jc w:val="left"/>
        <w:rPr>
          <w:ins w:id="1009" w:author="jerome draillard" w:date="2015-10-29T11:21:00Z"/>
        </w:rPr>
        <w:pPrChange w:id="1010" w:author="jerome draillard" w:date="2015-10-29T11:20:00Z">
          <w:pPr>
            <w:pStyle w:val="Titre1"/>
          </w:pPr>
        </w:pPrChange>
      </w:pPr>
      <w:ins w:id="1011" w:author="jerome draillard" w:date="2015-10-29T11:20:00Z">
        <w:r>
          <w:t xml:space="preserve">Ces deux fichiers définissent notre projet pour manipulation avec </w:t>
        </w:r>
        <w:del w:id="1012" w:author="ghislain.aine" w:date="2015-10-29T15:21:00Z">
          <w:r w:rsidDel="009965F3">
            <w:delText>v</w:delText>
          </w:r>
        </w:del>
      </w:ins>
      <w:ins w:id="1013" w:author="ghislain.aine" w:date="2015-10-29T15:21:00Z">
        <w:r w:rsidR="009965F3">
          <w:t>V</w:t>
        </w:r>
      </w:ins>
      <w:ins w:id="1014" w:author="jerome draillard" w:date="2015-10-29T11:20:00Z">
        <w:r>
          <w:t xml:space="preserve">isual 2013 muni de </w:t>
        </w:r>
      </w:ins>
      <w:ins w:id="1015" w:author="ghislain.aine" w:date="2015-10-29T15:21:00Z">
        <w:r w:rsidR="009965F3">
          <w:t>Q</w:t>
        </w:r>
      </w:ins>
      <w:ins w:id="1016" w:author="jerome draillard" w:date="2015-10-29T11:20:00Z">
        <w:del w:id="1017" w:author="ghislain.aine" w:date="2015-10-29T15:21:00Z">
          <w:r w:rsidDel="009965F3">
            <w:delText>q</w:delText>
          </w:r>
        </w:del>
        <w:r>
          <w:t>t</w:t>
        </w:r>
      </w:ins>
      <w:ins w:id="1018" w:author="jerome draillard" w:date="2015-10-29T11:21:00Z">
        <w:r>
          <w:t>5.5</w:t>
        </w:r>
      </w:ins>
      <w:ins w:id="1019" w:author="jerome draillard" w:date="2015-10-29T11:20:00Z">
        <w:r>
          <w:t>.</w:t>
        </w:r>
      </w:ins>
    </w:p>
    <w:p w:rsidR="00A43A6B" w:rsidRDefault="00AB7AB3">
      <w:pPr>
        <w:spacing w:after="200" w:line="276" w:lineRule="auto"/>
        <w:jc w:val="left"/>
        <w:rPr>
          <w:ins w:id="1020" w:author="jerome draillard" w:date="2015-10-29T11:21:00Z"/>
        </w:rPr>
        <w:pPrChange w:id="1021" w:author="jerome draillard" w:date="2015-10-29T11:20:00Z">
          <w:pPr>
            <w:pStyle w:val="Titre1"/>
          </w:pPr>
        </w:pPrChange>
      </w:pPr>
      <w:ins w:id="1022" w:author="jerome draillard" w:date="2015-10-29T11:21:00Z">
        <w:r>
          <w:t xml:space="preserve">Le </w:t>
        </w:r>
        <w:proofErr w:type="spellStart"/>
        <w:r>
          <w:t>LDTools</w:t>
        </w:r>
        <w:proofErr w:type="spellEnd"/>
        <w:r>
          <w:t xml:space="preserve"> a automatiquement rajouté au projet tout fichier contenu dans le dossier Sources et ses sous</w:t>
        </w:r>
        <w:del w:id="1023" w:author="ghislain.aine" w:date="2015-10-29T15:22:00Z">
          <w:r w:rsidDel="009965F3">
            <w:delText xml:space="preserve"> </w:delText>
          </w:r>
        </w:del>
      </w:ins>
      <w:ins w:id="1024" w:author="ghislain.aine" w:date="2015-10-29T15:22:00Z">
        <w:r w:rsidR="009965F3">
          <w:t>-</w:t>
        </w:r>
      </w:ins>
      <w:ins w:id="1025" w:author="jerome draillard" w:date="2015-10-29T11:21:00Z">
        <w:r>
          <w:t>dossier</w:t>
        </w:r>
      </w:ins>
      <w:ins w:id="1026" w:author="ghislain.aine" w:date="2015-10-29T15:22:00Z">
        <w:r w:rsidR="009965F3">
          <w:t>s</w:t>
        </w:r>
      </w:ins>
      <w:ins w:id="1027" w:author="jerome draillard" w:date="2015-10-29T11:21:00Z">
        <w:r>
          <w:t>.</w:t>
        </w:r>
      </w:ins>
    </w:p>
    <w:p w:rsidR="00A43A6B" w:rsidRDefault="00AB7AB3">
      <w:pPr>
        <w:spacing w:after="200" w:line="276" w:lineRule="auto"/>
        <w:jc w:val="left"/>
        <w:rPr>
          <w:ins w:id="1028" w:author="jerome draillard" w:date="2015-10-29T11:16:00Z"/>
        </w:rPr>
        <w:pPrChange w:id="1029" w:author="jerome draillard" w:date="2015-10-29T11:20:00Z">
          <w:pPr>
            <w:pStyle w:val="Titre1"/>
          </w:pPr>
        </w:pPrChange>
      </w:pPr>
      <w:ins w:id="1030" w:author="jerome draillard" w:date="2015-10-29T11:21:00Z">
        <w:r>
          <w:t>C'est à dire pour l'instant aucun.</w:t>
        </w:r>
      </w:ins>
      <w:ins w:id="1031" w:author="jerome draillard" w:date="2015-11-27T15:19:00Z">
        <w:r w:rsidR="004206F3">
          <w:t xml:space="preserve"> Lorsque l'on ajoute un nouveau fichier .h ou .</w:t>
        </w:r>
        <w:proofErr w:type="spellStart"/>
        <w:r w:rsidR="004206F3">
          <w:t>cpp</w:t>
        </w:r>
        <w:proofErr w:type="spellEnd"/>
        <w:r w:rsidR="004206F3">
          <w:t xml:space="preserve"> il faudra </w:t>
        </w:r>
        <w:proofErr w:type="spellStart"/>
        <w:r w:rsidR="004206F3">
          <w:t>regénérer</w:t>
        </w:r>
        <w:proofErr w:type="spellEnd"/>
        <w:r w:rsidR="004206F3">
          <w:t xml:space="preserve"> le .pro en double-cliquant sur le .</w:t>
        </w:r>
        <w:proofErr w:type="spellStart"/>
        <w:r w:rsidR="004206F3">
          <w:t>dgx</w:t>
        </w:r>
        <w:proofErr w:type="spellEnd"/>
        <w:r w:rsidR="004206F3">
          <w:t xml:space="preserve"> pour les ajouter au </w:t>
        </w:r>
        <w:proofErr w:type="spellStart"/>
        <w:r w:rsidR="004206F3">
          <w:t>vcxproj</w:t>
        </w:r>
        <w:proofErr w:type="spellEnd"/>
        <w:r w:rsidR="004206F3">
          <w:t xml:space="preserve"> et les voir dans </w:t>
        </w:r>
        <w:proofErr w:type="spellStart"/>
        <w:r w:rsidR="004206F3">
          <w:t>visual</w:t>
        </w:r>
        <w:proofErr w:type="spellEnd"/>
        <w:r w:rsidR="004206F3">
          <w:t>.</w:t>
        </w:r>
      </w:ins>
    </w:p>
    <w:p w:rsidR="00A43A6B" w:rsidRDefault="00A43A6B">
      <w:pPr>
        <w:rPr>
          <w:ins w:id="1032" w:author="jerome draillard" w:date="2015-10-29T11:16:00Z"/>
          <w:del w:id="1033" w:author="ghislain.aine" w:date="2015-10-30T10:16:00Z"/>
        </w:rPr>
        <w:pPrChange w:id="1034" w:author="jerome draillard" w:date="2015-10-29T11:11:00Z">
          <w:pPr>
            <w:pStyle w:val="Titre1"/>
          </w:pPr>
        </w:pPrChange>
      </w:pPr>
    </w:p>
    <w:p w:rsidR="00A43A6B" w:rsidRDefault="00A43A6B">
      <w:pPr>
        <w:rPr>
          <w:ins w:id="1035" w:author="jerome draillard" w:date="2015-10-29T11:16:00Z"/>
          <w:del w:id="1036" w:author="ghislain.aine" w:date="2015-10-29T15:22:00Z"/>
        </w:rPr>
        <w:pPrChange w:id="1037" w:author="jerome draillard" w:date="2015-10-29T11:11:00Z">
          <w:pPr>
            <w:pStyle w:val="Titre1"/>
          </w:pPr>
        </w:pPrChange>
      </w:pPr>
    </w:p>
    <w:p w:rsidR="00A43A6B" w:rsidRDefault="00A43A6B">
      <w:pPr>
        <w:rPr>
          <w:ins w:id="1038" w:author="jerome draillard" w:date="2015-10-29T11:16:00Z"/>
          <w:del w:id="1039" w:author="ghislain.aine" w:date="2015-10-30T10:16:00Z"/>
        </w:rPr>
        <w:pPrChange w:id="1040" w:author="jerome draillard" w:date="2015-10-29T11:11:00Z">
          <w:pPr>
            <w:pStyle w:val="Titre1"/>
          </w:pPr>
        </w:pPrChange>
      </w:pPr>
    </w:p>
    <w:p w:rsidR="00A43A6B" w:rsidRDefault="00A43A6B">
      <w:pPr>
        <w:rPr>
          <w:del w:id="1041" w:author="ghislain.aine" w:date="2015-10-30T10:16:00Z"/>
        </w:rPr>
        <w:pPrChange w:id="1042" w:author="jerome draillard" w:date="2015-10-29T11:11:00Z">
          <w:pPr>
            <w:pStyle w:val="Titre1"/>
          </w:pPr>
        </w:pPrChange>
      </w:pPr>
    </w:p>
    <w:p w:rsidR="00EF2FAC" w:rsidRPr="00330713" w:rsidRDefault="00EF2FAC" w:rsidP="00DC78B5">
      <w:pPr>
        <w:pStyle w:val="Paragraphedeliste"/>
      </w:pPr>
    </w:p>
    <w:p w:rsidR="00AC7B68" w:rsidRDefault="00275838">
      <w:pPr>
        <w:pStyle w:val="Titre2"/>
      </w:pPr>
      <w:bookmarkStart w:id="1043" w:name="_Toc354393970"/>
      <w:r w:rsidRPr="00275838">
        <w:t xml:space="preserve">Création d'un plugin </w:t>
      </w:r>
      <w:r w:rsidR="006B6ED9">
        <w:t xml:space="preserve">et de </w:t>
      </w:r>
      <w:r w:rsidRPr="00275838">
        <w:t>composant</w:t>
      </w:r>
      <w:r>
        <w:t>s</w:t>
      </w:r>
      <w:bookmarkEnd w:id="1043"/>
    </w:p>
    <w:p w:rsidR="005600A2" w:rsidRPr="005600A2" w:rsidRDefault="005600A2" w:rsidP="00DC78B5"/>
    <w:p w:rsidR="005310DE" w:rsidRDefault="006B6ED9" w:rsidP="00DC78B5">
      <w:pPr>
        <w:rPr>
          <w:ins w:id="1044" w:author="jerome draillard" w:date="2015-10-29T11:25:00Z"/>
        </w:rPr>
      </w:pPr>
      <w:r>
        <w:lastRenderedPageBreak/>
        <w:t xml:space="preserve">Le premier TP consiste à un créer un nouveau plugin </w:t>
      </w:r>
      <w:ins w:id="1045" w:author="jerome draillard" w:date="2015-10-29T11:16:00Z">
        <w:r w:rsidR="002C06DD">
          <w:t>(correspondant au projet que l'on vient de créer</w:t>
        </w:r>
        <w:del w:id="1046" w:author="ghislain.aine" w:date="2015-10-29T15:22:00Z">
          <w:r w:rsidR="002C06DD" w:rsidDel="009965F3">
            <w:delText xml:space="preserve"> </w:delText>
          </w:r>
        </w:del>
        <w:r w:rsidR="002C06DD">
          <w:t xml:space="preserve">). </w:t>
        </w:r>
      </w:ins>
    </w:p>
    <w:p w:rsidR="005310DE" w:rsidRDefault="005310DE" w:rsidP="00DC78B5">
      <w:pPr>
        <w:rPr>
          <w:ins w:id="1047" w:author="jerome draillard" w:date="2015-10-29T11:25:00Z"/>
        </w:rPr>
      </w:pPr>
    </w:p>
    <w:p w:rsidR="006B6ED9" w:rsidRDefault="002C06DD" w:rsidP="00DC78B5">
      <w:ins w:id="1048" w:author="jerome draillard" w:date="2015-10-29T11:16:00Z">
        <w:r>
          <w:t>Ce</w:t>
        </w:r>
      </w:ins>
      <w:ins w:id="1049" w:author="jerome draillard" w:date="2015-10-29T11:17:00Z">
        <w:r w:rsidR="007E3053">
          <w:t xml:space="preserve"> </w:t>
        </w:r>
      </w:ins>
      <w:ins w:id="1050" w:author="jerome draillard" w:date="2015-10-29T11:16:00Z">
        <w:r>
          <w:t xml:space="preserve">plugin </w:t>
        </w:r>
      </w:ins>
      <w:r w:rsidR="006B6ED9">
        <w:t>cont</w:t>
      </w:r>
      <w:ins w:id="1051" w:author="jerome draillard" w:date="2015-10-29T11:16:00Z">
        <w:r>
          <w:t>i</w:t>
        </w:r>
      </w:ins>
      <w:r w:rsidR="006B6ED9">
        <w:t>en</w:t>
      </w:r>
      <w:ins w:id="1052" w:author="jerome draillard" w:date="2015-10-29T11:16:00Z">
        <w:r>
          <w:t>t</w:t>
        </w:r>
      </w:ins>
      <w:del w:id="1053" w:author="jerome draillard" w:date="2015-10-29T11:16:00Z">
        <w:r w:rsidR="006B6ED9" w:rsidDel="002C06DD">
          <w:delText>ant</w:delText>
        </w:r>
      </w:del>
      <w:r w:rsidR="006B6ED9">
        <w:t xml:space="preserve"> deux composants</w:t>
      </w:r>
      <w:del w:id="1054" w:author="jerome draillard" w:date="2015-10-29T10:50:00Z">
        <w:r w:rsidR="006B6ED9" w:rsidDel="00F634BC">
          <w:delText>, en utilisant deux méthodes : le SwGenerator, et création manuelle.</w:delText>
        </w:r>
      </w:del>
      <w:ins w:id="1055" w:author="jerome draillard" w:date="2015-10-29T10:50:00Z">
        <w:r w:rsidR="00F634BC">
          <w:t>.</w:t>
        </w:r>
      </w:ins>
    </w:p>
    <w:p w:rsidR="000E359C" w:rsidRDefault="000E359C" w:rsidP="00DC78B5"/>
    <w:p w:rsidR="006B6ED9" w:rsidRDefault="006B6ED9" w:rsidP="00E4115C">
      <w:pPr>
        <w:pStyle w:val="Paragraphedeliste"/>
        <w:numPr>
          <w:ilvl w:val="0"/>
          <w:numId w:val="10"/>
        </w:numPr>
      </w:pPr>
      <w:r>
        <w:t xml:space="preserve">Le premier composant, </w:t>
      </w:r>
      <w:del w:id="1056" w:author="ghislain.aine" w:date="2015-11-04T16:42:00Z">
        <w:r w:rsidR="009E5579" w:rsidDel="003230A6">
          <w:delText>Demo</w:delText>
        </w:r>
      </w:del>
      <w:proofErr w:type="spellStart"/>
      <w:r w:rsidR="009E5579">
        <w:t>CoreComponent</w:t>
      </w:r>
      <w:proofErr w:type="spellEnd"/>
      <w:ins w:id="1057" w:author="jerome draillard" w:date="2015-10-29T10:50:00Z">
        <w:r w:rsidR="00117B35">
          <w:t xml:space="preserve"> </w:t>
        </w:r>
      </w:ins>
      <w:del w:id="1058" w:author="jerome draillard" w:date="2015-10-29T10:50:00Z">
        <w:r w:rsidR="009E5579" w:rsidDel="00117B35">
          <w:delText xml:space="preserve">, est créé avec le SwGenerator. Il </w:delText>
        </w:r>
      </w:del>
      <w:r>
        <w:t>contient une variable dont la valeur est définie dans le constructeur. Il fourni une interface qui permet de récupérer la valeur de la variable.</w:t>
      </w:r>
    </w:p>
    <w:p w:rsidR="000E359C" w:rsidRDefault="000E359C" w:rsidP="00DC78B5"/>
    <w:p w:rsidR="006B6ED9" w:rsidRDefault="006B6ED9" w:rsidP="00E4115C">
      <w:pPr>
        <w:pStyle w:val="Paragraphedeliste"/>
        <w:numPr>
          <w:ilvl w:val="0"/>
          <w:numId w:val="10"/>
        </w:numPr>
      </w:pPr>
      <w:r>
        <w:t xml:space="preserve">Le deuxième composant, </w:t>
      </w:r>
      <w:del w:id="1059" w:author="ghislain.aine" w:date="2015-11-04T16:42:00Z">
        <w:r w:rsidR="00490C63" w:rsidDel="003230A6">
          <w:delText>Demo</w:delText>
        </w:r>
      </w:del>
      <w:proofErr w:type="spellStart"/>
      <w:ins w:id="1060" w:author="ghislain.aine" w:date="2015-11-04T16:42:00Z">
        <w:r w:rsidR="003230A6">
          <w:t>Value</w:t>
        </w:r>
      </w:ins>
      <w:r w:rsidR="00490C63">
        <w:t>U</w:t>
      </w:r>
      <w:del w:id="1061" w:author="ghislain.aine" w:date="2015-11-04T16:42:00Z">
        <w:r w:rsidR="00490C63" w:rsidDel="003230A6">
          <w:delText>I</w:delText>
        </w:r>
      </w:del>
      <w:ins w:id="1062" w:author="ghislain.aine" w:date="2015-11-04T16:42:00Z">
        <w:r w:rsidR="003230A6">
          <w:t>i</w:t>
        </w:r>
      </w:ins>
      <w:r w:rsidR="00490C63">
        <w:t>Component</w:t>
      </w:r>
      <w:proofErr w:type="spellEnd"/>
      <w:ins w:id="1063" w:author="jerome draillard" w:date="2015-10-29T10:51:00Z">
        <w:r w:rsidR="00F16AF1">
          <w:t xml:space="preserve"> </w:t>
        </w:r>
      </w:ins>
      <w:del w:id="1064" w:author="jerome draillard" w:date="2015-10-29T10:51:00Z">
        <w:r w:rsidR="009E5579" w:rsidDel="00F16AF1">
          <w:delText xml:space="preserve">, est </w:delText>
        </w:r>
      </w:del>
      <w:del w:id="1065" w:author="jerome draillard" w:date="2015-10-29T10:50:00Z">
        <w:r w:rsidR="009E5579" w:rsidDel="00F16AF1">
          <w:delText>créé manuellement. Il</w:delText>
        </w:r>
        <w:r w:rsidDel="00F16AF1">
          <w:delText xml:space="preserve"> </w:delText>
        </w:r>
      </w:del>
      <w:r>
        <w:t>récupère la valeur de la variable détenue par le premier composant via une interface, et l'affiche dans une fenêtre.</w:t>
      </w:r>
    </w:p>
    <w:p w:rsidR="000E359C" w:rsidDel="003230A6" w:rsidRDefault="000E359C" w:rsidP="000E359C">
      <w:pPr>
        <w:pStyle w:val="Paragraphedeliste"/>
        <w:rPr>
          <w:del w:id="1066" w:author="ghislain.aine" w:date="2015-11-04T16:43:00Z"/>
        </w:rPr>
      </w:pPr>
    </w:p>
    <w:p w:rsidR="00A75F59" w:rsidDel="003230A6" w:rsidRDefault="00A75F59" w:rsidP="00DC78B5">
      <w:pPr>
        <w:rPr>
          <w:del w:id="1067" w:author="ghislain.aine" w:date="2015-11-04T16:43:00Z"/>
        </w:rPr>
      </w:pPr>
      <w:del w:id="1068" w:author="ghislain.aine" w:date="2015-11-04T16:43:00Z">
        <w:r w:rsidDel="003230A6">
          <w:delText>Chaque composant est créé dans un répertoire indépendant.</w:delText>
        </w:r>
      </w:del>
    </w:p>
    <w:p w:rsidR="006B6ED9" w:rsidDel="003230A6" w:rsidRDefault="006B6ED9" w:rsidP="00DC78B5">
      <w:pPr>
        <w:pStyle w:val="Paragraphedeliste"/>
        <w:rPr>
          <w:del w:id="1069" w:author="ghislain.aine" w:date="2015-11-04T16:43:00Z"/>
        </w:rPr>
      </w:pPr>
    </w:p>
    <w:p w:rsidR="000E359C" w:rsidRDefault="000E359C" w:rsidP="00DC78B5">
      <w:pPr>
        <w:pStyle w:val="Paragraphedeliste"/>
      </w:pPr>
    </w:p>
    <w:p w:rsidR="00490005" w:rsidRDefault="006B6ED9" w:rsidP="00490005">
      <w:pPr>
        <w:pStyle w:val="Titre3"/>
      </w:pPr>
      <w:bookmarkStart w:id="1070" w:name="_Toc354393971"/>
      <w:commentRangeStart w:id="1071"/>
      <w:r>
        <w:t>Création du plugin et du premier composant</w:t>
      </w:r>
      <w:bookmarkEnd w:id="1070"/>
      <w:commentRangeEnd w:id="1071"/>
      <w:r w:rsidR="00006C92">
        <w:rPr>
          <w:rStyle w:val="Marquedecommentaire"/>
          <w:color w:val="auto"/>
        </w:rPr>
        <w:commentReference w:id="1071"/>
      </w:r>
    </w:p>
    <w:p w:rsidR="00EF2FAC" w:rsidRDefault="00EF2FAC" w:rsidP="00DC78B5">
      <w:pPr>
        <w:pStyle w:val="Paragraphedeliste"/>
      </w:pPr>
    </w:p>
    <w:p w:rsidR="00490005" w:rsidRDefault="00E31A1C" w:rsidP="00490005">
      <w:pPr>
        <w:pStyle w:val="Titre4"/>
        <w:rPr>
          <w:ins w:id="1072" w:author="jerome draillard" w:date="2015-10-29T11:26:00Z"/>
        </w:rPr>
      </w:pPr>
      <w:del w:id="1073" w:author="jerome draillard" w:date="2015-10-29T10:56:00Z">
        <w:r w:rsidDel="000A4D2E">
          <w:delText>Génération</w:delText>
        </w:r>
      </w:del>
      <w:ins w:id="1074" w:author="jerome draillard" w:date="2015-10-29T11:24:00Z">
        <w:r w:rsidR="00AB7AB3">
          <w:t>Plugin</w:t>
        </w:r>
      </w:ins>
    </w:p>
    <w:p w:rsidR="00A43A6B" w:rsidRDefault="00A43A6B">
      <w:pPr>
        <w:rPr>
          <w:ins w:id="1075" w:author="jerome draillard" w:date="2015-10-29T11:25:00Z"/>
        </w:rPr>
        <w:pPrChange w:id="1076" w:author="jerome draillard" w:date="2015-10-29T11:26:00Z">
          <w:pPr>
            <w:pStyle w:val="Titre4"/>
          </w:pPr>
        </w:pPrChange>
      </w:pPr>
    </w:p>
    <w:p w:rsidR="00A43A6B" w:rsidRDefault="000F2109">
      <w:pPr>
        <w:rPr>
          <w:ins w:id="1077" w:author="jerome draillard" w:date="2015-10-29T11:25:00Z"/>
        </w:rPr>
        <w:pPrChange w:id="1078" w:author="jerome draillard" w:date="2015-10-29T11:25:00Z">
          <w:pPr>
            <w:pStyle w:val="Titre4"/>
          </w:pPr>
        </w:pPrChange>
      </w:pPr>
      <w:ins w:id="1079" w:author="jerome draillard" w:date="2015-10-29T11:25:00Z">
        <w:r>
          <w:t>La première chose à faire est de créer le plugin qui va accueillir nos deux nouveaux composants.</w:t>
        </w:r>
      </w:ins>
    </w:p>
    <w:p w:rsidR="00A43A6B" w:rsidRDefault="000F2109">
      <w:pPr>
        <w:rPr>
          <w:ins w:id="1080" w:author="jerome draillard" w:date="2015-11-27T15:26:00Z"/>
        </w:rPr>
        <w:pPrChange w:id="1081" w:author="jerome draillard" w:date="2015-10-29T11:25:00Z">
          <w:pPr>
            <w:pStyle w:val="Titre4"/>
          </w:pPr>
        </w:pPrChange>
      </w:pPr>
      <w:ins w:id="1082" w:author="jerome draillard" w:date="2015-10-29T11:25:00Z">
        <w:r>
          <w:t>Un plugin es</w:t>
        </w:r>
        <w:r w:rsidR="00970554">
          <w:t>t une librairie dynamique .</w:t>
        </w:r>
        <w:proofErr w:type="spellStart"/>
        <w:r w:rsidR="00970554">
          <w:t>swdl</w:t>
        </w:r>
      </w:ins>
      <w:proofErr w:type="spellEnd"/>
      <w:ins w:id="1083" w:author="jerome draillard" w:date="2015-11-27T15:25:00Z">
        <w:r w:rsidR="00970554">
          <w:t xml:space="preserve"> muni d'un point d'entrée spécifique qui va permettre à </w:t>
        </w:r>
        <w:proofErr w:type="spellStart"/>
        <w:r w:rsidR="00970554">
          <w:t>Streamwork</w:t>
        </w:r>
        <w:proofErr w:type="spellEnd"/>
        <w:r w:rsidR="00970554">
          <w:t xml:space="preserve"> de la charger dynamiquement.</w:t>
        </w:r>
      </w:ins>
    </w:p>
    <w:p w:rsidR="00A43A6B" w:rsidRDefault="000C6F61">
      <w:pPr>
        <w:pPrChange w:id="1084" w:author="jerome draillard" w:date="2015-11-27T15:26:00Z">
          <w:pPr>
            <w:pStyle w:val="Titre4"/>
          </w:pPr>
        </w:pPrChange>
      </w:pPr>
      <w:ins w:id="1085" w:author="jerome draillard" w:date="2015-11-27T15:26:00Z">
        <w:r>
          <w:t xml:space="preserve">Ce point d'entrée permettra à </w:t>
        </w:r>
        <w:proofErr w:type="spellStart"/>
        <w:r>
          <w:t>Streamwork</w:t>
        </w:r>
        <w:proofErr w:type="spellEnd"/>
        <w:r>
          <w:t xml:space="preserve"> d'</w:t>
        </w:r>
      </w:ins>
      <w:proofErr w:type="spellStart"/>
      <w:ins w:id="1086" w:author="jerome draillard" w:date="2015-10-29T11:25:00Z">
        <w:r w:rsidR="000F2109">
          <w:t>accèder</w:t>
        </w:r>
        <w:proofErr w:type="spellEnd"/>
        <w:r w:rsidR="000F2109">
          <w:t xml:space="preserve"> </w:t>
        </w:r>
      </w:ins>
      <w:ins w:id="1087" w:author="jerome draillard" w:date="2015-11-27T15:26:00Z">
        <w:r>
          <w:t xml:space="preserve">à la </w:t>
        </w:r>
      </w:ins>
      <w:ins w:id="1088" w:author="jerome draillard" w:date="2015-10-29T11:25:00Z">
        <w:r w:rsidR="000F2109">
          <w:t xml:space="preserve">classe </w:t>
        </w:r>
      </w:ins>
      <w:proofErr w:type="spellStart"/>
      <w:ins w:id="1089" w:author="jerome draillard" w:date="2015-10-29T11:26:00Z">
        <w:r w:rsidR="000F2109" w:rsidRPr="000F2109">
          <w:t>SwPluginFactory_Class</w:t>
        </w:r>
        <w:proofErr w:type="spellEnd"/>
        <w:r w:rsidR="000F2109">
          <w:t xml:space="preserve"> </w:t>
        </w:r>
      </w:ins>
      <w:ins w:id="1090" w:author="jerome draillard" w:date="2015-11-27T15:26:00Z">
        <w:r w:rsidR="00DD4114">
          <w:t>que l'on va définir</w:t>
        </w:r>
      </w:ins>
      <w:ins w:id="1091" w:author="jerome draillard" w:date="2015-10-29T11:26:00Z">
        <w:r w:rsidR="000F2109">
          <w:t xml:space="preserve"> dans le projet </w:t>
        </w:r>
        <w:proofErr w:type="spellStart"/>
        <w:r w:rsidR="000F2109">
          <w:t>SwCore</w:t>
        </w:r>
        <w:proofErr w:type="spellEnd"/>
        <w:r w:rsidR="000F2109">
          <w:t>.</w:t>
        </w:r>
      </w:ins>
      <w:ins w:id="1092" w:author="jerome draillard" w:date="2015-11-27T15:26:00Z">
        <w:r w:rsidR="00DD4114">
          <w:t xml:space="preserve"> Cette </w:t>
        </w:r>
        <w:proofErr w:type="spellStart"/>
        <w:r w:rsidR="00DD4114">
          <w:t>factory</w:t>
        </w:r>
        <w:proofErr w:type="spellEnd"/>
        <w:r w:rsidR="00DD4114">
          <w:t xml:space="preserve"> permettra d'instancier les composants que contient le plugin.</w:t>
        </w:r>
      </w:ins>
    </w:p>
    <w:p w:rsidR="00E31A1C" w:rsidRDefault="00E31A1C" w:rsidP="000E359C"/>
    <w:p w:rsidR="006B6ED9" w:rsidDel="007E3053" w:rsidRDefault="006B6ED9" w:rsidP="000E359C">
      <w:pPr>
        <w:rPr>
          <w:del w:id="1093" w:author="jerome draillard" w:date="2015-10-29T11:17:00Z"/>
        </w:rPr>
      </w:pPr>
      <w:del w:id="1094" w:author="jerome draillard" w:date="2015-10-29T11:17:00Z">
        <w:r w:rsidDel="007E3053">
          <w:delText>Avant de créer le plugin, il faut définir son arborescence de base.</w:delText>
        </w:r>
      </w:del>
    </w:p>
    <w:p w:rsidR="006B6ED9" w:rsidDel="006A1F79" w:rsidRDefault="006B6ED9" w:rsidP="000E359C">
      <w:pPr>
        <w:rPr>
          <w:del w:id="1095" w:author="jerome draillard" w:date="2015-10-29T11:05:00Z"/>
        </w:rPr>
      </w:pPr>
      <w:del w:id="1096" w:author="jerome draillard" w:date="2015-10-29T11:05:00Z">
        <w:r w:rsidDel="006A1F79">
          <w:delText>Pour cela, créer les répertoire</w:delText>
        </w:r>
      </w:del>
      <w:ins w:id="1097" w:author="Alexandre Blin" w:date="2015-08-04T16:55:00Z">
        <w:del w:id="1098" w:author="jerome draillard" w:date="2015-10-29T11:05:00Z">
          <w:r w:rsidR="00FC3DE6" w:rsidDel="006A1F79">
            <w:delText>s</w:delText>
          </w:r>
        </w:del>
      </w:ins>
      <w:del w:id="1099" w:author="jerome draillard" w:date="2015-10-29T11:05:00Z">
        <w:r w:rsidDel="006A1F79">
          <w:delText xml:space="preserve"> "Tp</w:delText>
        </w:r>
      </w:del>
      <w:ins w:id="1100" w:author="giacomo.rombaut" w:date="2015-04-14T15:19:00Z">
        <w:del w:id="1101" w:author="jerome draillard" w:date="2015-10-29T11:05:00Z">
          <w:r w:rsidR="00EE3541" w:rsidDel="006A1F79">
            <w:delText>Sources</w:delText>
          </w:r>
        </w:del>
      </w:ins>
      <w:del w:id="1102" w:author="jerome draillard" w:date="2015-10-29T11:05:00Z">
        <w:r w:rsidR="002C1DB7" w:rsidDel="006A1F79">
          <w:delText>"</w:delText>
        </w:r>
        <w:r w:rsidDel="006A1F79">
          <w:delText xml:space="preserve"> et "</w:delText>
        </w:r>
      </w:del>
      <w:ins w:id="1103" w:author="giacomo.rombaut" w:date="2015-04-14T15:20:00Z">
        <w:del w:id="1104" w:author="jerome draillard" w:date="2015-10-29T10:48:00Z">
          <w:r w:rsidR="00EE3541" w:rsidRPr="00EE3541" w:rsidDel="001E2601">
            <w:delText>Artifacts</w:delText>
          </w:r>
        </w:del>
      </w:ins>
      <w:del w:id="1105" w:author="jerome draillard" w:date="2015-10-29T11:05:00Z">
        <w:r w:rsidDel="006A1F79">
          <w:delText>src" selon l'arborescence suivante:</w:delText>
        </w:r>
      </w:del>
    </w:p>
    <w:p w:rsidR="00EE3541" w:rsidDel="006A1F79" w:rsidRDefault="00EE3541" w:rsidP="000E359C">
      <w:pPr>
        <w:jc w:val="center"/>
        <w:rPr>
          <w:ins w:id="1106" w:author="giacomo.rombaut" w:date="2015-04-14T15:20:00Z"/>
          <w:del w:id="1107" w:author="jerome draillard" w:date="2015-10-29T11:05:00Z"/>
          <w:lang w:val="en-US"/>
        </w:rPr>
      </w:pPr>
      <w:ins w:id="1108" w:author="giacomo.rombaut" w:date="2015-04-14T15:20:00Z">
        <w:del w:id="1109" w:author="jerome draillard" w:date="2015-10-29T11:05:00Z">
          <w:r w:rsidRPr="00EE3541" w:rsidDel="006A1F79">
            <w:rPr>
              <w:lang w:val="en-US"/>
            </w:rPr>
            <w:delText>C:\tt4\TP\</w:delText>
          </w:r>
          <w:r w:rsidR="004D7EE5" w:rsidRPr="004D7EE5">
            <w:rPr>
              <w:lang w:val="en-US"/>
              <w:rPrChange w:id="1110" w:author="giacomo.rombaut" w:date="2015-04-14T16:32:00Z">
                <w:rPr>
                  <w:color w:val="0000FF" w:themeColor="hyperlink"/>
                  <w:u w:val="single"/>
                </w:rPr>
              </w:rPrChange>
            </w:rPr>
            <w:delText>Sources</w:delText>
          </w:r>
        </w:del>
      </w:ins>
    </w:p>
    <w:p w:rsidR="00EE3541" w:rsidRPr="006B6ED9" w:rsidDel="006A1F79" w:rsidRDefault="006B6ED9" w:rsidP="000E359C">
      <w:pPr>
        <w:jc w:val="center"/>
        <w:rPr>
          <w:del w:id="1111" w:author="jerome draillard" w:date="2015-10-29T11:05:00Z"/>
          <w:lang w:val="en-US"/>
        </w:rPr>
      </w:pPr>
      <w:del w:id="1112" w:author="jerome draillard" w:date="2015-10-29T11:05:00Z">
        <w:r w:rsidRPr="006B6ED9" w:rsidDel="006A1F79">
          <w:rPr>
            <w:lang w:val="en-US"/>
          </w:rPr>
          <w:delText>C:\projects\Modules\Starlinx\TP\src</w:delText>
        </w:r>
      </w:del>
      <w:ins w:id="1113" w:author="giacomo.rombaut" w:date="2015-04-14T15:20:00Z">
        <w:del w:id="1114" w:author="jerome draillard" w:date="2015-10-29T11:05:00Z">
          <w:r w:rsidR="00EE3541" w:rsidRPr="00EE3541" w:rsidDel="006A1F79">
            <w:rPr>
              <w:lang w:val="en-US"/>
            </w:rPr>
            <w:delText>C:\tt4\TP\</w:delText>
          </w:r>
        </w:del>
        <w:del w:id="1115" w:author="jerome draillard" w:date="2015-10-29T10:48:00Z">
          <w:r w:rsidR="00EE3541" w:rsidRPr="00EE3541" w:rsidDel="001E2601">
            <w:rPr>
              <w:lang w:val="en-US"/>
            </w:rPr>
            <w:delText>Artifacts</w:delText>
          </w:r>
        </w:del>
      </w:ins>
    </w:p>
    <w:p w:rsidR="006B6ED9" w:rsidDel="006A1F79" w:rsidRDefault="006B6ED9" w:rsidP="000E359C">
      <w:pPr>
        <w:rPr>
          <w:del w:id="1116" w:author="jerome draillard" w:date="2015-10-29T11:05:00Z"/>
          <w:lang w:val="en-US"/>
        </w:rPr>
      </w:pPr>
    </w:p>
    <w:p w:rsidR="006B6ED9" w:rsidDel="000A4D2E" w:rsidRDefault="006B6ED9" w:rsidP="000E359C">
      <w:pPr>
        <w:rPr>
          <w:del w:id="1117" w:author="jerome draillard" w:date="2015-10-29T10:56:00Z"/>
        </w:rPr>
      </w:pPr>
      <w:del w:id="1118" w:author="jerome draillard" w:date="2015-10-29T10:56:00Z">
        <w:r w:rsidRPr="006B6ED9" w:rsidDel="000A4D2E">
          <w:delText>La création du premier composant se fait à l'a</w:delText>
        </w:r>
        <w:r w:rsidDel="000A4D2E">
          <w:delText xml:space="preserve">ide </w:delText>
        </w:r>
        <w:r w:rsidR="00490C63" w:rsidDel="000A4D2E">
          <w:delText>d</w:delText>
        </w:r>
        <w:r w:rsidDel="000A4D2E">
          <w:delText>u SwGenerator.</w:delText>
        </w:r>
      </w:del>
    </w:p>
    <w:p w:rsidR="006B6ED9" w:rsidDel="000A4D2E" w:rsidRDefault="006B6ED9" w:rsidP="000E359C">
      <w:pPr>
        <w:rPr>
          <w:del w:id="1119" w:author="jerome draillard" w:date="2015-10-29T10:56:00Z"/>
        </w:rPr>
      </w:pPr>
      <w:del w:id="1120" w:author="jerome draillard" w:date="2015-10-29T10:56:00Z">
        <w:r w:rsidDel="000A4D2E">
          <w:delText>Lancer le générateur, et suivre les indications, en remplissant les champs avec les informations présentes dans l'illustration.</w:delText>
        </w:r>
      </w:del>
    </w:p>
    <w:p w:rsidR="006B6ED9" w:rsidDel="000A5387" w:rsidRDefault="006B6ED9" w:rsidP="00DC78B5">
      <w:pPr>
        <w:pStyle w:val="Paragraphedeliste"/>
        <w:rPr>
          <w:del w:id="1121" w:author="jerome draillard" w:date="2015-10-29T10:57:00Z"/>
        </w:rPr>
      </w:pPr>
    </w:p>
    <w:p w:rsidR="002A016C" w:rsidDel="000A5387" w:rsidRDefault="00A43A6B" w:rsidP="002A016C">
      <w:pPr>
        <w:keepNext/>
        <w:jc w:val="center"/>
        <w:rPr>
          <w:del w:id="1122" w:author="jerome draillard" w:date="2015-10-29T10:57:00Z"/>
        </w:rPr>
      </w:pPr>
      <w:del w:id="1123" w:author="jerome draillard" w:date="2015-10-29T10:56:00Z">
        <w:r>
          <w:rPr>
            <w:noProof/>
            <w:lang w:eastAsia="fr-FR"/>
            <w:rPrChange w:id="1124" w:author="Unknown">
              <w:rPr>
                <w:noProof/>
                <w:color w:val="0000FF" w:themeColor="hyperlink"/>
                <w:u w:val="single"/>
                <w:lang w:eastAsia="fr-FR"/>
              </w:rPr>
            </w:rPrChange>
          </w:rPr>
          <w:drawing>
            <wp:inline distT="0" distB="0" distL="0" distR="0">
              <wp:extent cx="5495925" cy="1000125"/>
              <wp:effectExtent l="19050" t="0" r="9525" b="0"/>
              <wp:docPr id="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srcRect/>
                      <a:stretch>
                        <a:fillRect/>
                      </a:stretch>
                    </pic:blipFill>
                    <pic:spPr bwMode="auto">
                      <a:xfrm>
                        <a:off x="0" y="0"/>
                        <a:ext cx="5495925" cy="1000125"/>
                      </a:xfrm>
                      <a:prstGeom prst="rect">
                        <a:avLst/>
                      </a:prstGeom>
                      <a:noFill/>
                      <a:ln w="9525">
                        <a:noFill/>
                        <a:miter lim="800000"/>
                        <a:headEnd/>
                        <a:tailEnd/>
                      </a:ln>
                    </pic:spPr>
                  </pic:pic>
                </a:graphicData>
              </a:graphic>
            </wp:inline>
          </w:drawing>
        </w:r>
      </w:del>
    </w:p>
    <w:p w:rsidR="006B6ED9" w:rsidRPr="000E359C" w:rsidDel="000A5387" w:rsidRDefault="002A016C" w:rsidP="002A016C">
      <w:pPr>
        <w:pStyle w:val="Lgende"/>
        <w:jc w:val="center"/>
        <w:rPr>
          <w:del w:id="1125" w:author="jerome draillard" w:date="2015-10-29T10:57:00Z"/>
          <w:sz w:val="20"/>
          <w:u w:val="single"/>
        </w:rPr>
      </w:pPr>
      <w:del w:id="1126" w:author="jerome draillard" w:date="2015-10-29T10:57:00Z">
        <w:r w:rsidDel="000A5387">
          <w:delText xml:space="preserve">Image </w:delText>
        </w:r>
        <w:r w:rsidR="004D7EE5" w:rsidDel="000A5387">
          <w:fldChar w:fldCharType="begin"/>
        </w:r>
        <w:r w:rsidR="00976A35" w:rsidDel="000A5387">
          <w:delInstrText xml:space="preserve"> SEQ Image \* ARABIC </w:delInstrText>
        </w:r>
        <w:r w:rsidR="004D7EE5" w:rsidDel="000A5387">
          <w:fldChar w:fldCharType="separate"/>
        </w:r>
        <w:r w:rsidR="004313EA" w:rsidDel="000A5387">
          <w:rPr>
            <w:noProof/>
          </w:rPr>
          <w:delText>7</w:delText>
        </w:r>
        <w:r w:rsidR="004D7EE5" w:rsidDel="000A5387">
          <w:fldChar w:fldCharType="end"/>
        </w:r>
        <w:r w:rsidDel="000A5387">
          <w:delText xml:space="preserve"> : </w:delText>
        </w:r>
        <w:r w:rsidRPr="000D776E" w:rsidDel="000A5387">
          <w:delText>Création d'un Plugin et d'un Composant</w:delText>
        </w:r>
        <w:r w:rsidR="006B6ED9" w:rsidRPr="000E359C" w:rsidDel="000A5387">
          <w:rPr>
            <w:sz w:val="20"/>
            <w:u w:val="single"/>
          </w:rPr>
          <w:delText xml:space="preserve"> </w:delText>
        </w:r>
      </w:del>
    </w:p>
    <w:p w:rsidR="00E95711" w:rsidDel="007E3053" w:rsidRDefault="00E95711" w:rsidP="000E359C">
      <w:pPr>
        <w:rPr>
          <w:del w:id="1127" w:author="jerome draillard" w:date="2015-10-29T11:17:00Z"/>
        </w:rPr>
      </w:pPr>
    </w:p>
    <w:p w:rsidR="002A016C" w:rsidDel="000A5387" w:rsidRDefault="00A43A6B" w:rsidP="002A016C">
      <w:pPr>
        <w:keepNext/>
        <w:jc w:val="center"/>
        <w:rPr>
          <w:del w:id="1128" w:author="jerome draillard" w:date="2015-10-29T10:57:00Z"/>
        </w:rPr>
      </w:pPr>
      <w:del w:id="1129" w:author="jerome draillard" w:date="2015-10-29T10:56:00Z">
        <w:r>
          <w:rPr>
            <w:noProof/>
            <w:lang w:eastAsia="fr-FR"/>
            <w:rPrChange w:id="1130" w:author="Unknown">
              <w:rPr>
                <w:noProof/>
                <w:color w:val="0000FF" w:themeColor="hyperlink"/>
                <w:u w:val="single"/>
                <w:lang w:eastAsia="fr-FR"/>
              </w:rPr>
            </w:rPrChange>
          </w:rPr>
          <w:lastRenderedPageBreak/>
          <w:drawing>
            <wp:inline distT="0" distB="0" distL="0" distR="0">
              <wp:extent cx="4772025" cy="4772025"/>
              <wp:effectExtent l="19050" t="0" r="952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srcRect/>
                      <a:stretch>
                        <a:fillRect/>
                      </a:stretch>
                    </pic:blipFill>
                    <pic:spPr bwMode="auto">
                      <a:xfrm>
                        <a:off x="0" y="0"/>
                        <a:ext cx="4772025" cy="4772025"/>
                      </a:xfrm>
                      <a:prstGeom prst="rect">
                        <a:avLst/>
                      </a:prstGeom>
                      <a:noFill/>
                      <a:ln w="9525">
                        <a:noFill/>
                        <a:miter lim="800000"/>
                        <a:headEnd/>
                        <a:tailEnd/>
                      </a:ln>
                    </pic:spPr>
                  </pic:pic>
                </a:graphicData>
              </a:graphic>
            </wp:inline>
          </w:drawing>
        </w:r>
      </w:del>
    </w:p>
    <w:p w:rsidR="006B6ED9" w:rsidRPr="000E359C" w:rsidDel="000A5387" w:rsidRDefault="002A016C" w:rsidP="002A016C">
      <w:pPr>
        <w:pStyle w:val="Lgende"/>
        <w:jc w:val="center"/>
        <w:rPr>
          <w:del w:id="1131" w:author="jerome draillard" w:date="2015-10-29T10:57:00Z"/>
          <w:sz w:val="20"/>
          <w:u w:val="single"/>
        </w:rPr>
      </w:pPr>
      <w:del w:id="1132" w:author="jerome draillard" w:date="2015-10-29T10:57:00Z">
        <w:r w:rsidDel="000A5387">
          <w:delText xml:space="preserve">Image </w:delText>
        </w:r>
        <w:r w:rsidR="004D7EE5" w:rsidDel="000A5387">
          <w:fldChar w:fldCharType="begin"/>
        </w:r>
        <w:r w:rsidR="00976A35" w:rsidDel="000A5387">
          <w:delInstrText xml:space="preserve"> SEQ Image \* ARABIC </w:delInstrText>
        </w:r>
        <w:r w:rsidR="004D7EE5" w:rsidDel="000A5387">
          <w:fldChar w:fldCharType="separate"/>
        </w:r>
        <w:r w:rsidR="004313EA" w:rsidDel="000A5387">
          <w:rPr>
            <w:noProof/>
          </w:rPr>
          <w:delText>8</w:delText>
        </w:r>
        <w:r w:rsidR="004D7EE5" w:rsidDel="000A5387">
          <w:fldChar w:fldCharType="end"/>
        </w:r>
        <w:r w:rsidDel="000A5387">
          <w:delText xml:space="preserve"> : </w:delText>
        </w:r>
        <w:r w:rsidRPr="009A46EA" w:rsidDel="000A5387">
          <w:delText>Création du plugin</w:delText>
        </w:r>
        <w:r w:rsidR="006B6ED9" w:rsidRPr="000E359C" w:rsidDel="000A5387">
          <w:rPr>
            <w:sz w:val="20"/>
            <w:u w:val="single"/>
          </w:rPr>
          <w:delText xml:space="preserve"> </w:delText>
        </w:r>
      </w:del>
    </w:p>
    <w:p w:rsidR="00A43A6B" w:rsidRDefault="00A43A6B">
      <w:pPr>
        <w:keepNext/>
        <w:jc w:val="center"/>
        <w:rPr>
          <w:del w:id="1133" w:author="jerome draillard" w:date="2015-10-29T11:17:00Z"/>
        </w:rPr>
        <w:pPrChange w:id="1134" w:author="jerome draillard" w:date="2015-10-29T10:57:00Z">
          <w:pPr>
            <w:jc w:val="center"/>
          </w:pPr>
        </w:pPrChange>
      </w:pPr>
    </w:p>
    <w:p w:rsidR="002A016C" w:rsidDel="007E3053" w:rsidRDefault="00A43A6B" w:rsidP="002A016C">
      <w:pPr>
        <w:keepNext/>
        <w:jc w:val="center"/>
        <w:rPr>
          <w:del w:id="1135" w:author="jerome draillard" w:date="2015-10-29T11:17:00Z"/>
        </w:rPr>
      </w:pPr>
      <w:del w:id="1136" w:author="jerome draillard" w:date="2015-10-29T10:57:00Z">
        <w:r>
          <w:rPr>
            <w:noProof/>
            <w:lang w:eastAsia="fr-FR"/>
            <w:rPrChange w:id="1137" w:author="Unknown">
              <w:rPr>
                <w:noProof/>
                <w:color w:val="0000FF" w:themeColor="hyperlink"/>
                <w:u w:val="single"/>
                <w:lang w:eastAsia="fr-FR"/>
              </w:rPr>
            </w:rPrChange>
          </w:rPr>
          <w:drawing>
            <wp:inline distT="0" distB="0" distL="0" distR="0">
              <wp:extent cx="5476875" cy="1276350"/>
              <wp:effectExtent l="1905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srcRect/>
                      <a:stretch>
                        <a:fillRect/>
                      </a:stretch>
                    </pic:blipFill>
                    <pic:spPr bwMode="auto">
                      <a:xfrm>
                        <a:off x="0" y="0"/>
                        <a:ext cx="5476875" cy="1276350"/>
                      </a:xfrm>
                      <a:prstGeom prst="rect">
                        <a:avLst/>
                      </a:prstGeom>
                      <a:noFill/>
                      <a:ln w="9525">
                        <a:noFill/>
                        <a:miter lim="800000"/>
                        <a:headEnd/>
                        <a:tailEnd/>
                      </a:ln>
                    </pic:spPr>
                  </pic:pic>
                </a:graphicData>
              </a:graphic>
            </wp:inline>
          </w:drawing>
        </w:r>
      </w:del>
    </w:p>
    <w:p w:rsidR="006B6ED9" w:rsidRPr="000E359C" w:rsidDel="000A5387" w:rsidRDefault="002A016C" w:rsidP="002A016C">
      <w:pPr>
        <w:pStyle w:val="Lgende"/>
        <w:jc w:val="center"/>
        <w:rPr>
          <w:del w:id="1138" w:author="jerome draillard" w:date="2015-10-29T10:57:00Z"/>
          <w:sz w:val="20"/>
          <w:u w:val="single"/>
        </w:rPr>
      </w:pPr>
      <w:del w:id="1139" w:author="jerome draillard" w:date="2015-10-29T10:57:00Z">
        <w:r w:rsidDel="000A5387">
          <w:delText xml:space="preserve">Image </w:delText>
        </w:r>
        <w:r w:rsidR="004D7EE5" w:rsidDel="000A5387">
          <w:fldChar w:fldCharType="begin"/>
        </w:r>
        <w:r w:rsidR="00976A35" w:rsidDel="000A5387">
          <w:delInstrText xml:space="preserve"> SEQ Image \* ARABIC </w:delInstrText>
        </w:r>
        <w:r w:rsidR="004D7EE5" w:rsidDel="000A5387">
          <w:fldChar w:fldCharType="separate"/>
        </w:r>
        <w:r w:rsidR="004313EA" w:rsidDel="000A5387">
          <w:rPr>
            <w:noProof/>
          </w:rPr>
          <w:delText>9</w:delText>
        </w:r>
        <w:r w:rsidR="004D7EE5" w:rsidDel="000A5387">
          <w:fldChar w:fldCharType="end"/>
        </w:r>
        <w:r w:rsidDel="000A5387">
          <w:delText xml:space="preserve"> : </w:delText>
        </w:r>
        <w:r w:rsidRPr="00A55CDF" w:rsidDel="000A5387">
          <w:delText>Choix du nombre de composants à créer</w:delText>
        </w:r>
        <w:r w:rsidR="006B6ED9" w:rsidRPr="000E359C" w:rsidDel="000A5387">
          <w:rPr>
            <w:sz w:val="20"/>
            <w:u w:val="single"/>
          </w:rPr>
          <w:delText xml:space="preserve"> </w:delText>
        </w:r>
      </w:del>
    </w:p>
    <w:p w:rsidR="00275838" w:rsidDel="007E3053" w:rsidRDefault="00275838" w:rsidP="000E359C">
      <w:pPr>
        <w:jc w:val="center"/>
        <w:rPr>
          <w:del w:id="1140" w:author="jerome draillard" w:date="2015-10-29T11:17:00Z"/>
        </w:rPr>
      </w:pPr>
    </w:p>
    <w:p w:rsidR="002A016C" w:rsidDel="007E3053" w:rsidRDefault="00A43A6B" w:rsidP="002A016C">
      <w:pPr>
        <w:keepNext/>
        <w:jc w:val="center"/>
        <w:rPr>
          <w:del w:id="1141" w:author="jerome draillard" w:date="2015-10-29T11:17:00Z"/>
        </w:rPr>
      </w:pPr>
      <w:del w:id="1142" w:author="jerome draillard" w:date="2015-10-29T10:57:00Z">
        <w:r>
          <w:rPr>
            <w:noProof/>
            <w:lang w:eastAsia="fr-FR"/>
            <w:rPrChange w:id="1143" w:author="Unknown">
              <w:rPr>
                <w:noProof/>
                <w:color w:val="0000FF" w:themeColor="hyperlink"/>
                <w:u w:val="single"/>
                <w:lang w:eastAsia="fr-FR"/>
              </w:rPr>
            </w:rPrChange>
          </w:rPr>
          <w:lastRenderedPageBreak/>
          <w:drawing>
            <wp:inline distT="0" distB="0" distL="0" distR="0">
              <wp:extent cx="5514975" cy="3905250"/>
              <wp:effectExtent l="1905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cstate="print"/>
                      <a:srcRect/>
                      <a:stretch>
                        <a:fillRect/>
                      </a:stretch>
                    </pic:blipFill>
                    <pic:spPr bwMode="auto">
                      <a:xfrm>
                        <a:off x="0" y="0"/>
                        <a:ext cx="5514975" cy="3905250"/>
                      </a:xfrm>
                      <a:prstGeom prst="rect">
                        <a:avLst/>
                      </a:prstGeom>
                      <a:noFill/>
                      <a:ln w="9525">
                        <a:noFill/>
                        <a:miter lim="800000"/>
                        <a:headEnd/>
                        <a:tailEnd/>
                      </a:ln>
                    </pic:spPr>
                  </pic:pic>
                </a:graphicData>
              </a:graphic>
            </wp:inline>
          </w:drawing>
        </w:r>
      </w:del>
    </w:p>
    <w:p w:rsidR="009E5579" w:rsidRPr="000E359C" w:rsidDel="000A5387" w:rsidRDefault="002A016C" w:rsidP="002A016C">
      <w:pPr>
        <w:pStyle w:val="Lgende"/>
        <w:jc w:val="center"/>
        <w:rPr>
          <w:del w:id="1144" w:author="jerome draillard" w:date="2015-10-29T10:57:00Z"/>
          <w:sz w:val="20"/>
          <w:u w:val="single"/>
        </w:rPr>
      </w:pPr>
      <w:del w:id="1145" w:author="jerome draillard" w:date="2015-10-29T10:57:00Z">
        <w:r w:rsidDel="000A5387">
          <w:delText xml:space="preserve">Image </w:delText>
        </w:r>
        <w:r w:rsidR="004D7EE5" w:rsidDel="000A5387">
          <w:fldChar w:fldCharType="begin"/>
        </w:r>
        <w:r w:rsidR="00976A35" w:rsidDel="000A5387">
          <w:delInstrText xml:space="preserve"> SEQ Image \* ARABIC </w:delInstrText>
        </w:r>
        <w:r w:rsidR="004D7EE5" w:rsidDel="000A5387">
          <w:fldChar w:fldCharType="separate"/>
        </w:r>
        <w:r w:rsidR="004313EA" w:rsidDel="000A5387">
          <w:rPr>
            <w:noProof/>
          </w:rPr>
          <w:delText>10</w:delText>
        </w:r>
        <w:r w:rsidR="004D7EE5" w:rsidDel="000A5387">
          <w:fldChar w:fldCharType="end"/>
        </w:r>
        <w:r w:rsidDel="000A5387">
          <w:delText xml:space="preserve"> : </w:delText>
        </w:r>
        <w:r w:rsidRPr="00B64552" w:rsidDel="000A5387">
          <w:delText>Création du composant</w:delText>
        </w:r>
        <w:r w:rsidR="009E5579" w:rsidRPr="000E359C" w:rsidDel="000A5387">
          <w:rPr>
            <w:sz w:val="20"/>
            <w:u w:val="single"/>
          </w:rPr>
          <w:delText xml:space="preserve"> </w:delText>
        </w:r>
      </w:del>
    </w:p>
    <w:p w:rsidR="009E5579" w:rsidDel="000A5387" w:rsidRDefault="009E5579" w:rsidP="000E359C">
      <w:pPr>
        <w:rPr>
          <w:del w:id="1146" w:author="jerome draillard" w:date="2015-10-29T10:57:00Z"/>
        </w:rPr>
      </w:pPr>
    </w:p>
    <w:p w:rsidR="00490005" w:rsidDel="000A5387" w:rsidRDefault="0056045D" w:rsidP="00490005">
      <w:pPr>
        <w:spacing w:after="200" w:line="276" w:lineRule="auto"/>
        <w:jc w:val="left"/>
        <w:rPr>
          <w:del w:id="1147" w:author="jerome draillard" w:date="2015-10-29T10:57:00Z"/>
        </w:rPr>
      </w:pPr>
      <w:del w:id="1148" w:author="jerome draillard" w:date="2015-10-29T10:57:00Z">
        <w:r w:rsidDel="000A5387">
          <w:delText>Cliquer sur l'icône pour générer</w:delText>
        </w:r>
        <w:r w:rsidR="009E5579" w:rsidDel="000A5387">
          <w:delText>.</w:delText>
        </w:r>
      </w:del>
    </w:p>
    <w:p w:rsidR="0056045D" w:rsidDel="000A5387" w:rsidRDefault="004D7EE5" w:rsidP="000E359C">
      <w:pPr>
        <w:jc w:val="center"/>
        <w:rPr>
          <w:del w:id="1149" w:author="jerome draillard" w:date="2015-10-29T10:57:00Z"/>
        </w:rPr>
      </w:pPr>
      <w:del w:id="1150" w:author="jerome draillard" w:date="2015-10-29T10:57:00Z">
        <w:r>
          <w:rPr>
            <w:noProof/>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85" type="#_x0000_t13" style="position:absolute;left:0;text-align:left;margin-left:137.65pt;margin-top:137.1pt;width:45pt;height:18pt;z-index:251717632" fillcolor="white [3201]" strokecolor="#9bbb59 [3206]" strokeweight="2.5pt">
              <v:shadow color="#868686"/>
            </v:shape>
          </w:pict>
        </w:r>
        <w:r w:rsidR="00A43A6B">
          <w:rPr>
            <w:noProof/>
            <w:lang w:eastAsia="fr-FR"/>
            <w:rPrChange w:id="1151" w:author="Unknown">
              <w:rPr>
                <w:noProof/>
                <w:color w:val="0000FF" w:themeColor="hyperlink"/>
                <w:u w:val="single"/>
                <w:lang w:eastAsia="fr-FR"/>
              </w:rPr>
            </w:rPrChange>
          </w:rPr>
          <w:drawing>
            <wp:inline distT="0" distB="0" distL="0" distR="0">
              <wp:extent cx="5419725" cy="2647950"/>
              <wp:effectExtent l="1905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srcRect/>
                      <a:stretch>
                        <a:fillRect/>
                      </a:stretch>
                    </pic:blipFill>
                    <pic:spPr bwMode="auto">
                      <a:xfrm>
                        <a:off x="0" y="0"/>
                        <a:ext cx="5419725" cy="2647950"/>
                      </a:xfrm>
                      <a:prstGeom prst="rect">
                        <a:avLst/>
                      </a:prstGeom>
                      <a:noFill/>
                      <a:ln w="9525">
                        <a:noFill/>
                        <a:miter lim="800000"/>
                        <a:headEnd/>
                        <a:tailEnd/>
                      </a:ln>
                    </pic:spPr>
                  </pic:pic>
                </a:graphicData>
              </a:graphic>
            </wp:inline>
          </w:drawing>
        </w:r>
      </w:del>
    </w:p>
    <w:p w:rsidR="009E5579" w:rsidRPr="000E359C" w:rsidDel="000A5387" w:rsidRDefault="002A016C" w:rsidP="002A016C">
      <w:pPr>
        <w:pStyle w:val="Lgende"/>
        <w:jc w:val="center"/>
        <w:rPr>
          <w:del w:id="1152" w:author="jerome draillard" w:date="2015-10-29T10:57:00Z"/>
          <w:sz w:val="20"/>
          <w:u w:val="single"/>
        </w:rPr>
      </w:pPr>
      <w:del w:id="1153" w:author="jerome draillard" w:date="2015-10-29T10:57:00Z">
        <w:r w:rsidDel="000A5387">
          <w:delText xml:space="preserve">Image </w:delText>
        </w:r>
        <w:r w:rsidR="004D7EE5" w:rsidDel="000A5387">
          <w:fldChar w:fldCharType="begin"/>
        </w:r>
        <w:r w:rsidR="00976A35" w:rsidDel="000A5387">
          <w:delInstrText xml:space="preserve"> SEQ Image \* ARABIC </w:delInstrText>
        </w:r>
        <w:r w:rsidR="004D7EE5" w:rsidDel="000A5387">
          <w:fldChar w:fldCharType="separate"/>
        </w:r>
        <w:r w:rsidR="004313EA" w:rsidDel="000A5387">
          <w:rPr>
            <w:noProof/>
          </w:rPr>
          <w:delText>11</w:delText>
        </w:r>
        <w:r w:rsidR="004D7EE5" w:rsidDel="000A5387">
          <w:fldChar w:fldCharType="end"/>
        </w:r>
        <w:r w:rsidDel="000A5387">
          <w:delText xml:space="preserve"> : </w:delText>
        </w:r>
        <w:r w:rsidRPr="00266891" w:rsidDel="000A5387">
          <w:delText>Génération du plugin et du composant</w:delText>
        </w:r>
      </w:del>
    </w:p>
    <w:p w:rsidR="009E5579" w:rsidDel="007E3053" w:rsidRDefault="009E5579" w:rsidP="00DC78B5">
      <w:pPr>
        <w:pStyle w:val="Paragraphedeliste"/>
        <w:rPr>
          <w:del w:id="1154" w:author="jerome draillard" w:date="2015-10-29T11:17:00Z"/>
        </w:rPr>
      </w:pPr>
    </w:p>
    <w:p w:rsidR="00490C63" w:rsidDel="007E3053" w:rsidRDefault="00490C63" w:rsidP="00DC78B5">
      <w:pPr>
        <w:pStyle w:val="Paragraphedeliste"/>
        <w:rPr>
          <w:del w:id="1155" w:author="jerome draillard" w:date="2015-10-29T11:17:00Z"/>
        </w:rPr>
      </w:pPr>
    </w:p>
    <w:p w:rsidR="005C2013" w:rsidDel="007E3053" w:rsidRDefault="005C2013" w:rsidP="00DC78B5">
      <w:pPr>
        <w:pStyle w:val="Paragraphedeliste"/>
        <w:rPr>
          <w:del w:id="1156" w:author="jerome draillard" w:date="2015-10-29T11:17:00Z"/>
        </w:rPr>
      </w:pPr>
    </w:p>
    <w:p w:rsidR="005C2013" w:rsidDel="007E3053" w:rsidRDefault="005C2013">
      <w:pPr>
        <w:spacing w:after="200" w:line="276" w:lineRule="auto"/>
        <w:jc w:val="left"/>
        <w:rPr>
          <w:del w:id="1157" w:author="jerome draillard" w:date="2015-10-29T11:17:00Z"/>
          <w:i/>
          <w:color w:val="000078"/>
        </w:rPr>
      </w:pPr>
      <w:del w:id="1158" w:author="jerome draillard" w:date="2015-10-29T11:17:00Z">
        <w:r w:rsidDel="007E3053">
          <w:br w:type="page"/>
        </w:r>
      </w:del>
    </w:p>
    <w:p w:rsidR="00E31A1C" w:rsidDel="007E3053" w:rsidRDefault="00E31A1C" w:rsidP="00683E3F">
      <w:pPr>
        <w:pStyle w:val="Titre4"/>
        <w:rPr>
          <w:del w:id="1159" w:author="jerome draillard" w:date="2015-10-29T11:17:00Z"/>
        </w:rPr>
      </w:pPr>
      <w:del w:id="1160" w:author="jerome draillard" w:date="2015-10-29T11:17:00Z">
        <w:r w:rsidDel="007E3053">
          <w:lastRenderedPageBreak/>
          <w:delText>Configuration du projet</w:delText>
        </w:r>
      </w:del>
    </w:p>
    <w:p w:rsidR="00E31A1C" w:rsidDel="007E3053" w:rsidRDefault="00E31A1C" w:rsidP="000E359C">
      <w:pPr>
        <w:rPr>
          <w:del w:id="1161" w:author="jerome draillard" w:date="2015-10-29T11:17:00Z"/>
        </w:rPr>
      </w:pPr>
    </w:p>
    <w:p w:rsidR="009E5579" w:rsidDel="007E3053" w:rsidRDefault="009E5579" w:rsidP="000E359C">
      <w:pPr>
        <w:rPr>
          <w:del w:id="1162" w:author="jerome draillard" w:date="2015-10-29T11:17:00Z"/>
        </w:rPr>
      </w:pPr>
      <w:del w:id="1163" w:author="jerome draillard" w:date="2015-10-29T11:17:00Z">
        <w:r w:rsidDel="007E3053">
          <w:delText>La génération a créé plusieurs fichiers, présents dans le répertoire "tpdemo". L'arborescence respecte l'organisation en namespaces:</w:delText>
        </w:r>
      </w:del>
    </w:p>
    <w:p w:rsidR="009E5579" w:rsidRPr="00405BEF" w:rsidDel="007E3053" w:rsidRDefault="002551A0" w:rsidP="000E359C">
      <w:pPr>
        <w:jc w:val="center"/>
        <w:rPr>
          <w:del w:id="1164" w:author="jerome draillard" w:date="2015-10-29T11:17:00Z"/>
        </w:rPr>
      </w:pPr>
      <w:del w:id="1165" w:author="jerome draillard" w:date="2015-10-29T11:17:00Z">
        <w:r w:rsidRPr="002551A0" w:rsidDel="007E3053">
          <w:delText>C:\projects\Modules\Starlinx\TP\dev\sx\tp\tpdemo</w:delText>
        </w:r>
      </w:del>
    </w:p>
    <w:p w:rsidR="009E5579" w:rsidRPr="00405BEF" w:rsidDel="007E3053" w:rsidRDefault="009E5579" w:rsidP="000E359C">
      <w:pPr>
        <w:rPr>
          <w:del w:id="1166" w:author="jerome draillard" w:date="2015-10-29T11:17:00Z"/>
        </w:rPr>
      </w:pPr>
    </w:p>
    <w:p w:rsidR="00500DA2" w:rsidDel="007E3053" w:rsidRDefault="00500DA2" w:rsidP="00E4115C">
      <w:pPr>
        <w:pStyle w:val="Paragraphedeliste"/>
        <w:numPr>
          <w:ilvl w:val="0"/>
          <w:numId w:val="11"/>
        </w:numPr>
        <w:rPr>
          <w:del w:id="1167" w:author="jerome draillard" w:date="2015-10-29T11:17:00Z"/>
        </w:rPr>
      </w:pPr>
      <w:del w:id="1168" w:author="jerome draillard" w:date="2015-10-29T11:17:00Z">
        <w:r w:rsidRPr="00500DA2" w:rsidDel="007E3053">
          <w:delText>plugin.pro</w:delText>
        </w:r>
        <w:r w:rsidR="00490C63" w:rsidDel="007E3053">
          <w:delText xml:space="preserve"> </w:delText>
        </w:r>
        <w:r w:rsidDel="007E3053">
          <w:delText xml:space="preserve">: </w:delText>
        </w:r>
        <w:r w:rsidR="003E1018" w:rsidDel="007E3053">
          <w:delText>contient les dépendances du projet (include, librairies)</w:delText>
        </w:r>
      </w:del>
    </w:p>
    <w:p w:rsidR="0034239F" w:rsidDel="007E3053" w:rsidRDefault="00500DA2" w:rsidP="00E4115C">
      <w:pPr>
        <w:pStyle w:val="Paragraphedeliste"/>
        <w:numPr>
          <w:ilvl w:val="0"/>
          <w:numId w:val="11"/>
        </w:numPr>
        <w:rPr>
          <w:del w:id="1169" w:author="jerome draillard" w:date="2015-10-29T11:17:00Z"/>
        </w:rPr>
      </w:pPr>
      <w:del w:id="1170" w:author="jerome draillard" w:date="2015-10-29T11:17:00Z">
        <w:r w:rsidDel="007E3053">
          <w:delText>plugin_files.pri</w:delText>
        </w:r>
        <w:r w:rsidR="00490C63" w:rsidDel="007E3053">
          <w:delText xml:space="preserve"> </w:delText>
        </w:r>
        <w:r w:rsidDel="007E3053">
          <w:delText xml:space="preserve">: </w:delText>
        </w:r>
        <w:r w:rsidR="003E1018" w:rsidDel="007E3053">
          <w:delText>contient la liste des fichiers u</w:delText>
        </w:r>
        <w:r w:rsidR="000E359C" w:rsidDel="007E3053">
          <w:delText>tilisés par le projet en cours.</w:delText>
        </w:r>
      </w:del>
    </w:p>
    <w:p w:rsidR="000E359C" w:rsidDel="007E3053" w:rsidRDefault="003E1018" w:rsidP="0034239F">
      <w:pPr>
        <w:pStyle w:val="Paragraphedeliste"/>
        <w:rPr>
          <w:del w:id="1171" w:author="jerome draillard" w:date="2015-10-29T11:17:00Z"/>
        </w:rPr>
      </w:pPr>
      <w:del w:id="1172" w:author="jerome draillard" w:date="2015-10-29T11:17:00Z">
        <w:r w:rsidDel="007E3053">
          <w:delText>Il permet de générer la solution Visual.</w:delText>
        </w:r>
      </w:del>
    </w:p>
    <w:p w:rsidR="00500DA2" w:rsidDel="007E3053" w:rsidRDefault="003E1018" w:rsidP="000E359C">
      <w:pPr>
        <w:rPr>
          <w:del w:id="1173" w:author="jerome draillard" w:date="2015-10-29T11:17:00Z"/>
        </w:rPr>
      </w:pPr>
      <w:del w:id="1174" w:author="jerome draillard" w:date="2015-10-29T11:17:00Z">
        <w:r w:rsidDel="007E3053">
          <w:br/>
          <w:delText>Lors de la créat</w:delText>
        </w:r>
        <w:r w:rsidR="004F027A" w:rsidDel="007E3053">
          <w:delText>ion de fichiers dans le projet V</w:delText>
        </w:r>
        <w:r w:rsidDel="007E3053">
          <w:delText>isual, il est indispensable de les ajouter dans le fichier plug</w:delText>
        </w:r>
        <w:r w:rsidR="00490C63" w:rsidDel="007E3053">
          <w:delText>in</w:delText>
        </w:r>
        <w:r w:rsidDel="007E3053">
          <w:delText>_files.pri. Une autre solution consiste à remplacer la liste exhaustive des fichiers par "*.h", "*.cpp", etc. Dans ce cas, il faut penser à ajouter les sous-dossiers.</w:delText>
        </w:r>
      </w:del>
    </w:p>
    <w:p w:rsidR="000E359C" w:rsidDel="007E3053" w:rsidRDefault="000E359C" w:rsidP="000E359C">
      <w:pPr>
        <w:rPr>
          <w:del w:id="1175" w:author="jerome draillard" w:date="2015-10-29T11:17:00Z"/>
        </w:rPr>
      </w:pPr>
    </w:p>
    <w:p w:rsidR="005C2013" w:rsidDel="007E3053" w:rsidRDefault="005C2013" w:rsidP="005C2013">
      <w:pPr>
        <w:pStyle w:val="Code"/>
        <w:rPr>
          <w:del w:id="1176" w:author="jerome draillard" w:date="2015-10-29T11:17:00Z"/>
          <w:lang w:val="en-US"/>
        </w:rPr>
      </w:pPr>
      <w:del w:id="1177" w:author="jerome draillard" w:date="2015-10-29T11:17:00Z">
        <w:r w:rsidRPr="0009409C" w:rsidDel="007E3053">
          <w:rPr>
            <w:noProof/>
            <w:color w:val="008000"/>
            <w:lang w:val="en-US"/>
          </w:rPr>
          <w:delText>#Header files</w:delText>
        </w:r>
        <w:r w:rsidDel="007E3053">
          <w:rPr>
            <w:lang w:val="en-US"/>
          </w:rPr>
          <w:br/>
        </w:r>
        <w:r w:rsidRPr="00CA571C" w:rsidDel="007E3053">
          <w:rPr>
            <w:lang w:val="en-US"/>
          </w:rPr>
          <w:delText>HEADERS += \</w:delText>
        </w:r>
        <w:r w:rsidDel="007E3053">
          <w:rPr>
            <w:lang w:val="en-US"/>
          </w:rPr>
          <w:br/>
        </w:r>
        <w:r w:rsidRPr="00CA571C" w:rsidDel="007E3053">
          <w:rPr>
            <w:lang w:val="en-US"/>
          </w:rPr>
          <w:tab/>
          <w:delText>*.h \</w:delText>
        </w:r>
        <w:r w:rsidDel="007E3053">
          <w:rPr>
            <w:lang w:val="en-US"/>
          </w:rPr>
          <w:br/>
        </w:r>
        <w:r w:rsidRPr="00CA571C" w:rsidDel="007E3053">
          <w:rPr>
            <w:lang w:val="en-US"/>
          </w:rPr>
          <w:tab/>
          <w:delText>DemoCoreComponent/*.h</w:delText>
        </w:r>
      </w:del>
    </w:p>
    <w:p w:rsidR="005C2013" w:rsidDel="007E3053" w:rsidRDefault="005C2013" w:rsidP="005C2013">
      <w:pPr>
        <w:pStyle w:val="Code"/>
        <w:rPr>
          <w:del w:id="1178" w:author="jerome draillard" w:date="2015-10-29T11:17:00Z"/>
        </w:rPr>
      </w:pPr>
      <w:del w:id="1179" w:author="jerome draillard" w:date="2015-10-29T11:17:00Z">
        <w:r w:rsidRPr="005F0D93" w:rsidDel="007E3053">
          <w:rPr>
            <w:noProof/>
            <w:color w:val="008000"/>
          </w:rPr>
          <w:delText>#Source files</w:delText>
        </w:r>
        <w:r w:rsidDel="007E3053">
          <w:br/>
          <w:delText xml:space="preserve">SOURCES +=  \   </w:delText>
        </w:r>
        <w:r w:rsidDel="007E3053">
          <w:br/>
        </w:r>
        <w:r w:rsidDel="007E3053">
          <w:tab/>
          <w:delText>*.cpp \</w:delText>
        </w:r>
        <w:r w:rsidDel="007E3053">
          <w:br/>
        </w:r>
        <w:r w:rsidDel="007E3053">
          <w:tab/>
          <w:delText>DemoCoreComponent/*.cpp</w:delText>
        </w:r>
      </w:del>
    </w:p>
    <w:p w:rsidR="005C2013" w:rsidRPr="00CA571C" w:rsidDel="007E3053" w:rsidRDefault="005C2013" w:rsidP="005C2013">
      <w:pPr>
        <w:pStyle w:val="Code"/>
        <w:rPr>
          <w:del w:id="1180" w:author="jerome draillard" w:date="2015-10-29T11:17:00Z"/>
        </w:rPr>
      </w:pPr>
      <w:del w:id="1181" w:author="jerome draillard" w:date="2015-10-29T11:17:00Z">
        <w:r w:rsidRPr="005F0D93" w:rsidDel="007E3053">
          <w:rPr>
            <w:noProof/>
            <w:color w:val="008000"/>
          </w:rPr>
          <w:delText>#Forms</w:delText>
        </w:r>
        <w:r w:rsidDel="007E3053">
          <w:br/>
          <w:delText>FORMS += \</w:delText>
        </w:r>
      </w:del>
    </w:p>
    <w:p w:rsidR="003E1018" w:rsidDel="007E3053" w:rsidRDefault="00195FDC" w:rsidP="000E359C">
      <w:pPr>
        <w:jc w:val="center"/>
        <w:rPr>
          <w:del w:id="1182" w:author="jerome draillard" w:date="2015-10-29T11:17:00Z"/>
        </w:rPr>
      </w:pPr>
      <w:del w:id="1183" w:author="jerome draillard" w:date="2015-10-29T11:17:00Z">
        <w:r w:rsidRPr="00CA571C" w:rsidDel="007E3053">
          <w:rPr>
            <w:sz w:val="20"/>
            <w:u w:val="single"/>
          </w:rPr>
          <w:delText>Fichier "plugin_files.pri"</w:delText>
        </w:r>
      </w:del>
    </w:p>
    <w:p w:rsidR="003E1018" w:rsidDel="007E3053" w:rsidRDefault="003E1018" w:rsidP="000E359C">
      <w:pPr>
        <w:rPr>
          <w:del w:id="1184" w:author="jerome draillard" w:date="2015-10-29T11:17:00Z"/>
        </w:rPr>
      </w:pPr>
    </w:p>
    <w:p w:rsidR="003E1018" w:rsidDel="007E3053" w:rsidRDefault="003E1018" w:rsidP="000E359C">
      <w:pPr>
        <w:rPr>
          <w:del w:id="1185" w:author="jerome draillard" w:date="2015-10-29T11:17:00Z"/>
        </w:rPr>
      </w:pPr>
      <w:del w:id="1186" w:author="jerome draillard" w:date="2015-10-29T11:17:00Z">
        <w:r w:rsidDel="007E3053">
          <w:delText>Un autre fichier est nécessaire, le fichier "plugin_common.pri". Ce fichier contient les dépendances partagées par tous les plugins de la solution.</w:delText>
        </w:r>
      </w:del>
    </w:p>
    <w:p w:rsidR="000E359C" w:rsidDel="007E3053" w:rsidRDefault="000E359C" w:rsidP="000E359C">
      <w:pPr>
        <w:rPr>
          <w:del w:id="1187" w:author="jerome draillard" w:date="2015-10-29T11:17:00Z"/>
        </w:rPr>
      </w:pPr>
    </w:p>
    <w:p w:rsidR="003E1018" w:rsidDel="007E3053" w:rsidRDefault="000E359C" w:rsidP="00E4115C">
      <w:pPr>
        <w:pStyle w:val="Paragraphedeliste"/>
        <w:numPr>
          <w:ilvl w:val="0"/>
          <w:numId w:val="13"/>
        </w:numPr>
        <w:rPr>
          <w:del w:id="1188" w:author="jerome draillard" w:date="2015-10-29T11:17:00Z"/>
        </w:rPr>
      </w:pPr>
      <w:del w:id="1189" w:author="jerome draillard" w:date="2015-10-29T11:17:00Z">
        <w:r w:rsidDel="007E3053">
          <w:delText>S'il n'a pas été créé</w:delText>
        </w:r>
        <w:r w:rsidR="00500DA2" w:rsidDel="007E3053">
          <w:delText xml:space="preserve">, récupérer </w:delText>
        </w:r>
        <w:r w:rsidR="003E1018" w:rsidDel="007E3053">
          <w:delText>celui présent à l'adresse suivante:</w:delText>
        </w:r>
      </w:del>
    </w:p>
    <w:p w:rsidR="003E1018" w:rsidRPr="003E1018" w:rsidDel="007E3053" w:rsidRDefault="00500DA2" w:rsidP="000E359C">
      <w:pPr>
        <w:jc w:val="center"/>
        <w:rPr>
          <w:del w:id="1190" w:author="jerome draillard" w:date="2015-10-29T11:17:00Z"/>
          <w:lang w:val="en-US"/>
        </w:rPr>
      </w:pPr>
      <w:del w:id="1191" w:author="jerome draillard" w:date="2015-10-29T11:17:00Z">
        <w:r w:rsidRPr="003E1018" w:rsidDel="007E3053">
          <w:rPr>
            <w:lang w:val="en-US"/>
          </w:rPr>
          <w:delText>C:\projects\Modules\Starlinx\Foundations</w:delText>
        </w:r>
      </w:del>
    </w:p>
    <w:p w:rsidR="000E359C" w:rsidDel="007E3053" w:rsidRDefault="003E1018" w:rsidP="00E4115C">
      <w:pPr>
        <w:pStyle w:val="Paragraphedeliste"/>
        <w:numPr>
          <w:ilvl w:val="0"/>
          <w:numId w:val="13"/>
        </w:numPr>
        <w:rPr>
          <w:del w:id="1192" w:author="jerome draillard" w:date="2015-10-29T11:17:00Z"/>
        </w:rPr>
      </w:pPr>
      <w:del w:id="1193" w:author="jerome draillard" w:date="2015-10-29T11:17:00Z">
        <w:r w:rsidDel="007E3053">
          <w:delText>L</w:delText>
        </w:r>
        <w:r w:rsidR="00500DA2" w:rsidDel="007E3053">
          <w:delText>e copier dans le répertoire</w:delText>
        </w:r>
        <w:r w:rsidR="000E359C" w:rsidDel="007E3053">
          <w:delText xml:space="preserve"> "</w:delText>
        </w:r>
        <w:r w:rsidR="002C1DB7" w:rsidDel="007E3053">
          <w:delText>TP</w:delText>
        </w:r>
        <w:r w:rsidR="000E359C" w:rsidDel="007E3053">
          <w:delText>"</w:delText>
        </w:r>
      </w:del>
    </w:p>
    <w:p w:rsidR="003E1018" w:rsidDel="007E3053" w:rsidRDefault="00CA571C" w:rsidP="00E4115C">
      <w:pPr>
        <w:pStyle w:val="Paragraphedeliste"/>
        <w:numPr>
          <w:ilvl w:val="0"/>
          <w:numId w:val="13"/>
        </w:numPr>
        <w:rPr>
          <w:del w:id="1194" w:author="jerome draillard" w:date="2015-10-29T11:17:00Z"/>
        </w:rPr>
      </w:pPr>
      <w:del w:id="1195" w:author="jerome draillard" w:date="2015-10-29T11:17:00Z">
        <w:r w:rsidDel="007E3053">
          <w:delText>Supprimer les parties inutiles</w:delText>
        </w:r>
        <w:r w:rsidR="000E359C" w:rsidDel="007E3053">
          <w:delText xml:space="preserve"> </w:delText>
        </w:r>
        <w:r w:rsidDel="007E3053">
          <w:delText>:</w:delText>
        </w:r>
      </w:del>
    </w:p>
    <w:p w:rsidR="00CA571C" w:rsidDel="007E3053" w:rsidRDefault="00CA571C" w:rsidP="00E4115C">
      <w:pPr>
        <w:pStyle w:val="Paragraphedeliste"/>
        <w:numPr>
          <w:ilvl w:val="0"/>
          <w:numId w:val="12"/>
        </w:numPr>
        <w:ind w:left="1418"/>
        <w:rPr>
          <w:del w:id="1196" w:author="jerome draillard" w:date="2015-10-29T11:17:00Z"/>
        </w:rPr>
      </w:pPr>
      <w:del w:id="1197" w:author="jerome draillard" w:date="2015-10-29T11:17:00Z">
        <w:r w:rsidDel="007E3053">
          <w:delText>Dans "INCLUDEPATH", tout ce qui contient "Plg3" et "ProtoLG3", ainsi que la ligne "src/sx"</w:delText>
        </w:r>
      </w:del>
    </w:p>
    <w:p w:rsidR="00CA571C" w:rsidRPr="000E359C" w:rsidDel="007E3053" w:rsidRDefault="00CA571C" w:rsidP="00E4115C">
      <w:pPr>
        <w:pStyle w:val="Paragraphedeliste"/>
        <w:numPr>
          <w:ilvl w:val="0"/>
          <w:numId w:val="12"/>
        </w:numPr>
        <w:ind w:left="1418"/>
        <w:rPr>
          <w:del w:id="1198" w:author="jerome draillard" w:date="2015-10-29T11:17:00Z"/>
          <w:lang w:val="en-US"/>
        </w:rPr>
      </w:pPr>
      <w:del w:id="1199" w:author="jerome draillard" w:date="2015-10-29T11:17:00Z">
        <w:r w:rsidRPr="000E359C" w:rsidDel="007E3053">
          <w:rPr>
            <w:lang w:val="en-US"/>
          </w:rPr>
          <w:delText>Dans "CONFIG(debug, debug|release)"</w:delText>
        </w:r>
      </w:del>
    </w:p>
    <w:p w:rsidR="00CA571C" w:rsidDel="007E3053" w:rsidRDefault="00CA571C" w:rsidP="00080EC3">
      <w:pPr>
        <w:pStyle w:val="Paragraphedeliste"/>
        <w:numPr>
          <w:ilvl w:val="1"/>
          <w:numId w:val="12"/>
        </w:numPr>
        <w:rPr>
          <w:del w:id="1200" w:author="jerome draillard" w:date="2015-10-29T11:17:00Z"/>
        </w:rPr>
      </w:pPr>
      <w:del w:id="1201" w:author="jerome draillard" w:date="2015-10-29T11:17:00Z">
        <w:r w:rsidRPr="000E359C" w:rsidDel="007E3053">
          <w:rPr>
            <w:lang w:val="en-US"/>
          </w:rPr>
          <w:delText xml:space="preserve">Dans "LIBS", </w:delText>
        </w:r>
        <w:r w:rsidRPr="00CA571C" w:rsidDel="007E3053">
          <w:delText>même chose</w:delText>
        </w:r>
      </w:del>
    </w:p>
    <w:p w:rsidR="00CA571C" w:rsidDel="007E3053" w:rsidRDefault="00CA571C" w:rsidP="00080EC3">
      <w:pPr>
        <w:pStyle w:val="Paragraphedeliste"/>
        <w:numPr>
          <w:ilvl w:val="1"/>
          <w:numId w:val="12"/>
        </w:numPr>
        <w:rPr>
          <w:del w:id="1202" w:author="jerome draillard" w:date="2015-10-29T11:17:00Z"/>
        </w:rPr>
      </w:pPr>
      <w:del w:id="1203" w:author="jerome draillard" w:date="2015-10-29T11:17:00Z">
        <w:r w:rsidDel="007E3053">
          <w:delText>Dans "LIBS", les librairies "protolg3d", "tdlcommond", et "sxBasics"</w:delText>
        </w:r>
      </w:del>
    </w:p>
    <w:p w:rsidR="00CA571C" w:rsidDel="007E3053" w:rsidRDefault="00CA571C" w:rsidP="00E4115C">
      <w:pPr>
        <w:pStyle w:val="Paragraphedeliste"/>
        <w:numPr>
          <w:ilvl w:val="0"/>
          <w:numId w:val="12"/>
        </w:numPr>
        <w:ind w:left="1418"/>
        <w:rPr>
          <w:del w:id="1204" w:author="jerome draillard" w:date="2015-10-29T11:17:00Z"/>
        </w:rPr>
      </w:pPr>
      <w:del w:id="1205" w:author="jerome draillard" w:date="2015-10-29T11:17:00Z">
        <w:r w:rsidRPr="00CA571C" w:rsidDel="007E3053">
          <w:delText>Dans "CONFIG(release, debug|release)", même chose</w:delText>
        </w:r>
      </w:del>
    </w:p>
    <w:p w:rsidR="0080262F" w:rsidDel="007E3053" w:rsidRDefault="00B75C1A" w:rsidP="00E4115C">
      <w:pPr>
        <w:pStyle w:val="Paragraphedeliste"/>
        <w:numPr>
          <w:ilvl w:val="0"/>
          <w:numId w:val="13"/>
        </w:numPr>
        <w:rPr>
          <w:del w:id="1206" w:author="jerome draillard" w:date="2015-10-29T11:17:00Z"/>
        </w:rPr>
      </w:pPr>
      <w:del w:id="1207" w:author="jerome draillard" w:date="2015-10-29T11:17:00Z">
        <w:r w:rsidDel="007E3053">
          <w:delText>Générer les sources en exécutant "</w:delText>
        </w:r>
        <w:r w:rsidRPr="00B75C1A" w:rsidDel="007E3053">
          <w:delText>generatevcproj.bat</w:delText>
        </w:r>
        <w:r w:rsidDel="007E3053">
          <w:delText>"</w:delText>
        </w:r>
        <w:r w:rsidR="0080262F" w:rsidDel="007E3053">
          <w:delText>, présent dans</w:delText>
        </w:r>
      </w:del>
    </w:p>
    <w:p w:rsidR="00E31A1C" w:rsidRPr="004610FA" w:rsidDel="007E3053" w:rsidRDefault="005F0D93" w:rsidP="000E359C">
      <w:pPr>
        <w:jc w:val="center"/>
        <w:rPr>
          <w:del w:id="1208" w:author="jerome draillard" w:date="2015-10-29T11:17:00Z"/>
          <w:lang w:val="en-US"/>
        </w:rPr>
      </w:pPr>
      <w:del w:id="1209" w:author="jerome draillard" w:date="2015-10-29T11:17:00Z">
        <w:r w:rsidDel="007E3053">
          <w:rPr>
            <w:lang w:val="en-US"/>
          </w:rPr>
          <w:delText>src\sx\tp\tpdemo</w:delText>
        </w:r>
      </w:del>
    </w:p>
    <w:p w:rsidR="00FE2EB5" w:rsidDel="007E3053" w:rsidRDefault="00FE2EB5" w:rsidP="00E4115C">
      <w:pPr>
        <w:pStyle w:val="Paragraphedeliste"/>
        <w:numPr>
          <w:ilvl w:val="0"/>
          <w:numId w:val="14"/>
        </w:numPr>
        <w:rPr>
          <w:del w:id="1210" w:author="jerome draillard" w:date="2015-10-29T11:17:00Z"/>
        </w:rPr>
      </w:pPr>
      <w:del w:id="1211" w:author="jerome draillard" w:date="2015-10-29T11:17:00Z">
        <w:r w:rsidDel="007E3053">
          <w:delText>Lancer le .vcproj, puis sauvegarder la solution ".sln" dans le</w:delText>
        </w:r>
        <w:r w:rsidR="0080262F" w:rsidDel="007E3053">
          <w:delText xml:space="preserve"> répertoire </w:delText>
        </w:r>
        <w:r w:rsidR="002C1DB7" w:rsidDel="007E3053">
          <w:delText>de plus haut niveau</w:delText>
        </w:r>
        <w:r w:rsidR="0080262F" w:rsidDel="007E3053">
          <w:delText xml:space="preserve">, avec le nom </w:delText>
        </w:r>
        <w:r w:rsidDel="007E3053">
          <w:delText xml:space="preserve">du plugin. Dans l'exemple: "SxTp" (la sauvegarde est demandée lorsque l'on ferme visual </w:delText>
        </w:r>
        <w:r w:rsidR="000E359C" w:rsidDel="007E3053">
          <w:delText>ou qu'on lance une compilation)</w:delText>
        </w:r>
      </w:del>
    </w:p>
    <w:p w:rsidR="00FE2EB5" w:rsidDel="007E3053" w:rsidRDefault="00FE2EB5" w:rsidP="000E359C">
      <w:pPr>
        <w:rPr>
          <w:del w:id="1212" w:author="jerome draillard" w:date="2015-10-29T11:17:00Z"/>
        </w:rPr>
      </w:pPr>
    </w:p>
    <w:p w:rsidR="000E359C" w:rsidDel="007E3053" w:rsidRDefault="000E359C" w:rsidP="000E359C">
      <w:pPr>
        <w:rPr>
          <w:del w:id="1213" w:author="jerome draillard" w:date="2015-10-29T11:17:00Z"/>
        </w:rPr>
      </w:pPr>
    </w:p>
    <w:p w:rsidR="0042493F" w:rsidRDefault="0042493F">
      <w:pPr>
        <w:spacing w:after="200" w:line="276" w:lineRule="auto"/>
        <w:jc w:val="left"/>
        <w:rPr>
          <w:ins w:id="1214" w:author="jerome draillard" w:date="2015-10-29T11:18:00Z"/>
        </w:rPr>
      </w:pPr>
      <w:del w:id="1215" w:author="jerome draillard" w:date="2015-10-29T11:17:00Z">
        <w:r w:rsidDel="007E3053">
          <w:br w:type="page"/>
        </w:r>
      </w:del>
      <w:ins w:id="1216" w:author="jerome draillard" w:date="2015-10-29T11:18:00Z">
        <w:r w:rsidR="007E3053">
          <w:lastRenderedPageBreak/>
          <w:t xml:space="preserve">Créer le dossier </w:t>
        </w:r>
        <w:r w:rsidR="007E3053" w:rsidRPr="007E3053">
          <w:t>C:\tt4\TP\</w:t>
        </w:r>
      </w:ins>
      <w:ins w:id="1217" w:author="ghislain.aine" w:date="2015-10-30T11:49:00Z">
        <w:r w:rsidR="004443C1" w:rsidRPr="007E3053">
          <w:t xml:space="preserve"> </w:t>
        </w:r>
      </w:ins>
      <w:proofErr w:type="spellStart"/>
      <w:ins w:id="1218" w:author="jerome draillard" w:date="2015-10-29T11:18:00Z">
        <w:r w:rsidR="007E3053" w:rsidRPr="007E3053">
          <w:t>Sources\Demo</w:t>
        </w:r>
        <w:proofErr w:type="spellEnd"/>
        <w:del w:id="1219" w:author="ghislain.aine" w:date="2015-11-04T16:49:00Z">
          <w:r w:rsidR="007E3053" w:rsidRPr="007E3053" w:rsidDel="0049323F">
            <w:delText>\Component</w:delText>
          </w:r>
        </w:del>
        <w:r w:rsidR="007E3053">
          <w:t>.</w:t>
        </w:r>
      </w:ins>
    </w:p>
    <w:p w:rsidR="003230A6" w:rsidRDefault="007E3053">
      <w:pPr>
        <w:spacing w:after="200" w:line="276" w:lineRule="auto"/>
        <w:jc w:val="left"/>
        <w:rPr>
          <w:ins w:id="1220" w:author="ghislain.aine" w:date="2015-11-04T16:43:00Z"/>
        </w:rPr>
      </w:pPr>
      <w:ins w:id="1221" w:author="jerome draillard" w:date="2015-10-29T11:18:00Z">
        <w:r>
          <w:t xml:space="preserve">Dans ce dossier créer </w:t>
        </w:r>
        <w:del w:id="1222" w:author="ghislain.aine" w:date="2015-11-04T16:43:00Z">
          <w:r w:rsidDel="003230A6">
            <w:delText>un</w:delText>
          </w:r>
        </w:del>
      </w:ins>
      <w:ins w:id="1223" w:author="ghislain.aine" w:date="2015-11-04T16:43:00Z">
        <w:r w:rsidR="003230A6">
          <w:t>les</w:t>
        </w:r>
      </w:ins>
      <w:ins w:id="1224" w:author="jerome draillard" w:date="2015-10-29T11:18:00Z">
        <w:r>
          <w:t xml:space="preserve"> fichier</w:t>
        </w:r>
      </w:ins>
      <w:ins w:id="1225" w:author="ghislain.aine" w:date="2015-11-04T16:43:00Z">
        <w:r w:rsidR="003230A6">
          <w:t>s :</w:t>
        </w:r>
        <w:r w:rsidR="003230A6">
          <w:br/>
        </w:r>
        <w:r w:rsidR="003230A6">
          <w:tab/>
        </w:r>
      </w:ins>
      <w:ins w:id="1226" w:author="jerome draillard" w:date="2015-10-29T11:18:00Z">
        <w:r>
          <w:t xml:space="preserve"> </w:t>
        </w:r>
        <w:del w:id="1227" w:author="ghislain.aine" w:date="2015-11-04T16:43:00Z">
          <w:r w:rsidDel="003230A6">
            <w:delText>"</w:delText>
          </w:r>
        </w:del>
        <w:proofErr w:type="spellStart"/>
        <w:r>
          <w:t>Demo</w:t>
        </w:r>
      </w:ins>
      <w:ins w:id="1228" w:author="jerome draillard" w:date="2015-10-29T11:26:00Z">
        <w:r w:rsidR="00B54F70">
          <w:t>PluginFactory_class</w:t>
        </w:r>
      </w:ins>
      <w:ins w:id="1229" w:author="jerome draillard" w:date="2015-10-29T11:18:00Z">
        <w:r>
          <w:t>.h</w:t>
        </w:r>
      </w:ins>
      <w:proofErr w:type="spellEnd"/>
      <w:ins w:id="1230" w:author="ghislain.aine" w:date="2015-11-04T16:43:00Z">
        <w:r w:rsidR="003230A6">
          <w:br/>
        </w:r>
        <w:r w:rsidR="003230A6">
          <w:tab/>
          <w:t>DemoPluginFactory_class.cpp</w:t>
        </w:r>
      </w:ins>
      <w:ins w:id="1231" w:author="ghislain.aine" w:date="2015-11-04T16:44:00Z">
        <w:r w:rsidR="003230A6">
          <w:br/>
        </w:r>
        <w:r w:rsidR="003230A6">
          <w:tab/>
        </w:r>
        <w:proofErr w:type="spellStart"/>
        <w:r w:rsidR="003230A6">
          <w:t>DemoPluginConstantes.h</w:t>
        </w:r>
      </w:ins>
      <w:proofErr w:type="spellEnd"/>
    </w:p>
    <w:p w:rsidR="007E3053" w:rsidDel="003230A6" w:rsidRDefault="007E3053">
      <w:pPr>
        <w:spacing w:after="200" w:line="276" w:lineRule="auto"/>
        <w:jc w:val="left"/>
        <w:rPr>
          <w:ins w:id="1232" w:author="jerome draillard" w:date="2015-10-29T11:37:00Z"/>
          <w:del w:id="1233" w:author="ghislain.aine" w:date="2015-11-04T16:44:00Z"/>
        </w:rPr>
      </w:pPr>
      <w:ins w:id="1234" w:author="jerome draillard" w:date="2015-10-29T11:18:00Z">
        <w:del w:id="1235" w:author="ghislain.aine" w:date="2015-11-04T16:43:00Z">
          <w:r w:rsidDel="003230A6">
            <w:delText>"</w:delText>
          </w:r>
        </w:del>
        <w:del w:id="1236" w:author="ghislain.aine" w:date="2015-11-04T16:44:00Z">
          <w:r w:rsidDel="003230A6">
            <w:delText xml:space="preserve"> et un fichier "</w:delText>
          </w:r>
        </w:del>
      </w:ins>
      <w:ins w:id="1237" w:author="jerome draillard" w:date="2015-10-29T11:26:00Z">
        <w:del w:id="1238" w:author="ghislain.aine" w:date="2015-11-04T16:44:00Z">
          <w:r w:rsidR="00B54F70" w:rsidRPr="00B54F70" w:rsidDel="003230A6">
            <w:delText xml:space="preserve"> </w:delText>
          </w:r>
        </w:del>
        <w:del w:id="1239" w:author="ghislain.aine" w:date="2015-11-04T16:43:00Z">
          <w:r w:rsidR="00B54F70" w:rsidDel="003230A6">
            <w:delText>DemoPluginFactory_class</w:delText>
          </w:r>
        </w:del>
      </w:ins>
      <w:ins w:id="1240" w:author="jerome draillard" w:date="2015-10-29T11:18:00Z">
        <w:del w:id="1241" w:author="ghislain.aine" w:date="2015-11-04T16:43:00Z">
          <w:r w:rsidDel="003230A6">
            <w:delText>.cpp</w:delText>
          </w:r>
        </w:del>
        <w:del w:id="1242" w:author="ghislain.aine" w:date="2015-11-04T16:44:00Z">
          <w:r w:rsidDel="003230A6">
            <w:delText>".</w:delText>
          </w:r>
        </w:del>
      </w:ins>
    </w:p>
    <w:p w:rsidR="00124EEF" w:rsidRDefault="00124EEF">
      <w:pPr>
        <w:spacing w:after="200" w:line="276" w:lineRule="auto"/>
        <w:jc w:val="left"/>
        <w:rPr>
          <w:ins w:id="1243" w:author="ghislain.aine" w:date="2015-10-30T10:21:00Z"/>
        </w:rPr>
      </w:pPr>
      <w:ins w:id="1244" w:author="jerome draillard" w:date="2015-10-29T11:37:00Z">
        <w:del w:id="1245" w:author="ghislain.aine" w:date="2015-11-04T16:44:00Z">
          <w:r w:rsidDel="003230A6">
            <w:delText>Ajouter également le fichier "DemoPluginConstantes.h"</w:delText>
          </w:r>
        </w:del>
      </w:ins>
      <w:ins w:id="1246" w:author="ghislain.aine" w:date="2015-11-04T16:44:00Z">
        <w:r w:rsidR="003230A6">
          <w:t xml:space="preserve">Ce dernier fichier </w:t>
        </w:r>
      </w:ins>
      <w:proofErr w:type="spellStart"/>
      <w:ins w:id="1247" w:author="jerome draillard" w:date="2015-11-27T15:32:00Z">
        <w:r w:rsidR="007B3C31">
          <w:t>DemoPluginConstantes.h</w:t>
        </w:r>
        <w:proofErr w:type="spellEnd"/>
        <w:r w:rsidR="007B3C31">
          <w:t xml:space="preserve"> </w:t>
        </w:r>
      </w:ins>
      <w:ins w:id="1248" w:author="ghislain.aine" w:date="2015-11-04T16:44:00Z">
        <w:r w:rsidR="003230A6">
          <w:t xml:space="preserve">se résumant </w:t>
        </w:r>
      </w:ins>
      <w:ins w:id="1249" w:author="jerome draillard" w:date="2015-11-27T15:33:00Z">
        <w:r w:rsidR="007B3C31">
          <w:t>au code suivant :</w:t>
        </w:r>
      </w:ins>
      <w:ins w:id="1250" w:author="ghislain.aine" w:date="2015-11-04T16:44:00Z">
        <w:del w:id="1251" w:author="jerome draillard" w:date="2015-11-27T15:32:00Z">
          <w:r w:rsidR="003230A6" w:rsidDel="007B3C31">
            <w:delText>à :</w:delText>
          </w:r>
        </w:del>
      </w:ins>
      <w:ins w:id="1252" w:author="jerome draillard" w:date="2015-10-29T11:37:00Z">
        <w:del w:id="1253" w:author="ghislain.aine" w:date="2015-11-04T16:44:00Z">
          <w:r w:rsidDel="003230A6">
            <w:delText xml:space="preserve"> qui conti</w:delText>
          </w:r>
        </w:del>
      </w:ins>
    </w:p>
    <w:p w:rsidR="0013549D" w:rsidRDefault="00705281">
      <w:pPr>
        <w:spacing w:after="200" w:line="276" w:lineRule="auto"/>
        <w:jc w:val="left"/>
        <w:rPr>
          <w:ins w:id="1254" w:author="ghislain.aine" w:date="2015-10-30T10:21:00Z"/>
        </w:rPr>
      </w:pPr>
      <w:r>
        <w:pict>
          <v:shape id="_x0000_s1148" type="#_x0000_t202" style="width:497.25pt;height:184.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8;mso-fit-shape-to-text:t">
              <w:txbxContent>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55" w:author="ghislain.aine" w:date="2015-11-04T17:32:00Z">
                        <w:rPr>
                          <w:rFonts w:ascii="Courier New" w:eastAsia="Times New Roman" w:hAnsi="Courier New" w:cs="Courier New"/>
                          <w:color w:val="804000"/>
                          <w:sz w:val="16"/>
                          <w:szCs w:val="16"/>
                          <w:lang w:val="en-US" w:eastAsia="fr-FR"/>
                        </w:rPr>
                      </w:rPrChange>
                    </w:rPr>
                  </w:pPr>
                  <w:moveToRangeStart w:id="1256" w:author="ghislain.aine" w:date="2015-10-30T10:21:00Z" w:name="move433963806"/>
                  <w:moveTo w:id="1257" w:author="ghislain.aine" w:date="2015-10-30T10:21:00Z">
                    <w:r w:rsidRPr="004D7EE5">
                      <w:rPr>
                        <w:rFonts w:ascii="Consolas" w:eastAsia="Times New Roman" w:hAnsi="Consolas" w:cs="Consolas"/>
                        <w:color w:val="804000"/>
                        <w:sz w:val="19"/>
                        <w:szCs w:val="19"/>
                        <w:lang w:val="en-US" w:eastAsia="fr-FR"/>
                        <w:rPrChange w:id="1258"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259" w:author="ghislain.aine" w:date="2015-11-04T17:32:00Z">
                          <w:rPr>
                            <w:rFonts w:ascii="Courier New" w:eastAsia="Times New Roman" w:hAnsi="Courier New" w:cs="Courier New"/>
                            <w:color w:val="804000"/>
                            <w:sz w:val="16"/>
                            <w:szCs w:val="16"/>
                            <w:lang w:val="en-US" w:eastAsia="fr-FR"/>
                          </w:rPr>
                        </w:rPrChange>
                      </w:rPr>
                      <w:t>pragma</w:t>
                    </w:r>
                    <w:proofErr w:type="spellEnd"/>
                    <w:r w:rsidRPr="004D7EE5">
                      <w:rPr>
                        <w:rFonts w:ascii="Consolas" w:eastAsia="Times New Roman" w:hAnsi="Consolas" w:cs="Consolas"/>
                        <w:color w:val="804000"/>
                        <w:sz w:val="19"/>
                        <w:szCs w:val="19"/>
                        <w:lang w:val="en-US" w:eastAsia="fr-FR"/>
                        <w:rPrChange w:id="1260" w:author="ghislain.aine" w:date="2015-11-04T17:32:00Z">
                          <w:rPr>
                            <w:rFonts w:ascii="Courier New" w:eastAsia="Times New Roman" w:hAnsi="Courier New" w:cs="Courier New"/>
                            <w:color w:val="804000"/>
                            <w:sz w:val="16"/>
                            <w:szCs w:val="16"/>
                            <w:lang w:val="en-US" w:eastAsia="fr-FR"/>
                          </w:rPr>
                        </w:rPrChange>
                      </w:rPr>
                      <w:t xml:space="preserve"> once</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261" w:author="ghislain.aine" w:date="2015-11-04T17:32: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8000"/>
                      <w:sz w:val="19"/>
                      <w:szCs w:val="19"/>
                      <w:lang w:val="en-US" w:eastAsia="fr-FR"/>
                      <w:rPrChange w:id="1262" w:author="ghislain.aine" w:date="2015-11-04T17:32:00Z">
                        <w:rPr>
                          <w:rFonts w:ascii="Courier New" w:eastAsia="Times New Roman" w:hAnsi="Courier New" w:cs="Courier New"/>
                          <w:color w:val="008000"/>
                          <w:sz w:val="16"/>
                          <w:szCs w:val="16"/>
                          <w:lang w:val="en-US" w:eastAsia="fr-FR"/>
                        </w:rPr>
                      </w:rPrChange>
                    </w:rPr>
                  </w:pPr>
                  <w:moveTo w:id="1263" w:author="ghislain.aine" w:date="2015-10-30T10:21:00Z">
                    <w:r w:rsidRPr="004D7EE5">
                      <w:rPr>
                        <w:rFonts w:ascii="Consolas" w:eastAsia="Times New Roman" w:hAnsi="Consolas" w:cs="Consolas"/>
                        <w:color w:val="008000"/>
                        <w:sz w:val="19"/>
                        <w:szCs w:val="19"/>
                        <w:lang w:val="en-US" w:eastAsia="fr-FR"/>
                        <w:rPrChange w:id="1264" w:author="ghislain.aine" w:date="2015-11-04T17:32:00Z">
                          <w:rPr>
                            <w:rFonts w:ascii="Courier New" w:eastAsia="Times New Roman" w:hAnsi="Courier New" w:cs="Courier New"/>
                            <w:color w:val="008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8000"/>
                      <w:sz w:val="19"/>
                      <w:szCs w:val="19"/>
                      <w:lang w:val="en-US" w:eastAsia="fr-FR"/>
                      <w:rPrChange w:id="1265" w:author="ghislain.aine" w:date="2015-11-04T17:32:00Z">
                        <w:rPr>
                          <w:rFonts w:ascii="Courier New" w:eastAsia="Times New Roman" w:hAnsi="Courier New" w:cs="Courier New"/>
                          <w:color w:val="008000"/>
                          <w:sz w:val="16"/>
                          <w:szCs w:val="16"/>
                          <w:lang w:val="en-US" w:eastAsia="fr-FR"/>
                        </w:rPr>
                      </w:rPrChange>
                    </w:rPr>
                  </w:pPr>
                  <w:moveTo w:id="1266" w:author="ghislain.aine" w:date="2015-10-30T10:21:00Z">
                    <w:r w:rsidRPr="004D7EE5">
                      <w:rPr>
                        <w:rFonts w:ascii="Consolas" w:eastAsia="Times New Roman" w:hAnsi="Consolas" w:cs="Consolas"/>
                        <w:color w:val="008000"/>
                        <w:sz w:val="19"/>
                        <w:szCs w:val="19"/>
                        <w:lang w:val="en-US" w:eastAsia="fr-FR"/>
                        <w:rPrChange w:id="1267" w:author="ghislain.aine" w:date="2015-11-04T17:32:00Z">
                          <w:rPr>
                            <w:rFonts w:ascii="Courier New" w:eastAsia="Times New Roman" w:hAnsi="Courier New" w:cs="Courier New"/>
                            <w:color w:val="008000"/>
                            <w:sz w:val="16"/>
                            <w:szCs w:val="16"/>
                            <w:lang w:val="en-US" w:eastAsia="fr-FR"/>
                          </w:rPr>
                        </w:rPrChange>
                      </w:rPr>
                      <w:t xml:space="preserve">  * INCLUDES LOCAUX</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268" w:author="ghislain.aine" w:date="2015-11-04T17:32:00Z">
                        <w:rPr>
                          <w:rFonts w:ascii="Courier New" w:eastAsia="Times New Roman" w:hAnsi="Courier New" w:cs="Courier New"/>
                          <w:color w:val="000000"/>
                          <w:sz w:val="16"/>
                          <w:szCs w:val="16"/>
                          <w:lang w:val="en-US" w:eastAsia="fr-FR"/>
                        </w:rPr>
                      </w:rPrChange>
                    </w:rPr>
                  </w:pPr>
                  <w:moveTo w:id="1269" w:author="ghislain.aine" w:date="2015-10-30T10:21:00Z">
                    <w:r w:rsidRPr="004D7EE5">
                      <w:rPr>
                        <w:rFonts w:ascii="Consolas" w:eastAsia="Times New Roman" w:hAnsi="Consolas" w:cs="Consolas"/>
                        <w:color w:val="008000"/>
                        <w:sz w:val="19"/>
                        <w:szCs w:val="19"/>
                        <w:lang w:val="en-US" w:eastAsia="fr-FR"/>
                        <w:rPrChange w:id="1270" w:author="ghislain.aine" w:date="2015-11-04T17:32:00Z">
                          <w:rPr>
                            <w:rFonts w:ascii="Courier New" w:eastAsia="Times New Roman" w:hAnsi="Courier New" w:cs="Courier New"/>
                            <w:color w:val="00800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71" w:author="ghislain.aine" w:date="2015-11-04T17:32:00Z">
                        <w:rPr>
                          <w:rFonts w:ascii="Courier New" w:eastAsia="Times New Roman" w:hAnsi="Courier New" w:cs="Courier New"/>
                          <w:color w:val="804000"/>
                          <w:sz w:val="16"/>
                          <w:szCs w:val="16"/>
                          <w:lang w:val="en-US" w:eastAsia="fr-FR"/>
                        </w:rPr>
                      </w:rPrChange>
                    </w:rPr>
                  </w:pPr>
                  <w:moveTo w:id="1272" w:author="ghislain.aine" w:date="2015-10-30T10:21:00Z">
                    <w:r w:rsidRPr="004D7EE5">
                      <w:rPr>
                        <w:rFonts w:ascii="Consolas" w:eastAsia="Times New Roman" w:hAnsi="Consolas" w:cs="Consolas"/>
                        <w:color w:val="804000"/>
                        <w:sz w:val="19"/>
                        <w:szCs w:val="19"/>
                        <w:lang w:val="en-US" w:eastAsia="fr-FR"/>
                        <w:rPrChange w:id="1273" w:author="ghislain.aine" w:date="2015-11-04T17:32:00Z">
                          <w:rPr>
                            <w:rFonts w:ascii="Courier New" w:eastAsia="Times New Roman" w:hAnsi="Courier New" w:cs="Courier New"/>
                            <w:color w:val="804000"/>
                            <w:sz w:val="16"/>
                            <w:szCs w:val="16"/>
                            <w:lang w:val="en-US" w:eastAsia="fr-FR"/>
                          </w:rPr>
                        </w:rPrChange>
                      </w:rPr>
                      <w:t>#include &lt;</w:t>
                    </w:r>
                    <w:proofErr w:type="spellStart"/>
                    <w:r w:rsidRPr="004D7EE5">
                      <w:rPr>
                        <w:rFonts w:ascii="Consolas" w:eastAsia="Times New Roman" w:hAnsi="Consolas" w:cs="Consolas"/>
                        <w:color w:val="804000"/>
                        <w:sz w:val="19"/>
                        <w:szCs w:val="19"/>
                        <w:lang w:val="en-US" w:eastAsia="fr-FR"/>
                        <w:rPrChange w:id="1274" w:author="ghislain.aine" w:date="2015-11-04T17:32:00Z">
                          <w:rPr>
                            <w:rFonts w:ascii="Courier New" w:eastAsia="Times New Roman" w:hAnsi="Courier New" w:cs="Courier New"/>
                            <w:color w:val="804000"/>
                            <w:sz w:val="16"/>
                            <w:szCs w:val="16"/>
                            <w:lang w:val="en-US" w:eastAsia="fr-FR"/>
                          </w:rPr>
                        </w:rPrChange>
                      </w:rPr>
                      <w:t>QGlobal.h</w:t>
                    </w:r>
                    <w:proofErr w:type="spellEnd"/>
                    <w:r w:rsidRPr="004D7EE5">
                      <w:rPr>
                        <w:rFonts w:ascii="Consolas" w:eastAsia="Times New Roman" w:hAnsi="Consolas" w:cs="Consolas"/>
                        <w:color w:val="804000"/>
                        <w:sz w:val="19"/>
                        <w:szCs w:val="19"/>
                        <w:lang w:val="en-US" w:eastAsia="fr-FR"/>
                        <w:rPrChange w:id="1275" w:author="ghislain.aine" w:date="2015-11-04T17:32:00Z">
                          <w:rPr>
                            <w:rFonts w:ascii="Courier New" w:eastAsia="Times New Roman" w:hAnsi="Courier New" w:cs="Courier New"/>
                            <w:color w:val="804000"/>
                            <w:sz w:val="16"/>
                            <w:szCs w:val="16"/>
                            <w:lang w:val="en-US" w:eastAsia="fr-FR"/>
                          </w:rPr>
                        </w:rPrChange>
                      </w:rPr>
                      <w:t>&gt;</w:t>
                    </w:r>
                  </w:moveTo>
                </w:p>
                <w:p w:rsidR="00AC30F5" w:rsidRPr="00E54AC5" w:rsidRDefault="00AC30F5" w:rsidP="0013549D">
                  <w:pPr>
                    <w:shd w:val="clear" w:color="auto" w:fill="FFFFFF"/>
                    <w:jc w:val="left"/>
                    <w:rPr>
                      <w:rFonts w:ascii="Consolas" w:eastAsia="Times New Roman" w:hAnsi="Consolas" w:cs="Consolas"/>
                      <w:color w:val="008000"/>
                      <w:sz w:val="19"/>
                      <w:szCs w:val="19"/>
                      <w:lang w:val="en-US" w:eastAsia="fr-FR"/>
                      <w:rPrChange w:id="1276" w:author="ghislain.aine" w:date="2015-11-04T17:32:00Z">
                        <w:rPr>
                          <w:rFonts w:ascii="Courier New" w:eastAsia="Times New Roman" w:hAnsi="Courier New" w:cs="Courier New"/>
                          <w:color w:val="008000"/>
                          <w:sz w:val="16"/>
                          <w:szCs w:val="16"/>
                          <w:lang w:val="en-US" w:eastAsia="fr-FR"/>
                        </w:rPr>
                      </w:rPrChange>
                    </w:rPr>
                  </w:pPr>
                  <w:moveTo w:id="1277" w:author="ghislain.aine" w:date="2015-10-30T10:21:00Z">
                    <w:r w:rsidRPr="004D7EE5">
                      <w:rPr>
                        <w:rFonts w:ascii="Consolas" w:eastAsia="Times New Roman" w:hAnsi="Consolas" w:cs="Consolas"/>
                        <w:color w:val="008000"/>
                        <w:sz w:val="19"/>
                        <w:szCs w:val="19"/>
                        <w:lang w:val="en-US" w:eastAsia="fr-FR"/>
                        <w:rPrChange w:id="1278" w:author="ghislain.aine" w:date="2015-11-04T17:32:00Z">
                          <w:rPr>
                            <w:rFonts w:ascii="Courier New" w:eastAsia="Times New Roman" w:hAnsi="Courier New" w:cs="Courier New"/>
                            <w:color w:val="008000"/>
                            <w:sz w:val="16"/>
                            <w:szCs w:val="16"/>
                            <w:lang w:val="en-US" w:eastAsia="fr-FR"/>
                          </w:rPr>
                        </w:rPrChange>
                      </w:rPr>
                      <w:t>//Export via les DLL</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79" w:author="ghislain.aine" w:date="2015-11-04T17:32:00Z">
                        <w:rPr>
                          <w:rFonts w:ascii="Courier New" w:eastAsia="Times New Roman" w:hAnsi="Courier New" w:cs="Courier New"/>
                          <w:color w:val="804000"/>
                          <w:sz w:val="16"/>
                          <w:szCs w:val="16"/>
                          <w:lang w:val="en-US" w:eastAsia="fr-FR"/>
                        </w:rPr>
                      </w:rPrChange>
                    </w:rPr>
                  </w:pPr>
                  <w:moveTo w:id="1280" w:author="ghislain.aine" w:date="2015-10-30T10:21:00Z">
                    <w:r w:rsidRPr="004D7EE5">
                      <w:rPr>
                        <w:rFonts w:ascii="Consolas" w:eastAsia="Times New Roman" w:hAnsi="Consolas" w:cs="Consolas"/>
                        <w:color w:val="804000"/>
                        <w:sz w:val="19"/>
                        <w:szCs w:val="19"/>
                        <w:lang w:val="en-US" w:eastAsia="fr-FR"/>
                        <w:rPrChange w:id="1281" w:author="ghislain.aine" w:date="2015-11-04T17:32:00Z">
                          <w:rPr>
                            <w:rFonts w:ascii="Courier New" w:eastAsia="Times New Roman" w:hAnsi="Courier New" w:cs="Courier New"/>
                            <w:color w:val="804000"/>
                            <w:sz w:val="16"/>
                            <w:szCs w:val="16"/>
                            <w:lang w:val="en-US" w:eastAsia="fr-FR"/>
                          </w:rPr>
                        </w:rPrChange>
                      </w:rPr>
                      <w:t>#include &lt;</w:t>
                    </w:r>
                    <w:proofErr w:type="spellStart"/>
                    <w:r w:rsidRPr="004D7EE5">
                      <w:rPr>
                        <w:rFonts w:ascii="Consolas" w:eastAsia="Times New Roman" w:hAnsi="Consolas" w:cs="Consolas"/>
                        <w:color w:val="804000"/>
                        <w:sz w:val="19"/>
                        <w:szCs w:val="19"/>
                        <w:lang w:val="en-US" w:eastAsia="fr-FR"/>
                        <w:rPrChange w:id="1282" w:author="ghislain.aine" w:date="2015-11-04T17:32:00Z">
                          <w:rPr>
                            <w:rFonts w:ascii="Courier New" w:eastAsia="Times New Roman" w:hAnsi="Courier New" w:cs="Courier New"/>
                            <w:color w:val="804000"/>
                            <w:sz w:val="16"/>
                            <w:szCs w:val="16"/>
                            <w:lang w:val="en-US" w:eastAsia="fr-FR"/>
                          </w:rPr>
                        </w:rPrChange>
                      </w:rPr>
                      <w:t>SwMacros.h</w:t>
                    </w:r>
                    <w:proofErr w:type="spellEnd"/>
                    <w:r w:rsidRPr="004D7EE5">
                      <w:rPr>
                        <w:rFonts w:ascii="Consolas" w:eastAsia="Times New Roman" w:hAnsi="Consolas" w:cs="Consolas"/>
                        <w:color w:val="804000"/>
                        <w:sz w:val="19"/>
                        <w:szCs w:val="19"/>
                        <w:lang w:val="en-US" w:eastAsia="fr-FR"/>
                        <w:rPrChange w:id="1283" w:author="ghislain.aine" w:date="2015-11-04T17:32:00Z">
                          <w:rPr>
                            <w:rFonts w:ascii="Courier New" w:eastAsia="Times New Roman" w:hAnsi="Courier New" w:cs="Courier New"/>
                            <w:color w:val="804000"/>
                            <w:sz w:val="16"/>
                            <w:szCs w:val="16"/>
                            <w:lang w:val="en-US" w:eastAsia="fr-FR"/>
                          </w:rPr>
                        </w:rPrChange>
                      </w:rPr>
                      <w:t>&gt;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284" w:author="ghislain.aine" w:date="2015-11-04T17:32: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85" w:author="ghislain.aine" w:date="2015-11-04T17:32:00Z">
                        <w:rPr>
                          <w:rFonts w:ascii="Courier New" w:eastAsia="Times New Roman" w:hAnsi="Courier New" w:cs="Courier New"/>
                          <w:color w:val="804000"/>
                          <w:sz w:val="16"/>
                          <w:szCs w:val="16"/>
                          <w:lang w:val="en-US" w:eastAsia="fr-FR"/>
                        </w:rPr>
                      </w:rPrChange>
                    </w:rPr>
                  </w:pPr>
                  <w:moveTo w:id="1286" w:author="ghislain.aine" w:date="2015-10-30T10:21:00Z">
                    <w:r w:rsidRPr="004D7EE5">
                      <w:rPr>
                        <w:rFonts w:ascii="Consolas" w:eastAsia="Times New Roman" w:hAnsi="Consolas" w:cs="Consolas"/>
                        <w:color w:val="804000"/>
                        <w:sz w:val="19"/>
                        <w:szCs w:val="19"/>
                        <w:lang w:val="en-US" w:eastAsia="fr-FR"/>
                        <w:rPrChange w:id="1287"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288" w:author="ghislain.aine" w:date="2015-11-04T17:32:00Z">
                          <w:rPr>
                            <w:rFonts w:ascii="Courier New" w:eastAsia="Times New Roman" w:hAnsi="Courier New" w:cs="Courier New"/>
                            <w:color w:val="804000"/>
                            <w:sz w:val="16"/>
                            <w:szCs w:val="16"/>
                            <w:lang w:val="en-US" w:eastAsia="fr-FR"/>
                          </w:rPr>
                        </w:rPrChange>
                      </w:rPr>
                      <w:t>ifdef</w:t>
                    </w:r>
                    <w:proofErr w:type="spellEnd"/>
                    <w:r w:rsidRPr="004D7EE5">
                      <w:rPr>
                        <w:rFonts w:ascii="Consolas" w:eastAsia="Times New Roman" w:hAnsi="Consolas" w:cs="Consolas"/>
                        <w:color w:val="804000"/>
                        <w:sz w:val="19"/>
                        <w:szCs w:val="19"/>
                        <w:lang w:val="en-US" w:eastAsia="fr-FR"/>
                        <w:rPrChange w:id="1289" w:author="ghislain.aine" w:date="2015-11-04T17:32:00Z">
                          <w:rPr>
                            <w:rFonts w:ascii="Courier New" w:eastAsia="Times New Roman" w:hAnsi="Courier New" w:cs="Courier New"/>
                            <w:color w:val="804000"/>
                            <w:sz w:val="16"/>
                            <w:szCs w:val="16"/>
                            <w:lang w:val="en-US" w:eastAsia="fr-FR"/>
                          </w:rPr>
                        </w:rPrChange>
                      </w:rPr>
                      <w:t xml:space="preserve"> DEMO_LIB</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90" w:author="ghislain.aine" w:date="2015-11-04T17:32:00Z">
                        <w:rPr>
                          <w:rFonts w:ascii="Courier New" w:eastAsia="Times New Roman" w:hAnsi="Courier New" w:cs="Courier New"/>
                          <w:color w:val="804000"/>
                          <w:sz w:val="16"/>
                          <w:szCs w:val="16"/>
                          <w:lang w:val="en-US" w:eastAsia="fr-FR"/>
                        </w:rPr>
                      </w:rPrChange>
                    </w:rPr>
                  </w:pPr>
                  <w:moveTo w:id="1291" w:author="ghislain.aine" w:date="2015-10-30T10:21:00Z">
                    <w:r w:rsidRPr="004D7EE5">
                      <w:rPr>
                        <w:rFonts w:ascii="Consolas" w:eastAsia="Times New Roman" w:hAnsi="Consolas" w:cs="Consolas"/>
                        <w:color w:val="000000"/>
                        <w:sz w:val="19"/>
                        <w:szCs w:val="19"/>
                        <w:lang w:val="en-US" w:eastAsia="fr-FR"/>
                        <w:rPrChange w:id="1292" w:author="ghislain.aine" w:date="2015-11-04T17:32: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4000"/>
                        <w:sz w:val="19"/>
                        <w:szCs w:val="19"/>
                        <w:lang w:val="en-US" w:eastAsia="fr-FR"/>
                        <w:rPrChange w:id="1293" w:author="ghislain.aine" w:date="2015-11-04T17:32:00Z">
                          <w:rPr>
                            <w:rFonts w:ascii="Courier New" w:eastAsia="Times New Roman" w:hAnsi="Courier New" w:cs="Courier New"/>
                            <w:color w:val="804000"/>
                            <w:sz w:val="16"/>
                            <w:szCs w:val="16"/>
                            <w:lang w:val="en-US" w:eastAsia="fr-FR"/>
                          </w:rPr>
                        </w:rPrChange>
                      </w:rPr>
                      <w:t>#define DEMO_EXPORT Q_DECL_EXPORT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294" w:author="ghislain.aine" w:date="2015-11-04T17:32:00Z">
                        <w:rPr>
                          <w:rFonts w:ascii="Courier New" w:eastAsia="Times New Roman" w:hAnsi="Courier New" w:cs="Courier New"/>
                          <w:color w:val="804000"/>
                          <w:sz w:val="16"/>
                          <w:szCs w:val="16"/>
                          <w:lang w:val="en-US" w:eastAsia="fr-FR"/>
                        </w:rPr>
                      </w:rPrChange>
                    </w:rPr>
                  </w:pPr>
                  <w:moveTo w:id="1295" w:author="ghislain.aine" w:date="2015-10-30T10:21:00Z">
                    <w:r w:rsidRPr="004D7EE5">
                      <w:rPr>
                        <w:rFonts w:ascii="Consolas" w:eastAsia="Times New Roman" w:hAnsi="Consolas" w:cs="Consolas"/>
                        <w:color w:val="000000"/>
                        <w:sz w:val="19"/>
                        <w:szCs w:val="19"/>
                        <w:lang w:val="en-US" w:eastAsia="fr-FR"/>
                        <w:rPrChange w:id="1296" w:author="ghislain.aine" w:date="2015-11-04T17:32: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4000"/>
                        <w:sz w:val="19"/>
                        <w:szCs w:val="19"/>
                        <w:lang w:val="en-US" w:eastAsia="fr-FR"/>
                        <w:rPrChange w:id="1297" w:author="ghislain.aine" w:date="2015-11-04T17:32:00Z">
                          <w:rPr>
                            <w:rFonts w:ascii="Courier New" w:eastAsia="Times New Roman" w:hAnsi="Courier New" w:cs="Courier New"/>
                            <w:color w:val="804000"/>
                            <w:sz w:val="16"/>
                            <w:szCs w:val="16"/>
                            <w:lang w:val="en-US" w:eastAsia="fr-FR"/>
                          </w:rPr>
                        </w:rPrChange>
                      </w:rPr>
                      <w:t xml:space="preserve">#define DEMO_DECLARE_UUID(name) SW_EXTERN_C Q_DECL_EXPORT const </w:t>
                    </w:r>
                    <w:proofErr w:type="spellStart"/>
                    <w:r w:rsidRPr="004D7EE5">
                      <w:rPr>
                        <w:rFonts w:ascii="Consolas" w:eastAsia="Times New Roman" w:hAnsi="Consolas" w:cs="Consolas"/>
                        <w:color w:val="804000"/>
                        <w:sz w:val="19"/>
                        <w:szCs w:val="19"/>
                        <w:lang w:val="en-US" w:eastAsia="fr-FR"/>
                        <w:rPrChange w:id="1298" w:author="ghislain.aine" w:date="2015-11-04T17:32:00Z">
                          <w:rPr>
                            <w:rFonts w:ascii="Courier New" w:eastAsia="Times New Roman" w:hAnsi="Courier New" w:cs="Courier New"/>
                            <w:color w:val="804000"/>
                            <w:sz w:val="16"/>
                            <w:szCs w:val="16"/>
                            <w:lang w:val="en-US" w:eastAsia="fr-FR"/>
                          </w:rPr>
                        </w:rPrChange>
                      </w:rPr>
                      <w:t>StreamWork</w:t>
                    </w:r>
                    <w:proofErr w:type="spellEnd"/>
                    <w:r w:rsidRPr="004D7EE5">
                      <w:rPr>
                        <w:rFonts w:ascii="Consolas" w:eastAsia="Times New Roman" w:hAnsi="Consolas" w:cs="Consolas"/>
                        <w:color w:val="804000"/>
                        <w:sz w:val="19"/>
                        <w:szCs w:val="19"/>
                        <w:lang w:val="en-US" w:eastAsia="fr-FR"/>
                        <w:rPrChange w:id="1299"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300" w:author="ghislain.aine" w:date="2015-11-04T17:32:00Z">
                          <w:rPr>
                            <w:rFonts w:ascii="Courier New" w:eastAsia="Times New Roman" w:hAnsi="Courier New" w:cs="Courier New"/>
                            <w:color w:val="804000"/>
                            <w:sz w:val="16"/>
                            <w:szCs w:val="16"/>
                            <w:lang w:val="en-US" w:eastAsia="fr-FR"/>
                          </w:rPr>
                        </w:rPrChange>
                      </w:rPr>
                      <w:t>SwCore</w:t>
                    </w:r>
                    <w:proofErr w:type="spellEnd"/>
                    <w:r w:rsidRPr="004D7EE5">
                      <w:rPr>
                        <w:rFonts w:ascii="Consolas" w:eastAsia="Times New Roman" w:hAnsi="Consolas" w:cs="Consolas"/>
                        <w:color w:val="804000"/>
                        <w:sz w:val="19"/>
                        <w:szCs w:val="19"/>
                        <w:lang w:val="en-US" w:eastAsia="fr-FR"/>
                        <w:rPrChange w:id="1301"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302" w:author="ghislain.aine" w:date="2015-11-04T17:32:00Z">
                          <w:rPr>
                            <w:rFonts w:ascii="Courier New" w:eastAsia="Times New Roman" w:hAnsi="Courier New" w:cs="Courier New"/>
                            <w:color w:val="804000"/>
                            <w:sz w:val="16"/>
                            <w:szCs w:val="16"/>
                            <w:lang w:val="en-US" w:eastAsia="fr-FR"/>
                          </w:rPr>
                        </w:rPrChange>
                      </w:rPr>
                      <w:t>SwUUID</w:t>
                    </w:r>
                    <w:proofErr w:type="spellEnd"/>
                    <w:r w:rsidRPr="004D7EE5">
                      <w:rPr>
                        <w:rFonts w:ascii="Consolas" w:eastAsia="Times New Roman" w:hAnsi="Consolas" w:cs="Consolas"/>
                        <w:color w:val="804000"/>
                        <w:sz w:val="19"/>
                        <w:szCs w:val="19"/>
                        <w:lang w:val="en-US" w:eastAsia="fr-FR"/>
                        <w:rPrChange w:id="1303" w:author="ghislain.aine" w:date="2015-11-04T17:32:00Z">
                          <w:rPr>
                            <w:rFonts w:ascii="Courier New" w:eastAsia="Times New Roman" w:hAnsi="Courier New" w:cs="Courier New"/>
                            <w:color w:val="804000"/>
                            <w:sz w:val="16"/>
                            <w:szCs w:val="16"/>
                            <w:lang w:val="en-US" w:eastAsia="fr-FR"/>
                          </w:rPr>
                        </w:rPrChange>
                      </w:rPr>
                      <w:t xml:space="preserve"> name;</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304" w:author="ghislain.aine" w:date="2015-11-04T17:32:00Z">
                        <w:rPr>
                          <w:rFonts w:ascii="Courier New" w:eastAsia="Times New Roman" w:hAnsi="Courier New" w:cs="Courier New"/>
                          <w:color w:val="804000"/>
                          <w:sz w:val="16"/>
                          <w:szCs w:val="16"/>
                          <w:lang w:val="en-US" w:eastAsia="fr-FR"/>
                        </w:rPr>
                      </w:rPrChange>
                    </w:rPr>
                  </w:pPr>
                  <w:moveTo w:id="1305" w:author="ghislain.aine" w:date="2015-10-30T10:21:00Z">
                    <w:r w:rsidRPr="004D7EE5">
                      <w:rPr>
                        <w:rFonts w:ascii="Consolas" w:eastAsia="Times New Roman" w:hAnsi="Consolas" w:cs="Consolas"/>
                        <w:color w:val="804000"/>
                        <w:sz w:val="19"/>
                        <w:szCs w:val="19"/>
                        <w:lang w:val="en-US" w:eastAsia="fr-FR"/>
                        <w:rPrChange w:id="1306" w:author="ghislain.aine" w:date="2015-11-04T17:32:00Z">
                          <w:rPr>
                            <w:rFonts w:ascii="Courier New" w:eastAsia="Times New Roman" w:hAnsi="Courier New" w:cs="Courier New"/>
                            <w:color w:val="804000"/>
                            <w:sz w:val="16"/>
                            <w:szCs w:val="16"/>
                            <w:lang w:val="en-US" w:eastAsia="fr-FR"/>
                          </w:rPr>
                        </w:rPrChange>
                      </w:rPr>
                      <w:t>#else</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307" w:author="ghislain.aine" w:date="2015-11-04T17:32:00Z">
                        <w:rPr>
                          <w:rFonts w:ascii="Courier New" w:eastAsia="Times New Roman" w:hAnsi="Courier New" w:cs="Courier New"/>
                          <w:color w:val="804000"/>
                          <w:sz w:val="16"/>
                          <w:szCs w:val="16"/>
                          <w:lang w:val="en-US" w:eastAsia="fr-FR"/>
                        </w:rPr>
                      </w:rPrChange>
                    </w:rPr>
                  </w:pPr>
                  <w:moveTo w:id="1308" w:author="ghislain.aine" w:date="2015-10-30T10:21:00Z">
                    <w:r w:rsidRPr="004D7EE5">
                      <w:rPr>
                        <w:rFonts w:ascii="Consolas" w:eastAsia="Times New Roman" w:hAnsi="Consolas" w:cs="Consolas"/>
                        <w:color w:val="000000"/>
                        <w:sz w:val="19"/>
                        <w:szCs w:val="19"/>
                        <w:lang w:val="en-US" w:eastAsia="fr-FR"/>
                        <w:rPrChange w:id="1309" w:author="ghislain.aine" w:date="2015-11-04T17:32: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4000"/>
                        <w:sz w:val="19"/>
                        <w:szCs w:val="19"/>
                        <w:lang w:val="en-US" w:eastAsia="fr-FR"/>
                        <w:rPrChange w:id="1310" w:author="ghislain.aine" w:date="2015-11-04T17:32:00Z">
                          <w:rPr>
                            <w:rFonts w:ascii="Courier New" w:eastAsia="Times New Roman" w:hAnsi="Courier New" w:cs="Courier New"/>
                            <w:color w:val="804000"/>
                            <w:sz w:val="16"/>
                            <w:szCs w:val="16"/>
                            <w:lang w:val="en-US" w:eastAsia="fr-FR"/>
                          </w:rPr>
                        </w:rPrChange>
                      </w:rPr>
                      <w:t>#define DEMO_EXPORT Q_DECL_IMPORT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311" w:author="ghislain.aine" w:date="2015-11-04T17:32:00Z">
                        <w:rPr>
                          <w:rFonts w:ascii="Courier New" w:eastAsia="Times New Roman" w:hAnsi="Courier New" w:cs="Courier New"/>
                          <w:color w:val="804000"/>
                          <w:sz w:val="16"/>
                          <w:szCs w:val="16"/>
                          <w:lang w:val="en-US" w:eastAsia="fr-FR"/>
                        </w:rPr>
                      </w:rPrChange>
                    </w:rPr>
                  </w:pPr>
                  <w:moveTo w:id="1312" w:author="ghislain.aine" w:date="2015-10-30T10:21:00Z">
                    <w:r w:rsidRPr="004D7EE5">
                      <w:rPr>
                        <w:rFonts w:ascii="Consolas" w:eastAsia="Times New Roman" w:hAnsi="Consolas" w:cs="Consolas"/>
                        <w:color w:val="000000"/>
                        <w:sz w:val="19"/>
                        <w:szCs w:val="19"/>
                        <w:lang w:val="en-US" w:eastAsia="fr-FR"/>
                        <w:rPrChange w:id="1313" w:author="ghislain.aine" w:date="2015-11-04T17:32: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4000"/>
                        <w:sz w:val="19"/>
                        <w:szCs w:val="19"/>
                        <w:lang w:val="en-US" w:eastAsia="fr-FR"/>
                        <w:rPrChange w:id="1314" w:author="ghislain.aine" w:date="2015-11-04T17:32:00Z">
                          <w:rPr>
                            <w:rFonts w:ascii="Courier New" w:eastAsia="Times New Roman" w:hAnsi="Courier New" w:cs="Courier New"/>
                            <w:color w:val="804000"/>
                            <w:sz w:val="16"/>
                            <w:szCs w:val="16"/>
                            <w:lang w:val="en-US" w:eastAsia="fr-FR"/>
                          </w:rPr>
                        </w:rPrChange>
                      </w:rPr>
                      <w:t xml:space="preserve">#define DEMO_DECLARE_UUID(name) SW_EXTERN_C Q_DECL_IMPORT const </w:t>
                    </w:r>
                    <w:proofErr w:type="spellStart"/>
                    <w:r w:rsidRPr="004D7EE5">
                      <w:rPr>
                        <w:rFonts w:ascii="Consolas" w:eastAsia="Times New Roman" w:hAnsi="Consolas" w:cs="Consolas"/>
                        <w:color w:val="804000"/>
                        <w:sz w:val="19"/>
                        <w:szCs w:val="19"/>
                        <w:lang w:val="en-US" w:eastAsia="fr-FR"/>
                        <w:rPrChange w:id="1315" w:author="ghislain.aine" w:date="2015-11-04T17:32:00Z">
                          <w:rPr>
                            <w:rFonts w:ascii="Courier New" w:eastAsia="Times New Roman" w:hAnsi="Courier New" w:cs="Courier New"/>
                            <w:color w:val="804000"/>
                            <w:sz w:val="16"/>
                            <w:szCs w:val="16"/>
                            <w:lang w:val="en-US" w:eastAsia="fr-FR"/>
                          </w:rPr>
                        </w:rPrChange>
                      </w:rPr>
                      <w:t>StreamWork</w:t>
                    </w:r>
                    <w:proofErr w:type="spellEnd"/>
                    <w:r w:rsidRPr="004D7EE5">
                      <w:rPr>
                        <w:rFonts w:ascii="Consolas" w:eastAsia="Times New Roman" w:hAnsi="Consolas" w:cs="Consolas"/>
                        <w:color w:val="804000"/>
                        <w:sz w:val="19"/>
                        <w:szCs w:val="19"/>
                        <w:lang w:val="en-US" w:eastAsia="fr-FR"/>
                        <w:rPrChange w:id="1316"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317" w:author="ghislain.aine" w:date="2015-11-04T17:32:00Z">
                          <w:rPr>
                            <w:rFonts w:ascii="Courier New" w:eastAsia="Times New Roman" w:hAnsi="Courier New" w:cs="Courier New"/>
                            <w:color w:val="804000"/>
                            <w:sz w:val="16"/>
                            <w:szCs w:val="16"/>
                            <w:lang w:val="en-US" w:eastAsia="fr-FR"/>
                          </w:rPr>
                        </w:rPrChange>
                      </w:rPr>
                      <w:t>SwCore</w:t>
                    </w:r>
                    <w:proofErr w:type="spellEnd"/>
                    <w:r w:rsidRPr="004D7EE5">
                      <w:rPr>
                        <w:rFonts w:ascii="Consolas" w:eastAsia="Times New Roman" w:hAnsi="Consolas" w:cs="Consolas"/>
                        <w:color w:val="804000"/>
                        <w:sz w:val="19"/>
                        <w:szCs w:val="19"/>
                        <w:lang w:val="en-US" w:eastAsia="fr-FR"/>
                        <w:rPrChange w:id="1318" w:author="ghislain.aine" w:date="2015-11-04T17:32: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319" w:author="ghislain.aine" w:date="2015-11-04T17:32:00Z">
                          <w:rPr>
                            <w:rFonts w:ascii="Courier New" w:eastAsia="Times New Roman" w:hAnsi="Courier New" w:cs="Courier New"/>
                            <w:color w:val="804000"/>
                            <w:sz w:val="16"/>
                            <w:szCs w:val="16"/>
                            <w:lang w:val="en-US" w:eastAsia="fr-FR"/>
                          </w:rPr>
                        </w:rPrChange>
                      </w:rPr>
                      <w:t>SwUUID</w:t>
                    </w:r>
                    <w:proofErr w:type="spellEnd"/>
                    <w:r w:rsidRPr="004D7EE5">
                      <w:rPr>
                        <w:rFonts w:ascii="Consolas" w:eastAsia="Times New Roman" w:hAnsi="Consolas" w:cs="Consolas"/>
                        <w:color w:val="804000"/>
                        <w:sz w:val="19"/>
                        <w:szCs w:val="19"/>
                        <w:lang w:val="en-US" w:eastAsia="fr-FR"/>
                        <w:rPrChange w:id="1320" w:author="ghislain.aine" w:date="2015-11-04T17:32:00Z">
                          <w:rPr>
                            <w:rFonts w:ascii="Courier New" w:eastAsia="Times New Roman" w:hAnsi="Courier New" w:cs="Courier New"/>
                            <w:color w:val="804000"/>
                            <w:sz w:val="16"/>
                            <w:szCs w:val="16"/>
                            <w:lang w:val="en-US" w:eastAsia="fr-FR"/>
                          </w:rPr>
                        </w:rPrChange>
                      </w:rPr>
                      <w:t xml:space="preserve"> name;</w:t>
                    </w:r>
                  </w:moveTo>
                </w:p>
                <w:p w:rsidR="00AC30F5" w:rsidRPr="00E54AC5" w:rsidDel="00B60B00" w:rsidRDefault="00AC30F5" w:rsidP="0013549D">
                  <w:pPr>
                    <w:shd w:val="clear" w:color="auto" w:fill="FFFFFF"/>
                    <w:jc w:val="left"/>
                    <w:rPr>
                      <w:del w:id="1321" w:author="ghislain.aine" w:date="2015-10-30T12:19:00Z"/>
                      <w:rFonts w:ascii="Consolas" w:eastAsia="Times New Roman" w:hAnsi="Consolas" w:cs="Consolas"/>
                      <w:color w:val="804000"/>
                      <w:sz w:val="19"/>
                      <w:szCs w:val="19"/>
                      <w:lang w:eastAsia="fr-FR"/>
                      <w:rPrChange w:id="1322" w:author="ghislain.aine" w:date="2015-11-04T17:32:00Z">
                        <w:rPr>
                          <w:del w:id="1323" w:author="ghislain.aine" w:date="2015-10-30T12:19:00Z"/>
                          <w:rFonts w:ascii="Courier New" w:eastAsia="Times New Roman" w:hAnsi="Courier New" w:cs="Courier New"/>
                          <w:color w:val="804000"/>
                          <w:sz w:val="16"/>
                          <w:szCs w:val="16"/>
                          <w:lang w:eastAsia="fr-FR"/>
                        </w:rPr>
                      </w:rPrChange>
                    </w:rPr>
                  </w:pPr>
                  <w:moveTo w:id="1324" w:author="ghislain.aine" w:date="2015-10-30T10:21:00Z">
                    <w:r w:rsidRPr="004D7EE5">
                      <w:rPr>
                        <w:rFonts w:ascii="Consolas" w:eastAsia="Times New Roman" w:hAnsi="Consolas" w:cs="Consolas"/>
                        <w:color w:val="804000"/>
                        <w:sz w:val="19"/>
                        <w:szCs w:val="19"/>
                        <w:lang w:eastAsia="fr-FR"/>
                        <w:rPrChange w:id="1325" w:author="ghislain.aine" w:date="2015-11-04T17:32:00Z">
                          <w:rPr>
                            <w:rFonts w:ascii="Courier New" w:eastAsia="Times New Roman" w:hAnsi="Courier New" w:cs="Courier New"/>
                            <w:color w:val="804000"/>
                            <w:sz w:val="16"/>
                            <w:szCs w:val="16"/>
                            <w:lang w:eastAsia="fr-FR"/>
                          </w:rPr>
                        </w:rPrChange>
                      </w:rPr>
                      <w:t>#</w:t>
                    </w:r>
                    <w:proofErr w:type="spellStart"/>
                    <w:r w:rsidRPr="004D7EE5">
                      <w:rPr>
                        <w:rFonts w:ascii="Consolas" w:eastAsia="Times New Roman" w:hAnsi="Consolas" w:cs="Consolas"/>
                        <w:color w:val="804000"/>
                        <w:sz w:val="19"/>
                        <w:szCs w:val="19"/>
                        <w:lang w:eastAsia="fr-FR"/>
                        <w:rPrChange w:id="1326" w:author="ghislain.aine" w:date="2015-11-04T17:32:00Z">
                          <w:rPr>
                            <w:rFonts w:ascii="Courier New" w:eastAsia="Times New Roman" w:hAnsi="Courier New" w:cs="Courier New"/>
                            <w:color w:val="804000"/>
                            <w:sz w:val="16"/>
                            <w:szCs w:val="16"/>
                            <w:lang w:eastAsia="fr-FR"/>
                          </w:rPr>
                        </w:rPrChange>
                      </w:rPr>
                      <w:t>endif</w:t>
                    </w:r>
                  </w:moveTo>
                  <w:proofErr w:type="spellEnd"/>
                </w:p>
                <w:moveToRangeEnd w:id="1256"/>
                <w:p w:rsidR="00AC30F5" w:rsidRDefault="00AC30F5">
                  <w:pPr>
                    <w:shd w:val="clear" w:color="auto" w:fill="FFFFFF"/>
                    <w:jc w:val="left"/>
                    <w:rPr>
                      <w:rFonts w:ascii="Consolas" w:hAnsi="Consolas" w:cs="Consolas"/>
                      <w:sz w:val="19"/>
                      <w:szCs w:val="19"/>
                      <w:rPrChange w:id="1327" w:author="ghislain.aine" w:date="2015-11-04T17:32:00Z">
                        <w:rPr/>
                      </w:rPrChange>
                    </w:rPr>
                    <w:pPrChange w:id="1328" w:author="ghislain.aine" w:date="2015-10-30T12:19:00Z">
                      <w:pPr/>
                    </w:pPrChange>
                  </w:pPr>
                </w:p>
              </w:txbxContent>
            </v:textbox>
            <w10:wrap type="none"/>
            <w10:anchorlock/>
          </v:shape>
        </w:pict>
      </w:r>
    </w:p>
    <w:p w:rsidR="0013549D" w:rsidDel="0013549D" w:rsidRDefault="0013549D">
      <w:pPr>
        <w:spacing w:after="200" w:line="276" w:lineRule="auto"/>
        <w:jc w:val="left"/>
        <w:rPr>
          <w:ins w:id="1329" w:author="jerome draillard" w:date="2015-10-29T11:39:00Z"/>
          <w:del w:id="1330" w:author="ghislain.aine" w:date="2015-10-30T10:22:00Z"/>
        </w:rPr>
      </w:pPr>
    </w:p>
    <w:p w:rsidR="00147865" w:rsidDel="0013549D" w:rsidRDefault="00147865">
      <w:pPr>
        <w:spacing w:after="200" w:line="276" w:lineRule="auto"/>
        <w:jc w:val="left"/>
        <w:rPr>
          <w:ins w:id="1331" w:author="jerome draillard" w:date="2015-10-29T11:38:00Z"/>
          <w:del w:id="1332" w:author="ghislain.aine" w:date="2015-10-30T10:21:00Z"/>
        </w:rPr>
      </w:pPr>
    </w:p>
    <w:p w:rsidR="00070A2F" w:rsidRDefault="004D7EE5">
      <w:pPr>
        <w:shd w:val="clear" w:color="auto" w:fill="FFFFFF"/>
        <w:jc w:val="left"/>
        <w:rPr>
          <w:ins w:id="1333" w:author="jerome draillard" w:date="2015-10-29T11:38:00Z"/>
          <w:del w:id="1334" w:author="ghislain.aine" w:date="2015-11-04T17:32:00Z"/>
          <w:rFonts w:ascii="Courier New" w:eastAsia="Times New Roman" w:hAnsi="Courier New" w:cs="Courier New"/>
          <w:color w:val="804000"/>
          <w:sz w:val="16"/>
          <w:szCs w:val="16"/>
          <w:lang w:val="en-US" w:eastAsia="fr-FR"/>
          <w:rPrChange w:id="1335" w:author="jerome draillard" w:date="2015-10-29T11:39:00Z">
            <w:rPr>
              <w:ins w:id="1336" w:author="jerome draillard" w:date="2015-10-29T11:38:00Z"/>
              <w:del w:id="1337" w:author="ghislain.aine" w:date="2015-11-04T17:32:00Z"/>
              <w:rFonts w:ascii="Courier New" w:eastAsia="Times New Roman" w:hAnsi="Courier New" w:cs="Courier New"/>
              <w:color w:val="804000"/>
              <w:sz w:val="20"/>
              <w:lang w:eastAsia="fr-FR"/>
            </w:rPr>
          </w:rPrChange>
        </w:rPr>
      </w:pPr>
      <w:moveFromRangeStart w:id="1338" w:author="ghislain.aine" w:date="2015-10-30T10:21:00Z" w:name="move433963806"/>
      <w:moveFrom w:id="1339" w:author="ghislain.aine" w:date="2015-10-30T10:21:00Z">
        <w:ins w:id="1340" w:author="jerome draillard" w:date="2015-10-29T11:38:00Z">
          <w:r w:rsidRPr="004D7EE5">
            <w:rPr>
              <w:rFonts w:ascii="Courier New" w:eastAsia="Times New Roman" w:hAnsi="Courier New" w:cs="Courier New"/>
              <w:color w:val="804000"/>
              <w:sz w:val="16"/>
              <w:szCs w:val="16"/>
              <w:lang w:val="en-US" w:eastAsia="fr-FR"/>
              <w:rPrChange w:id="1341" w:author="jerome draillard" w:date="2015-10-29T11:39:00Z">
                <w:rPr>
                  <w:rFonts w:ascii="Courier New" w:eastAsia="Times New Roman" w:hAnsi="Courier New" w:cs="Courier New"/>
                  <w:color w:val="804000"/>
                  <w:sz w:val="20"/>
                  <w:u w:val="single"/>
                  <w:lang w:eastAsia="fr-FR"/>
                </w:rPr>
              </w:rPrChange>
            </w:rPr>
            <w:t>#pragma once</w:t>
          </w:r>
        </w:ins>
      </w:moveFrom>
    </w:p>
    <w:p w:rsidR="00070A2F" w:rsidRDefault="00070A2F">
      <w:pPr>
        <w:shd w:val="clear" w:color="auto" w:fill="FFFFFF"/>
        <w:jc w:val="left"/>
        <w:rPr>
          <w:ins w:id="1342" w:author="jerome draillard" w:date="2015-10-29T11:38:00Z"/>
          <w:del w:id="1343" w:author="ghislain.aine" w:date="2015-11-04T16:44:00Z"/>
          <w:rFonts w:ascii="Courier New" w:eastAsia="Times New Roman" w:hAnsi="Courier New" w:cs="Courier New"/>
          <w:color w:val="000000"/>
          <w:sz w:val="16"/>
          <w:szCs w:val="16"/>
          <w:lang w:val="en-US" w:eastAsia="fr-FR"/>
          <w:rPrChange w:id="1344" w:author="jerome draillard" w:date="2015-10-29T11:39:00Z">
            <w:rPr>
              <w:ins w:id="1345" w:author="jerome draillard" w:date="2015-10-29T11:38:00Z"/>
              <w:del w:id="1346" w:author="ghislain.aine" w:date="2015-11-04T16:44:00Z"/>
              <w:rFonts w:ascii="Courier New" w:eastAsia="Times New Roman" w:hAnsi="Courier New" w:cs="Courier New"/>
              <w:color w:val="000000"/>
              <w:sz w:val="20"/>
              <w:lang w:eastAsia="fr-FR"/>
            </w:rPr>
          </w:rPrChange>
        </w:rPr>
      </w:pPr>
    </w:p>
    <w:p w:rsidR="00070A2F" w:rsidRDefault="004D7EE5">
      <w:pPr>
        <w:shd w:val="clear" w:color="auto" w:fill="FFFFFF"/>
        <w:jc w:val="left"/>
        <w:rPr>
          <w:ins w:id="1347" w:author="jerome draillard" w:date="2015-10-29T11:38:00Z"/>
          <w:del w:id="1348" w:author="ghislain.aine" w:date="2015-11-04T16:44:00Z"/>
          <w:rFonts w:ascii="Courier New" w:eastAsia="Times New Roman" w:hAnsi="Courier New" w:cs="Courier New"/>
          <w:color w:val="008000"/>
          <w:sz w:val="16"/>
          <w:szCs w:val="16"/>
          <w:lang w:val="en-US" w:eastAsia="fr-FR"/>
          <w:rPrChange w:id="1349" w:author="jerome draillard" w:date="2015-10-29T11:39:00Z">
            <w:rPr>
              <w:ins w:id="1350" w:author="jerome draillard" w:date="2015-10-29T11:38:00Z"/>
              <w:del w:id="1351" w:author="ghislain.aine" w:date="2015-11-04T16:44:00Z"/>
              <w:rFonts w:ascii="Courier New" w:eastAsia="Times New Roman" w:hAnsi="Courier New" w:cs="Courier New"/>
              <w:color w:val="008000"/>
              <w:sz w:val="20"/>
              <w:lang w:eastAsia="fr-FR"/>
            </w:rPr>
          </w:rPrChange>
        </w:rPr>
      </w:pPr>
      <w:moveFrom w:id="1352" w:author="ghislain.aine" w:date="2015-10-30T10:21:00Z">
        <w:ins w:id="1353" w:author="jerome draillard" w:date="2015-10-29T11:38:00Z">
          <w:del w:id="1354" w:author="ghislain.aine" w:date="2015-11-04T16:44:00Z">
            <w:r w:rsidRPr="004D7EE5">
              <w:rPr>
                <w:rFonts w:ascii="Courier New" w:eastAsia="Times New Roman" w:hAnsi="Courier New" w:cs="Courier New"/>
                <w:color w:val="008000"/>
                <w:sz w:val="16"/>
                <w:szCs w:val="16"/>
                <w:lang w:val="en-US" w:eastAsia="fr-FR"/>
                <w:rPrChange w:id="1355" w:author="jerome draillard" w:date="2015-10-29T11:39:00Z">
                  <w:rPr>
                    <w:rFonts w:ascii="Courier New" w:eastAsia="Times New Roman" w:hAnsi="Courier New" w:cs="Courier New"/>
                    <w:color w:val="008000"/>
                    <w:sz w:val="20"/>
                    <w:u w:val="single"/>
                    <w:lang w:eastAsia="fr-FR"/>
                  </w:rPr>
                </w:rPrChange>
              </w:rPr>
              <w:delText>/*</w:delText>
            </w:r>
          </w:del>
        </w:ins>
      </w:moveFrom>
    </w:p>
    <w:p w:rsidR="00070A2F" w:rsidRDefault="004D7EE5">
      <w:pPr>
        <w:shd w:val="clear" w:color="auto" w:fill="FFFFFF"/>
        <w:jc w:val="left"/>
        <w:rPr>
          <w:ins w:id="1356" w:author="jerome draillard" w:date="2015-10-29T11:38:00Z"/>
          <w:del w:id="1357" w:author="ghislain.aine" w:date="2015-11-04T16:44:00Z"/>
          <w:rFonts w:ascii="Courier New" w:eastAsia="Times New Roman" w:hAnsi="Courier New" w:cs="Courier New"/>
          <w:color w:val="008000"/>
          <w:sz w:val="16"/>
          <w:szCs w:val="16"/>
          <w:lang w:val="en-US" w:eastAsia="fr-FR"/>
          <w:rPrChange w:id="1358" w:author="jerome draillard" w:date="2015-10-29T11:39:00Z">
            <w:rPr>
              <w:ins w:id="1359" w:author="jerome draillard" w:date="2015-10-29T11:38:00Z"/>
              <w:del w:id="1360" w:author="ghislain.aine" w:date="2015-11-04T16:44:00Z"/>
              <w:rFonts w:ascii="Courier New" w:eastAsia="Times New Roman" w:hAnsi="Courier New" w:cs="Courier New"/>
              <w:color w:val="008000"/>
              <w:sz w:val="20"/>
              <w:lang w:eastAsia="fr-FR"/>
            </w:rPr>
          </w:rPrChange>
        </w:rPr>
      </w:pPr>
      <w:moveFrom w:id="1361" w:author="ghislain.aine" w:date="2015-10-30T10:21:00Z">
        <w:ins w:id="1362" w:author="jerome draillard" w:date="2015-10-29T11:38:00Z">
          <w:del w:id="1363" w:author="ghislain.aine" w:date="2015-11-04T16:44:00Z">
            <w:r w:rsidRPr="004D7EE5">
              <w:rPr>
                <w:rFonts w:ascii="Courier New" w:eastAsia="Times New Roman" w:hAnsi="Courier New" w:cs="Courier New"/>
                <w:color w:val="008000"/>
                <w:sz w:val="16"/>
                <w:szCs w:val="16"/>
                <w:lang w:val="en-US" w:eastAsia="fr-FR"/>
                <w:rPrChange w:id="1364" w:author="jerome draillard" w:date="2015-10-29T11:39:00Z">
                  <w:rPr>
                    <w:rFonts w:ascii="Courier New" w:eastAsia="Times New Roman" w:hAnsi="Courier New" w:cs="Courier New"/>
                    <w:color w:val="008000"/>
                    <w:sz w:val="20"/>
                    <w:u w:val="single"/>
                    <w:lang w:eastAsia="fr-FR"/>
                  </w:rPr>
                </w:rPrChange>
              </w:rPr>
              <w:delText xml:space="preserve">  * INCLUDES LOCAUX</w:delText>
            </w:r>
          </w:del>
        </w:ins>
      </w:moveFrom>
    </w:p>
    <w:p w:rsidR="00070A2F" w:rsidRDefault="004D7EE5">
      <w:pPr>
        <w:shd w:val="clear" w:color="auto" w:fill="FFFFFF"/>
        <w:jc w:val="left"/>
        <w:rPr>
          <w:ins w:id="1365" w:author="jerome draillard" w:date="2015-10-29T11:38:00Z"/>
          <w:del w:id="1366" w:author="ghislain.aine" w:date="2015-11-04T16:44:00Z"/>
          <w:rFonts w:ascii="Courier New" w:eastAsia="Times New Roman" w:hAnsi="Courier New" w:cs="Courier New"/>
          <w:color w:val="000000"/>
          <w:sz w:val="16"/>
          <w:szCs w:val="16"/>
          <w:lang w:val="en-US" w:eastAsia="fr-FR"/>
          <w:rPrChange w:id="1367" w:author="jerome draillard" w:date="2015-10-29T11:39:00Z">
            <w:rPr>
              <w:ins w:id="1368" w:author="jerome draillard" w:date="2015-10-29T11:38:00Z"/>
              <w:del w:id="1369" w:author="ghislain.aine" w:date="2015-11-04T16:44:00Z"/>
              <w:rFonts w:ascii="Courier New" w:eastAsia="Times New Roman" w:hAnsi="Courier New" w:cs="Courier New"/>
              <w:color w:val="000000"/>
              <w:sz w:val="20"/>
              <w:lang w:eastAsia="fr-FR"/>
            </w:rPr>
          </w:rPrChange>
        </w:rPr>
      </w:pPr>
      <w:moveFrom w:id="1370" w:author="ghislain.aine" w:date="2015-10-30T10:21:00Z">
        <w:ins w:id="1371" w:author="jerome draillard" w:date="2015-10-29T11:38:00Z">
          <w:del w:id="1372" w:author="ghislain.aine" w:date="2015-11-04T16:44:00Z">
            <w:r w:rsidRPr="004D7EE5">
              <w:rPr>
                <w:rFonts w:ascii="Courier New" w:eastAsia="Times New Roman" w:hAnsi="Courier New" w:cs="Courier New"/>
                <w:color w:val="008000"/>
                <w:sz w:val="16"/>
                <w:szCs w:val="16"/>
                <w:lang w:val="en-US" w:eastAsia="fr-FR"/>
                <w:rPrChange w:id="1373" w:author="jerome draillard" w:date="2015-10-29T11:39:00Z">
                  <w:rPr>
                    <w:rFonts w:ascii="Courier New" w:eastAsia="Times New Roman" w:hAnsi="Courier New" w:cs="Courier New"/>
                    <w:color w:val="008000"/>
                    <w:sz w:val="20"/>
                    <w:u w:val="single"/>
                    <w:lang w:eastAsia="fr-FR"/>
                  </w:rPr>
                </w:rPrChange>
              </w:rPr>
              <w:delText xml:space="preserve">  */</w:delText>
            </w:r>
          </w:del>
        </w:ins>
      </w:moveFrom>
    </w:p>
    <w:p w:rsidR="00070A2F" w:rsidRDefault="004D7EE5">
      <w:pPr>
        <w:shd w:val="clear" w:color="auto" w:fill="FFFFFF"/>
        <w:jc w:val="left"/>
        <w:rPr>
          <w:ins w:id="1374" w:author="jerome draillard" w:date="2015-10-29T11:38:00Z"/>
          <w:del w:id="1375" w:author="ghislain.aine" w:date="2015-11-04T16:44:00Z"/>
          <w:rFonts w:ascii="Courier New" w:eastAsia="Times New Roman" w:hAnsi="Courier New" w:cs="Courier New"/>
          <w:color w:val="804000"/>
          <w:sz w:val="16"/>
          <w:szCs w:val="16"/>
          <w:lang w:val="en-US" w:eastAsia="fr-FR"/>
          <w:rPrChange w:id="1376" w:author="jerome draillard" w:date="2015-10-29T11:39:00Z">
            <w:rPr>
              <w:ins w:id="1377" w:author="jerome draillard" w:date="2015-10-29T11:38:00Z"/>
              <w:del w:id="1378" w:author="ghislain.aine" w:date="2015-11-04T16:44:00Z"/>
              <w:rFonts w:ascii="Courier New" w:eastAsia="Times New Roman" w:hAnsi="Courier New" w:cs="Courier New"/>
              <w:color w:val="804000"/>
              <w:sz w:val="20"/>
              <w:lang w:eastAsia="fr-FR"/>
            </w:rPr>
          </w:rPrChange>
        </w:rPr>
      </w:pPr>
      <w:moveFrom w:id="1379" w:author="ghislain.aine" w:date="2015-10-30T10:21:00Z">
        <w:ins w:id="1380" w:author="jerome draillard" w:date="2015-10-29T11:38:00Z">
          <w:del w:id="1381" w:author="ghislain.aine" w:date="2015-11-04T16:44:00Z">
            <w:r w:rsidRPr="004D7EE5">
              <w:rPr>
                <w:rFonts w:ascii="Courier New" w:eastAsia="Times New Roman" w:hAnsi="Courier New" w:cs="Courier New"/>
                <w:color w:val="804000"/>
                <w:sz w:val="16"/>
                <w:szCs w:val="16"/>
                <w:lang w:val="en-US" w:eastAsia="fr-FR"/>
                <w:rPrChange w:id="1382" w:author="jerome draillard" w:date="2015-10-29T11:39:00Z">
                  <w:rPr>
                    <w:rFonts w:ascii="Courier New" w:eastAsia="Times New Roman" w:hAnsi="Courier New" w:cs="Courier New"/>
                    <w:color w:val="804000"/>
                    <w:sz w:val="20"/>
                    <w:u w:val="single"/>
                    <w:lang w:eastAsia="fr-FR"/>
                  </w:rPr>
                </w:rPrChange>
              </w:rPr>
              <w:delText>#include &lt;QGlobal.h&gt;</w:delText>
            </w:r>
          </w:del>
        </w:ins>
      </w:moveFrom>
    </w:p>
    <w:p w:rsidR="00070A2F" w:rsidRDefault="004D7EE5">
      <w:pPr>
        <w:shd w:val="clear" w:color="auto" w:fill="FFFFFF"/>
        <w:jc w:val="left"/>
        <w:rPr>
          <w:ins w:id="1383" w:author="jerome draillard" w:date="2015-10-29T11:38:00Z"/>
          <w:del w:id="1384" w:author="ghislain.aine" w:date="2015-11-04T16:44:00Z"/>
          <w:rFonts w:ascii="Courier New" w:eastAsia="Times New Roman" w:hAnsi="Courier New" w:cs="Courier New"/>
          <w:color w:val="008000"/>
          <w:sz w:val="16"/>
          <w:szCs w:val="16"/>
          <w:lang w:val="en-US" w:eastAsia="fr-FR"/>
          <w:rPrChange w:id="1385" w:author="jerome draillard" w:date="2015-10-29T11:39:00Z">
            <w:rPr>
              <w:ins w:id="1386" w:author="jerome draillard" w:date="2015-10-29T11:38:00Z"/>
              <w:del w:id="1387" w:author="ghislain.aine" w:date="2015-11-04T16:44:00Z"/>
              <w:rFonts w:ascii="Courier New" w:eastAsia="Times New Roman" w:hAnsi="Courier New" w:cs="Courier New"/>
              <w:color w:val="008000"/>
              <w:sz w:val="20"/>
              <w:lang w:eastAsia="fr-FR"/>
            </w:rPr>
          </w:rPrChange>
        </w:rPr>
      </w:pPr>
      <w:moveFrom w:id="1388" w:author="ghislain.aine" w:date="2015-10-30T10:21:00Z">
        <w:ins w:id="1389" w:author="jerome draillard" w:date="2015-10-29T11:38:00Z">
          <w:del w:id="1390" w:author="ghislain.aine" w:date="2015-11-04T16:44:00Z">
            <w:r w:rsidRPr="004D7EE5">
              <w:rPr>
                <w:rFonts w:ascii="Courier New" w:eastAsia="Times New Roman" w:hAnsi="Courier New" w:cs="Courier New"/>
                <w:color w:val="008000"/>
                <w:sz w:val="16"/>
                <w:szCs w:val="16"/>
                <w:lang w:val="en-US" w:eastAsia="fr-FR"/>
                <w:rPrChange w:id="1391" w:author="jerome draillard" w:date="2015-10-29T11:39:00Z">
                  <w:rPr>
                    <w:rFonts w:ascii="Courier New" w:eastAsia="Times New Roman" w:hAnsi="Courier New" w:cs="Courier New"/>
                    <w:color w:val="008000"/>
                    <w:sz w:val="20"/>
                    <w:u w:val="single"/>
                    <w:lang w:eastAsia="fr-FR"/>
                  </w:rPr>
                </w:rPrChange>
              </w:rPr>
              <w:delText>//Export via les DLL</w:delText>
            </w:r>
          </w:del>
        </w:ins>
      </w:moveFrom>
    </w:p>
    <w:p w:rsidR="00070A2F" w:rsidRDefault="004D7EE5">
      <w:pPr>
        <w:shd w:val="clear" w:color="auto" w:fill="FFFFFF"/>
        <w:jc w:val="left"/>
        <w:rPr>
          <w:ins w:id="1392" w:author="jerome draillard" w:date="2015-10-29T11:38:00Z"/>
          <w:del w:id="1393" w:author="ghislain.aine" w:date="2015-11-04T16:44:00Z"/>
          <w:rFonts w:ascii="Courier New" w:eastAsia="Times New Roman" w:hAnsi="Courier New" w:cs="Courier New"/>
          <w:color w:val="804000"/>
          <w:sz w:val="16"/>
          <w:szCs w:val="16"/>
          <w:lang w:val="en-US" w:eastAsia="fr-FR"/>
          <w:rPrChange w:id="1394" w:author="jerome draillard" w:date="2015-10-29T11:39:00Z">
            <w:rPr>
              <w:ins w:id="1395" w:author="jerome draillard" w:date="2015-10-29T11:38:00Z"/>
              <w:del w:id="1396" w:author="ghislain.aine" w:date="2015-11-04T16:44:00Z"/>
              <w:rFonts w:ascii="Courier New" w:eastAsia="Times New Roman" w:hAnsi="Courier New" w:cs="Courier New"/>
              <w:color w:val="804000"/>
              <w:sz w:val="20"/>
              <w:lang w:eastAsia="fr-FR"/>
            </w:rPr>
          </w:rPrChange>
        </w:rPr>
      </w:pPr>
      <w:moveFrom w:id="1397" w:author="ghislain.aine" w:date="2015-10-30T10:21:00Z">
        <w:ins w:id="1398" w:author="jerome draillard" w:date="2015-10-29T11:38:00Z">
          <w:del w:id="1399" w:author="ghislain.aine" w:date="2015-11-04T16:44:00Z">
            <w:r w:rsidRPr="004D7EE5">
              <w:rPr>
                <w:rFonts w:ascii="Courier New" w:eastAsia="Times New Roman" w:hAnsi="Courier New" w:cs="Courier New"/>
                <w:color w:val="804000"/>
                <w:sz w:val="16"/>
                <w:szCs w:val="16"/>
                <w:lang w:val="en-US" w:eastAsia="fr-FR"/>
                <w:rPrChange w:id="1400" w:author="jerome draillard" w:date="2015-10-29T11:39:00Z">
                  <w:rPr>
                    <w:rFonts w:ascii="Courier New" w:eastAsia="Times New Roman" w:hAnsi="Courier New" w:cs="Courier New"/>
                    <w:color w:val="804000"/>
                    <w:sz w:val="20"/>
                    <w:u w:val="single"/>
                    <w:lang w:eastAsia="fr-FR"/>
                  </w:rPr>
                </w:rPrChange>
              </w:rPr>
              <w:delText>#include &lt;SwMacros.h&gt;</w:delText>
            </w:r>
          </w:del>
        </w:ins>
      </w:moveFrom>
    </w:p>
    <w:p w:rsidR="00070A2F" w:rsidRDefault="00070A2F">
      <w:pPr>
        <w:shd w:val="clear" w:color="auto" w:fill="FFFFFF"/>
        <w:jc w:val="left"/>
        <w:rPr>
          <w:ins w:id="1401" w:author="jerome draillard" w:date="2015-10-29T11:38:00Z"/>
          <w:del w:id="1402" w:author="ghislain.aine" w:date="2015-11-04T16:44:00Z"/>
          <w:rFonts w:ascii="Courier New" w:eastAsia="Times New Roman" w:hAnsi="Courier New" w:cs="Courier New"/>
          <w:color w:val="000000"/>
          <w:sz w:val="16"/>
          <w:szCs w:val="16"/>
          <w:lang w:val="en-US" w:eastAsia="fr-FR"/>
          <w:rPrChange w:id="1403" w:author="jerome draillard" w:date="2015-10-29T11:39:00Z">
            <w:rPr>
              <w:ins w:id="1404" w:author="jerome draillard" w:date="2015-10-29T11:38:00Z"/>
              <w:del w:id="1405" w:author="ghislain.aine" w:date="2015-11-04T16:44:00Z"/>
              <w:rFonts w:ascii="Courier New" w:eastAsia="Times New Roman" w:hAnsi="Courier New" w:cs="Courier New"/>
              <w:color w:val="000000"/>
              <w:sz w:val="20"/>
              <w:lang w:eastAsia="fr-FR"/>
            </w:rPr>
          </w:rPrChange>
        </w:rPr>
      </w:pPr>
    </w:p>
    <w:p w:rsidR="00070A2F" w:rsidRDefault="004D7EE5">
      <w:pPr>
        <w:shd w:val="clear" w:color="auto" w:fill="FFFFFF"/>
        <w:jc w:val="left"/>
        <w:rPr>
          <w:ins w:id="1406" w:author="jerome draillard" w:date="2015-10-29T11:38:00Z"/>
          <w:del w:id="1407" w:author="ghislain.aine" w:date="2015-11-04T16:44:00Z"/>
          <w:rFonts w:ascii="Courier New" w:eastAsia="Times New Roman" w:hAnsi="Courier New" w:cs="Courier New"/>
          <w:color w:val="804000"/>
          <w:sz w:val="16"/>
          <w:szCs w:val="16"/>
          <w:lang w:val="en-US" w:eastAsia="fr-FR"/>
          <w:rPrChange w:id="1408" w:author="jerome draillard" w:date="2015-10-29T11:39:00Z">
            <w:rPr>
              <w:ins w:id="1409" w:author="jerome draillard" w:date="2015-10-29T11:38:00Z"/>
              <w:del w:id="1410" w:author="ghislain.aine" w:date="2015-11-04T16:44:00Z"/>
              <w:rFonts w:ascii="Courier New" w:eastAsia="Times New Roman" w:hAnsi="Courier New" w:cs="Courier New"/>
              <w:color w:val="804000"/>
              <w:sz w:val="20"/>
              <w:lang w:eastAsia="fr-FR"/>
            </w:rPr>
          </w:rPrChange>
        </w:rPr>
      </w:pPr>
      <w:moveFrom w:id="1411" w:author="ghislain.aine" w:date="2015-10-30T10:21:00Z">
        <w:ins w:id="1412" w:author="jerome draillard" w:date="2015-10-29T11:38:00Z">
          <w:del w:id="1413" w:author="ghislain.aine" w:date="2015-11-04T16:44:00Z">
            <w:r w:rsidRPr="004D7EE5">
              <w:rPr>
                <w:rFonts w:ascii="Courier New" w:eastAsia="Times New Roman" w:hAnsi="Courier New" w:cs="Courier New"/>
                <w:color w:val="804000"/>
                <w:sz w:val="16"/>
                <w:szCs w:val="16"/>
                <w:lang w:val="en-US" w:eastAsia="fr-FR"/>
                <w:rPrChange w:id="1414" w:author="jerome draillard" w:date="2015-10-29T11:39:00Z">
                  <w:rPr>
                    <w:rFonts w:ascii="Courier New" w:eastAsia="Times New Roman" w:hAnsi="Courier New" w:cs="Courier New"/>
                    <w:color w:val="804000"/>
                    <w:sz w:val="20"/>
                    <w:u w:val="single"/>
                    <w:lang w:eastAsia="fr-FR"/>
                  </w:rPr>
                </w:rPrChange>
              </w:rPr>
              <w:delText>#ifdef DEMO_LIB</w:delText>
            </w:r>
          </w:del>
        </w:ins>
      </w:moveFrom>
    </w:p>
    <w:p w:rsidR="00070A2F" w:rsidRDefault="004D7EE5">
      <w:pPr>
        <w:shd w:val="clear" w:color="auto" w:fill="FFFFFF"/>
        <w:jc w:val="left"/>
        <w:rPr>
          <w:ins w:id="1415" w:author="jerome draillard" w:date="2015-10-29T11:38:00Z"/>
          <w:del w:id="1416" w:author="ghislain.aine" w:date="2015-11-04T16:44:00Z"/>
          <w:rFonts w:ascii="Courier New" w:eastAsia="Times New Roman" w:hAnsi="Courier New" w:cs="Courier New"/>
          <w:color w:val="804000"/>
          <w:sz w:val="16"/>
          <w:szCs w:val="16"/>
          <w:lang w:val="en-US" w:eastAsia="fr-FR"/>
          <w:rPrChange w:id="1417" w:author="jerome draillard" w:date="2015-10-29T11:39:00Z">
            <w:rPr>
              <w:ins w:id="1418" w:author="jerome draillard" w:date="2015-10-29T11:38:00Z"/>
              <w:del w:id="1419" w:author="ghislain.aine" w:date="2015-11-04T16:44:00Z"/>
              <w:rFonts w:ascii="Courier New" w:eastAsia="Times New Roman" w:hAnsi="Courier New" w:cs="Courier New"/>
              <w:color w:val="804000"/>
              <w:sz w:val="20"/>
              <w:lang w:eastAsia="fr-FR"/>
            </w:rPr>
          </w:rPrChange>
        </w:rPr>
      </w:pPr>
      <w:moveFrom w:id="1420" w:author="ghislain.aine" w:date="2015-10-30T10:21:00Z">
        <w:ins w:id="1421" w:author="jerome draillard" w:date="2015-10-29T11:38:00Z">
          <w:del w:id="1422" w:author="ghislain.aine" w:date="2015-11-04T16:44:00Z">
            <w:r w:rsidRPr="004D7EE5">
              <w:rPr>
                <w:rFonts w:ascii="Courier New" w:eastAsia="Times New Roman" w:hAnsi="Courier New" w:cs="Courier New"/>
                <w:color w:val="000000"/>
                <w:sz w:val="16"/>
                <w:szCs w:val="16"/>
                <w:lang w:val="en-US" w:eastAsia="fr-FR"/>
                <w:rPrChange w:id="1423" w:author="jerome draillard" w:date="2015-10-29T11:39: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4000"/>
                <w:sz w:val="16"/>
                <w:szCs w:val="16"/>
                <w:lang w:val="en-US" w:eastAsia="fr-FR"/>
                <w:rPrChange w:id="1424" w:author="jerome draillard" w:date="2015-10-29T11:39:00Z">
                  <w:rPr>
                    <w:rFonts w:ascii="Courier New" w:eastAsia="Times New Roman" w:hAnsi="Courier New" w:cs="Courier New"/>
                    <w:color w:val="804000"/>
                    <w:sz w:val="20"/>
                    <w:u w:val="single"/>
                    <w:lang w:eastAsia="fr-FR"/>
                  </w:rPr>
                </w:rPrChange>
              </w:rPr>
              <w:delText>#define DEMO_EXPORT Q_DECL_EXPORT</w:delText>
            </w:r>
          </w:del>
        </w:ins>
      </w:moveFrom>
    </w:p>
    <w:p w:rsidR="00070A2F" w:rsidRDefault="004D7EE5">
      <w:pPr>
        <w:shd w:val="clear" w:color="auto" w:fill="FFFFFF"/>
        <w:jc w:val="left"/>
        <w:rPr>
          <w:ins w:id="1425" w:author="jerome draillard" w:date="2015-10-29T11:38:00Z"/>
          <w:del w:id="1426" w:author="ghislain.aine" w:date="2015-11-04T17:32:00Z"/>
          <w:rFonts w:ascii="Courier New" w:eastAsia="Times New Roman" w:hAnsi="Courier New" w:cs="Courier New"/>
          <w:color w:val="804000"/>
          <w:sz w:val="16"/>
          <w:szCs w:val="16"/>
          <w:lang w:val="en-US" w:eastAsia="fr-FR"/>
          <w:rPrChange w:id="1427" w:author="jerome draillard" w:date="2015-10-29T11:39:00Z">
            <w:rPr>
              <w:ins w:id="1428" w:author="jerome draillard" w:date="2015-10-29T11:38:00Z"/>
              <w:del w:id="1429" w:author="ghislain.aine" w:date="2015-11-04T17:32:00Z"/>
              <w:rFonts w:ascii="Courier New" w:eastAsia="Times New Roman" w:hAnsi="Courier New" w:cs="Courier New"/>
              <w:color w:val="804000"/>
              <w:sz w:val="20"/>
              <w:lang w:eastAsia="fr-FR"/>
            </w:rPr>
          </w:rPrChange>
        </w:rPr>
      </w:pPr>
      <w:moveFrom w:id="1430" w:author="ghislain.aine" w:date="2015-10-30T10:21:00Z">
        <w:ins w:id="1431" w:author="jerome draillard" w:date="2015-10-29T11:38:00Z">
          <w:del w:id="1432" w:author="ghislain.aine" w:date="2015-11-04T17:32:00Z">
            <w:r w:rsidRPr="004D7EE5">
              <w:rPr>
                <w:rFonts w:ascii="Courier New" w:eastAsia="Times New Roman" w:hAnsi="Courier New" w:cs="Courier New"/>
                <w:color w:val="000000"/>
                <w:sz w:val="16"/>
                <w:szCs w:val="16"/>
                <w:lang w:val="en-US" w:eastAsia="fr-FR"/>
                <w:rPrChange w:id="1433" w:author="jerome draillard" w:date="2015-10-29T11:39: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4000"/>
                <w:sz w:val="16"/>
                <w:szCs w:val="16"/>
                <w:lang w:val="en-US" w:eastAsia="fr-FR"/>
                <w:rPrChange w:id="1434" w:author="jerome draillard" w:date="2015-10-29T11:39:00Z">
                  <w:rPr>
                    <w:rFonts w:ascii="Courier New" w:eastAsia="Times New Roman" w:hAnsi="Courier New" w:cs="Courier New"/>
                    <w:color w:val="804000"/>
                    <w:sz w:val="20"/>
                    <w:u w:val="single"/>
                    <w:lang w:eastAsia="fr-FR"/>
                  </w:rPr>
                </w:rPrChange>
              </w:rPr>
              <w:delText>#define DEMO_DECLARE_UUID(name) SW_EXTERN_C Q_DECL_EXPORT const StreamWork::SwCore::SwUUID name;</w:delText>
            </w:r>
          </w:del>
        </w:ins>
      </w:moveFrom>
    </w:p>
    <w:p w:rsidR="00070A2F" w:rsidRDefault="004D7EE5">
      <w:pPr>
        <w:shd w:val="clear" w:color="auto" w:fill="FFFFFF"/>
        <w:jc w:val="left"/>
        <w:rPr>
          <w:ins w:id="1435" w:author="jerome draillard" w:date="2015-10-29T11:38:00Z"/>
          <w:del w:id="1436" w:author="ghislain.aine" w:date="2015-11-04T17:32:00Z"/>
          <w:rFonts w:ascii="Courier New" w:eastAsia="Times New Roman" w:hAnsi="Courier New" w:cs="Courier New"/>
          <w:color w:val="804000"/>
          <w:sz w:val="16"/>
          <w:szCs w:val="16"/>
          <w:lang w:val="en-US" w:eastAsia="fr-FR"/>
          <w:rPrChange w:id="1437" w:author="jerome draillard" w:date="2015-10-29T11:39:00Z">
            <w:rPr>
              <w:ins w:id="1438" w:author="jerome draillard" w:date="2015-10-29T11:38:00Z"/>
              <w:del w:id="1439" w:author="ghislain.aine" w:date="2015-11-04T17:32:00Z"/>
              <w:rFonts w:ascii="Courier New" w:eastAsia="Times New Roman" w:hAnsi="Courier New" w:cs="Courier New"/>
              <w:color w:val="804000"/>
              <w:sz w:val="20"/>
              <w:lang w:eastAsia="fr-FR"/>
            </w:rPr>
          </w:rPrChange>
        </w:rPr>
      </w:pPr>
      <w:moveFrom w:id="1440" w:author="ghislain.aine" w:date="2015-10-30T10:21:00Z">
        <w:ins w:id="1441" w:author="jerome draillard" w:date="2015-10-29T11:38:00Z">
          <w:del w:id="1442" w:author="ghislain.aine" w:date="2015-11-04T17:32:00Z">
            <w:r w:rsidRPr="004D7EE5">
              <w:rPr>
                <w:rFonts w:ascii="Courier New" w:eastAsia="Times New Roman" w:hAnsi="Courier New" w:cs="Courier New"/>
                <w:color w:val="804000"/>
                <w:sz w:val="16"/>
                <w:szCs w:val="16"/>
                <w:lang w:val="en-US" w:eastAsia="fr-FR"/>
                <w:rPrChange w:id="1443" w:author="jerome draillard" w:date="2015-10-29T11:39:00Z">
                  <w:rPr>
                    <w:rFonts w:ascii="Courier New" w:eastAsia="Times New Roman" w:hAnsi="Courier New" w:cs="Courier New"/>
                    <w:color w:val="804000"/>
                    <w:sz w:val="20"/>
                    <w:u w:val="single"/>
                    <w:lang w:eastAsia="fr-FR"/>
                  </w:rPr>
                </w:rPrChange>
              </w:rPr>
              <w:delText>#else</w:delText>
            </w:r>
          </w:del>
        </w:ins>
      </w:moveFrom>
    </w:p>
    <w:p w:rsidR="00070A2F" w:rsidRDefault="004D7EE5">
      <w:pPr>
        <w:shd w:val="clear" w:color="auto" w:fill="FFFFFF"/>
        <w:jc w:val="left"/>
        <w:rPr>
          <w:ins w:id="1444" w:author="jerome draillard" w:date="2015-10-29T11:38:00Z"/>
          <w:del w:id="1445" w:author="ghislain.aine" w:date="2015-11-04T17:32:00Z"/>
          <w:rFonts w:ascii="Courier New" w:eastAsia="Times New Roman" w:hAnsi="Courier New" w:cs="Courier New"/>
          <w:color w:val="804000"/>
          <w:sz w:val="16"/>
          <w:szCs w:val="16"/>
          <w:lang w:val="en-US" w:eastAsia="fr-FR"/>
          <w:rPrChange w:id="1446" w:author="jerome draillard" w:date="2015-10-29T11:39:00Z">
            <w:rPr>
              <w:ins w:id="1447" w:author="jerome draillard" w:date="2015-10-29T11:38:00Z"/>
              <w:del w:id="1448" w:author="ghislain.aine" w:date="2015-11-04T17:32:00Z"/>
              <w:rFonts w:ascii="Courier New" w:eastAsia="Times New Roman" w:hAnsi="Courier New" w:cs="Courier New"/>
              <w:color w:val="804000"/>
              <w:sz w:val="20"/>
              <w:lang w:eastAsia="fr-FR"/>
            </w:rPr>
          </w:rPrChange>
        </w:rPr>
      </w:pPr>
      <w:moveFrom w:id="1449" w:author="ghislain.aine" w:date="2015-10-30T10:21:00Z">
        <w:ins w:id="1450" w:author="jerome draillard" w:date="2015-10-29T11:38:00Z">
          <w:del w:id="1451" w:author="ghislain.aine" w:date="2015-11-04T17:32:00Z">
            <w:r w:rsidRPr="004D7EE5">
              <w:rPr>
                <w:rFonts w:ascii="Courier New" w:eastAsia="Times New Roman" w:hAnsi="Courier New" w:cs="Courier New"/>
                <w:color w:val="000000"/>
                <w:sz w:val="16"/>
                <w:szCs w:val="16"/>
                <w:lang w:val="en-US" w:eastAsia="fr-FR"/>
                <w:rPrChange w:id="1452" w:author="jerome draillard" w:date="2015-10-29T11:39: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4000"/>
                <w:sz w:val="16"/>
                <w:szCs w:val="16"/>
                <w:lang w:val="en-US" w:eastAsia="fr-FR"/>
                <w:rPrChange w:id="1453" w:author="jerome draillard" w:date="2015-10-29T11:39:00Z">
                  <w:rPr>
                    <w:rFonts w:ascii="Courier New" w:eastAsia="Times New Roman" w:hAnsi="Courier New" w:cs="Courier New"/>
                    <w:color w:val="804000"/>
                    <w:sz w:val="20"/>
                    <w:u w:val="single"/>
                    <w:lang w:eastAsia="fr-FR"/>
                  </w:rPr>
                </w:rPrChange>
              </w:rPr>
              <w:delText>#define DEMO_EXPORT Q_DECL_IMPORT</w:delText>
            </w:r>
          </w:del>
        </w:ins>
      </w:moveFrom>
    </w:p>
    <w:p w:rsidR="00070A2F" w:rsidRDefault="004D7EE5">
      <w:pPr>
        <w:shd w:val="clear" w:color="auto" w:fill="FFFFFF"/>
        <w:jc w:val="left"/>
        <w:rPr>
          <w:ins w:id="1454" w:author="jerome draillard" w:date="2015-10-29T11:38:00Z"/>
          <w:del w:id="1455" w:author="ghislain.aine" w:date="2015-11-04T17:32:00Z"/>
          <w:rFonts w:ascii="Courier New" w:eastAsia="Times New Roman" w:hAnsi="Courier New" w:cs="Courier New"/>
          <w:color w:val="804000"/>
          <w:sz w:val="16"/>
          <w:szCs w:val="16"/>
          <w:lang w:val="en-US" w:eastAsia="fr-FR"/>
          <w:rPrChange w:id="1456" w:author="jerome draillard" w:date="2015-10-29T11:39:00Z">
            <w:rPr>
              <w:ins w:id="1457" w:author="jerome draillard" w:date="2015-10-29T11:38:00Z"/>
              <w:del w:id="1458" w:author="ghislain.aine" w:date="2015-11-04T17:32:00Z"/>
              <w:rFonts w:ascii="Courier New" w:eastAsia="Times New Roman" w:hAnsi="Courier New" w:cs="Courier New"/>
              <w:color w:val="804000"/>
              <w:sz w:val="20"/>
              <w:lang w:eastAsia="fr-FR"/>
            </w:rPr>
          </w:rPrChange>
        </w:rPr>
      </w:pPr>
      <w:moveFrom w:id="1459" w:author="ghislain.aine" w:date="2015-10-30T10:21:00Z">
        <w:ins w:id="1460" w:author="jerome draillard" w:date="2015-10-29T11:38:00Z">
          <w:del w:id="1461" w:author="ghislain.aine" w:date="2015-11-04T17:32:00Z">
            <w:r w:rsidRPr="004D7EE5">
              <w:rPr>
                <w:rFonts w:ascii="Courier New" w:eastAsia="Times New Roman" w:hAnsi="Courier New" w:cs="Courier New"/>
                <w:color w:val="000000"/>
                <w:sz w:val="16"/>
                <w:szCs w:val="16"/>
                <w:lang w:val="en-US" w:eastAsia="fr-FR"/>
                <w:rPrChange w:id="1462" w:author="jerome draillard" w:date="2015-10-29T11:39: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4000"/>
                <w:sz w:val="16"/>
                <w:szCs w:val="16"/>
                <w:lang w:val="en-US" w:eastAsia="fr-FR"/>
                <w:rPrChange w:id="1463" w:author="jerome draillard" w:date="2015-10-29T11:39:00Z">
                  <w:rPr>
                    <w:rFonts w:ascii="Courier New" w:eastAsia="Times New Roman" w:hAnsi="Courier New" w:cs="Courier New"/>
                    <w:color w:val="804000"/>
                    <w:sz w:val="20"/>
                    <w:u w:val="single"/>
                    <w:lang w:eastAsia="fr-FR"/>
                  </w:rPr>
                </w:rPrChange>
              </w:rPr>
              <w:delText>#define DEMO_DECLARE_UUID(name) SW_EXTERN_C Q_DECL_IMPORT const StreamWork::SwCore::SwUUID name;</w:delText>
            </w:r>
          </w:del>
        </w:ins>
      </w:moveFrom>
    </w:p>
    <w:p w:rsidR="00070A2F" w:rsidRDefault="004D7EE5">
      <w:pPr>
        <w:shd w:val="clear" w:color="auto" w:fill="FFFFFF"/>
        <w:jc w:val="left"/>
        <w:rPr>
          <w:ins w:id="1464" w:author="jerome draillard" w:date="2015-10-29T11:38:00Z"/>
          <w:del w:id="1465" w:author="ghislain.aine" w:date="2015-11-04T17:32:00Z"/>
          <w:rFonts w:ascii="Courier New" w:eastAsia="Times New Roman" w:hAnsi="Courier New" w:cs="Courier New"/>
          <w:color w:val="804000"/>
          <w:sz w:val="16"/>
          <w:szCs w:val="16"/>
          <w:lang w:eastAsia="fr-FR"/>
          <w:rPrChange w:id="1466" w:author="jerome draillard" w:date="2015-10-29T11:39:00Z">
            <w:rPr>
              <w:ins w:id="1467" w:author="jerome draillard" w:date="2015-10-29T11:38:00Z"/>
              <w:del w:id="1468" w:author="ghislain.aine" w:date="2015-11-04T17:32:00Z"/>
              <w:rFonts w:ascii="Courier New" w:eastAsia="Times New Roman" w:hAnsi="Courier New" w:cs="Courier New"/>
              <w:color w:val="804000"/>
              <w:sz w:val="20"/>
              <w:lang w:eastAsia="fr-FR"/>
            </w:rPr>
          </w:rPrChange>
        </w:rPr>
      </w:pPr>
      <w:moveFrom w:id="1469" w:author="ghislain.aine" w:date="2015-10-30T10:21:00Z">
        <w:ins w:id="1470" w:author="jerome draillard" w:date="2015-10-29T11:38:00Z">
          <w:del w:id="1471" w:author="ghislain.aine" w:date="2015-11-04T17:32:00Z">
            <w:r w:rsidRPr="004D7EE5">
              <w:rPr>
                <w:rFonts w:ascii="Courier New" w:eastAsia="Times New Roman" w:hAnsi="Courier New" w:cs="Courier New"/>
                <w:color w:val="804000"/>
                <w:sz w:val="16"/>
                <w:szCs w:val="16"/>
                <w:lang w:eastAsia="fr-FR"/>
                <w:rPrChange w:id="1472" w:author="jerome draillard" w:date="2015-10-29T11:39:00Z">
                  <w:rPr>
                    <w:rFonts w:ascii="Courier New" w:eastAsia="Times New Roman" w:hAnsi="Courier New" w:cs="Courier New"/>
                    <w:color w:val="804000"/>
                    <w:sz w:val="20"/>
                    <w:u w:val="single"/>
                    <w:lang w:eastAsia="fr-FR"/>
                  </w:rPr>
                </w:rPrChange>
              </w:rPr>
              <w:delText>#endif</w:delText>
            </w:r>
          </w:del>
        </w:ins>
      </w:moveFrom>
    </w:p>
    <w:moveFromRangeEnd w:id="1338"/>
    <w:p w:rsidR="00124EEF" w:rsidDel="0013549D" w:rsidRDefault="00124EEF">
      <w:pPr>
        <w:spacing w:after="200" w:line="276" w:lineRule="auto"/>
        <w:jc w:val="left"/>
        <w:rPr>
          <w:ins w:id="1473" w:author="jerome draillard" w:date="2015-10-29T11:18:00Z"/>
          <w:del w:id="1474" w:author="ghislain.aine" w:date="2015-10-30T10:22:00Z"/>
        </w:rPr>
      </w:pPr>
    </w:p>
    <w:p w:rsidR="007E3053" w:rsidRDefault="00AB7AB3">
      <w:pPr>
        <w:spacing w:after="200" w:line="276" w:lineRule="auto"/>
        <w:jc w:val="left"/>
        <w:rPr>
          <w:ins w:id="1475" w:author="jerome draillard" w:date="2015-10-29T11:19:00Z"/>
        </w:rPr>
      </w:pPr>
      <w:ins w:id="1476" w:author="jerome draillard" w:date="2015-10-29T11:19:00Z">
        <w:r>
          <w:t xml:space="preserve">Retourner sur </w:t>
        </w:r>
        <w:r w:rsidRPr="00AB7AB3">
          <w:t>C:\tt4\TP\Sources\Demo\_project</w:t>
        </w:r>
        <w:r>
          <w:t xml:space="preserve"> et double cliquer sur le fichier "_project.dgx".</w:t>
        </w:r>
      </w:ins>
    </w:p>
    <w:p w:rsidR="00AB7AB3" w:rsidRDefault="00AB7AB3">
      <w:pPr>
        <w:spacing w:after="200" w:line="276" w:lineRule="auto"/>
        <w:jc w:val="left"/>
        <w:rPr>
          <w:ins w:id="1477" w:author="jerome draillard" w:date="2015-10-29T11:21:00Z"/>
        </w:rPr>
      </w:pPr>
      <w:ins w:id="1478" w:author="jerome draillard" w:date="2015-10-29T11:21:00Z">
        <w:r>
          <w:lastRenderedPageBreak/>
          <w:t xml:space="preserve">Les </w:t>
        </w:r>
      </w:ins>
      <w:ins w:id="1479" w:author="jerome draillard" w:date="2015-10-29T11:37:00Z">
        <w:r w:rsidR="000E2218">
          <w:t>trois</w:t>
        </w:r>
      </w:ins>
      <w:ins w:id="1480" w:author="jerome draillard" w:date="2015-10-29T11:21:00Z">
        <w:r>
          <w:t xml:space="preserve"> fichiers on été ajouté au .</w:t>
        </w:r>
        <w:proofErr w:type="spellStart"/>
        <w:r>
          <w:t>vcxproj</w:t>
        </w:r>
        <w:proofErr w:type="spellEnd"/>
        <w:r>
          <w:t xml:space="preserve"> !</w:t>
        </w:r>
      </w:ins>
    </w:p>
    <w:p w:rsidR="00AB7AB3" w:rsidRDefault="00AB7AB3">
      <w:pPr>
        <w:spacing w:after="200" w:line="276" w:lineRule="auto"/>
        <w:jc w:val="left"/>
        <w:rPr>
          <w:ins w:id="1481" w:author="jerome draillard" w:date="2015-10-29T11:24:00Z"/>
        </w:rPr>
      </w:pPr>
      <w:ins w:id="1482" w:author="jerome draillard" w:date="2015-10-29T11:21:00Z">
        <w:r>
          <w:t>Double</w:t>
        </w:r>
      </w:ins>
      <w:ins w:id="1483" w:author="ghislain.aine" w:date="2015-10-29T15:25:00Z">
        <w:r w:rsidR="00E2505C">
          <w:t>-</w:t>
        </w:r>
      </w:ins>
      <w:ins w:id="1484" w:author="jerome draillard" w:date="2015-10-29T11:21:00Z">
        <w:del w:id="1485" w:author="ghislain.aine" w:date="2015-10-29T15:25:00Z">
          <w:r w:rsidDel="00E2505C">
            <w:delText xml:space="preserve"> </w:delText>
          </w:r>
        </w:del>
        <w:r>
          <w:t>cliquer sur le .</w:t>
        </w:r>
        <w:proofErr w:type="spellStart"/>
        <w:r>
          <w:t>vcxproj</w:t>
        </w:r>
        <w:proofErr w:type="spellEnd"/>
        <w:r>
          <w:t xml:space="preserve"> pour ouvrir </w:t>
        </w:r>
      </w:ins>
      <w:ins w:id="1486" w:author="jerome draillard" w:date="2015-10-29T11:22:00Z">
        <w:r>
          <w:t xml:space="preserve">le projet dans </w:t>
        </w:r>
      </w:ins>
      <w:ins w:id="1487" w:author="jerome draillard" w:date="2015-10-29T11:21:00Z">
        <w:del w:id="1488" w:author="ghislain.aine" w:date="2015-10-29T15:25:00Z">
          <w:r w:rsidDel="009965F3">
            <w:delText>v</w:delText>
          </w:r>
        </w:del>
      </w:ins>
      <w:ins w:id="1489" w:author="ghislain.aine" w:date="2015-10-29T15:25:00Z">
        <w:r w:rsidR="009965F3">
          <w:t>V</w:t>
        </w:r>
      </w:ins>
      <w:ins w:id="1490" w:author="jerome draillard" w:date="2015-10-29T11:21:00Z">
        <w:r>
          <w:t xml:space="preserve">isual </w:t>
        </w:r>
      </w:ins>
      <w:ins w:id="1491" w:author="ghislain.aine" w:date="2015-10-29T15:25:00Z">
        <w:r w:rsidR="009965F3">
          <w:t>Studio</w:t>
        </w:r>
      </w:ins>
      <w:ins w:id="1492" w:author="jerome draillard" w:date="2015-10-29T11:22:00Z">
        <w:r>
          <w:t>.</w:t>
        </w:r>
      </w:ins>
    </w:p>
    <w:p w:rsidR="00AB7AB3" w:rsidRDefault="00FC5EF1">
      <w:pPr>
        <w:spacing w:after="200" w:line="276" w:lineRule="auto"/>
        <w:jc w:val="left"/>
        <w:rPr>
          <w:ins w:id="1493" w:author="jerome draillard" w:date="2015-10-29T11:27:00Z"/>
        </w:rPr>
      </w:pPr>
      <w:ins w:id="1494" w:author="jerome draillard" w:date="2015-10-29T11:27:00Z">
        <w:r>
          <w:t xml:space="preserve">Dans le fichier </w:t>
        </w:r>
        <w:proofErr w:type="spellStart"/>
        <w:r>
          <w:t>DemoPluginFactory_class.h</w:t>
        </w:r>
        <w:proofErr w:type="spellEnd"/>
        <w:r>
          <w:t xml:space="preserve"> on va définir notre classe </w:t>
        </w:r>
        <w:proofErr w:type="spellStart"/>
        <w:r>
          <w:t>DemoPluginFactory_class</w:t>
        </w:r>
        <w:proofErr w:type="spellEnd"/>
        <w:r>
          <w:t xml:space="preserve"> qui hérite de </w:t>
        </w:r>
        <w:proofErr w:type="spellStart"/>
        <w:r w:rsidRPr="00FC5EF1">
          <w:t>SwPluginFactory_Class</w:t>
        </w:r>
        <w:proofErr w:type="spellEnd"/>
        <w:r>
          <w:t>.</w:t>
        </w:r>
      </w:ins>
    </w:p>
    <w:p w:rsidR="00DA6580" w:rsidRDefault="00DA6580">
      <w:pPr>
        <w:spacing w:after="200" w:line="276" w:lineRule="auto"/>
        <w:jc w:val="left"/>
        <w:rPr>
          <w:ins w:id="1495" w:author="ghislain.aine" w:date="2015-11-04T17:35:00Z"/>
        </w:rPr>
      </w:pPr>
      <w:ins w:id="1496" w:author="ghislain.aine" w:date="2015-11-04T17:35:00Z">
        <w:r>
          <w:br w:type="page"/>
        </w:r>
      </w:ins>
    </w:p>
    <w:p w:rsidR="00FC5EF1" w:rsidRDefault="00E25387">
      <w:pPr>
        <w:spacing w:after="200" w:line="276" w:lineRule="auto"/>
        <w:jc w:val="left"/>
        <w:rPr>
          <w:ins w:id="1497" w:author="ghislain.aine" w:date="2015-10-30T10:22:00Z"/>
        </w:rPr>
      </w:pPr>
      <w:ins w:id="1498" w:author="jerome draillard" w:date="2015-10-29T11:27:00Z">
        <w:r>
          <w:lastRenderedPageBreak/>
          <w:t>Le squelette de ce fichier va donc être :</w:t>
        </w:r>
      </w:ins>
    </w:p>
    <w:p w:rsidR="0013549D" w:rsidRDefault="00705281">
      <w:pPr>
        <w:spacing w:after="200" w:line="276" w:lineRule="auto"/>
        <w:jc w:val="left"/>
        <w:rPr>
          <w:ins w:id="1499" w:author="ghislain.aine" w:date="2015-10-30T10:22:00Z"/>
        </w:rPr>
      </w:pPr>
      <w:r>
        <w:pict>
          <v:shape id="_x0000_s114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7;mso-fit-shape-to-text:t">
              <w:txbxContent>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500" w:author="ghislain.aine" w:date="2015-11-04T17:31:00Z">
                        <w:rPr>
                          <w:rFonts w:ascii="Courier New" w:eastAsia="Times New Roman" w:hAnsi="Courier New" w:cs="Courier New"/>
                          <w:color w:val="804000"/>
                          <w:sz w:val="16"/>
                          <w:szCs w:val="16"/>
                          <w:lang w:val="en-US" w:eastAsia="fr-FR"/>
                        </w:rPr>
                      </w:rPrChange>
                    </w:rPr>
                  </w:pPr>
                  <w:moveToRangeStart w:id="1501" w:author="ghislain.aine" w:date="2015-10-30T10:23:00Z" w:name="move433963929"/>
                  <w:moveTo w:id="1502" w:author="ghislain.aine" w:date="2015-10-30T10:23:00Z">
                    <w:r w:rsidRPr="004D7EE5">
                      <w:rPr>
                        <w:rFonts w:ascii="Consolas" w:eastAsia="Times New Roman" w:hAnsi="Consolas" w:cs="Consolas"/>
                        <w:color w:val="804000"/>
                        <w:sz w:val="19"/>
                        <w:szCs w:val="19"/>
                        <w:lang w:val="en-US" w:eastAsia="fr-FR"/>
                        <w:rPrChange w:id="1503" w:author="ghislain.aine" w:date="2015-11-04T17:31: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504" w:author="ghislain.aine" w:date="2015-11-04T17:31:00Z">
                          <w:rPr>
                            <w:rFonts w:ascii="Courier New" w:eastAsia="Times New Roman" w:hAnsi="Courier New" w:cs="Courier New"/>
                            <w:color w:val="804000"/>
                            <w:sz w:val="16"/>
                            <w:szCs w:val="16"/>
                            <w:lang w:val="en-US" w:eastAsia="fr-FR"/>
                          </w:rPr>
                        </w:rPrChange>
                      </w:rPr>
                      <w:t>pragma</w:t>
                    </w:r>
                    <w:proofErr w:type="spellEnd"/>
                    <w:r w:rsidRPr="004D7EE5">
                      <w:rPr>
                        <w:rFonts w:ascii="Consolas" w:eastAsia="Times New Roman" w:hAnsi="Consolas" w:cs="Consolas"/>
                        <w:color w:val="804000"/>
                        <w:sz w:val="19"/>
                        <w:szCs w:val="19"/>
                        <w:lang w:val="en-US" w:eastAsia="fr-FR"/>
                        <w:rPrChange w:id="1505" w:author="ghislain.aine" w:date="2015-11-04T17:31:00Z">
                          <w:rPr>
                            <w:rFonts w:ascii="Courier New" w:eastAsia="Times New Roman" w:hAnsi="Courier New" w:cs="Courier New"/>
                            <w:color w:val="804000"/>
                            <w:sz w:val="16"/>
                            <w:szCs w:val="16"/>
                            <w:lang w:val="en-US" w:eastAsia="fr-FR"/>
                          </w:rPr>
                        </w:rPrChange>
                      </w:rPr>
                      <w:t xml:space="preserve"> once</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06" w:author="ghislain.aine" w:date="2015-11-04T17:31: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07" w:author="ghislain.aine" w:date="2015-11-04T17:31:00Z">
                        <w:rPr>
                          <w:rFonts w:ascii="Courier New" w:eastAsia="Times New Roman" w:hAnsi="Courier New" w:cs="Courier New"/>
                          <w:color w:val="000000"/>
                          <w:sz w:val="16"/>
                          <w:szCs w:val="16"/>
                          <w:lang w:val="en-US" w:eastAsia="fr-FR"/>
                        </w:rPr>
                      </w:rPrChange>
                    </w:rPr>
                  </w:pPr>
                  <w:moveTo w:id="1508" w:author="ghislain.aine" w:date="2015-10-30T10:23:00Z">
                    <w:r w:rsidRPr="004D7EE5">
                      <w:rPr>
                        <w:rFonts w:ascii="Consolas" w:eastAsia="Times New Roman" w:hAnsi="Consolas" w:cs="Consolas"/>
                        <w:color w:val="000000"/>
                        <w:sz w:val="19"/>
                        <w:szCs w:val="19"/>
                        <w:lang w:val="en-US" w:eastAsia="fr-FR"/>
                        <w:rPrChange w:id="1509" w:author="ghislain.aine" w:date="2015-11-04T17:31: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10" w:author="ghislain.aine" w:date="2015-11-04T17:31:00Z">
                        <w:rPr>
                          <w:rFonts w:ascii="Courier New" w:eastAsia="Times New Roman" w:hAnsi="Courier New" w:cs="Courier New"/>
                          <w:color w:val="000000"/>
                          <w:sz w:val="16"/>
                          <w:szCs w:val="16"/>
                          <w:lang w:val="en-US" w:eastAsia="fr-FR"/>
                        </w:rPr>
                      </w:rPrChange>
                    </w:rPr>
                  </w:pPr>
                  <w:moveTo w:id="1511" w:author="ghislain.aine" w:date="2015-10-30T10:23:00Z">
                    <w:r w:rsidRPr="004D7EE5">
                      <w:rPr>
                        <w:rFonts w:ascii="Consolas" w:eastAsia="Times New Roman" w:hAnsi="Consolas" w:cs="Consolas"/>
                        <w:color w:val="000000"/>
                        <w:sz w:val="19"/>
                        <w:szCs w:val="19"/>
                        <w:lang w:val="en-US" w:eastAsia="fr-FR"/>
                        <w:rPrChange w:id="1512" w:author="ghislain.aine" w:date="2015-11-04T17:31:00Z">
                          <w:rPr>
                            <w:rFonts w:ascii="Courier New" w:eastAsia="Times New Roman" w:hAnsi="Courier New" w:cs="Courier New"/>
                            <w:color w:val="000000"/>
                            <w:sz w:val="16"/>
                            <w:szCs w:val="16"/>
                            <w:lang w:val="en-US" w:eastAsia="fr-FR"/>
                          </w:rPr>
                        </w:rPrChange>
                      </w:rPr>
                      <w:t>* INCLUDES LOCAUX</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13" w:author="ghislain.aine" w:date="2015-11-04T17:31:00Z">
                        <w:rPr>
                          <w:rFonts w:ascii="Courier New" w:eastAsia="Times New Roman" w:hAnsi="Courier New" w:cs="Courier New"/>
                          <w:color w:val="000000"/>
                          <w:sz w:val="16"/>
                          <w:szCs w:val="16"/>
                          <w:lang w:val="en-US" w:eastAsia="fr-FR"/>
                        </w:rPr>
                      </w:rPrChange>
                    </w:rPr>
                  </w:pPr>
                  <w:moveTo w:id="1514" w:author="ghislain.aine" w:date="2015-10-30T10:23:00Z">
                    <w:r w:rsidRPr="004D7EE5">
                      <w:rPr>
                        <w:rFonts w:ascii="Consolas" w:eastAsia="Times New Roman" w:hAnsi="Consolas" w:cs="Consolas"/>
                        <w:color w:val="000000"/>
                        <w:sz w:val="19"/>
                        <w:szCs w:val="19"/>
                        <w:lang w:val="en-US" w:eastAsia="fr-FR"/>
                        <w:rPrChange w:id="1515" w:author="ghislain.aine" w:date="2015-11-04T17:31: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516" w:author="ghislain.aine" w:date="2015-11-04T17:31:00Z">
                        <w:rPr>
                          <w:rFonts w:ascii="Courier New" w:eastAsia="Times New Roman" w:hAnsi="Courier New" w:cs="Courier New"/>
                          <w:color w:val="804000"/>
                          <w:sz w:val="16"/>
                          <w:szCs w:val="16"/>
                          <w:lang w:val="en-US" w:eastAsia="fr-FR"/>
                        </w:rPr>
                      </w:rPrChange>
                    </w:rPr>
                  </w:pPr>
                  <w:moveTo w:id="1517" w:author="ghislain.aine" w:date="2015-10-30T10:23:00Z">
                    <w:r w:rsidRPr="004D7EE5">
                      <w:rPr>
                        <w:rFonts w:ascii="Consolas" w:eastAsia="Times New Roman" w:hAnsi="Consolas" w:cs="Consolas"/>
                        <w:color w:val="804000"/>
                        <w:sz w:val="19"/>
                        <w:szCs w:val="19"/>
                        <w:lang w:val="en-US" w:eastAsia="fr-FR"/>
                        <w:rPrChange w:id="1518" w:author="ghislain.aine" w:date="2015-11-04T17:31:00Z">
                          <w:rPr>
                            <w:rFonts w:ascii="Courier New" w:eastAsia="Times New Roman" w:hAnsi="Courier New" w:cs="Courier New"/>
                            <w:color w:val="804000"/>
                            <w:sz w:val="16"/>
                            <w:szCs w:val="16"/>
                            <w:lang w:val="en-US" w:eastAsia="fr-FR"/>
                          </w:rPr>
                        </w:rPrChange>
                      </w:rPr>
                      <w:t>#include "</w:t>
                    </w:r>
                    <w:proofErr w:type="spellStart"/>
                    <w:r w:rsidRPr="004D7EE5">
                      <w:rPr>
                        <w:rFonts w:ascii="Consolas" w:eastAsia="Times New Roman" w:hAnsi="Consolas" w:cs="Consolas"/>
                        <w:color w:val="804000"/>
                        <w:sz w:val="19"/>
                        <w:szCs w:val="19"/>
                        <w:lang w:val="en-US" w:eastAsia="fr-FR"/>
                        <w:rPrChange w:id="1519" w:author="ghislain.aine" w:date="2015-11-04T17:31:00Z">
                          <w:rPr>
                            <w:rFonts w:ascii="Courier New" w:eastAsia="Times New Roman" w:hAnsi="Courier New" w:cs="Courier New"/>
                            <w:color w:val="804000"/>
                            <w:sz w:val="16"/>
                            <w:szCs w:val="16"/>
                            <w:lang w:val="en-US" w:eastAsia="fr-FR"/>
                          </w:rPr>
                        </w:rPrChange>
                      </w:rPr>
                      <w:t>DemoPluginConstantes.h</w:t>
                    </w:r>
                    <w:proofErr w:type="spellEnd"/>
                    <w:r w:rsidRPr="004D7EE5">
                      <w:rPr>
                        <w:rFonts w:ascii="Consolas" w:eastAsia="Times New Roman" w:hAnsi="Consolas" w:cs="Consolas"/>
                        <w:color w:val="804000"/>
                        <w:sz w:val="19"/>
                        <w:szCs w:val="19"/>
                        <w:lang w:val="en-US" w:eastAsia="fr-FR"/>
                        <w:rPrChange w:id="1520" w:author="ghislain.aine" w:date="2015-11-04T17:31:00Z">
                          <w:rPr>
                            <w:rFonts w:ascii="Courier New" w:eastAsia="Times New Roman" w:hAnsi="Courier New" w:cs="Courier New"/>
                            <w:color w:val="804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21" w:author="ghislain.aine" w:date="2015-11-04T17:31: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22" w:author="ghislain.aine" w:date="2015-11-04T17:31:00Z">
                        <w:rPr>
                          <w:rFonts w:ascii="Courier New" w:eastAsia="Times New Roman" w:hAnsi="Courier New" w:cs="Courier New"/>
                          <w:color w:val="000000"/>
                          <w:sz w:val="16"/>
                          <w:szCs w:val="16"/>
                          <w:lang w:val="en-US" w:eastAsia="fr-FR"/>
                        </w:rPr>
                      </w:rPrChange>
                    </w:rPr>
                  </w:pPr>
                  <w:moveTo w:id="1523" w:author="ghislain.aine" w:date="2015-10-30T10:23:00Z">
                    <w:r w:rsidRPr="004D7EE5">
                      <w:rPr>
                        <w:rFonts w:ascii="Consolas" w:eastAsia="Times New Roman" w:hAnsi="Consolas" w:cs="Consolas"/>
                        <w:color w:val="000000"/>
                        <w:sz w:val="19"/>
                        <w:szCs w:val="19"/>
                        <w:lang w:val="en-US" w:eastAsia="fr-FR"/>
                        <w:rPrChange w:id="1524" w:author="ghislain.aine" w:date="2015-11-04T17:31: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25" w:author="ghislain.aine" w:date="2015-11-04T17:31:00Z">
                        <w:rPr>
                          <w:rFonts w:ascii="Courier New" w:eastAsia="Times New Roman" w:hAnsi="Courier New" w:cs="Courier New"/>
                          <w:color w:val="000000"/>
                          <w:sz w:val="16"/>
                          <w:szCs w:val="16"/>
                          <w:lang w:val="en-US" w:eastAsia="fr-FR"/>
                        </w:rPr>
                      </w:rPrChange>
                    </w:rPr>
                  </w:pPr>
                  <w:moveTo w:id="1526" w:author="ghislain.aine" w:date="2015-10-30T10:23:00Z">
                    <w:r w:rsidRPr="004D7EE5">
                      <w:rPr>
                        <w:rFonts w:ascii="Consolas" w:eastAsia="Times New Roman" w:hAnsi="Consolas" w:cs="Consolas"/>
                        <w:color w:val="000000"/>
                        <w:sz w:val="19"/>
                        <w:szCs w:val="19"/>
                        <w:lang w:val="en-US" w:eastAsia="fr-FR"/>
                        <w:rPrChange w:id="1527" w:author="ghislain.aine" w:date="2015-11-04T17:31:00Z">
                          <w:rPr>
                            <w:rFonts w:ascii="Courier New" w:eastAsia="Times New Roman" w:hAnsi="Courier New" w:cs="Courier New"/>
                            <w:color w:val="000000"/>
                            <w:sz w:val="16"/>
                            <w:szCs w:val="16"/>
                            <w:lang w:val="en-US" w:eastAsia="fr-FR"/>
                          </w:rPr>
                        </w:rPrChange>
                      </w:rPr>
                      <w:t>* INCLUDES GLOBAUX</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28" w:author="ghislain.aine" w:date="2015-11-04T17:31:00Z">
                        <w:rPr>
                          <w:rFonts w:ascii="Courier New" w:eastAsia="Times New Roman" w:hAnsi="Courier New" w:cs="Courier New"/>
                          <w:color w:val="000000"/>
                          <w:sz w:val="16"/>
                          <w:szCs w:val="16"/>
                          <w:lang w:val="en-US" w:eastAsia="fr-FR"/>
                        </w:rPr>
                      </w:rPrChange>
                    </w:rPr>
                  </w:pPr>
                  <w:moveTo w:id="1529" w:author="ghislain.aine" w:date="2015-10-30T10:23:00Z">
                    <w:r w:rsidRPr="004D7EE5">
                      <w:rPr>
                        <w:rFonts w:ascii="Consolas" w:eastAsia="Times New Roman" w:hAnsi="Consolas" w:cs="Consolas"/>
                        <w:color w:val="000000"/>
                        <w:sz w:val="19"/>
                        <w:szCs w:val="19"/>
                        <w:lang w:val="en-US" w:eastAsia="fr-FR"/>
                        <w:rPrChange w:id="1530" w:author="ghislain.aine" w:date="2015-11-04T17:31: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531" w:author="ghislain.aine" w:date="2015-11-04T17:31:00Z">
                        <w:rPr>
                          <w:rFonts w:ascii="Courier New" w:eastAsia="Times New Roman" w:hAnsi="Courier New" w:cs="Courier New"/>
                          <w:color w:val="804000"/>
                          <w:sz w:val="16"/>
                          <w:szCs w:val="16"/>
                          <w:lang w:val="en-US" w:eastAsia="fr-FR"/>
                        </w:rPr>
                      </w:rPrChange>
                    </w:rPr>
                  </w:pPr>
                  <w:moveTo w:id="1532" w:author="ghislain.aine" w:date="2015-10-30T10:23:00Z">
                    <w:r w:rsidRPr="004D7EE5">
                      <w:rPr>
                        <w:rFonts w:ascii="Consolas" w:eastAsia="Times New Roman" w:hAnsi="Consolas" w:cs="Consolas"/>
                        <w:color w:val="804000"/>
                        <w:sz w:val="19"/>
                        <w:szCs w:val="19"/>
                        <w:lang w:val="en-US" w:eastAsia="fr-FR"/>
                        <w:rPrChange w:id="1533" w:author="ghislain.aine" w:date="2015-11-04T17:31:00Z">
                          <w:rPr>
                            <w:rFonts w:ascii="Courier New" w:eastAsia="Times New Roman" w:hAnsi="Courier New" w:cs="Courier New"/>
                            <w:color w:val="804000"/>
                            <w:sz w:val="16"/>
                            <w:szCs w:val="16"/>
                            <w:lang w:val="en-US" w:eastAsia="fr-FR"/>
                          </w:rPr>
                        </w:rPrChange>
                      </w:rPr>
                      <w:t>#include &lt;</w:t>
                    </w:r>
                    <w:proofErr w:type="spellStart"/>
                    <w:r w:rsidRPr="004D7EE5">
                      <w:rPr>
                        <w:rFonts w:ascii="Consolas" w:eastAsia="Times New Roman" w:hAnsi="Consolas" w:cs="Consolas"/>
                        <w:color w:val="804000"/>
                        <w:sz w:val="19"/>
                        <w:szCs w:val="19"/>
                        <w:lang w:val="en-US" w:eastAsia="fr-FR"/>
                        <w:rPrChange w:id="1534" w:author="ghislain.aine" w:date="2015-11-04T17:31:00Z">
                          <w:rPr>
                            <w:rFonts w:ascii="Courier New" w:eastAsia="Times New Roman" w:hAnsi="Courier New" w:cs="Courier New"/>
                            <w:color w:val="804000"/>
                            <w:sz w:val="16"/>
                            <w:szCs w:val="16"/>
                            <w:lang w:val="en-US" w:eastAsia="fr-FR"/>
                          </w:rPr>
                        </w:rPrChange>
                      </w:rPr>
                      <w:t>SwPluginFactory_Class.h</w:t>
                    </w:r>
                    <w:proofErr w:type="spellEnd"/>
                    <w:r w:rsidRPr="004D7EE5">
                      <w:rPr>
                        <w:rFonts w:ascii="Consolas" w:eastAsia="Times New Roman" w:hAnsi="Consolas" w:cs="Consolas"/>
                        <w:color w:val="804000"/>
                        <w:sz w:val="19"/>
                        <w:szCs w:val="19"/>
                        <w:lang w:val="en-US" w:eastAsia="fr-FR"/>
                        <w:rPrChange w:id="1535" w:author="ghislain.aine" w:date="2015-11-04T17:31:00Z">
                          <w:rPr>
                            <w:rFonts w:ascii="Courier New" w:eastAsia="Times New Roman" w:hAnsi="Courier New" w:cs="Courier New"/>
                            <w:color w:val="804000"/>
                            <w:sz w:val="16"/>
                            <w:szCs w:val="16"/>
                            <w:lang w:val="en-US" w:eastAsia="fr-FR"/>
                          </w:rPr>
                        </w:rPrChange>
                      </w:rPr>
                      <w:t>&gt;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36" w:author="ghislain.aine" w:date="2015-11-04T17:31: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37" w:author="ghislain.aine" w:date="2015-11-04T17:31:00Z">
                        <w:rPr>
                          <w:rFonts w:ascii="Courier New" w:eastAsia="Times New Roman" w:hAnsi="Courier New" w:cs="Courier New"/>
                          <w:color w:val="000000"/>
                          <w:sz w:val="16"/>
                          <w:szCs w:val="16"/>
                          <w:lang w:val="en-US" w:eastAsia="fr-FR"/>
                        </w:rPr>
                      </w:rPrChange>
                    </w:rPr>
                  </w:pPr>
                  <w:moveTo w:id="1538" w:author="ghislain.aine" w:date="2015-10-30T10:23:00Z">
                    <w:r w:rsidRPr="004D7EE5">
                      <w:rPr>
                        <w:rFonts w:ascii="Consolas" w:eastAsia="Times New Roman" w:hAnsi="Consolas" w:cs="Consolas"/>
                        <w:b/>
                        <w:bCs/>
                        <w:color w:val="0000FF"/>
                        <w:sz w:val="19"/>
                        <w:szCs w:val="19"/>
                        <w:lang w:val="en-US" w:eastAsia="fr-FR"/>
                        <w:rPrChange w:id="1539" w:author="ghislain.aine" w:date="2015-11-04T17:31:00Z">
                          <w:rPr>
                            <w:rFonts w:ascii="Courier New" w:eastAsia="Times New Roman" w:hAnsi="Courier New" w:cs="Courier New"/>
                            <w:b/>
                            <w:bCs/>
                            <w:color w:val="0000FF"/>
                            <w:sz w:val="16"/>
                            <w:szCs w:val="16"/>
                            <w:lang w:val="en-US" w:eastAsia="fr-FR"/>
                          </w:rPr>
                        </w:rPrChange>
                      </w:rPr>
                      <w:t>namespace</w:t>
                    </w:r>
                    <w:r w:rsidRPr="004D7EE5">
                      <w:rPr>
                        <w:rFonts w:ascii="Consolas" w:eastAsia="Times New Roman" w:hAnsi="Consolas" w:cs="Consolas"/>
                        <w:color w:val="000000"/>
                        <w:sz w:val="19"/>
                        <w:szCs w:val="19"/>
                        <w:lang w:val="en-US" w:eastAsia="fr-FR"/>
                        <w:rPrChange w:id="1540" w:author="ghislain.aine" w:date="2015-11-04T17:31:00Z">
                          <w:rPr>
                            <w:rFonts w:ascii="Courier New" w:eastAsia="Times New Roman" w:hAnsi="Courier New" w:cs="Courier New"/>
                            <w:color w:val="000000"/>
                            <w:sz w:val="16"/>
                            <w:szCs w:val="16"/>
                            <w:lang w:val="en-US" w:eastAsia="fr-FR"/>
                          </w:rPr>
                        </w:rPrChange>
                      </w:rPr>
                      <w:t xml:space="preserve"> Demo</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41" w:author="ghislain.aine" w:date="2015-11-04T17:31:00Z">
                        <w:rPr>
                          <w:rFonts w:ascii="Courier New" w:eastAsia="Times New Roman" w:hAnsi="Courier New" w:cs="Courier New"/>
                          <w:color w:val="000000"/>
                          <w:sz w:val="16"/>
                          <w:szCs w:val="16"/>
                          <w:lang w:val="en-US" w:eastAsia="fr-FR"/>
                        </w:rPr>
                      </w:rPrChange>
                    </w:rPr>
                  </w:pPr>
                  <w:moveTo w:id="1542" w:author="ghislain.aine" w:date="2015-10-30T10:23:00Z">
                    <w:r w:rsidRPr="004D7EE5">
                      <w:rPr>
                        <w:rFonts w:ascii="Consolas" w:eastAsia="Times New Roman" w:hAnsi="Consolas" w:cs="Consolas"/>
                        <w:b/>
                        <w:bCs/>
                        <w:color w:val="000080"/>
                        <w:sz w:val="19"/>
                        <w:szCs w:val="19"/>
                        <w:lang w:val="en-US" w:eastAsia="fr-FR"/>
                        <w:rPrChange w:id="1543"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44" w:author="ghislain.aine" w:date="2015-11-04T17:31:00Z">
                        <w:rPr>
                          <w:rFonts w:ascii="Courier New" w:eastAsia="Times New Roman" w:hAnsi="Courier New" w:cs="Courier New"/>
                          <w:color w:val="000000"/>
                          <w:sz w:val="16"/>
                          <w:szCs w:val="16"/>
                          <w:lang w:val="en-US" w:eastAsia="fr-FR"/>
                        </w:rPr>
                      </w:rPrChange>
                    </w:rPr>
                  </w:pPr>
                  <w:moveTo w:id="1545" w:author="ghislain.aine" w:date="2015-10-30T10:23:00Z">
                    <w:r w:rsidRPr="004D7EE5">
                      <w:rPr>
                        <w:rFonts w:ascii="Consolas" w:eastAsia="Times New Roman" w:hAnsi="Consolas" w:cs="Consolas"/>
                        <w:color w:val="000000"/>
                        <w:sz w:val="19"/>
                        <w:szCs w:val="19"/>
                        <w:lang w:val="en-US" w:eastAsia="fr-FR"/>
                        <w:rPrChange w:id="1546"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00FF"/>
                        <w:sz w:val="19"/>
                        <w:szCs w:val="19"/>
                        <w:lang w:val="en-US" w:eastAsia="fr-FR"/>
                        <w:rPrChange w:id="1547" w:author="ghislain.aine" w:date="2015-11-04T17:31:00Z">
                          <w:rPr>
                            <w:rFonts w:ascii="Courier New" w:eastAsia="Times New Roman" w:hAnsi="Courier New" w:cs="Courier New"/>
                            <w:color w:val="8000FF"/>
                            <w:sz w:val="16"/>
                            <w:szCs w:val="16"/>
                            <w:lang w:val="en-US" w:eastAsia="fr-FR"/>
                          </w:rPr>
                        </w:rPrChange>
                      </w:rPr>
                      <w:t>class</w:t>
                    </w:r>
                    <w:r w:rsidRPr="004D7EE5">
                      <w:rPr>
                        <w:rFonts w:ascii="Consolas" w:eastAsia="Times New Roman" w:hAnsi="Consolas" w:cs="Consolas"/>
                        <w:color w:val="000000"/>
                        <w:sz w:val="19"/>
                        <w:szCs w:val="19"/>
                        <w:lang w:val="en-US" w:eastAsia="fr-FR"/>
                        <w:rPrChange w:id="1548"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1549"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color w:val="000000"/>
                        <w:sz w:val="19"/>
                        <w:szCs w:val="19"/>
                        <w:lang w:val="en-US" w:eastAsia="fr-FR"/>
                        <w:rPrChange w:id="1550"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1551" w:author="ghislain.aine" w:date="2015-11-04T17:31: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1552"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00FF"/>
                        <w:sz w:val="19"/>
                        <w:szCs w:val="19"/>
                        <w:lang w:val="en-US" w:eastAsia="fr-FR"/>
                        <w:rPrChange w:id="1553" w:author="ghislain.aine" w:date="2015-11-04T17:31:00Z">
                          <w:rPr>
                            <w:rFonts w:ascii="Courier New" w:eastAsia="Times New Roman" w:hAnsi="Courier New" w:cs="Courier New"/>
                            <w:color w:val="8000FF"/>
                            <w:sz w:val="16"/>
                            <w:szCs w:val="16"/>
                            <w:lang w:val="en-US" w:eastAsia="fr-FR"/>
                          </w:rPr>
                        </w:rPrChange>
                      </w:rPr>
                      <w:t>public</w:t>
                    </w:r>
                    <w:r w:rsidRPr="004D7EE5">
                      <w:rPr>
                        <w:rFonts w:ascii="Consolas" w:eastAsia="Times New Roman" w:hAnsi="Consolas" w:cs="Consolas"/>
                        <w:color w:val="000000"/>
                        <w:sz w:val="19"/>
                        <w:szCs w:val="19"/>
                        <w:lang w:val="en-US" w:eastAsia="fr-FR"/>
                        <w:rPrChange w:id="1554"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1555" w:author="ghislain.aine" w:date="2015-11-04T17:31:00Z">
                          <w:rPr>
                            <w:rFonts w:ascii="Courier New" w:eastAsia="Times New Roman" w:hAnsi="Courier New" w:cs="Courier New"/>
                            <w:color w:val="000000"/>
                            <w:sz w:val="16"/>
                            <w:szCs w:val="16"/>
                            <w:lang w:val="en-US" w:eastAsia="fr-FR"/>
                          </w:rPr>
                        </w:rPrChange>
                      </w:rPr>
                      <w:t>StreamWork</w:t>
                    </w:r>
                    <w:proofErr w:type="spellEnd"/>
                    <w:r w:rsidRPr="004D7EE5">
                      <w:rPr>
                        <w:rFonts w:ascii="Consolas" w:eastAsia="Times New Roman" w:hAnsi="Consolas" w:cs="Consolas"/>
                        <w:b/>
                        <w:bCs/>
                        <w:color w:val="000080"/>
                        <w:sz w:val="19"/>
                        <w:szCs w:val="19"/>
                        <w:lang w:val="en-US" w:eastAsia="fr-FR"/>
                        <w:rPrChange w:id="1556"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557" w:author="ghislain.aine" w:date="2015-11-04T17:31:00Z">
                          <w:rPr>
                            <w:rFonts w:ascii="Courier New" w:eastAsia="Times New Roman" w:hAnsi="Courier New" w:cs="Courier New"/>
                            <w:color w:val="000000"/>
                            <w:sz w:val="16"/>
                            <w:szCs w:val="16"/>
                            <w:lang w:val="en-US" w:eastAsia="fr-FR"/>
                          </w:rPr>
                        </w:rPrChange>
                      </w:rPr>
                      <w:t>SwCore</w:t>
                    </w:r>
                    <w:proofErr w:type="spellEnd"/>
                    <w:r w:rsidRPr="004D7EE5">
                      <w:rPr>
                        <w:rFonts w:ascii="Consolas" w:eastAsia="Times New Roman" w:hAnsi="Consolas" w:cs="Consolas"/>
                        <w:b/>
                        <w:bCs/>
                        <w:color w:val="000080"/>
                        <w:sz w:val="19"/>
                        <w:szCs w:val="19"/>
                        <w:lang w:val="en-US" w:eastAsia="fr-FR"/>
                        <w:rPrChange w:id="1558"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559" w:author="ghislain.aine" w:date="2015-11-04T17:31:00Z">
                          <w:rPr>
                            <w:rFonts w:ascii="Courier New" w:eastAsia="Times New Roman" w:hAnsi="Courier New" w:cs="Courier New"/>
                            <w:color w:val="000000"/>
                            <w:sz w:val="16"/>
                            <w:szCs w:val="16"/>
                            <w:lang w:val="en-US" w:eastAsia="fr-FR"/>
                          </w:rPr>
                        </w:rPrChange>
                      </w:rPr>
                      <w:t>SwPluginFactory_Class</w:t>
                    </w:r>
                  </w:moveTo>
                  <w:proofErr w:type="spellEnd"/>
                </w:p>
                <w:p w:rsidR="00AC30F5" w:rsidRPr="00E54AC5" w:rsidRDefault="00AC30F5" w:rsidP="0013549D">
                  <w:pPr>
                    <w:shd w:val="clear" w:color="auto" w:fill="FFFFFF"/>
                    <w:jc w:val="left"/>
                    <w:rPr>
                      <w:rFonts w:ascii="Consolas" w:eastAsia="Times New Roman" w:hAnsi="Consolas" w:cs="Consolas"/>
                      <w:b/>
                      <w:bCs/>
                      <w:color w:val="000080"/>
                      <w:sz w:val="19"/>
                      <w:szCs w:val="19"/>
                      <w:lang w:val="en-US" w:eastAsia="fr-FR"/>
                      <w:rPrChange w:id="1560" w:author="ghislain.aine" w:date="2015-11-04T17:31:00Z">
                        <w:rPr>
                          <w:rFonts w:ascii="Courier New" w:eastAsia="Times New Roman" w:hAnsi="Courier New" w:cs="Courier New"/>
                          <w:b/>
                          <w:bCs/>
                          <w:color w:val="000080"/>
                          <w:sz w:val="16"/>
                          <w:szCs w:val="16"/>
                          <w:lang w:val="en-US" w:eastAsia="fr-FR"/>
                        </w:rPr>
                      </w:rPrChange>
                    </w:rPr>
                  </w:pPr>
                  <w:moveTo w:id="1561" w:author="ghislain.aine" w:date="2015-10-30T10:23:00Z">
                    <w:r w:rsidRPr="004D7EE5">
                      <w:rPr>
                        <w:rFonts w:ascii="Consolas" w:eastAsia="Times New Roman" w:hAnsi="Consolas" w:cs="Consolas"/>
                        <w:color w:val="000000"/>
                        <w:sz w:val="19"/>
                        <w:szCs w:val="19"/>
                        <w:lang w:val="en-US" w:eastAsia="fr-FR"/>
                        <w:rPrChange w:id="1562"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1563"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sz w:val="19"/>
                      <w:szCs w:val="19"/>
                      <w:lang w:val="en-US" w:eastAsia="fr-FR"/>
                      <w:rPrChange w:id="1564" w:author="ghislain.aine" w:date="2015-11-04T17:31:00Z">
                        <w:rPr>
                          <w:rFonts w:ascii="Times New Roman" w:eastAsia="Times New Roman" w:hAnsi="Times New Roman" w:cs="Times New Roman"/>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65" w:author="ghislain.aine" w:date="2015-11-04T17:31:00Z">
                        <w:rPr>
                          <w:rFonts w:ascii="Courier New" w:eastAsia="Times New Roman" w:hAnsi="Courier New" w:cs="Courier New"/>
                          <w:color w:val="000000"/>
                          <w:sz w:val="16"/>
                          <w:szCs w:val="16"/>
                          <w:lang w:val="en-US" w:eastAsia="fr-FR"/>
                        </w:rPr>
                      </w:rPrChange>
                    </w:rPr>
                  </w:pPr>
                  <w:moveTo w:id="1566" w:author="ghislain.aine" w:date="2015-10-30T10:23:00Z">
                    <w:r w:rsidRPr="004D7EE5">
                      <w:rPr>
                        <w:rFonts w:ascii="Consolas" w:eastAsia="Times New Roman" w:hAnsi="Consolas" w:cs="Consolas"/>
                        <w:color w:val="000000"/>
                        <w:sz w:val="19"/>
                        <w:szCs w:val="19"/>
                        <w:lang w:val="en-US" w:eastAsia="fr-FR"/>
                        <w:rPrChange w:id="1567"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1568"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69" w:author="ghislain.aine" w:date="2015-11-04T17:31:00Z">
                        <w:rPr>
                          <w:rFonts w:ascii="Courier New" w:eastAsia="Times New Roman" w:hAnsi="Courier New" w:cs="Courier New"/>
                          <w:color w:val="000000"/>
                          <w:sz w:val="16"/>
                          <w:szCs w:val="16"/>
                          <w:lang w:val="en-US" w:eastAsia="fr-FR"/>
                        </w:rPr>
                      </w:rPrChange>
                    </w:rPr>
                  </w:pPr>
                  <w:moveTo w:id="1570" w:author="ghislain.aine" w:date="2015-10-30T10:23:00Z">
                    <w:r w:rsidRPr="004D7EE5">
                      <w:rPr>
                        <w:rFonts w:ascii="Consolas" w:eastAsia="Times New Roman" w:hAnsi="Consolas" w:cs="Consolas"/>
                        <w:b/>
                        <w:bCs/>
                        <w:color w:val="000080"/>
                        <w:sz w:val="19"/>
                        <w:szCs w:val="19"/>
                        <w:lang w:val="en-US" w:eastAsia="fr-FR"/>
                        <w:rPrChange w:id="1571"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72" w:author="ghislain.aine" w:date="2015-11-04T17:31: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573" w:author="ghislain.aine" w:date="2015-11-04T17:31:00Z">
                        <w:rPr>
                          <w:rFonts w:ascii="Courier New" w:eastAsia="Times New Roman" w:hAnsi="Courier New" w:cs="Courier New"/>
                          <w:color w:val="804000"/>
                          <w:sz w:val="16"/>
                          <w:szCs w:val="16"/>
                          <w:lang w:val="en-US" w:eastAsia="fr-FR"/>
                        </w:rPr>
                      </w:rPrChange>
                    </w:rPr>
                  </w:pPr>
                  <w:moveTo w:id="1574" w:author="ghislain.aine" w:date="2015-10-30T10:23:00Z">
                    <w:r w:rsidRPr="004D7EE5">
                      <w:rPr>
                        <w:rFonts w:ascii="Consolas" w:eastAsia="Times New Roman" w:hAnsi="Consolas" w:cs="Consolas"/>
                        <w:color w:val="804000"/>
                        <w:sz w:val="19"/>
                        <w:szCs w:val="19"/>
                        <w:lang w:val="en-US" w:eastAsia="fr-FR"/>
                        <w:rPrChange w:id="1575" w:author="ghislain.aine" w:date="2015-11-04T17:31: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1576" w:author="ghislain.aine" w:date="2015-11-04T17:31:00Z">
                          <w:rPr>
                            <w:rFonts w:ascii="Courier New" w:eastAsia="Times New Roman" w:hAnsi="Courier New" w:cs="Courier New"/>
                            <w:color w:val="804000"/>
                            <w:sz w:val="16"/>
                            <w:szCs w:val="16"/>
                            <w:lang w:val="en-US" w:eastAsia="fr-FR"/>
                          </w:rPr>
                        </w:rPrChange>
                      </w:rPr>
                      <w:t>ifndef</w:t>
                    </w:r>
                    <w:proofErr w:type="spellEnd"/>
                    <w:r w:rsidRPr="004D7EE5">
                      <w:rPr>
                        <w:rFonts w:ascii="Consolas" w:eastAsia="Times New Roman" w:hAnsi="Consolas" w:cs="Consolas"/>
                        <w:color w:val="804000"/>
                        <w:sz w:val="19"/>
                        <w:szCs w:val="19"/>
                        <w:lang w:val="en-US" w:eastAsia="fr-FR"/>
                        <w:rPrChange w:id="1577" w:author="ghislain.aine" w:date="2015-11-04T17:31:00Z">
                          <w:rPr>
                            <w:rFonts w:ascii="Courier New" w:eastAsia="Times New Roman" w:hAnsi="Courier New" w:cs="Courier New"/>
                            <w:color w:val="804000"/>
                            <w:sz w:val="16"/>
                            <w:szCs w:val="16"/>
                            <w:lang w:val="en-US" w:eastAsia="fr-FR"/>
                          </w:rPr>
                        </w:rPrChange>
                      </w:rPr>
                      <w:t xml:space="preserve"> QT_NO_DEBUG</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78" w:author="ghislain.aine" w:date="2015-11-04T17:31:00Z">
                        <w:rPr>
                          <w:rFonts w:ascii="Courier New" w:eastAsia="Times New Roman" w:hAnsi="Courier New" w:cs="Courier New"/>
                          <w:color w:val="000000"/>
                          <w:sz w:val="16"/>
                          <w:szCs w:val="16"/>
                          <w:lang w:val="en-US" w:eastAsia="fr-FR"/>
                        </w:rPr>
                      </w:rPrChange>
                    </w:rPr>
                  </w:pPr>
                  <w:moveTo w:id="1579" w:author="ghislain.aine" w:date="2015-10-30T10:23:00Z">
                    <w:r w:rsidRPr="004D7EE5">
                      <w:rPr>
                        <w:rFonts w:ascii="Consolas" w:eastAsia="Times New Roman" w:hAnsi="Consolas" w:cs="Consolas"/>
                        <w:color w:val="8000FF"/>
                        <w:sz w:val="19"/>
                        <w:szCs w:val="19"/>
                        <w:lang w:val="en-US" w:eastAsia="fr-FR"/>
                        <w:rPrChange w:id="1580" w:author="ghislain.aine" w:date="2015-11-04T17:31:00Z">
                          <w:rPr>
                            <w:rFonts w:ascii="Courier New" w:eastAsia="Times New Roman" w:hAnsi="Courier New" w:cs="Courier New"/>
                            <w:color w:val="8000FF"/>
                            <w:sz w:val="16"/>
                            <w:szCs w:val="16"/>
                            <w:lang w:val="en-US" w:eastAsia="fr-FR"/>
                          </w:rPr>
                        </w:rPrChange>
                      </w:rPr>
                      <w:t>extern</w:t>
                    </w:r>
                    <w:r w:rsidRPr="004D7EE5">
                      <w:rPr>
                        <w:rFonts w:ascii="Consolas" w:eastAsia="Times New Roman" w:hAnsi="Consolas" w:cs="Consolas"/>
                        <w:color w:val="000000"/>
                        <w:sz w:val="19"/>
                        <w:szCs w:val="19"/>
                        <w:lang w:val="en-US" w:eastAsia="fr-FR"/>
                        <w:rPrChange w:id="1581"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1582" w:author="ghislain.aine" w:date="2015-11-04T17:31:00Z">
                          <w:rPr>
                            <w:rFonts w:ascii="Courier New" w:eastAsia="Times New Roman" w:hAnsi="Courier New" w:cs="Courier New"/>
                            <w:color w:val="808080"/>
                            <w:sz w:val="16"/>
                            <w:szCs w:val="16"/>
                            <w:lang w:val="en-US" w:eastAsia="fr-FR"/>
                          </w:rPr>
                        </w:rPrChange>
                      </w:rPr>
                      <w:t>"C"</w:t>
                    </w:r>
                    <w:r w:rsidRPr="004D7EE5">
                      <w:rPr>
                        <w:rFonts w:ascii="Consolas" w:eastAsia="Times New Roman" w:hAnsi="Consolas" w:cs="Consolas"/>
                        <w:color w:val="000000"/>
                        <w:sz w:val="19"/>
                        <w:szCs w:val="19"/>
                        <w:lang w:val="en-US" w:eastAsia="fr-FR"/>
                        <w:rPrChange w:id="1583"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4D7EE5">
                      <w:rPr>
                        <w:rFonts w:ascii="Consolas" w:eastAsia="Times New Roman" w:hAnsi="Consolas" w:cs="Consolas"/>
                        <w:color w:val="000000"/>
                        <w:sz w:val="19"/>
                        <w:szCs w:val="19"/>
                        <w:lang w:val="en-US" w:eastAsia="fr-FR"/>
                        <w:rPrChange w:id="1584" w:author="ghislain.aine" w:date="2015-11-04T17:31:00Z">
                          <w:rPr>
                            <w:rFonts w:ascii="Courier New" w:eastAsia="Times New Roman" w:hAnsi="Courier New" w:cs="Courier New"/>
                            <w:color w:val="000000"/>
                            <w:sz w:val="16"/>
                            <w:szCs w:val="16"/>
                            <w:lang w:val="en-US" w:eastAsia="fr-FR"/>
                          </w:rPr>
                        </w:rPrChange>
                      </w:rPr>
                      <w:t>StreamWork</w:t>
                    </w:r>
                    <w:proofErr w:type="spellEnd"/>
                    <w:r w:rsidRPr="004D7EE5">
                      <w:rPr>
                        <w:rFonts w:ascii="Consolas" w:eastAsia="Times New Roman" w:hAnsi="Consolas" w:cs="Consolas"/>
                        <w:b/>
                        <w:bCs/>
                        <w:color w:val="000080"/>
                        <w:sz w:val="19"/>
                        <w:szCs w:val="19"/>
                        <w:lang w:val="en-US" w:eastAsia="fr-FR"/>
                        <w:rPrChange w:id="1585"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586" w:author="ghislain.aine" w:date="2015-11-04T17:31:00Z">
                          <w:rPr>
                            <w:rFonts w:ascii="Courier New" w:eastAsia="Times New Roman" w:hAnsi="Courier New" w:cs="Courier New"/>
                            <w:color w:val="000000"/>
                            <w:sz w:val="16"/>
                            <w:szCs w:val="16"/>
                            <w:lang w:val="en-US" w:eastAsia="fr-FR"/>
                          </w:rPr>
                        </w:rPrChange>
                      </w:rPr>
                      <w:t>SwCore</w:t>
                    </w:r>
                    <w:proofErr w:type="spellEnd"/>
                    <w:r w:rsidRPr="004D7EE5">
                      <w:rPr>
                        <w:rFonts w:ascii="Consolas" w:eastAsia="Times New Roman" w:hAnsi="Consolas" w:cs="Consolas"/>
                        <w:b/>
                        <w:bCs/>
                        <w:color w:val="000080"/>
                        <w:sz w:val="19"/>
                        <w:szCs w:val="19"/>
                        <w:lang w:val="en-US" w:eastAsia="fr-FR"/>
                        <w:rPrChange w:id="1587"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588"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4D7EE5">
                      <w:rPr>
                        <w:rFonts w:ascii="Consolas" w:eastAsia="Times New Roman" w:hAnsi="Consolas" w:cs="Consolas"/>
                        <w:color w:val="000000"/>
                        <w:sz w:val="19"/>
                        <w:szCs w:val="19"/>
                        <w:lang w:val="en-US" w:eastAsia="fr-FR"/>
                        <w:rPrChange w:id="1589"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1590" w:author="ghislain.aine" w:date="2015-11-04T17:31: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1591"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1592" w:author="ghislain.aine" w:date="2015-11-04T17:31:00Z">
                          <w:rPr>
                            <w:rFonts w:ascii="Courier New" w:eastAsia="Times New Roman" w:hAnsi="Courier New" w:cs="Courier New"/>
                            <w:color w:val="000000"/>
                            <w:sz w:val="16"/>
                            <w:szCs w:val="16"/>
                            <w:lang w:val="en-US" w:eastAsia="fr-FR"/>
                          </w:rPr>
                        </w:rPrChange>
                      </w:rPr>
                      <w:t>GetPluginInterfaceD</w:t>
                    </w:r>
                    <w:proofErr w:type="spellEnd"/>
                    <w:r w:rsidRPr="004D7EE5">
                      <w:rPr>
                        <w:rFonts w:ascii="Consolas" w:eastAsia="Times New Roman" w:hAnsi="Consolas" w:cs="Consolas"/>
                        <w:b/>
                        <w:bCs/>
                        <w:color w:val="000080"/>
                        <w:sz w:val="19"/>
                        <w:szCs w:val="19"/>
                        <w:lang w:val="en-US" w:eastAsia="fr-FR"/>
                        <w:rPrChange w:id="1593"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94" w:author="ghislain.aine" w:date="2015-11-04T17:31:00Z">
                        <w:rPr>
                          <w:rFonts w:ascii="Courier New" w:eastAsia="Times New Roman" w:hAnsi="Courier New" w:cs="Courier New"/>
                          <w:color w:val="000000"/>
                          <w:sz w:val="16"/>
                          <w:szCs w:val="16"/>
                          <w:lang w:val="en-US" w:eastAsia="fr-FR"/>
                        </w:rPr>
                      </w:rPrChange>
                    </w:rPr>
                  </w:pPr>
                  <w:moveTo w:id="1595" w:author="ghislain.aine" w:date="2015-10-30T10:23:00Z">
                    <w:r w:rsidRPr="004D7EE5">
                      <w:rPr>
                        <w:rFonts w:ascii="Consolas" w:eastAsia="Times New Roman" w:hAnsi="Consolas" w:cs="Consolas"/>
                        <w:b/>
                        <w:bCs/>
                        <w:color w:val="000080"/>
                        <w:sz w:val="19"/>
                        <w:szCs w:val="19"/>
                        <w:lang w:val="en-US" w:eastAsia="fr-FR"/>
                        <w:rPrChange w:id="1596"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597" w:author="ghislain.aine" w:date="2015-11-04T17:31:00Z">
                        <w:rPr>
                          <w:rFonts w:ascii="Courier New" w:eastAsia="Times New Roman" w:hAnsi="Courier New" w:cs="Courier New"/>
                          <w:color w:val="000000"/>
                          <w:sz w:val="16"/>
                          <w:szCs w:val="16"/>
                          <w:lang w:val="en-US" w:eastAsia="fr-FR"/>
                        </w:rPr>
                      </w:rPrChange>
                    </w:rPr>
                  </w:pPr>
                  <w:moveTo w:id="1598" w:author="ghislain.aine" w:date="2015-10-30T10:23:00Z">
                    <w:r w:rsidRPr="004D7EE5">
                      <w:rPr>
                        <w:rFonts w:ascii="Consolas" w:eastAsia="Times New Roman" w:hAnsi="Consolas" w:cs="Consolas"/>
                        <w:color w:val="000000"/>
                        <w:sz w:val="19"/>
                        <w:szCs w:val="19"/>
                        <w:lang w:val="en-US" w:eastAsia="fr-FR"/>
                        <w:rPrChange w:id="1599"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1600" w:author="ghislain.aine" w:date="2015-11-04T17:31:00Z">
                          <w:rPr>
                            <w:rFonts w:ascii="Courier New" w:eastAsia="Times New Roman" w:hAnsi="Courier New" w:cs="Courier New"/>
                            <w:b/>
                            <w:bCs/>
                            <w:color w:val="0000FF"/>
                            <w:sz w:val="16"/>
                            <w:szCs w:val="16"/>
                            <w:lang w:val="en-US" w:eastAsia="fr-FR"/>
                          </w:rPr>
                        </w:rPrChange>
                      </w:rPr>
                      <w:t>return</w:t>
                    </w:r>
                    <w:r w:rsidRPr="004D7EE5">
                      <w:rPr>
                        <w:rFonts w:ascii="Consolas" w:eastAsia="Times New Roman" w:hAnsi="Consolas" w:cs="Consolas"/>
                        <w:color w:val="000000"/>
                        <w:sz w:val="19"/>
                        <w:szCs w:val="19"/>
                        <w:lang w:val="en-US" w:eastAsia="fr-FR"/>
                        <w:rPrChange w:id="1601"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1602" w:author="ghislain.aine" w:date="2015-11-04T17:31:00Z">
                          <w:rPr>
                            <w:rFonts w:ascii="Courier New" w:eastAsia="Times New Roman" w:hAnsi="Courier New" w:cs="Courier New"/>
                            <w:b/>
                            <w:bCs/>
                            <w:color w:val="0000FF"/>
                            <w:sz w:val="16"/>
                            <w:szCs w:val="16"/>
                            <w:lang w:val="en-US" w:eastAsia="fr-FR"/>
                          </w:rPr>
                        </w:rPrChange>
                      </w:rPr>
                      <w:t>new</w:t>
                    </w:r>
                    <w:r w:rsidRPr="004D7EE5">
                      <w:rPr>
                        <w:rFonts w:ascii="Consolas" w:eastAsia="Times New Roman" w:hAnsi="Consolas" w:cs="Consolas"/>
                        <w:color w:val="000000"/>
                        <w:sz w:val="19"/>
                        <w:szCs w:val="19"/>
                        <w:lang w:val="en-US" w:eastAsia="fr-FR"/>
                        <w:rPrChange w:id="1603" w:author="ghislain.aine" w:date="2015-11-04T17:31:00Z">
                          <w:rPr>
                            <w:rFonts w:ascii="Courier New" w:eastAsia="Times New Roman" w:hAnsi="Courier New" w:cs="Courier New"/>
                            <w:color w:val="000000"/>
                            <w:sz w:val="16"/>
                            <w:szCs w:val="16"/>
                            <w:lang w:val="en-US" w:eastAsia="fr-FR"/>
                          </w:rPr>
                        </w:rPrChange>
                      </w:rPr>
                      <w:t xml:space="preserve"> Demo</w:t>
                    </w:r>
                    <w:r w:rsidRPr="004D7EE5">
                      <w:rPr>
                        <w:rFonts w:ascii="Consolas" w:eastAsia="Times New Roman" w:hAnsi="Consolas" w:cs="Consolas"/>
                        <w:b/>
                        <w:bCs/>
                        <w:color w:val="000080"/>
                        <w:sz w:val="19"/>
                        <w:szCs w:val="19"/>
                        <w:lang w:val="en-US" w:eastAsia="fr-FR"/>
                        <w:rPrChange w:id="1604"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605"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1606"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607" w:author="ghislain.aine" w:date="2015-11-04T17:31:00Z">
                        <w:rPr>
                          <w:rFonts w:ascii="Courier New" w:eastAsia="Times New Roman" w:hAnsi="Courier New" w:cs="Courier New"/>
                          <w:color w:val="000000"/>
                          <w:sz w:val="16"/>
                          <w:szCs w:val="16"/>
                          <w:lang w:val="en-US" w:eastAsia="fr-FR"/>
                        </w:rPr>
                      </w:rPrChange>
                    </w:rPr>
                  </w:pPr>
                  <w:moveTo w:id="1608" w:author="ghislain.aine" w:date="2015-10-30T10:23:00Z">
                    <w:r w:rsidRPr="004D7EE5">
                      <w:rPr>
                        <w:rFonts w:ascii="Consolas" w:eastAsia="Times New Roman" w:hAnsi="Consolas" w:cs="Consolas"/>
                        <w:b/>
                        <w:bCs/>
                        <w:color w:val="000080"/>
                        <w:sz w:val="19"/>
                        <w:szCs w:val="19"/>
                        <w:lang w:val="en-US" w:eastAsia="fr-FR"/>
                        <w:rPrChange w:id="1609"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1610" w:author="ghislain.aine" w:date="2015-11-04T17:31:00Z">
                        <w:rPr>
                          <w:rFonts w:ascii="Courier New" w:eastAsia="Times New Roman" w:hAnsi="Courier New" w:cs="Courier New"/>
                          <w:color w:val="804000"/>
                          <w:sz w:val="16"/>
                          <w:szCs w:val="16"/>
                          <w:lang w:val="en-US" w:eastAsia="fr-FR"/>
                        </w:rPr>
                      </w:rPrChange>
                    </w:rPr>
                  </w:pPr>
                  <w:moveTo w:id="1611" w:author="ghislain.aine" w:date="2015-10-30T10:23:00Z">
                    <w:r w:rsidRPr="004D7EE5">
                      <w:rPr>
                        <w:rFonts w:ascii="Consolas" w:eastAsia="Times New Roman" w:hAnsi="Consolas" w:cs="Consolas"/>
                        <w:color w:val="804000"/>
                        <w:sz w:val="19"/>
                        <w:szCs w:val="19"/>
                        <w:lang w:val="en-US" w:eastAsia="fr-FR"/>
                        <w:rPrChange w:id="1612" w:author="ghislain.aine" w:date="2015-11-04T17:31:00Z">
                          <w:rPr>
                            <w:rFonts w:ascii="Courier New" w:eastAsia="Times New Roman" w:hAnsi="Courier New" w:cs="Courier New"/>
                            <w:color w:val="804000"/>
                            <w:sz w:val="16"/>
                            <w:szCs w:val="16"/>
                            <w:lang w:val="en-US" w:eastAsia="fr-FR"/>
                          </w:rPr>
                        </w:rPrChange>
                      </w:rPr>
                      <w:t xml:space="preserve">#else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613" w:author="ghislain.aine" w:date="2015-11-04T17:31:00Z">
                        <w:rPr>
                          <w:rFonts w:ascii="Courier New" w:eastAsia="Times New Roman" w:hAnsi="Courier New" w:cs="Courier New"/>
                          <w:color w:val="000000"/>
                          <w:sz w:val="16"/>
                          <w:szCs w:val="16"/>
                          <w:lang w:val="en-US" w:eastAsia="fr-FR"/>
                        </w:rPr>
                      </w:rPrChange>
                    </w:rPr>
                  </w:pPr>
                  <w:moveTo w:id="1614" w:author="ghislain.aine" w:date="2015-10-30T10:23:00Z">
                    <w:r w:rsidRPr="004D7EE5">
                      <w:rPr>
                        <w:rFonts w:ascii="Consolas" w:eastAsia="Times New Roman" w:hAnsi="Consolas" w:cs="Consolas"/>
                        <w:color w:val="8000FF"/>
                        <w:sz w:val="19"/>
                        <w:szCs w:val="19"/>
                        <w:lang w:val="en-US" w:eastAsia="fr-FR"/>
                        <w:rPrChange w:id="1615" w:author="ghislain.aine" w:date="2015-11-04T17:31:00Z">
                          <w:rPr>
                            <w:rFonts w:ascii="Courier New" w:eastAsia="Times New Roman" w:hAnsi="Courier New" w:cs="Courier New"/>
                            <w:color w:val="8000FF"/>
                            <w:sz w:val="16"/>
                            <w:szCs w:val="16"/>
                            <w:lang w:val="en-US" w:eastAsia="fr-FR"/>
                          </w:rPr>
                        </w:rPrChange>
                      </w:rPr>
                      <w:t>extern</w:t>
                    </w:r>
                    <w:r w:rsidRPr="004D7EE5">
                      <w:rPr>
                        <w:rFonts w:ascii="Consolas" w:eastAsia="Times New Roman" w:hAnsi="Consolas" w:cs="Consolas"/>
                        <w:color w:val="000000"/>
                        <w:sz w:val="19"/>
                        <w:szCs w:val="19"/>
                        <w:lang w:val="en-US" w:eastAsia="fr-FR"/>
                        <w:rPrChange w:id="1616"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1617" w:author="ghislain.aine" w:date="2015-11-04T17:31:00Z">
                          <w:rPr>
                            <w:rFonts w:ascii="Courier New" w:eastAsia="Times New Roman" w:hAnsi="Courier New" w:cs="Courier New"/>
                            <w:color w:val="808080"/>
                            <w:sz w:val="16"/>
                            <w:szCs w:val="16"/>
                            <w:lang w:val="en-US" w:eastAsia="fr-FR"/>
                          </w:rPr>
                        </w:rPrChange>
                      </w:rPr>
                      <w:t>"C"</w:t>
                    </w:r>
                    <w:r w:rsidRPr="004D7EE5">
                      <w:rPr>
                        <w:rFonts w:ascii="Consolas" w:eastAsia="Times New Roman" w:hAnsi="Consolas" w:cs="Consolas"/>
                        <w:color w:val="000000"/>
                        <w:sz w:val="19"/>
                        <w:szCs w:val="19"/>
                        <w:lang w:val="en-US" w:eastAsia="fr-FR"/>
                        <w:rPrChange w:id="1618"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4D7EE5">
                      <w:rPr>
                        <w:rFonts w:ascii="Consolas" w:eastAsia="Times New Roman" w:hAnsi="Consolas" w:cs="Consolas"/>
                        <w:color w:val="000000"/>
                        <w:sz w:val="19"/>
                        <w:szCs w:val="19"/>
                        <w:lang w:val="en-US" w:eastAsia="fr-FR"/>
                        <w:rPrChange w:id="1619" w:author="ghislain.aine" w:date="2015-11-04T17:31:00Z">
                          <w:rPr>
                            <w:rFonts w:ascii="Courier New" w:eastAsia="Times New Roman" w:hAnsi="Courier New" w:cs="Courier New"/>
                            <w:color w:val="000000"/>
                            <w:sz w:val="16"/>
                            <w:szCs w:val="16"/>
                            <w:lang w:val="en-US" w:eastAsia="fr-FR"/>
                          </w:rPr>
                        </w:rPrChange>
                      </w:rPr>
                      <w:t>StreamWork</w:t>
                    </w:r>
                    <w:proofErr w:type="spellEnd"/>
                    <w:r w:rsidRPr="004D7EE5">
                      <w:rPr>
                        <w:rFonts w:ascii="Consolas" w:eastAsia="Times New Roman" w:hAnsi="Consolas" w:cs="Consolas"/>
                        <w:b/>
                        <w:bCs/>
                        <w:color w:val="000080"/>
                        <w:sz w:val="19"/>
                        <w:szCs w:val="19"/>
                        <w:lang w:val="en-US" w:eastAsia="fr-FR"/>
                        <w:rPrChange w:id="1620"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621" w:author="ghislain.aine" w:date="2015-11-04T17:31:00Z">
                          <w:rPr>
                            <w:rFonts w:ascii="Courier New" w:eastAsia="Times New Roman" w:hAnsi="Courier New" w:cs="Courier New"/>
                            <w:color w:val="000000"/>
                            <w:sz w:val="16"/>
                            <w:szCs w:val="16"/>
                            <w:lang w:val="en-US" w:eastAsia="fr-FR"/>
                          </w:rPr>
                        </w:rPrChange>
                      </w:rPr>
                      <w:t>SwCore</w:t>
                    </w:r>
                    <w:proofErr w:type="spellEnd"/>
                    <w:r w:rsidRPr="004D7EE5">
                      <w:rPr>
                        <w:rFonts w:ascii="Consolas" w:eastAsia="Times New Roman" w:hAnsi="Consolas" w:cs="Consolas"/>
                        <w:b/>
                        <w:bCs/>
                        <w:color w:val="000080"/>
                        <w:sz w:val="19"/>
                        <w:szCs w:val="19"/>
                        <w:lang w:val="en-US" w:eastAsia="fr-FR"/>
                        <w:rPrChange w:id="1622"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623"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4D7EE5">
                      <w:rPr>
                        <w:rFonts w:ascii="Consolas" w:eastAsia="Times New Roman" w:hAnsi="Consolas" w:cs="Consolas"/>
                        <w:color w:val="000000"/>
                        <w:sz w:val="19"/>
                        <w:szCs w:val="19"/>
                        <w:lang w:val="en-US" w:eastAsia="fr-FR"/>
                        <w:rPrChange w:id="1624"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1625" w:author="ghislain.aine" w:date="2015-11-04T17:31: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1626"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1627" w:author="ghislain.aine" w:date="2015-11-04T17:31:00Z">
                          <w:rPr>
                            <w:rFonts w:ascii="Courier New" w:eastAsia="Times New Roman" w:hAnsi="Courier New" w:cs="Courier New"/>
                            <w:color w:val="000000"/>
                            <w:sz w:val="16"/>
                            <w:szCs w:val="16"/>
                            <w:lang w:val="en-US" w:eastAsia="fr-FR"/>
                          </w:rPr>
                        </w:rPrChange>
                      </w:rPr>
                      <w:t>GetPluginInterface</w:t>
                    </w:r>
                    <w:proofErr w:type="spellEnd"/>
                    <w:r w:rsidRPr="004D7EE5">
                      <w:rPr>
                        <w:rFonts w:ascii="Consolas" w:eastAsia="Times New Roman" w:hAnsi="Consolas" w:cs="Consolas"/>
                        <w:b/>
                        <w:bCs/>
                        <w:color w:val="000080"/>
                        <w:sz w:val="19"/>
                        <w:szCs w:val="19"/>
                        <w:lang w:val="en-US" w:eastAsia="fr-FR"/>
                        <w:rPrChange w:id="1628"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629" w:author="ghislain.aine" w:date="2015-11-04T17:31:00Z">
                        <w:rPr>
                          <w:rFonts w:ascii="Courier New" w:eastAsia="Times New Roman" w:hAnsi="Courier New" w:cs="Courier New"/>
                          <w:color w:val="000000"/>
                          <w:sz w:val="16"/>
                          <w:szCs w:val="16"/>
                          <w:lang w:val="en-US" w:eastAsia="fr-FR"/>
                        </w:rPr>
                      </w:rPrChange>
                    </w:rPr>
                  </w:pPr>
                  <w:moveTo w:id="1630" w:author="ghislain.aine" w:date="2015-10-30T10:23:00Z">
                    <w:r w:rsidRPr="004D7EE5">
                      <w:rPr>
                        <w:rFonts w:ascii="Consolas" w:eastAsia="Times New Roman" w:hAnsi="Consolas" w:cs="Consolas"/>
                        <w:b/>
                        <w:bCs/>
                        <w:color w:val="000080"/>
                        <w:sz w:val="19"/>
                        <w:szCs w:val="19"/>
                        <w:lang w:val="en-US" w:eastAsia="fr-FR"/>
                        <w:rPrChange w:id="1631"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1632" w:author="ghislain.aine" w:date="2015-11-04T17:31:00Z">
                        <w:rPr>
                          <w:rFonts w:ascii="Courier New" w:eastAsia="Times New Roman" w:hAnsi="Courier New" w:cs="Courier New"/>
                          <w:color w:val="000000"/>
                          <w:sz w:val="16"/>
                          <w:szCs w:val="16"/>
                          <w:lang w:val="en-US" w:eastAsia="fr-FR"/>
                        </w:rPr>
                      </w:rPrChange>
                    </w:rPr>
                  </w:pPr>
                  <w:moveTo w:id="1633" w:author="ghislain.aine" w:date="2015-10-30T10:23:00Z">
                    <w:r w:rsidRPr="004D7EE5">
                      <w:rPr>
                        <w:rFonts w:ascii="Consolas" w:eastAsia="Times New Roman" w:hAnsi="Consolas" w:cs="Consolas"/>
                        <w:color w:val="000000"/>
                        <w:sz w:val="19"/>
                        <w:szCs w:val="19"/>
                        <w:lang w:val="en-US" w:eastAsia="fr-FR"/>
                        <w:rPrChange w:id="1634"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1635" w:author="ghislain.aine" w:date="2015-11-04T17:31:00Z">
                          <w:rPr>
                            <w:rFonts w:ascii="Courier New" w:eastAsia="Times New Roman" w:hAnsi="Courier New" w:cs="Courier New"/>
                            <w:b/>
                            <w:bCs/>
                            <w:color w:val="0000FF"/>
                            <w:sz w:val="16"/>
                            <w:szCs w:val="16"/>
                            <w:lang w:val="en-US" w:eastAsia="fr-FR"/>
                          </w:rPr>
                        </w:rPrChange>
                      </w:rPr>
                      <w:t>return</w:t>
                    </w:r>
                    <w:r w:rsidRPr="004D7EE5">
                      <w:rPr>
                        <w:rFonts w:ascii="Consolas" w:eastAsia="Times New Roman" w:hAnsi="Consolas" w:cs="Consolas"/>
                        <w:color w:val="000000"/>
                        <w:sz w:val="19"/>
                        <w:szCs w:val="19"/>
                        <w:lang w:val="en-US" w:eastAsia="fr-FR"/>
                        <w:rPrChange w:id="1636"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1637" w:author="ghislain.aine" w:date="2015-11-04T17:31:00Z">
                          <w:rPr>
                            <w:rFonts w:ascii="Courier New" w:eastAsia="Times New Roman" w:hAnsi="Courier New" w:cs="Courier New"/>
                            <w:b/>
                            <w:bCs/>
                            <w:color w:val="0000FF"/>
                            <w:sz w:val="16"/>
                            <w:szCs w:val="16"/>
                            <w:lang w:val="en-US" w:eastAsia="fr-FR"/>
                          </w:rPr>
                        </w:rPrChange>
                      </w:rPr>
                      <w:t>new</w:t>
                    </w:r>
                    <w:r w:rsidRPr="004D7EE5">
                      <w:rPr>
                        <w:rFonts w:ascii="Consolas" w:eastAsia="Times New Roman" w:hAnsi="Consolas" w:cs="Consolas"/>
                        <w:color w:val="000000"/>
                        <w:sz w:val="19"/>
                        <w:szCs w:val="19"/>
                        <w:lang w:val="en-US" w:eastAsia="fr-FR"/>
                        <w:rPrChange w:id="1638" w:author="ghislain.aine" w:date="2015-11-04T17:31:00Z">
                          <w:rPr>
                            <w:rFonts w:ascii="Courier New" w:eastAsia="Times New Roman" w:hAnsi="Courier New" w:cs="Courier New"/>
                            <w:color w:val="000000"/>
                            <w:sz w:val="16"/>
                            <w:szCs w:val="16"/>
                            <w:lang w:val="en-US" w:eastAsia="fr-FR"/>
                          </w:rPr>
                        </w:rPrChange>
                      </w:rPr>
                      <w:t xml:space="preserve"> Demo</w:t>
                    </w:r>
                    <w:r w:rsidRPr="004D7EE5">
                      <w:rPr>
                        <w:rFonts w:ascii="Consolas" w:eastAsia="Times New Roman" w:hAnsi="Consolas" w:cs="Consolas"/>
                        <w:b/>
                        <w:bCs/>
                        <w:color w:val="000080"/>
                        <w:sz w:val="19"/>
                        <w:szCs w:val="19"/>
                        <w:lang w:val="en-US" w:eastAsia="fr-FR"/>
                        <w:rPrChange w:id="1639"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1640"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1641" w:author="ghislain.aine" w:date="2015-11-04T17:31: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1642" w:author="ghislain.aine" w:date="2015-11-04T17:31:00Z">
                        <w:rPr>
                          <w:rFonts w:ascii="Courier New" w:eastAsia="Times New Roman" w:hAnsi="Courier New" w:cs="Courier New"/>
                          <w:color w:val="000000"/>
                          <w:sz w:val="16"/>
                          <w:szCs w:val="16"/>
                          <w:lang w:eastAsia="fr-FR"/>
                        </w:rPr>
                      </w:rPrChange>
                    </w:rPr>
                  </w:pPr>
                  <w:moveTo w:id="1643" w:author="ghislain.aine" w:date="2015-10-30T10:23:00Z">
                    <w:r w:rsidRPr="004D7EE5">
                      <w:rPr>
                        <w:rFonts w:ascii="Consolas" w:eastAsia="Times New Roman" w:hAnsi="Consolas" w:cs="Consolas"/>
                        <w:b/>
                        <w:bCs/>
                        <w:color w:val="000080"/>
                        <w:sz w:val="19"/>
                        <w:szCs w:val="19"/>
                        <w:lang w:eastAsia="fr-FR"/>
                        <w:rPrChange w:id="1644" w:author="ghislain.aine" w:date="2015-11-04T17:31:00Z">
                          <w:rPr>
                            <w:rFonts w:ascii="Courier New" w:eastAsia="Times New Roman" w:hAnsi="Courier New" w:cs="Courier New"/>
                            <w:b/>
                            <w:bCs/>
                            <w:color w:val="000080"/>
                            <w:sz w:val="16"/>
                            <w:szCs w:val="16"/>
                            <w:lang w:eastAsia="fr-FR"/>
                          </w:rPr>
                        </w:rPrChange>
                      </w:rPr>
                      <w:t>}</w:t>
                    </w:r>
                  </w:moveTo>
                </w:p>
                <w:p w:rsidR="00AC30F5" w:rsidRPr="00E54AC5" w:rsidDel="0013549D" w:rsidRDefault="00AC30F5" w:rsidP="0013549D">
                  <w:pPr>
                    <w:shd w:val="clear" w:color="auto" w:fill="FFFFFF"/>
                    <w:jc w:val="left"/>
                    <w:rPr>
                      <w:del w:id="1645" w:author="ghislain.aine" w:date="2015-10-30T10:23:00Z"/>
                      <w:rFonts w:ascii="Consolas" w:eastAsia="Times New Roman" w:hAnsi="Consolas" w:cs="Consolas"/>
                      <w:sz w:val="19"/>
                      <w:szCs w:val="19"/>
                      <w:lang w:eastAsia="fr-FR"/>
                      <w:rPrChange w:id="1646" w:author="ghislain.aine" w:date="2015-11-04T17:31:00Z">
                        <w:rPr>
                          <w:del w:id="1647" w:author="ghislain.aine" w:date="2015-10-30T10:23:00Z"/>
                          <w:rFonts w:ascii="Times New Roman" w:eastAsia="Times New Roman" w:hAnsi="Times New Roman" w:cs="Times New Roman"/>
                          <w:sz w:val="16"/>
                          <w:szCs w:val="16"/>
                          <w:lang w:eastAsia="fr-FR"/>
                        </w:rPr>
                      </w:rPrChange>
                    </w:rPr>
                  </w:pPr>
                  <w:moveTo w:id="1648" w:author="ghislain.aine" w:date="2015-10-30T10:23:00Z">
                    <w:r w:rsidRPr="004D7EE5">
                      <w:rPr>
                        <w:rFonts w:ascii="Consolas" w:eastAsia="Times New Roman" w:hAnsi="Consolas" w:cs="Consolas"/>
                        <w:color w:val="804000"/>
                        <w:sz w:val="19"/>
                        <w:szCs w:val="19"/>
                        <w:lang w:eastAsia="fr-FR"/>
                        <w:rPrChange w:id="1649" w:author="ghislain.aine" w:date="2015-11-04T17:31:00Z">
                          <w:rPr>
                            <w:rFonts w:ascii="Courier New" w:eastAsia="Times New Roman" w:hAnsi="Courier New" w:cs="Courier New"/>
                            <w:color w:val="804000"/>
                            <w:sz w:val="16"/>
                            <w:szCs w:val="16"/>
                            <w:lang w:eastAsia="fr-FR"/>
                          </w:rPr>
                        </w:rPrChange>
                      </w:rPr>
                      <w:t>#</w:t>
                    </w:r>
                    <w:proofErr w:type="spellStart"/>
                    <w:r w:rsidRPr="004D7EE5">
                      <w:rPr>
                        <w:rFonts w:ascii="Consolas" w:eastAsia="Times New Roman" w:hAnsi="Consolas" w:cs="Consolas"/>
                        <w:color w:val="804000"/>
                        <w:sz w:val="19"/>
                        <w:szCs w:val="19"/>
                        <w:lang w:eastAsia="fr-FR"/>
                        <w:rPrChange w:id="1650" w:author="ghislain.aine" w:date="2015-11-04T17:31:00Z">
                          <w:rPr>
                            <w:rFonts w:ascii="Courier New" w:eastAsia="Times New Roman" w:hAnsi="Courier New" w:cs="Courier New"/>
                            <w:color w:val="804000"/>
                            <w:sz w:val="16"/>
                            <w:szCs w:val="16"/>
                            <w:lang w:eastAsia="fr-FR"/>
                          </w:rPr>
                        </w:rPrChange>
                      </w:rPr>
                      <w:t>endif</w:t>
                    </w:r>
                  </w:moveTo>
                  <w:proofErr w:type="spellEnd"/>
                </w:p>
                <w:moveToRangeEnd w:id="1501"/>
                <w:p w:rsidR="00AC30F5" w:rsidRDefault="00AC30F5">
                  <w:pPr>
                    <w:shd w:val="clear" w:color="auto" w:fill="FFFFFF"/>
                    <w:jc w:val="left"/>
                    <w:pPrChange w:id="1651" w:author="ghislain.aine" w:date="2015-10-30T10:23:00Z">
                      <w:pPr/>
                    </w:pPrChange>
                  </w:pPr>
                </w:p>
              </w:txbxContent>
            </v:textbox>
            <w10:wrap type="none"/>
            <w10:anchorlock/>
          </v:shape>
        </w:pict>
      </w:r>
    </w:p>
    <w:p w:rsidR="0013549D" w:rsidDel="00E54AC5" w:rsidRDefault="0013549D">
      <w:pPr>
        <w:spacing w:after="200" w:line="276" w:lineRule="auto"/>
        <w:jc w:val="left"/>
        <w:rPr>
          <w:ins w:id="1652" w:author="jerome draillard" w:date="2015-10-29T11:27:00Z"/>
          <w:del w:id="1653" w:author="ghislain.aine" w:date="2015-11-04T17:32:00Z"/>
        </w:rPr>
      </w:pPr>
    </w:p>
    <w:p w:rsidR="00E25387" w:rsidRPr="00E25387" w:rsidDel="00E54AC5" w:rsidRDefault="004D7EE5" w:rsidP="00E25387">
      <w:pPr>
        <w:shd w:val="clear" w:color="auto" w:fill="FFFFFF"/>
        <w:jc w:val="left"/>
        <w:rPr>
          <w:ins w:id="1654" w:author="jerome draillard" w:date="2015-10-29T11:28:00Z"/>
          <w:del w:id="1655" w:author="ghislain.aine" w:date="2015-11-04T17:32:00Z"/>
          <w:rFonts w:ascii="Courier New" w:eastAsia="Times New Roman" w:hAnsi="Courier New" w:cs="Courier New"/>
          <w:color w:val="804000"/>
          <w:sz w:val="16"/>
          <w:szCs w:val="16"/>
          <w:lang w:val="en-US" w:eastAsia="fr-FR"/>
          <w:rPrChange w:id="1656" w:author="jerome draillard" w:date="2015-10-29T11:28:00Z">
            <w:rPr>
              <w:ins w:id="1657" w:author="jerome draillard" w:date="2015-10-29T11:28:00Z"/>
              <w:del w:id="1658" w:author="ghislain.aine" w:date="2015-11-04T17:32:00Z"/>
              <w:rFonts w:ascii="Courier New" w:eastAsia="Times New Roman" w:hAnsi="Courier New" w:cs="Courier New"/>
              <w:color w:val="804000"/>
              <w:sz w:val="20"/>
              <w:lang w:eastAsia="fr-FR"/>
            </w:rPr>
          </w:rPrChange>
        </w:rPr>
      </w:pPr>
      <w:moveFromRangeStart w:id="1659" w:author="ghislain.aine" w:date="2015-10-30T10:23:00Z" w:name="move433963929"/>
      <w:moveFrom w:id="1660" w:author="ghislain.aine" w:date="2015-10-30T10:23:00Z">
        <w:ins w:id="1661" w:author="jerome draillard" w:date="2015-10-29T11:28:00Z">
          <w:del w:id="1662" w:author="ghislain.aine" w:date="2015-11-04T17:32:00Z">
            <w:r w:rsidRPr="004D7EE5">
              <w:rPr>
                <w:rFonts w:ascii="Courier New" w:eastAsia="Times New Roman" w:hAnsi="Courier New" w:cs="Courier New"/>
                <w:color w:val="804000"/>
                <w:sz w:val="16"/>
                <w:szCs w:val="16"/>
                <w:lang w:val="en-US" w:eastAsia="fr-FR"/>
                <w:rPrChange w:id="1663" w:author="jerome draillard" w:date="2015-10-29T11:28:00Z">
                  <w:rPr>
                    <w:rFonts w:ascii="Courier New" w:eastAsia="Times New Roman" w:hAnsi="Courier New" w:cs="Courier New"/>
                    <w:color w:val="804000"/>
                    <w:sz w:val="20"/>
                    <w:u w:val="single"/>
                    <w:lang w:eastAsia="fr-FR"/>
                  </w:rPr>
                </w:rPrChange>
              </w:rPr>
              <w:delText>#pragma once</w:delText>
            </w:r>
          </w:del>
        </w:ins>
      </w:moveFrom>
    </w:p>
    <w:p w:rsidR="00E25387" w:rsidRPr="00E25387" w:rsidDel="00E54AC5" w:rsidRDefault="00E25387" w:rsidP="00E25387">
      <w:pPr>
        <w:shd w:val="clear" w:color="auto" w:fill="FFFFFF"/>
        <w:jc w:val="left"/>
        <w:rPr>
          <w:ins w:id="1664" w:author="jerome draillard" w:date="2015-10-29T11:28:00Z"/>
          <w:del w:id="1665" w:author="ghislain.aine" w:date="2015-11-04T17:32:00Z"/>
          <w:rFonts w:ascii="Courier New" w:eastAsia="Times New Roman" w:hAnsi="Courier New" w:cs="Courier New"/>
          <w:color w:val="000000"/>
          <w:sz w:val="16"/>
          <w:szCs w:val="16"/>
          <w:lang w:val="en-US" w:eastAsia="fr-FR"/>
          <w:rPrChange w:id="1666" w:author="jerome draillard" w:date="2015-10-29T11:28:00Z">
            <w:rPr>
              <w:ins w:id="1667" w:author="jerome draillard" w:date="2015-10-29T11:28:00Z"/>
              <w:del w:id="1668" w:author="ghislain.aine" w:date="2015-11-04T17:32:00Z"/>
              <w:rFonts w:ascii="Courier New" w:eastAsia="Times New Roman" w:hAnsi="Courier New" w:cs="Courier New"/>
              <w:color w:val="000000"/>
              <w:sz w:val="20"/>
              <w:lang w:eastAsia="fr-FR"/>
            </w:rPr>
          </w:rPrChange>
        </w:rPr>
      </w:pPr>
    </w:p>
    <w:p w:rsidR="00E25387" w:rsidRPr="00E25387" w:rsidDel="00E54AC5" w:rsidRDefault="004D7EE5" w:rsidP="00E25387">
      <w:pPr>
        <w:shd w:val="clear" w:color="auto" w:fill="FFFFFF"/>
        <w:jc w:val="left"/>
        <w:rPr>
          <w:ins w:id="1669" w:author="jerome draillard" w:date="2015-10-29T11:28:00Z"/>
          <w:del w:id="1670" w:author="ghislain.aine" w:date="2015-11-04T17:32:00Z"/>
          <w:rFonts w:ascii="Courier New" w:eastAsia="Times New Roman" w:hAnsi="Courier New" w:cs="Courier New"/>
          <w:color w:val="000000"/>
          <w:sz w:val="16"/>
          <w:szCs w:val="16"/>
          <w:lang w:val="en-US" w:eastAsia="fr-FR"/>
          <w:rPrChange w:id="1671" w:author="jerome draillard" w:date="2015-10-29T11:28:00Z">
            <w:rPr>
              <w:ins w:id="1672" w:author="jerome draillard" w:date="2015-10-29T11:28:00Z"/>
              <w:del w:id="1673" w:author="ghislain.aine" w:date="2015-11-04T17:32:00Z"/>
              <w:rFonts w:ascii="Courier New" w:eastAsia="Times New Roman" w:hAnsi="Courier New" w:cs="Courier New"/>
              <w:color w:val="000000"/>
              <w:sz w:val="20"/>
              <w:lang w:eastAsia="fr-FR"/>
            </w:rPr>
          </w:rPrChange>
        </w:rPr>
      </w:pPr>
      <w:moveFrom w:id="1674" w:author="ghislain.aine" w:date="2015-10-30T10:23:00Z">
        <w:ins w:id="1675" w:author="jerome draillard" w:date="2015-10-29T11:28:00Z">
          <w:del w:id="1676" w:author="ghislain.aine" w:date="2015-11-04T17:32:00Z">
            <w:r w:rsidRPr="004D7EE5">
              <w:rPr>
                <w:rFonts w:ascii="Courier New" w:eastAsia="Times New Roman" w:hAnsi="Courier New" w:cs="Courier New"/>
                <w:color w:val="000000"/>
                <w:sz w:val="16"/>
                <w:szCs w:val="16"/>
                <w:lang w:val="en-US" w:eastAsia="fr-FR"/>
                <w:rPrChange w:id="1677" w:author="jerome draillard" w:date="2015-10-29T11:28:00Z">
                  <w:rPr>
                    <w:rFonts w:ascii="Courier New" w:eastAsia="Times New Roman" w:hAnsi="Courier New" w:cs="Courier New"/>
                    <w:color w:val="000000"/>
                    <w:sz w:val="20"/>
                    <w:u w:val="single"/>
                    <w:lang w:eastAsia="fr-FR"/>
                  </w:rPr>
                </w:rPrChange>
              </w:rPr>
              <w:delText>/*</w:delText>
            </w:r>
          </w:del>
        </w:ins>
      </w:moveFrom>
    </w:p>
    <w:p w:rsidR="00E25387" w:rsidRPr="00E25387" w:rsidDel="00E54AC5" w:rsidRDefault="004D7EE5" w:rsidP="00E25387">
      <w:pPr>
        <w:shd w:val="clear" w:color="auto" w:fill="FFFFFF"/>
        <w:jc w:val="left"/>
        <w:rPr>
          <w:ins w:id="1678" w:author="jerome draillard" w:date="2015-10-29T11:28:00Z"/>
          <w:del w:id="1679" w:author="ghislain.aine" w:date="2015-11-04T17:32:00Z"/>
          <w:rFonts w:ascii="Courier New" w:eastAsia="Times New Roman" w:hAnsi="Courier New" w:cs="Courier New"/>
          <w:color w:val="000000"/>
          <w:sz w:val="16"/>
          <w:szCs w:val="16"/>
          <w:lang w:val="en-US" w:eastAsia="fr-FR"/>
          <w:rPrChange w:id="1680" w:author="jerome draillard" w:date="2015-10-29T11:28:00Z">
            <w:rPr>
              <w:ins w:id="1681" w:author="jerome draillard" w:date="2015-10-29T11:28:00Z"/>
              <w:del w:id="1682" w:author="ghislain.aine" w:date="2015-11-04T17:32:00Z"/>
              <w:rFonts w:ascii="Courier New" w:eastAsia="Times New Roman" w:hAnsi="Courier New" w:cs="Courier New"/>
              <w:color w:val="000000"/>
              <w:sz w:val="20"/>
              <w:lang w:eastAsia="fr-FR"/>
            </w:rPr>
          </w:rPrChange>
        </w:rPr>
      </w:pPr>
      <w:moveFrom w:id="1683" w:author="ghislain.aine" w:date="2015-10-30T10:23:00Z">
        <w:ins w:id="1684" w:author="jerome draillard" w:date="2015-10-29T11:28:00Z">
          <w:del w:id="1685" w:author="ghislain.aine" w:date="2015-11-04T17:32:00Z">
            <w:r w:rsidRPr="004D7EE5">
              <w:rPr>
                <w:rFonts w:ascii="Courier New" w:eastAsia="Times New Roman" w:hAnsi="Courier New" w:cs="Courier New"/>
                <w:color w:val="000000"/>
                <w:sz w:val="16"/>
                <w:szCs w:val="16"/>
                <w:lang w:val="en-US" w:eastAsia="fr-FR"/>
                <w:rPrChange w:id="1686" w:author="jerome draillard" w:date="2015-10-29T11:28:00Z">
                  <w:rPr>
                    <w:rFonts w:ascii="Courier New" w:eastAsia="Times New Roman" w:hAnsi="Courier New" w:cs="Courier New"/>
                    <w:color w:val="000000"/>
                    <w:sz w:val="20"/>
                    <w:u w:val="single"/>
                    <w:lang w:eastAsia="fr-FR"/>
                  </w:rPr>
                </w:rPrChange>
              </w:rPr>
              <w:delText>* INCLUDES LOCAUX</w:delText>
            </w:r>
          </w:del>
        </w:ins>
      </w:moveFrom>
    </w:p>
    <w:p w:rsidR="00E25387" w:rsidRPr="00E25387" w:rsidDel="00E54AC5" w:rsidRDefault="004D7EE5" w:rsidP="00E25387">
      <w:pPr>
        <w:shd w:val="clear" w:color="auto" w:fill="FFFFFF"/>
        <w:jc w:val="left"/>
        <w:rPr>
          <w:ins w:id="1687" w:author="jerome draillard" w:date="2015-10-29T11:28:00Z"/>
          <w:del w:id="1688" w:author="ghislain.aine" w:date="2015-11-04T17:32:00Z"/>
          <w:rFonts w:ascii="Courier New" w:eastAsia="Times New Roman" w:hAnsi="Courier New" w:cs="Courier New"/>
          <w:color w:val="000000"/>
          <w:sz w:val="16"/>
          <w:szCs w:val="16"/>
          <w:lang w:val="en-US" w:eastAsia="fr-FR"/>
          <w:rPrChange w:id="1689" w:author="jerome draillard" w:date="2015-10-29T11:28:00Z">
            <w:rPr>
              <w:ins w:id="1690" w:author="jerome draillard" w:date="2015-10-29T11:28:00Z"/>
              <w:del w:id="1691" w:author="ghislain.aine" w:date="2015-11-04T17:32:00Z"/>
              <w:rFonts w:ascii="Courier New" w:eastAsia="Times New Roman" w:hAnsi="Courier New" w:cs="Courier New"/>
              <w:color w:val="000000"/>
              <w:sz w:val="20"/>
              <w:lang w:eastAsia="fr-FR"/>
            </w:rPr>
          </w:rPrChange>
        </w:rPr>
      </w:pPr>
      <w:moveFrom w:id="1692" w:author="ghislain.aine" w:date="2015-10-30T10:23:00Z">
        <w:ins w:id="1693" w:author="jerome draillard" w:date="2015-10-29T11:28:00Z">
          <w:del w:id="1694" w:author="ghislain.aine" w:date="2015-11-04T17:32:00Z">
            <w:r w:rsidRPr="004D7EE5">
              <w:rPr>
                <w:rFonts w:ascii="Courier New" w:eastAsia="Times New Roman" w:hAnsi="Courier New" w:cs="Courier New"/>
                <w:color w:val="000000"/>
                <w:sz w:val="16"/>
                <w:szCs w:val="16"/>
                <w:lang w:val="en-US" w:eastAsia="fr-FR"/>
                <w:rPrChange w:id="1695" w:author="jerome draillard" w:date="2015-10-29T11:28:00Z">
                  <w:rPr>
                    <w:rFonts w:ascii="Courier New" w:eastAsia="Times New Roman" w:hAnsi="Courier New" w:cs="Courier New"/>
                    <w:color w:val="000000"/>
                    <w:sz w:val="20"/>
                    <w:u w:val="single"/>
                    <w:lang w:eastAsia="fr-FR"/>
                  </w:rPr>
                </w:rPrChange>
              </w:rPr>
              <w:delText>*/</w:delText>
            </w:r>
          </w:del>
        </w:ins>
      </w:moveFrom>
    </w:p>
    <w:p w:rsidR="00AC7B68" w:rsidRPr="00AC7B68" w:rsidDel="00E54AC5" w:rsidRDefault="004D7EE5">
      <w:pPr>
        <w:shd w:val="clear" w:color="auto" w:fill="FFFFFF"/>
        <w:jc w:val="left"/>
        <w:rPr>
          <w:ins w:id="1696" w:author="jerome draillard" w:date="2015-10-29T11:28:00Z"/>
          <w:del w:id="1697" w:author="ghislain.aine" w:date="2015-11-04T17:32:00Z"/>
          <w:rFonts w:ascii="Courier New" w:eastAsia="Times New Roman" w:hAnsi="Courier New" w:cs="Courier New"/>
          <w:color w:val="804000"/>
          <w:sz w:val="16"/>
          <w:szCs w:val="16"/>
          <w:lang w:val="en-US" w:eastAsia="fr-FR"/>
          <w:rPrChange w:id="1698" w:author="jerome draillard" w:date="2015-10-29T11:28:00Z">
            <w:rPr>
              <w:ins w:id="1699" w:author="jerome draillard" w:date="2015-10-29T11:28:00Z"/>
              <w:del w:id="1700" w:author="ghislain.aine" w:date="2015-11-04T17:32:00Z"/>
              <w:rFonts w:ascii="Courier New" w:eastAsia="Times New Roman" w:hAnsi="Courier New" w:cs="Courier New"/>
              <w:color w:val="804000"/>
              <w:sz w:val="20"/>
              <w:lang w:eastAsia="fr-FR"/>
            </w:rPr>
          </w:rPrChange>
        </w:rPr>
      </w:pPr>
      <w:moveFrom w:id="1701" w:author="ghislain.aine" w:date="2015-10-30T10:23:00Z">
        <w:ins w:id="1702" w:author="jerome draillard" w:date="2015-10-29T11:28:00Z">
          <w:del w:id="1703" w:author="ghislain.aine" w:date="2015-11-04T17:32:00Z">
            <w:r w:rsidRPr="004D7EE5">
              <w:rPr>
                <w:rFonts w:ascii="Courier New" w:eastAsia="Times New Roman" w:hAnsi="Courier New" w:cs="Courier New"/>
                <w:color w:val="804000"/>
                <w:sz w:val="16"/>
                <w:szCs w:val="16"/>
                <w:lang w:val="en-US" w:eastAsia="fr-FR"/>
                <w:rPrChange w:id="1704" w:author="jerome draillard" w:date="2015-10-29T11:28:00Z">
                  <w:rPr>
                    <w:rFonts w:ascii="Courier New" w:eastAsia="Times New Roman" w:hAnsi="Courier New" w:cs="Courier New"/>
                    <w:color w:val="804000"/>
                    <w:sz w:val="20"/>
                    <w:u w:val="single"/>
                    <w:lang w:eastAsia="fr-FR"/>
                  </w:rPr>
                </w:rPrChange>
              </w:rPr>
              <w:delText>#include "DemoPluginConstantes.h"</w:delText>
            </w:r>
          </w:del>
        </w:ins>
      </w:moveFrom>
    </w:p>
    <w:p w:rsidR="00E25387" w:rsidRPr="00E25387" w:rsidDel="00E54AC5" w:rsidRDefault="00E25387" w:rsidP="00E25387">
      <w:pPr>
        <w:shd w:val="clear" w:color="auto" w:fill="FFFFFF"/>
        <w:jc w:val="left"/>
        <w:rPr>
          <w:ins w:id="1705" w:author="jerome draillard" w:date="2015-10-29T11:28:00Z"/>
          <w:del w:id="1706" w:author="ghislain.aine" w:date="2015-11-04T17:32:00Z"/>
          <w:rFonts w:ascii="Courier New" w:eastAsia="Times New Roman" w:hAnsi="Courier New" w:cs="Courier New"/>
          <w:color w:val="000000"/>
          <w:sz w:val="16"/>
          <w:szCs w:val="16"/>
          <w:lang w:val="en-US" w:eastAsia="fr-FR"/>
          <w:rPrChange w:id="1707" w:author="jerome draillard" w:date="2015-10-29T11:28:00Z">
            <w:rPr>
              <w:ins w:id="1708" w:author="jerome draillard" w:date="2015-10-29T11:28:00Z"/>
              <w:del w:id="1709" w:author="ghislain.aine" w:date="2015-11-04T17:32:00Z"/>
              <w:rFonts w:ascii="Courier New" w:eastAsia="Times New Roman" w:hAnsi="Courier New" w:cs="Courier New"/>
              <w:color w:val="000000"/>
              <w:sz w:val="20"/>
              <w:lang w:eastAsia="fr-FR"/>
            </w:rPr>
          </w:rPrChange>
        </w:rPr>
      </w:pPr>
    </w:p>
    <w:p w:rsidR="00E25387" w:rsidRPr="00E25387" w:rsidDel="00E54AC5" w:rsidRDefault="004D7EE5" w:rsidP="00E25387">
      <w:pPr>
        <w:shd w:val="clear" w:color="auto" w:fill="FFFFFF"/>
        <w:jc w:val="left"/>
        <w:rPr>
          <w:ins w:id="1710" w:author="jerome draillard" w:date="2015-10-29T11:28:00Z"/>
          <w:del w:id="1711" w:author="ghislain.aine" w:date="2015-11-04T17:32:00Z"/>
          <w:rFonts w:ascii="Courier New" w:eastAsia="Times New Roman" w:hAnsi="Courier New" w:cs="Courier New"/>
          <w:color w:val="000000"/>
          <w:sz w:val="16"/>
          <w:szCs w:val="16"/>
          <w:lang w:val="en-US" w:eastAsia="fr-FR"/>
          <w:rPrChange w:id="1712" w:author="jerome draillard" w:date="2015-10-29T11:28:00Z">
            <w:rPr>
              <w:ins w:id="1713" w:author="jerome draillard" w:date="2015-10-29T11:28:00Z"/>
              <w:del w:id="1714" w:author="ghislain.aine" w:date="2015-11-04T17:32:00Z"/>
              <w:rFonts w:ascii="Courier New" w:eastAsia="Times New Roman" w:hAnsi="Courier New" w:cs="Courier New"/>
              <w:color w:val="000000"/>
              <w:sz w:val="20"/>
              <w:lang w:eastAsia="fr-FR"/>
            </w:rPr>
          </w:rPrChange>
        </w:rPr>
      </w:pPr>
      <w:moveFrom w:id="1715" w:author="ghislain.aine" w:date="2015-10-30T10:23:00Z">
        <w:ins w:id="1716" w:author="jerome draillard" w:date="2015-10-29T11:28:00Z">
          <w:del w:id="1717" w:author="ghislain.aine" w:date="2015-11-04T17:32:00Z">
            <w:r w:rsidRPr="004D7EE5">
              <w:rPr>
                <w:rFonts w:ascii="Courier New" w:eastAsia="Times New Roman" w:hAnsi="Courier New" w:cs="Courier New"/>
                <w:color w:val="000000"/>
                <w:sz w:val="16"/>
                <w:szCs w:val="16"/>
                <w:lang w:val="en-US" w:eastAsia="fr-FR"/>
                <w:rPrChange w:id="1718" w:author="jerome draillard" w:date="2015-10-29T11:28:00Z">
                  <w:rPr>
                    <w:rFonts w:ascii="Courier New" w:eastAsia="Times New Roman" w:hAnsi="Courier New" w:cs="Courier New"/>
                    <w:color w:val="000000"/>
                    <w:sz w:val="20"/>
                    <w:u w:val="single"/>
                    <w:lang w:eastAsia="fr-FR"/>
                  </w:rPr>
                </w:rPrChange>
              </w:rPr>
              <w:delText>/*</w:delText>
            </w:r>
          </w:del>
        </w:ins>
      </w:moveFrom>
    </w:p>
    <w:p w:rsidR="00E25387" w:rsidRPr="00E25387" w:rsidDel="00E54AC5" w:rsidRDefault="004D7EE5" w:rsidP="00E25387">
      <w:pPr>
        <w:shd w:val="clear" w:color="auto" w:fill="FFFFFF"/>
        <w:jc w:val="left"/>
        <w:rPr>
          <w:ins w:id="1719" w:author="jerome draillard" w:date="2015-10-29T11:28:00Z"/>
          <w:del w:id="1720" w:author="ghislain.aine" w:date="2015-11-04T17:32:00Z"/>
          <w:rFonts w:ascii="Courier New" w:eastAsia="Times New Roman" w:hAnsi="Courier New" w:cs="Courier New"/>
          <w:color w:val="000000"/>
          <w:sz w:val="16"/>
          <w:szCs w:val="16"/>
          <w:lang w:val="en-US" w:eastAsia="fr-FR"/>
          <w:rPrChange w:id="1721" w:author="jerome draillard" w:date="2015-10-29T11:28:00Z">
            <w:rPr>
              <w:ins w:id="1722" w:author="jerome draillard" w:date="2015-10-29T11:28:00Z"/>
              <w:del w:id="1723" w:author="ghislain.aine" w:date="2015-11-04T17:32:00Z"/>
              <w:rFonts w:ascii="Courier New" w:eastAsia="Times New Roman" w:hAnsi="Courier New" w:cs="Courier New"/>
              <w:color w:val="000000"/>
              <w:sz w:val="20"/>
              <w:lang w:eastAsia="fr-FR"/>
            </w:rPr>
          </w:rPrChange>
        </w:rPr>
      </w:pPr>
      <w:moveFrom w:id="1724" w:author="ghislain.aine" w:date="2015-10-30T10:23:00Z">
        <w:ins w:id="1725" w:author="jerome draillard" w:date="2015-10-29T11:28:00Z">
          <w:del w:id="1726" w:author="ghislain.aine" w:date="2015-11-04T17:32:00Z">
            <w:r w:rsidRPr="004D7EE5">
              <w:rPr>
                <w:rFonts w:ascii="Courier New" w:eastAsia="Times New Roman" w:hAnsi="Courier New" w:cs="Courier New"/>
                <w:color w:val="000000"/>
                <w:sz w:val="16"/>
                <w:szCs w:val="16"/>
                <w:lang w:val="en-US" w:eastAsia="fr-FR"/>
                <w:rPrChange w:id="1727" w:author="jerome draillard" w:date="2015-10-29T11:28:00Z">
                  <w:rPr>
                    <w:rFonts w:ascii="Courier New" w:eastAsia="Times New Roman" w:hAnsi="Courier New" w:cs="Courier New"/>
                    <w:color w:val="000000"/>
                    <w:sz w:val="20"/>
                    <w:u w:val="single"/>
                    <w:lang w:eastAsia="fr-FR"/>
                  </w:rPr>
                </w:rPrChange>
              </w:rPr>
              <w:delText>* INCLUDES GLOBAUX</w:delText>
            </w:r>
          </w:del>
        </w:ins>
      </w:moveFrom>
    </w:p>
    <w:p w:rsidR="00E25387" w:rsidRPr="00E25387" w:rsidDel="00E54AC5" w:rsidRDefault="004D7EE5" w:rsidP="00E25387">
      <w:pPr>
        <w:shd w:val="clear" w:color="auto" w:fill="FFFFFF"/>
        <w:jc w:val="left"/>
        <w:rPr>
          <w:ins w:id="1728" w:author="jerome draillard" w:date="2015-10-29T11:28:00Z"/>
          <w:del w:id="1729" w:author="ghislain.aine" w:date="2015-11-04T17:32:00Z"/>
          <w:rFonts w:ascii="Courier New" w:eastAsia="Times New Roman" w:hAnsi="Courier New" w:cs="Courier New"/>
          <w:color w:val="000000"/>
          <w:sz w:val="16"/>
          <w:szCs w:val="16"/>
          <w:lang w:val="en-US" w:eastAsia="fr-FR"/>
          <w:rPrChange w:id="1730" w:author="jerome draillard" w:date="2015-10-29T11:28:00Z">
            <w:rPr>
              <w:ins w:id="1731" w:author="jerome draillard" w:date="2015-10-29T11:28:00Z"/>
              <w:del w:id="1732" w:author="ghislain.aine" w:date="2015-11-04T17:32:00Z"/>
              <w:rFonts w:ascii="Courier New" w:eastAsia="Times New Roman" w:hAnsi="Courier New" w:cs="Courier New"/>
              <w:color w:val="000000"/>
              <w:sz w:val="20"/>
              <w:lang w:eastAsia="fr-FR"/>
            </w:rPr>
          </w:rPrChange>
        </w:rPr>
      </w:pPr>
      <w:moveFrom w:id="1733" w:author="ghislain.aine" w:date="2015-10-30T10:23:00Z">
        <w:ins w:id="1734" w:author="jerome draillard" w:date="2015-10-29T11:28:00Z">
          <w:del w:id="1735" w:author="ghislain.aine" w:date="2015-11-04T17:32:00Z">
            <w:r w:rsidRPr="004D7EE5">
              <w:rPr>
                <w:rFonts w:ascii="Courier New" w:eastAsia="Times New Roman" w:hAnsi="Courier New" w:cs="Courier New"/>
                <w:color w:val="000000"/>
                <w:sz w:val="16"/>
                <w:szCs w:val="16"/>
                <w:lang w:val="en-US" w:eastAsia="fr-FR"/>
                <w:rPrChange w:id="1736" w:author="jerome draillard" w:date="2015-10-29T11:28:00Z">
                  <w:rPr>
                    <w:rFonts w:ascii="Courier New" w:eastAsia="Times New Roman" w:hAnsi="Courier New" w:cs="Courier New"/>
                    <w:color w:val="000000"/>
                    <w:sz w:val="20"/>
                    <w:u w:val="single"/>
                    <w:lang w:eastAsia="fr-FR"/>
                  </w:rPr>
                </w:rPrChange>
              </w:rPr>
              <w:delText>*/</w:delText>
            </w:r>
          </w:del>
        </w:ins>
      </w:moveFrom>
    </w:p>
    <w:p w:rsidR="00E25387" w:rsidRPr="00E25387" w:rsidDel="00E54AC5" w:rsidRDefault="004D7EE5" w:rsidP="00E25387">
      <w:pPr>
        <w:shd w:val="clear" w:color="auto" w:fill="FFFFFF"/>
        <w:jc w:val="left"/>
        <w:rPr>
          <w:ins w:id="1737" w:author="jerome draillard" w:date="2015-10-29T11:28:00Z"/>
          <w:del w:id="1738" w:author="ghislain.aine" w:date="2015-11-04T17:32:00Z"/>
          <w:rFonts w:ascii="Courier New" w:eastAsia="Times New Roman" w:hAnsi="Courier New" w:cs="Courier New"/>
          <w:color w:val="804000"/>
          <w:sz w:val="16"/>
          <w:szCs w:val="16"/>
          <w:lang w:val="en-US" w:eastAsia="fr-FR"/>
          <w:rPrChange w:id="1739" w:author="jerome draillard" w:date="2015-10-29T11:28:00Z">
            <w:rPr>
              <w:ins w:id="1740" w:author="jerome draillard" w:date="2015-10-29T11:28:00Z"/>
              <w:del w:id="1741" w:author="ghislain.aine" w:date="2015-11-04T17:32:00Z"/>
              <w:rFonts w:ascii="Courier New" w:eastAsia="Times New Roman" w:hAnsi="Courier New" w:cs="Courier New"/>
              <w:color w:val="804000"/>
              <w:sz w:val="20"/>
              <w:lang w:eastAsia="fr-FR"/>
            </w:rPr>
          </w:rPrChange>
        </w:rPr>
      </w:pPr>
      <w:moveFrom w:id="1742" w:author="ghislain.aine" w:date="2015-10-30T10:23:00Z">
        <w:ins w:id="1743" w:author="jerome draillard" w:date="2015-10-29T11:28:00Z">
          <w:del w:id="1744" w:author="ghislain.aine" w:date="2015-11-04T17:32:00Z">
            <w:r w:rsidRPr="004D7EE5">
              <w:rPr>
                <w:rFonts w:ascii="Courier New" w:eastAsia="Times New Roman" w:hAnsi="Courier New" w:cs="Courier New"/>
                <w:color w:val="804000"/>
                <w:sz w:val="16"/>
                <w:szCs w:val="16"/>
                <w:lang w:val="en-US" w:eastAsia="fr-FR"/>
                <w:rPrChange w:id="1745" w:author="jerome draillard" w:date="2015-10-29T11:28:00Z">
                  <w:rPr>
                    <w:rFonts w:ascii="Courier New" w:eastAsia="Times New Roman" w:hAnsi="Courier New" w:cs="Courier New"/>
                    <w:color w:val="804000"/>
                    <w:sz w:val="20"/>
                    <w:u w:val="single"/>
                    <w:lang w:eastAsia="fr-FR"/>
                  </w:rPr>
                </w:rPrChange>
              </w:rPr>
              <w:delText>#include &lt;SwPluginFactory_Class.h&gt;</w:delText>
            </w:r>
          </w:del>
        </w:ins>
      </w:moveFrom>
    </w:p>
    <w:p w:rsidR="00E25387" w:rsidRPr="00E25387" w:rsidDel="00E54AC5" w:rsidRDefault="00E25387" w:rsidP="00E25387">
      <w:pPr>
        <w:shd w:val="clear" w:color="auto" w:fill="FFFFFF"/>
        <w:jc w:val="left"/>
        <w:rPr>
          <w:ins w:id="1746" w:author="jerome draillard" w:date="2015-10-29T11:28:00Z"/>
          <w:del w:id="1747" w:author="ghislain.aine" w:date="2015-11-04T17:32:00Z"/>
          <w:rFonts w:ascii="Courier New" w:eastAsia="Times New Roman" w:hAnsi="Courier New" w:cs="Courier New"/>
          <w:color w:val="000000"/>
          <w:sz w:val="16"/>
          <w:szCs w:val="16"/>
          <w:lang w:val="en-US" w:eastAsia="fr-FR"/>
          <w:rPrChange w:id="1748" w:author="jerome draillard" w:date="2015-10-29T11:28:00Z">
            <w:rPr>
              <w:ins w:id="1749" w:author="jerome draillard" w:date="2015-10-29T11:28:00Z"/>
              <w:del w:id="1750" w:author="ghislain.aine" w:date="2015-11-04T17:32:00Z"/>
              <w:rFonts w:ascii="Courier New" w:eastAsia="Times New Roman" w:hAnsi="Courier New" w:cs="Courier New"/>
              <w:color w:val="000000"/>
              <w:sz w:val="20"/>
              <w:lang w:eastAsia="fr-FR"/>
            </w:rPr>
          </w:rPrChange>
        </w:rPr>
      </w:pPr>
    </w:p>
    <w:p w:rsidR="00E25387" w:rsidRPr="00E25387" w:rsidDel="00E54AC5" w:rsidRDefault="004D7EE5" w:rsidP="00E25387">
      <w:pPr>
        <w:shd w:val="clear" w:color="auto" w:fill="FFFFFF"/>
        <w:jc w:val="left"/>
        <w:rPr>
          <w:ins w:id="1751" w:author="jerome draillard" w:date="2015-10-29T11:28:00Z"/>
          <w:del w:id="1752" w:author="ghislain.aine" w:date="2015-11-04T17:32:00Z"/>
          <w:rFonts w:ascii="Courier New" w:eastAsia="Times New Roman" w:hAnsi="Courier New" w:cs="Courier New"/>
          <w:color w:val="000000"/>
          <w:sz w:val="16"/>
          <w:szCs w:val="16"/>
          <w:lang w:val="en-US" w:eastAsia="fr-FR"/>
          <w:rPrChange w:id="1753" w:author="jerome draillard" w:date="2015-10-29T11:28:00Z">
            <w:rPr>
              <w:ins w:id="1754" w:author="jerome draillard" w:date="2015-10-29T11:28:00Z"/>
              <w:del w:id="1755" w:author="ghislain.aine" w:date="2015-11-04T17:32:00Z"/>
              <w:rFonts w:ascii="Courier New" w:eastAsia="Times New Roman" w:hAnsi="Courier New" w:cs="Courier New"/>
              <w:color w:val="000000"/>
              <w:sz w:val="20"/>
              <w:lang w:eastAsia="fr-FR"/>
            </w:rPr>
          </w:rPrChange>
        </w:rPr>
      </w:pPr>
      <w:moveFrom w:id="1756" w:author="ghislain.aine" w:date="2015-10-30T10:23:00Z">
        <w:ins w:id="1757" w:author="jerome draillard" w:date="2015-10-29T11:28:00Z">
          <w:del w:id="1758" w:author="ghislain.aine" w:date="2015-11-04T17:32:00Z">
            <w:r w:rsidRPr="004D7EE5">
              <w:rPr>
                <w:rFonts w:ascii="Courier New" w:eastAsia="Times New Roman" w:hAnsi="Courier New" w:cs="Courier New"/>
                <w:b/>
                <w:bCs/>
                <w:color w:val="0000FF"/>
                <w:sz w:val="16"/>
                <w:szCs w:val="16"/>
                <w:lang w:val="en-US" w:eastAsia="fr-FR"/>
                <w:rPrChange w:id="1759" w:author="jerome draillard" w:date="2015-10-29T11:28:00Z">
                  <w:rPr>
                    <w:rFonts w:ascii="Courier New" w:eastAsia="Times New Roman" w:hAnsi="Courier New" w:cs="Courier New"/>
                    <w:b/>
                    <w:bCs/>
                    <w:color w:val="0000FF"/>
                    <w:sz w:val="20"/>
                    <w:u w:val="single"/>
                    <w:lang w:eastAsia="fr-FR"/>
                  </w:rPr>
                </w:rPrChange>
              </w:rPr>
              <w:delText>namespace</w:delText>
            </w:r>
            <w:r w:rsidRPr="004D7EE5">
              <w:rPr>
                <w:rFonts w:ascii="Courier New" w:eastAsia="Times New Roman" w:hAnsi="Courier New" w:cs="Courier New"/>
                <w:color w:val="000000"/>
                <w:sz w:val="16"/>
                <w:szCs w:val="16"/>
                <w:lang w:val="en-US" w:eastAsia="fr-FR"/>
                <w:rPrChange w:id="1760" w:author="jerome draillard" w:date="2015-10-29T11:28:00Z">
                  <w:rPr>
                    <w:rFonts w:ascii="Courier New" w:eastAsia="Times New Roman" w:hAnsi="Courier New" w:cs="Courier New"/>
                    <w:color w:val="000000"/>
                    <w:sz w:val="20"/>
                    <w:u w:val="single"/>
                    <w:lang w:eastAsia="fr-FR"/>
                  </w:rPr>
                </w:rPrChange>
              </w:rPr>
              <w:delText xml:space="preserve"> Demo</w:delText>
            </w:r>
          </w:del>
        </w:ins>
      </w:moveFrom>
    </w:p>
    <w:p w:rsidR="00E25387" w:rsidRPr="00E25387" w:rsidDel="00E54AC5" w:rsidRDefault="004D7EE5" w:rsidP="00E25387">
      <w:pPr>
        <w:shd w:val="clear" w:color="auto" w:fill="FFFFFF"/>
        <w:jc w:val="left"/>
        <w:rPr>
          <w:ins w:id="1761" w:author="jerome draillard" w:date="2015-10-29T11:28:00Z"/>
          <w:del w:id="1762" w:author="ghislain.aine" w:date="2015-11-04T17:32:00Z"/>
          <w:rFonts w:ascii="Courier New" w:eastAsia="Times New Roman" w:hAnsi="Courier New" w:cs="Courier New"/>
          <w:color w:val="000000"/>
          <w:sz w:val="16"/>
          <w:szCs w:val="16"/>
          <w:lang w:val="en-US" w:eastAsia="fr-FR"/>
          <w:rPrChange w:id="1763" w:author="jerome draillard" w:date="2015-10-29T11:28:00Z">
            <w:rPr>
              <w:ins w:id="1764" w:author="jerome draillard" w:date="2015-10-29T11:28:00Z"/>
              <w:del w:id="1765" w:author="ghislain.aine" w:date="2015-11-04T17:32:00Z"/>
              <w:rFonts w:ascii="Courier New" w:eastAsia="Times New Roman" w:hAnsi="Courier New" w:cs="Courier New"/>
              <w:color w:val="000000"/>
              <w:sz w:val="20"/>
              <w:lang w:eastAsia="fr-FR"/>
            </w:rPr>
          </w:rPrChange>
        </w:rPr>
      </w:pPr>
      <w:moveFrom w:id="1766" w:author="ghislain.aine" w:date="2015-10-30T10:23:00Z">
        <w:ins w:id="1767" w:author="jerome draillard" w:date="2015-10-29T11:28:00Z">
          <w:del w:id="1768" w:author="ghislain.aine" w:date="2015-11-04T17:32:00Z">
            <w:r w:rsidRPr="004D7EE5">
              <w:rPr>
                <w:rFonts w:ascii="Courier New" w:eastAsia="Times New Roman" w:hAnsi="Courier New" w:cs="Courier New"/>
                <w:b/>
                <w:bCs/>
                <w:color w:val="000080"/>
                <w:sz w:val="16"/>
                <w:szCs w:val="16"/>
                <w:lang w:val="en-US" w:eastAsia="fr-FR"/>
                <w:rPrChange w:id="1769"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E25387" w:rsidRPr="00E25387" w:rsidDel="0013549D" w:rsidRDefault="004D7EE5" w:rsidP="00E25387">
      <w:pPr>
        <w:shd w:val="clear" w:color="auto" w:fill="FFFFFF"/>
        <w:jc w:val="left"/>
        <w:rPr>
          <w:ins w:id="1770" w:author="jerome draillard" w:date="2015-10-29T11:28:00Z"/>
          <w:rFonts w:ascii="Courier New" w:eastAsia="Times New Roman" w:hAnsi="Courier New" w:cs="Courier New"/>
          <w:color w:val="000000"/>
          <w:sz w:val="16"/>
          <w:szCs w:val="16"/>
          <w:lang w:val="en-US" w:eastAsia="fr-FR"/>
          <w:rPrChange w:id="1771" w:author="jerome draillard" w:date="2015-10-29T11:28:00Z">
            <w:rPr>
              <w:ins w:id="1772" w:author="jerome draillard" w:date="2015-10-29T11:28:00Z"/>
              <w:rFonts w:ascii="Courier New" w:eastAsia="Times New Roman" w:hAnsi="Courier New" w:cs="Courier New"/>
              <w:color w:val="000000"/>
              <w:sz w:val="20"/>
              <w:lang w:eastAsia="fr-FR"/>
            </w:rPr>
          </w:rPrChange>
        </w:rPr>
      </w:pPr>
      <w:moveFrom w:id="1773" w:author="ghislain.aine" w:date="2015-10-30T10:23:00Z">
        <w:ins w:id="1774" w:author="jerome draillard" w:date="2015-10-29T11:28:00Z">
          <w:r w:rsidRPr="004D7EE5">
            <w:rPr>
              <w:rFonts w:ascii="Courier New" w:eastAsia="Times New Roman" w:hAnsi="Courier New" w:cs="Courier New"/>
              <w:color w:val="000000"/>
              <w:sz w:val="16"/>
              <w:szCs w:val="16"/>
              <w:lang w:val="en-US" w:eastAsia="fr-FR"/>
              <w:rPrChange w:id="1775" w:author="jerome draillard" w:date="2015-10-29T11:28:00Z">
                <w:rPr>
                  <w:rFonts w:ascii="Courier New" w:eastAsia="Times New Roman" w:hAnsi="Courier New" w:cs="Courier New"/>
                  <w:color w:val="000000"/>
                  <w:sz w:val="20"/>
                  <w:u w:val="single"/>
                  <w:lang w:eastAsia="fr-FR"/>
                </w:rPr>
              </w:rPrChange>
            </w:rPr>
            <w:t xml:space="preserve">    </w:t>
          </w:r>
          <w:r w:rsidRPr="004D7EE5">
            <w:rPr>
              <w:rFonts w:ascii="Courier New" w:eastAsia="Times New Roman" w:hAnsi="Courier New" w:cs="Courier New"/>
              <w:color w:val="8000FF"/>
              <w:sz w:val="16"/>
              <w:szCs w:val="16"/>
              <w:lang w:val="en-US" w:eastAsia="fr-FR"/>
              <w:rPrChange w:id="1776" w:author="jerome draillard" w:date="2015-10-29T11:28:00Z">
                <w:rPr>
                  <w:rFonts w:ascii="Courier New" w:eastAsia="Times New Roman" w:hAnsi="Courier New" w:cs="Courier New"/>
                  <w:color w:val="8000FF"/>
                  <w:sz w:val="20"/>
                  <w:u w:val="single"/>
                  <w:lang w:eastAsia="fr-FR"/>
                </w:rPr>
              </w:rPrChange>
            </w:rPr>
            <w:t>class</w:t>
          </w:r>
          <w:r w:rsidRPr="004D7EE5">
            <w:rPr>
              <w:rFonts w:ascii="Courier New" w:eastAsia="Times New Roman" w:hAnsi="Courier New" w:cs="Courier New"/>
              <w:color w:val="000000"/>
              <w:sz w:val="16"/>
              <w:szCs w:val="16"/>
              <w:lang w:val="en-US" w:eastAsia="fr-FR"/>
              <w:rPrChange w:id="1777" w:author="jerome draillard" w:date="2015-10-29T11:28:00Z">
                <w:rPr>
                  <w:rFonts w:ascii="Courier New" w:eastAsia="Times New Roman" w:hAnsi="Courier New" w:cs="Courier New"/>
                  <w:color w:val="000000"/>
                  <w:sz w:val="20"/>
                  <w:u w:val="single"/>
                  <w:lang w:eastAsia="fr-FR"/>
                </w:rPr>
              </w:rPrChange>
            </w:rPr>
            <w:t xml:space="preserve"> DemoPluginFactory_Class </w:t>
          </w:r>
          <w:r w:rsidRPr="004D7EE5">
            <w:rPr>
              <w:rFonts w:ascii="Courier New" w:eastAsia="Times New Roman" w:hAnsi="Courier New" w:cs="Courier New"/>
              <w:b/>
              <w:bCs/>
              <w:color w:val="000080"/>
              <w:sz w:val="16"/>
              <w:szCs w:val="16"/>
              <w:lang w:val="en-US" w:eastAsia="fr-FR"/>
              <w:rPrChange w:id="1778" w:author="jerome draillard" w:date="2015-10-29T11:28: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1779" w:author="jerome draillard" w:date="2015-10-29T11:28:00Z">
                <w:rPr>
                  <w:rFonts w:ascii="Courier New" w:eastAsia="Times New Roman" w:hAnsi="Courier New" w:cs="Courier New"/>
                  <w:color w:val="000000"/>
                  <w:sz w:val="20"/>
                  <w:u w:val="single"/>
                  <w:lang w:eastAsia="fr-FR"/>
                </w:rPr>
              </w:rPrChange>
            </w:rPr>
            <w:t xml:space="preserve"> </w:t>
          </w:r>
          <w:r w:rsidRPr="004D7EE5">
            <w:rPr>
              <w:rFonts w:ascii="Courier New" w:eastAsia="Times New Roman" w:hAnsi="Courier New" w:cs="Courier New"/>
              <w:color w:val="8000FF"/>
              <w:sz w:val="16"/>
              <w:szCs w:val="16"/>
              <w:lang w:val="en-US" w:eastAsia="fr-FR"/>
              <w:rPrChange w:id="1780" w:author="jerome draillard" w:date="2015-10-29T11:28:00Z">
                <w:rPr>
                  <w:rFonts w:ascii="Courier New" w:eastAsia="Times New Roman" w:hAnsi="Courier New" w:cs="Courier New"/>
                  <w:color w:val="8000FF"/>
                  <w:sz w:val="20"/>
                  <w:u w:val="single"/>
                  <w:lang w:eastAsia="fr-FR"/>
                </w:rPr>
              </w:rPrChange>
            </w:rPr>
            <w:t>public</w:t>
          </w:r>
          <w:r w:rsidRPr="004D7EE5">
            <w:rPr>
              <w:rFonts w:ascii="Courier New" w:eastAsia="Times New Roman" w:hAnsi="Courier New" w:cs="Courier New"/>
              <w:color w:val="000000"/>
              <w:sz w:val="16"/>
              <w:szCs w:val="16"/>
              <w:lang w:val="en-US" w:eastAsia="fr-FR"/>
              <w:rPrChange w:id="1781" w:author="jerome draillard" w:date="2015-10-29T11:28:00Z">
                <w:rPr>
                  <w:rFonts w:ascii="Courier New" w:eastAsia="Times New Roman" w:hAnsi="Courier New" w:cs="Courier New"/>
                  <w:color w:val="000000"/>
                  <w:sz w:val="20"/>
                  <w:u w:val="single"/>
                  <w:lang w:val="en-US" w:eastAsia="fr-FR"/>
                </w:rPr>
              </w:rPrChange>
            </w:rPr>
            <w:t xml:space="preserve"> StreamWork</w:t>
          </w:r>
          <w:r w:rsidRPr="004D7EE5">
            <w:rPr>
              <w:rFonts w:ascii="Courier New" w:eastAsia="Times New Roman" w:hAnsi="Courier New" w:cs="Courier New"/>
              <w:b/>
              <w:bCs/>
              <w:color w:val="000080"/>
              <w:sz w:val="16"/>
              <w:szCs w:val="16"/>
              <w:lang w:val="en-US" w:eastAsia="fr-FR"/>
              <w:rPrChange w:id="1782" w:author="jerome draillard" w:date="2015-10-29T11:28: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1783" w:author="jerome draillard" w:date="2015-10-29T11:28:00Z">
                <w:rPr>
                  <w:rFonts w:ascii="Courier New" w:eastAsia="Times New Roman" w:hAnsi="Courier New" w:cs="Courier New"/>
                  <w:color w:val="000000"/>
                  <w:sz w:val="20"/>
                  <w:u w:val="single"/>
                  <w:lang w:eastAsia="fr-FR"/>
                </w:rPr>
              </w:rPrChange>
            </w:rPr>
            <w:t>SwCore</w:t>
          </w:r>
          <w:r w:rsidRPr="004D7EE5">
            <w:rPr>
              <w:rFonts w:ascii="Courier New" w:eastAsia="Times New Roman" w:hAnsi="Courier New" w:cs="Courier New"/>
              <w:b/>
              <w:bCs/>
              <w:color w:val="000080"/>
              <w:sz w:val="16"/>
              <w:szCs w:val="16"/>
              <w:lang w:val="en-US" w:eastAsia="fr-FR"/>
              <w:rPrChange w:id="1784" w:author="jerome draillard" w:date="2015-10-29T11:28: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1785" w:author="jerome draillard" w:date="2015-10-29T11:28:00Z">
                <w:rPr>
                  <w:rFonts w:ascii="Courier New" w:eastAsia="Times New Roman" w:hAnsi="Courier New" w:cs="Courier New"/>
                  <w:color w:val="000000"/>
                  <w:sz w:val="20"/>
                  <w:u w:val="single"/>
                  <w:lang w:eastAsia="fr-FR"/>
                </w:rPr>
              </w:rPrChange>
            </w:rPr>
            <w:t>SwPluginFactory_Class</w:t>
          </w:r>
        </w:ins>
      </w:moveFrom>
    </w:p>
    <w:p w:rsidR="00070A2F" w:rsidRDefault="004D7EE5">
      <w:pPr>
        <w:shd w:val="clear" w:color="auto" w:fill="FFFFFF"/>
        <w:jc w:val="left"/>
        <w:rPr>
          <w:ins w:id="1786" w:author="jerome draillard" w:date="2015-10-29T11:28:00Z"/>
          <w:del w:id="1787" w:author="ghislain.aine" w:date="2015-11-04T17:31:00Z"/>
          <w:rFonts w:ascii="Courier New" w:eastAsia="Times New Roman" w:hAnsi="Courier New" w:cs="Courier New"/>
          <w:b/>
          <w:bCs/>
          <w:color w:val="000080"/>
          <w:sz w:val="16"/>
          <w:szCs w:val="16"/>
          <w:lang w:val="en-US" w:eastAsia="fr-FR"/>
        </w:rPr>
      </w:pPr>
      <w:moveFrom w:id="1788" w:author="ghislain.aine" w:date="2015-10-30T10:23:00Z">
        <w:ins w:id="1789" w:author="jerome draillard" w:date="2015-10-29T11:28:00Z">
          <w:r w:rsidRPr="004D7EE5">
            <w:rPr>
              <w:rFonts w:ascii="Courier New" w:eastAsia="Times New Roman" w:hAnsi="Courier New" w:cs="Courier New"/>
              <w:color w:val="000000"/>
              <w:sz w:val="16"/>
              <w:szCs w:val="16"/>
              <w:lang w:val="en-US" w:eastAsia="fr-FR"/>
              <w:rPrChange w:id="1790" w:author="jerome draillard" w:date="2015-10-29T11:28:00Z">
                <w:rPr>
                  <w:rFonts w:ascii="Courier New" w:eastAsia="Times New Roman" w:hAnsi="Courier New" w:cs="Courier New"/>
                  <w:color w:val="000000"/>
                  <w:sz w:val="20"/>
                  <w:u w:val="single"/>
                  <w:lang w:eastAsia="fr-FR"/>
                </w:rPr>
              </w:rPrChange>
            </w:rPr>
            <w:t xml:space="preserve">    </w:t>
          </w:r>
          <w:r w:rsidRPr="004D7EE5">
            <w:rPr>
              <w:rFonts w:ascii="Courier New" w:eastAsia="Times New Roman" w:hAnsi="Courier New" w:cs="Courier New"/>
              <w:b/>
              <w:bCs/>
              <w:color w:val="000080"/>
              <w:sz w:val="16"/>
              <w:szCs w:val="16"/>
              <w:lang w:val="en-US" w:eastAsia="fr-FR"/>
              <w:rPrChange w:id="1791" w:author="jerome draillard" w:date="2015-10-29T11:28:00Z">
                <w:rPr>
                  <w:rFonts w:ascii="Courier New" w:eastAsia="Times New Roman" w:hAnsi="Courier New" w:cs="Courier New"/>
                  <w:b/>
                  <w:bCs/>
                  <w:color w:val="000080"/>
                  <w:sz w:val="20"/>
                  <w:u w:val="single"/>
                  <w:lang w:eastAsia="fr-FR"/>
                </w:rPr>
              </w:rPrChange>
            </w:rPr>
            <w:t>{</w:t>
          </w:r>
        </w:ins>
      </w:moveFrom>
    </w:p>
    <w:p w:rsidR="00070A2F" w:rsidRDefault="00070A2F">
      <w:pPr>
        <w:shd w:val="clear" w:color="auto" w:fill="FFFFFF"/>
        <w:jc w:val="left"/>
        <w:rPr>
          <w:ins w:id="1792" w:author="jerome draillard" w:date="2015-10-29T11:28:00Z"/>
          <w:del w:id="1793" w:author="ghislain.aine" w:date="2015-11-04T17:31:00Z"/>
          <w:rFonts w:ascii="Times New Roman" w:eastAsia="Times New Roman" w:hAnsi="Times New Roman" w:cs="Times New Roman"/>
          <w:sz w:val="16"/>
          <w:szCs w:val="16"/>
          <w:lang w:val="en-US" w:eastAsia="fr-FR"/>
          <w:rPrChange w:id="1794" w:author="jerome draillard" w:date="2015-10-29T11:28:00Z">
            <w:rPr>
              <w:ins w:id="1795" w:author="jerome draillard" w:date="2015-10-29T11:28:00Z"/>
              <w:del w:id="1796" w:author="ghislain.aine" w:date="2015-11-04T17:31:00Z"/>
              <w:rFonts w:ascii="Times New Roman" w:eastAsia="Times New Roman" w:hAnsi="Times New Roman" w:cs="Times New Roman"/>
              <w:sz w:val="24"/>
              <w:szCs w:val="24"/>
              <w:lang w:eastAsia="fr-FR"/>
            </w:rPr>
          </w:rPrChange>
        </w:rPr>
      </w:pPr>
    </w:p>
    <w:p w:rsidR="00070A2F" w:rsidRDefault="004D7EE5">
      <w:pPr>
        <w:shd w:val="clear" w:color="auto" w:fill="FFFFFF"/>
        <w:jc w:val="left"/>
        <w:rPr>
          <w:ins w:id="1797" w:author="jerome draillard" w:date="2015-10-29T11:28:00Z"/>
          <w:del w:id="1798" w:author="ghislain.aine" w:date="2015-11-04T17:31:00Z"/>
          <w:rFonts w:ascii="Courier New" w:eastAsia="Times New Roman" w:hAnsi="Courier New" w:cs="Courier New"/>
          <w:color w:val="000000"/>
          <w:sz w:val="16"/>
          <w:szCs w:val="16"/>
          <w:lang w:val="en-US" w:eastAsia="fr-FR"/>
          <w:rPrChange w:id="1799" w:author="jerome draillard" w:date="2015-10-29T11:28:00Z">
            <w:rPr>
              <w:ins w:id="1800" w:author="jerome draillard" w:date="2015-10-29T11:28:00Z"/>
              <w:del w:id="1801" w:author="ghislain.aine" w:date="2015-11-04T17:31:00Z"/>
              <w:rFonts w:ascii="Courier New" w:eastAsia="Times New Roman" w:hAnsi="Courier New" w:cs="Courier New"/>
              <w:color w:val="000000"/>
              <w:sz w:val="20"/>
              <w:lang w:eastAsia="fr-FR"/>
            </w:rPr>
          </w:rPrChange>
        </w:rPr>
      </w:pPr>
      <w:moveFrom w:id="1802" w:author="ghislain.aine" w:date="2015-10-30T10:23:00Z">
        <w:ins w:id="1803" w:author="jerome draillard" w:date="2015-10-29T11:28:00Z">
          <w:del w:id="1804" w:author="ghislain.aine" w:date="2015-11-04T17:31:00Z">
            <w:r w:rsidRPr="004D7EE5">
              <w:rPr>
                <w:rFonts w:ascii="Courier New" w:eastAsia="Times New Roman" w:hAnsi="Courier New" w:cs="Courier New"/>
                <w:color w:val="000000"/>
                <w:sz w:val="16"/>
                <w:szCs w:val="16"/>
                <w:lang w:val="en-US" w:eastAsia="fr-FR"/>
                <w:rPrChange w:id="1805"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1806"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807" w:author="jerome draillard" w:date="2015-10-29T11:28:00Z"/>
          <w:del w:id="1808" w:author="ghislain.aine" w:date="2015-11-04T17:31:00Z"/>
          <w:rFonts w:ascii="Courier New" w:eastAsia="Times New Roman" w:hAnsi="Courier New" w:cs="Courier New"/>
          <w:color w:val="000000"/>
          <w:sz w:val="16"/>
          <w:szCs w:val="16"/>
          <w:lang w:val="en-US" w:eastAsia="fr-FR"/>
          <w:rPrChange w:id="1809" w:author="jerome draillard" w:date="2015-10-29T11:28:00Z">
            <w:rPr>
              <w:ins w:id="1810" w:author="jerome draillard" w:date="2015-10-29T11:28:00Z"/>
              <w:del w:id="1811" w:author="ghislain.aine" w:date="2015-11-04T17:31:00Z"/>
              <w:rFonts w:ascii="Courier New" w:eastAsia="Times New Roman" w:hAnsi="Courier New" w:cs="Courier New"/>
              <w:color w:val="000000"/>
              <w:sz w:val="20"/>
              <w:lang w:eastAsia="fr-FR"/>
            </w:rPr>
          </w:rPrChange>
        </w:rPr>
      </w:pPr>
      <w:moveFrom w:id="1812" w:author="ghislain.aine" w:date="2015-10-30T10:23:00Z">
        <w:ins w:id="1813" w:author="jerome draillard" w:date="2015-10-29T11:28:00Z">
          <w:del w:id="1814" w:author="ghislain.aine" w:date="2015-11-04T17:31:00Z">
            <w:r w:rsidRPr="004D7EE5">
              <w:rPr>
                <w:rFonts w:ascii="Courier New" w:eastAsia="Times New Roman" w:hAnsi="Courier New" w:cs="Courier New"/>
                <w:b/>
                <w:bCs/>
                <w:color w:val="000080"/>
                <w:sz w:val="16"/>
                <w:szCs w:val="16"/>
                <w:lang w:val="en-US" w:eastAsia="fr-FR"/>
                <w:rPrChange w:id="1815"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1816" w:author="jerome draillard" w:date="2015-10-29T11:28:00Z"/>
          <w:del w:id="1817" w:author="ghislain.aine" w:date="2015-11-04T17:31:00Z"/>
          <w:rFonts w:ascii="Courier New" w:eastAsia="Times New Roman" w:hAnsi="Courier New" w:cs="Courier New"/>
          <w:color w:val="000000"/>
          <w:sz w:val="16"/>
          <w:szCs w:val="16"/>
          <w:lang w:val="en-US" w:eastAsia="fr-FR"/>
          <w:rPrChange w:id="1818" w:author="jerome draillard" w:date="2015-10-29T11:28:00Z">
            <w:rPr>
              <w:ins w:id="1819" w:author="jerome draillard" w:date="2015-10-29T11:28:00Z"/>
              <w:del w:id="1820" w:author="ghislain.aine" w:date="2015-11-04T17:31:00Z"/>
              <w:rFonts w:ascii="Courier New" w:eastAsia="Times New Roman" w:hAnsi="Courier New" w:cs="Courier New"/>
              <w:color w:val="000000"/>
              <w:sz w:val="20"/>
              <w:lang w:eastAsia="fr-FR"/>
            </w:rPr>
          </w:rPrChange>
        </w:rPr>
      </w:pPr>
    </w:p>
    <w:p w:rsidR="00070A2F" w:rsidRDefault="004D7EE5">
      <w:pPr>
        <w:shd w:val="clear" w:color="auto" w:fill="FFFFFF"/>
        <w:jc w:val="left"/>
        <w:rPr>
          <w:ins w:id="1821" w:author="jerome draillard" w:date="2015-10-29T11:28:00Z"/>
          <w:del w:id="1822" w:author="ghislain.aine" w:date="2015-11-04T17:31:00Z"/>
          <w:rFonts w:ascii="Courier New" w:eastAsia="Times New Roman" w:hAnsi="Courier New" w:cs="Courier New"/>
          <w:color w:val="804000"/>
          <w:sz w:val="16"/>
          <w:szCs w:val="16"/>
          <w:lang w:val="en-US" w:eastAsia="fr-FR"/>
          <w:rPrChange w:id="1823" w:author="jerome draillard" w:date="2015-10-29T11:28:00Z">
            <w:rPr>
              <w:ins w:id="1824" w:author="jerome draillard" w:date="2015-10-29T11:28:00Z"/>
              <w:del w:id="1825" w:author="ghislain.aine" w:date="2015-11-04T17:31:00Z"/>
              <w:rFonts w:ascii="Courier New" w:eastAsia="Times New Roman" w:hAnsi="Courier New" w:cs="Courier New"/>
              <w:color w:val="804000"/>
              <w:sz w:val="20"/>
              <w:lang w:eastAsia="fr-FR"/>
            </w:rPr>
          </w:rPrChange>
        </w:rPr>
      </w:pPr>
      <w:moveFrom w:id="1826" w:author="ghislain.aine" w:date="2015-10-30T10:23:00Z">
        <w:ins w:id="1827" w:author="jerome draillard" w:date="2015-10-29T11:28:00Z">
          <w:del w:id="1828" w:author="ghislain.aine" w:date="2015-11-04T17:31:00Z">
            <w:r w:rsidRPr="004D7EE5">
              <w:rPr>
                <w:rFonts w:ascii="Courier New" w:eastAsia="Times New Roman" w:hAnsi="Courier New" w:cs="Courier New"/>
                <w:color w:val="804000"/>
                <w:sz w:val="16"/>
                <w:szCs w:val="16"/>
                <w:lang w:val="en-US" w:eastAsia="fr-FR"/>
                <w:rPrChange w:id="1829" w:author="jerome draillard" w:date="2015-10-29T11:28:00Z">
                  <w:rPr>
                    <w:rFonts w:ascii="Courier New" w:eastAsia="Times New Roman" w:hAnsi="Courier New" w:cs="Courier New"/>
                    <w:color w:val="804000"/>
                    <w:sz w:val="20"/>
                    <w:u w:val="single"/>
                    <w:lang w:eastAsia="fr-FR"/>
                  </w:rPr>
                </w:rPrChange>
              </w:rPr>
              <w:delText>#ifndef QT_NO_DEBUG</w:delText>
            </w:r>
          </w:del>
        </w:ins>
      </w:moveFrom>
    </w:p>
    <w:p w:rsidR="00070A2F" w:rsidRDefault="004D7EE5">
      <w:pPr>
        <w:shd w:val="clear" w:color="auto" w:fill="FFFFFF"/>
        <w:jc w:val="left"/>
        <w:rPr>
          <w:ins w:id="1830" w:author="jerome draillard" w:date="2015-10-29T11:28:00Z"/>
          <w:del w:id="1831" w:author="ghislain.aine" w:date="2015-11-04T17:31:00Z"/>
          <w:rFonts w:ascii="Courier New" w:eastAsia="Times New Roman" w:hAnsi="Courier New" w:cs="Courier New"/>
          <w:color w:val="000000"/>
          <w:sz w:val="16"/>
          <w:szCs w:val="16"/>
          <w:lang w:val="en-US" w:eastAsia="fr-FR"/>
          <w:rPrChange w:id="1832" w:author="jerome draillard" w:date="2015-10-29T11:28:00Z">
            <w:rPr>
              <w:ins w:id="1833" w:author="jerome draillard" w:date="2015-10-29T11:28:00Z"/>
              <w:del w:id="1834" w:author="ghislain.aine" w:date="2015-11-04T17:31:00Z"/>
              <w:rFonts w:ascii="Courier New" w:eastAsia="Times New Roman" w:hAnsi="Courier New" w:cs="Courier New"/>
              <w:color w:val="000000"/>
              <w:sz w:val="20"/>
              <w:lang w:eastAsia="fr-FR"/>
            </w:rPr>
          </w:rPrChange>
        </w:rPr>
      </w:pPr>
      <w:moveFrom w:id="1835" w:author="ghislain.aine" w:date="2015-10-30T10:23:00Z">
        <w:ins w:id="1836" w:author="jerome draillard" w:date="2015-10-29T11:28:00Z">
          <w:del w:id="1837" w:author="ghislain.aine" w:date="2015-11-04T17:31:00Z">
            <w:r w:rsidRPr="004D7EE5">
              <w:rPr>
                <w:rFonts w:ascii="Courier New" w:eastAsia="Times New Roman" w:hAnsi="Courier New" w:cs="Courier New"/>
                <w:color w:val="8000FF"/>
                <w:sz w:val="16"/>
                <w:szCs w:val="16"/>
                <w:lang w:val="en-US" w:eastAsia="fr-FR"/>
                <w:rPrChange w:id="1838" w:author="jerome draillard" w:date="2015-10-29T11:28:00Z">
                  <w:rPr>
                    <w:rFonts w:ascii="Courier New" w:eastAsia="Times New Roman" w:hAnsi="Courier New" w:cs="Courier New"/>
                    <w:color w:val="8000FF"/>
                    <w:sz w:val="20"/>
                    <w:u w:val="single"/>
                    <w:lang w:eastAsia="fr-FR"/>
                  </w:rPr>
                </w:rPrChange>
              </w:rPr>
              <w:delText>extern</w:delText>
            </w:r>
            <w:r w:rsidRPr="004D7EE5">
              <w:rPr>
                <w:rFonts w:ascii="Courier New" w:eastAsia="Times New Roman" w:hAnsi="Courier New" w:cs="Courier New"/>
                <w:color w:val="000000"/>
                <w:sz w:val="16"/>
                <w:szCs w:val="16"/>
                <w:lang w:val="en-US" w:eastAsia="fr-FR"/>
                <w:rPrChange w:id="1839"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1840" w:author="jerome draillard" w:date="2015-10-29T11:28:00Z">
                  <w:rPr>
                    <w:rFonts w:ascii="Courier New" w:eastAsia="Times New Roman" w:hAnsi="Courier New" w:cs="Courier New"/>
                    <w:color w:val="808080"/>
                    <w:sz w:val="20"/>
                    <w:u w:val="single"/>
                    <w:lang w:eastAsia="fr-FR"/>
                  </w:rPr>
                </w:rPrChange>
              </w:rPr>
              <w:delText>"C"</w:delText>
            </w:r>
            <w:r w:rsidRPr="004D7EE5">
              <w:rPr>
                <w:rFonts w:ascii="Courier New" w:eastAsia="Times New Roman" w:hAnsi="Courier New" w:cs="Courier New"/>
                <w:color w:val="000000"/>
                <w:sz w:val="16"/>
                <w:szCs w:val="16"/>
                <w:lang w:val="en-US" w:eastAsia="fr-FR"/>
                <w:rPrChange w:id="1841" w:author="jerome draillard" w:date="2015-10-29T11:28:00Z">
                  <w:rPr>
                    <w:rFonts w:ascii="Courier New" w:eastAsia="Times New Roman" w:hAnsi="Courier New" w:cs="Courier New"/>
                    <w:color w:val="000000"/>
                    <w:sz w:val="20"/>
                    <w:u w:val="single"/>
                    <w:lang w:eastAsia="fr-FR"/>
                  </w:rPr>
                </w:rPrChange>
              </w:rPr>
              <w:delText xml:space="preserve"> DEMO_EXPORT StreamWork</w:delText>
            </w:r>
            <w:r w:rsidRPr="004D7EE5">
              <w:rPr>
                <w:rFonts w:ascii="Courier New" w:eastAsia="Times New Roman" w:hAnsi="Courier New" w:cs="Courier New"/>
                <w:b/>
                <w:bCs/>
                <w:color w:val="000080"/>
                <w:sz w:val="16"/>
                <w:szCs w:val="16"/>
                <w:lang w:val="en-US" w:eastAsia="fr-FR"/>
                <w:rPrChange w:id="1842"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843" w:author="jerome draillard" w:date="2015-10-29T11:28:00Z">
                  <w:rPr>
                    <w:rFonts w:ascii="Courier New" w:eastAsia="Times New Roman" w:hAnsi="Courier New" w:cs="Courier New"/>
                    <w:color w:val="000000"/>
                    <w:sz w:val="20"/>
                    <w:u w:val="single"/>
                    <w:lang w:eastAsia="fr-FR"/>
                  </w:rPr>
                </w:rPrChange>
              </w:rPr>
              <w:delText>SwCore</w:delText>
            </w:r>
            <w:r w:rsidRPr="004D7EE5">
              <w:rPr>
                <w:rFonts w:ascii="Courier New" w:eastAsia="Times New Roman" w:hAnsi="Courier New" w:cs="Courier New"/>
                <w:b/>
                <w:bCs/>
                <w:color w:val="000080"/>
                <w:sz w:val="16"/>
                <w:szCs w:val="16"/>
                <w:lang w:val="en-US" w:eastAsia="fr-FR"/>
                <w:rPrChange w:id="1844"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845" w:author="jerome draillard" w:date="2015-10-29T11:28:00Z">
                  <w:rPr>
                    <w:rFonts w:ascii="Courier New" w:eastAsia="Times New Roman" w:hAnsi="Courier New" w:cs="Courier New"/>
                    <w:color w:val="000000"/>
                    <w:sz w:val="20"/>
                    <w:u w:val="single"/>
                    <w:lang w:eastAsia="fr-FR"/>
                  </w:rPr>
                </w:rPrChange>
              </w:rPr>
              <w:delText xml:space="preserve">SwPluginFactory_Class </w:delText>
            </w:r>
            <w:r w:rsidRPr="004D7EE5">
              <w:rPr>
                <w:rFonts w:ascii="Courier New" w:eastAsia="Times New Roman" w:hAnsi="Courier New" w:cs="Courier New"/>
                <w:b/>
                <w:bCs/>
                <w:color w:val="000080"/>
                <w:sz w:val="16"/>
                <w:szCs w:val="16"/>
                <w:lang w:val="en-US" w:eastAsia="fr-FR"/>
                <w:rPrChange w:id="1846"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847" w:author="jerome draillard" w:date="2015-10-29T11:28:00Z">
                  <w:rPr>
                    <w:rFonts w:ascii="Courier New" w:eastAsia="Times New Roman" w:hAnsi="Courier New" w:cs="Courier New"/>
                    <w:color w:val="000000"/>
                    <w:sz w:val="20"/>
                    <w:u w:val="single"/>
                    <w:lang w:eastAsia="fr-FR"/>
                  </w:rPr>
                </w:rPrChange>
              </w:rPr>
              <w:delText xml:space="preserve">  GetPluginInterfaceD</w:delText>
            </w:r>
            <w:r w:rsidRPr="004D7EE5">
              <w:rPr>
                <w:rFonts w:ascii="Courier New" w:eastAsia="Times New Roman" w:hAnsi="Courier New" w:cs="Courier New"/>
                <w:b/>
                <w:bCs/>
                <w:color w:val="000080"/>
                <w:sz w:val="16"/>
                <w:szCs w:val="16"/>
                <w:lang w:val="en-US" w:eastAsia="fr-FR"/>
                <w:rPrChange w:id="1848"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849" w:author="jerome draillard" w:date="2015-10-29T11:28:00Z"/>
          <w:del w:id="1850" w:author="ghislain.aine" w:date="2015-11-04T17:31:00Z"/>
          <w:rFonts w:ascii="Courier New" w:eastAsia="Times New Roman" w:hAnsi="Courier New" w:cs="Courier New"/>
          <w:color w:val="000000"/>
          <w:sz w:val="16"/>
          <w:szCs w:val="16"/>
          <w:lang w:val="en-US" w:eastAsia="fr-FR"/>
          <w:rPrChange w:id="1851" w:author="jerome draillard" w:date="2015-10-29T11:28:00Z">
            <w:rPr>
              <w:ins w:id="1852" w:author="jerome draillard" w:date="2015-10-29T11:28:00Z"/>
              <w:del w:id="1853" w:author="ghislain.aine" w:date="2015-11-04T17:31:00Z"/>
              <w:rFonts w:ascii="Courier New" w:eastAsia="Times New Roman" w:hAnsi="Courier New" w:cs="Courier New"/>
              <w:color w:val="000000"/>
              <w:sz w:val="20"/>
              <w:lang w:eastAsia="fr-FR"/>
            </w:rPr>
          </w:rPrChange>
        </w:rPr>
      </w:pPr>
      <w:moveFrom w:id="1854" w:author="ghislain.aine" w:date="2015-10-30T10:23:00Z">
        <w:ins w:id="1855" w:author="jerome draillard" w:date="2015-10-29T11:28:00Z">
          <w:del w:id="1856" w:author="ghislain.aine" w:date="2015-11-04T17:31:00Z">
            <w:r w:rsidRPr="004D7EE5">
              <w:rPr>
                <w:rFonts w:ascii="Courier New" w:eastAsia="Times New Roman" w:hAnsi="Courier New" w:cs="Courier New"/>
                <w:b/>
                <w:bCs/>
                <w:color w:val="000080"/>
                <w:sz w:val="16"/>
                <w:szCs w:val="16"/>
                <w:lang w:val="en-US" w:eastAsia="fr-FR"/>
                <w:rPrChange w:id="1857"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858" w:author="jerome draillard" w:date="2015-10-29T11:28:00Z"/>
          <w:del w:id="1859" w:author="ghislain.aine" w:date="2015-11-04T17:31:00Z"/>
          <w:rFonts w:ascii="Courier New" w:eastAsia="Times New Roman" w:hAnsi="Courier New" w:cs="Courier New"/>
          <w:color w:val="000000"/>
          <w:sz w:val="16"/>
          <w:szCs w:val="16"/>
          <w:lang w:val="en-US" w:eastAsia="fr-FR"/>
          <w:rPrChange w:id="1860" w:author="jerome draillard" w:date="2015-10-29T11:28:00Z">
            <w:rPr>
              <w:ins w:id="1861" w:author="jerome draillard" w:date="2015-10-29T11:28:00Z"/>
              <w:del w:id="1862" w:author="ghislain.aine" w:date="2015-11-04T17:31:00Z"/>
              <w:rFonts w:ascii="Courier New" w:eastAsia="Times New Roman" w:hAnsi="Courier New" w:cs="Courier New"/>
              <w:color w:val="000000"/>
              <w:sz w:val="20"/>
              <w:lang w:eastAsia="fr-FR"/>
            </w:rPr>
          </w:rPrChange>
        </w:rPr>
      </w:pPr>
      <w:moveFrom w:id="1863" w:author="ghislain.aine" w:date="2015-10-30T10:23:00Z">
        <w:ins w:id="1864" w:author="jerome draillard" w:date="2015-10-29T11:28:00Z">
          <w:del w:id="1865" w:author="ghislain.aine" w:date="2015-11-04T17:31:00Z">
            <w:r w:rsidRPr="004D7EE5">
              <w:rPr>
                <w:rFonts w:ascii="Courier New" w:eastAsia="Times New Roman" w:hAnsi="Courier New" w:cs="Courier New"/>
                <w:color w:val="000000"/>
                <w:sz w:val="16"/>
                <w:szCs w:val="16"/>
                <w:lang w:val="en-US" w:eastAsia="fr-FR"/>
                <w:rPrChange w:id="1866"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1867" w:author="jerome draillard" w:date="2015-10-29T11:28: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val="en-US" w:eastAsia="fr-FR"/>
                <w:rPrChange w:id="1868"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1869" w:author="jerome draillard" w:date="2015-10-29T11:28:00Z">
                  <w:rPr>
                    <w:rFonts w:ascii="Courier New" w:eastAsia="Times New Roman" w:hAnsi="Courier New" w:cs="Courier New"/>
                    <w:b/>
                    <w:bCs/>
                    <w:color w:val="0000FF"/>
                    <w:sz w:val="20"/>
                    <w:u w:val="single"/>
                    <w:lang w:eastAsia="fr-FR"/>
                  </w:rPr>
                </w:rPrChange>
              </w:rPr>
              <w:delText>new</w:delText>
            </w:r>
            <w:r w:rsidRPr="004D7EE5">
              <w:rPr>
                <w:rFonts w:ascii="Courier New" w:eastAsia="Times New Roman" w:hAnsi="Courier New" w:cs="Courier New"/>
                <w:color w:val="000000"/>
                <w:sz w:val="16"/>
                <w:szCs w:val="16"/>
                <w:lang w:val="en-US" w:eastAsia="fr-FR"/>
                <w:rPrChange w:id="1870" w:author="jerome draillard" w:date="2015-10-29T11:28:00Z">
                  <w:rPr>
                    <w:rFonts w:ascii="Courier New" w:eastAsia="Times New Roman" w:hAnsi="Courier New" w:cs="Courier New"/>
                    <w:color w:val="000000"/>
                    <w:sz w:val="20"/>
                    <w:u w:val="single"/>
                    <w:lang w:eastAsia="fr-FR"/>
                  </w:rPr>
                </w:rPrChange>
              </w:rPr>
              <w:delText xml:space="preserve"> Demo</w:delText>
            </w:r>
            <w:r w:rsidRPr="004D7EE5">
              <w:rPr>
                <w:rFonts w:ascii="Courier New" w:eastAsia="Times New Roman" w:hAnsi="Courier New" w:cs="Courier New"/>
                <w:b/>
                <w:bCs/>
                <w:color w:val="000080"/>
                <w:sz w:val="16"/>
                <w:szCs w:val="16"/>
                <w:lang w:val="en-US" w:eastAsia="fr-FR"/>
                <w:rPrChange w:id="1871"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872" w:author="jerome draillard" w:date="2015-10-29T11:28:00Z">
                  <w:rPr>
                    <w:rFonts w:ascii="Courier New" w:eastAsia="Times New Roman" w:hAnsi="Courier New" w:cs="Courier New"/>
                    <w:color w:val="000000"/>
                    <w:sz w:val="20"/>
                    <w:u w:val="single"/>
                    <w:lang w:eastAsia="fr-FR"/>
                  </w:rPr>
                </w:rPrChange>
              </w:rPr>
              <w:delText>DemoPluginFactory_Class</w:delText>
            </w:r>
            <w:r w:rsidRPr="004D7EE5">
              <w:rPr>
                <w:rFonts w:ascii="Courier New" w:eastAsia="Times New Roman" w:hAnsi="Courier New" w:cs="Courier New"/>
                <w:b/>
                <w:bCs/>
                <w:color w:val="000080"/>
                <w:sz w:val="16"/>
                <w:szCs w:val="16"/>
                <w:lang w:val="en-US" w:eastAsia="fr-FR"/>
                <w:rPrChange w:id="1873"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874" w:author="jerome draillard" w:date="2015-10-29T11:28:00Z"/>
          <w:del w:id="1875" w:author="ghislain.aine" w:date="2015-11-04T17:31:00Z"/>
          <w:rFonts w:ascii="Courier New" w:eastAsia="Times New Roman" w:hAnsi="Courier New" w:cs="Courier New"/>
          <w:color w:val="000000"/>
          <w:sz w:val="16"/>
          <w:szCs w:val="16"/>
          <w:lang w:val="en-US" w:eastAsia="fr-FR"/>
          <w:rPrChange w:id="1876" w:author="jerome draillard" w:date="2015-10-29T11:28:00Z">
            <w:rPr>
              <w:ins w:id="1877" w:author="jerome draillard" w:date="2015-10-29T11:28:00Z"/>
              <w:del w:id="1878" w:author="ghislain.aine" w:date="2015-11-04T17:31:00Z"/>
              <w:rFonts w:ascii="Courier New" w:eastAsia="Times New Roman" w:hAnsi="Courier New" w:cs="Courier New"/>
              <w:color w:val="000000"/>
              <w:sz w:val="20"/>
              <w:lang w:eastAsia="fr-FR"/>
            </w:rPr>
          </w:rPrChange>
        </w:rPr>
      </w:pPr>
      <w:moveFrom w:id="1879" w:author="ghislain.aine" w:date="2015-10-30T10:23:00Z">
        <w:ins w:id="1880" w:author="jerome draillard" w:date="2015-10-29T11:28:00Z">
          <w:del w:id="1881" w:author="ghislain.aine" w:date="2015-11-04T17:31:00Z">
            <w:r w:rsidRPr="004D7EE5">
              <w:rPr>
                <w:rFonts w:ascii="Courier New" w:eastAsia="Times New Roman" w:hAnsi="Courier New" w:cs="Courier New"/>
                <w:b/>
                <w:bCs/>
                <w:color w:val="000080"/>
                <w:sz w:val="16"/>
                <w:szCs w:val="16"/>
                <w:lang w:val="en-US" w:eastAsia="fr-FR"/>
                <w:rPrChange w:id="1882"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883" w:author="jerome draillard" w:date="2015-10-29T11:28:00Z"/>
          <w:del w:id="1884" w:author="ghislain.aine" w:date="2015-11-04T16:45:00Z"/>
          <w:rFonts w:ascii="Courier New" w:eastAsia="Times New Roman" w:hAnsi="Courier New" w:cs="Courier New"/>
          <w:color w:val="804000"/>
          <w:sz w:val="16"/>
          <w:szCs w:val="16"/>
          <w:lang w:val="en-US" w:eastAsia="fr-FR"/>
          <w:rPrChange w:id="1885" w:author="jerome draillard" w:date="2015-10-29T11:28:00Z">
            <w:rPr>
              <w:ins w:id="1886" w:author="jerome draillard" w:date="2015-10-29T11:28:00Z"/>
              <w:del w:id="1887" w:author="ghislain.aine" w:date="2015-11-04T16:45:00Z"/>
              <w:rFonts w:ascii="Courier New" w:eastAsia="Times New Roman" w:hAnsi="Courier New" w:cs="Courier New"/>
              <w:color w:val="804000"/>
              <w:sz w:val="20"/>
              <w:lang w:eastAsia="fr-FR"/>
            </w:rPr>
          </w:rPrChange>
        </w:rPr>
      </w:pPr>
      <w:moveFrom w:id="1888" w:author="ghislain.aine" w:date="2015-10-30T10:23:00Z">
        <w:ins w:id="1889" w:author="jerome draillard" w:date="2015-10-29T11:28:00Z">
          <w:del w:id="1890" w:author="ghislain.aine" w:date="2015-11-04T17:31:00Z">
            <w:r w:rsidRPr="004D7EE5">
              <w:rPr>
                <w:rFonts w:ascii="Courier New" w:eastAsia="Times New Roman" w:hAnsi="Courier New" w:cs="Courier New"/>
                <w:color w:val="804000"/>
                <w:sz w:val="16"/>
                <w:szCs w:val="16"/>
                <w:lang w:val="en-US" w:eastAsia="fr-FR"/>
                <w:rPrChange w:id="1891" w:author="jerome draillard" w:date="2015-10-29T11:28:00Z">
                  <w:rPr>
                    <w:rFonts w:ascii="Courier New" w:eastAsia="Times New Roman" w:hAnsi="Courier New" w:cs="Courier New"/>
                    <w:color w:val="804000"/>
                    <w:sz w:val="20"/>
                    <w:u w:val="single"/>
                    <w:lang w:eastAsia="fr-FR"/>
                  </w:rPr>
                </w:rPrChange>
              </w:rPr>
              <w:lastRenderedPageBreak/>
              <w:delText xml:space="preserve">#else </w:delText>
            </w:r>
          </w:del>
        </w:ins>
      </w:moveFrom>
    </w:p>
    <w:p w:rsidR="00070A2F" w:rsidRDefault="004D7EE5">
      <w:pPr>
        <w:shd w:val="clear" w:color="auto" w:fill="FFFFFF"/>
        <w:jc w:val="left"/>
        <w:rPr>
          <w:ins w:id="1892" w:author="jerome draillard" w:date="2015-10-29T11:28:00Z"/>
          <w:del w:id="1893" w:author="ghislain.aine" w:date="2015-11-04T16:45:00Z"/>
          <w:rFonts w:ascii="Courier New" w:eastAsia="Times New Roman" w:hAnsi="Courier New" w:cs="Courier New"/>
          <w:color w:val="000000"/>
          <w:sz w:val="16"/>
          <w:szCs w:val="16"/>
          <w:lang w:val="en-US" w:eastAsia="fr-FR"/>
          <w:rPrChange w:id="1894" w:author="jerome draillard" w:date="2015-10-29T11:28:00Z">
            <w:rPr>
              <w:ins w:id="1895" w:author="jerome draillard" w:date="2015-10-29T11:28:00Z"/>
              <w:del w:id="1896" w:author="ghislain.aine" w:date="2015-11-04T16:45:00Z"/>
              <w:rFonts w:ascii="Courier New" w:eastAsia="Times New Roman" w:hAnsi="Courier New" w:cs="Courier New"/>
              <w:color w:val="000000"/>
              <w:sz w:val="20"/>
              <w:lang w:eastAsia="fr-FR"/>
            </w:rPr>
          </w:rPrChange>
        </w:rPr>
      </w:pPr>
      <w:moveFrom w:id="1897" w:author="ghislain.aine" w:date="2015-10-30T10:23:00Z">
        <w:ins w:id="1898" w:author="jerome draillard" w:date="2015-10-29T11:28:00Z">
          <w:del w:id="1899" w:author="ghislain.aine" w:date="2015-11-04T16:45:00Z">
            <w:r w:rsidRPr="004D7EE5">
              <w:rPr>
                <w:rFonts w:ascii="Courier New" w:eastAsia="Times New Roman" w:hAnsi="Courier New" w:cs="Courier New"/>
                <w:color w:val="8000FF"/>
                <w:sz w:val="16"/>
                <w:szCs w:val="16"/>
                <w:lang w:val="en-US" w:eastAsia="fr-FR"/>
                <w:rPrChange w:id="1900" w:author="jerome draillard" w:date="2015-10-29T11:28:00Z">
                  <w:rPr>
                    <w:rFonts w:ascii="Courier New" w:eastAsia="Times New Roman" w:hAnsi="Courier New" w:cs="Courier New"/>
                    <w:color w:val="8000FF"/>
                    <w:sz w:val="20"/>
                    <w:u w:val="single"/>
                    <w:lang w:eastAsia="fr-FR"/>
                  </w:rPr>
                </w:rPrChange>
              </w:rPr>
              <w:delText>extern</w:delText>
            </w:r>
            <w:r w:rsidRPr="004D7EE5">
              <w:rPr>
                <w:rFonts w:ascii="Courier New" w:eastAsia="Times New Roman" w:hAnsi="Courier New" w:cs="Courier New"/>
                <w:color w:val="000000"/>
                <w:sz w:val="16"/>
                <w:szCs w:val="16"/>
                <w:lang w:val="en-US" w:eastAsia="fr-FR"/>
                <w:rPrChange w:id="1901"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1902" w:author="jerome draillard" w:date="2015-10-29T11:28:00Z">
                  <w:rPr>
                    <w:rFonts w:ascii="Courier New" w:eastAsia="Times New Roman" w:hAnsi="Courier New" w:cs="Courier New"/>
                    <w:color w:val="808080"/>
                    <w:sz w:val="20"/>
                    <w:u w:val="single"/>
                    <w:lang w:eastAsia="fr-FR"/>
                  </w:rPr>
                </w:rPrChange>
              </w:rPr>
              <w:delText>"C"</w:delText>
            </w:r>
            <w:r w:rsidRPr="004D7EE5">
              <w:rPr>
                <w:rFonts w:ascii="Courier New" w:eastAsia="Times New Roman" w:hAnsi="Courier New" w:cs="Courier New"/>
                <w:color w:val="000000"/>
                <w:sz w:val="16"/>
                <w:szCs w:val="16"/>
                <w:lang w:val="en-US" w:eastAsia="fr-FR"/>
                <w:rPrChange w:id="1903" w:author="jerome draillard" w:date="2015-10-29T11:28:00Z">
                  <w:rPr>
                    <w:rFonts w:ascii="Courier New" w:eastAsia="Times New Roman" w:hAnsi="Courier New" w:cs="Courier New"/>
                    <w:color w:val="000000"/>
                    <w:sz w:val="20"/>
                    <w:u w:val="single"/>
                    <w:lang w:eastAsia="fr-FR"/>
                  </w:rPr>
                </w:rPrChange>
              </w:rPr>
              <w:delText xml:space="preserve"> DEMO_EXPORT StreamWork</w:delText>
            </w:r>
            <w:r w:rsidRPr="004D7EE5">
              <w:rPr>
                <w:rFonts w:ascii="Courier New" w:eastAsia="Times New Roman" w:hAnsi="Courier New" w:cs="Courier New"/>
                <w:b/>
                <w:bCs/>
                <w:color w:val="000080"/>
                <w:sz w:val="16"/>
                <w:szCs w:val="16"/>
                <w:lang w:val="en-US" w:eastAsia="fr-FR"/>
                <w:rPrChange w:id="1904"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905" w:author="jerome draillard" w:date="2015-10-29T11:28:00Z">
                  <w:rPr>
                    <w:rFonts w:ascii="Courier New" w:eastAsia="Times New Roman" w:hAnsi="Courier New" w:cs="Courier New"/>
                    <w:color w:val="000000"/>
                    <w:sz w:val="20"/>
                    <w:u w:val="single"/>
                    <w:lang w:eastAsia="fr-FR"/>
                  </w:rPr>
                </w:rPrChange>
              </w:rPr>
              <w:delText>SwCore</w:delText>
            </w:r>
            <w:r w:rsidRPr="004D7EE5">
              <w:rPr>
                <w:rFonts w:ascii="Courier New" w:eastAsia="Times New Roman" w:hAnsi="Courier New" w:cs="Courier New"/>
                <w:b/>
                <w:bCs/>
                <w:color w:val="000080"/>
                <w:sz w:val="16"/>
                <w:szCs w:val="16"/>
                <w:lang w:val="en-US" w:eastAsia="fr-FR"/>
                <w:rPrChange w:id="1906"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907" w:author="jerome draillard" w:date="2015-10-29T11:28:00Z">
                  <w:rPr>
                    <w:rFonts w:ascii="Courier New" w:eastAsia="Times New Roman" w:hAnsi="Courier New" w:cs="Courier New"/>
                    <w:color w:val="000000"/>
                    <w:sz w:val="20"/>
                    <w:u w:val="single"/>
                    <w:lang w:eastAsia="fr-FR"/>
                  </w:rPr>
                </w:rPrChange>
              </w:rPr>
              <w:delText xml:space="preserve">SwPluginFactory_Class </w:delText>
            </w:r>
            <w:r w:rsidRPr="004D7EE5">
              <w:rPr>
                <w:rFonts w:ascii="Courier New" w:eastAsia="Times New Roman" w:hAnsi="Courier New" w:cs="Courier New"/>
                <w:b/>
                <w:bCs/>
                <w:color w:val="000080"/>
                <w:sz w:val="16"/>
                <w:szCs w:val="16"/>
                <w:lang w:val="en-US" w:eastAsia="fr-FR"/>
                <w:rPrChange w:id="1908"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909" w:author="jerome draillard" w:date="2015-10-29T11:28:00Z">
                  <w:rPr>
                    <w:rFonts w:ascii="Courier New" w:eastAsia="Times New Roman" w:hAnsi="Courier New" w:cs="Courier New"/>
                    <w:color w:val="000000"/>
                    <w:sz w:val="20"/>
                    <w:u w:val="single"/>
                    <w:lang w:eastAsia="fr-FR"/>
                  </w:rPr>
                </w:rPrChange>
              </w:rPr>
              <w:delText xml:space="preserve">  GetPluginInterface</w:delText>
            </w:r>
            <w:r w:rsidRPr="004D7EE5">
              <w:rPr>
                <w:rFonts w:ascii="Courier New" w:eastAsia="Times New Roman" w:hAnsi="Courier New" w:cs="Courier New"/>
                <w:b/>
                <w:bCs/>
                <w:color w:val="000080"/>
                <w:sz w:val="16"/>
                <w:szCs w:val="16"/>
                <w:lang w:val="en-US" w:eastAsia="fr-FR"/>
                <w:rPrChange w:id="1910"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911" w:author="jerome draillard" w:date="2015-10-29T11:28:00Z"/>
          <w:del w:id="1912" w:author="ghislain.aine" w:date="2015-11-04T16:45:00Z"/>
          <w:rFonts w:ascii="Courier New" w:eastAsia="Times New Roman" w:hAnsi="Courier New" w:cs="Courier New"/>
          <w:color w:val="000000"/>
          <w:sz w:val="16"/>
          <w:szCs w:val="16"/>
          <w:lang w:val="en-US" w:eastAsia="fr-FR"/>
          <w:rPrChange w:id="1913" w:author="jerome draillard" w:date="2015-10-29T11:28:00Z">
            <w:rPr>
              <w:ins w:id="1914" w:author="jerome draillard" w:date="2015-10-29T11:28:00Z"/>
              <w:del w:id="1915" w:author="ghislain.aine" w:date="2015-11-04T16:45:00Z"/>
              <w:rFonts w:ascii="Courier New" w:eastAsia="Times New Roman" w:hAnsi="Courier New" w:cs="Courier New"/>
              <w:color w:val="000000"/>
              <w:sz w:val="20"/>
              <w:lang w:eastAsia="fr-FR"/>
            </w:rPr>
          </w:rPrChange>
        </w:rPr>
      </w:pPr>
      <w:moveFrom w:id="1916" w:author="ghislain.aine" w:date="2015-10-30T10:23:00Z">
        <w:ins w:id="1917" w:author="jerome draillard" w:date="2015-10-29T11:28:00Z">
          <w:del w:id="1918" w:author="ghislain.aine" w:date="2015-11-04T16:45:00Z">
            <w:r w:rsidRPr="004D7EE5">
              <w:rPr>
                <w:rFonts w:ascii="Courier New" w:eastAsia="Times New Roman" w:hAnsi="Courier New" w:cs="Courier New"/>
                <w:b/>
                <w:bCs/>
                <w:color w:val="000080"/>
                <w:sz w:val="16"/>
                <w:szCs w:val="16"/>
                <w:lang w:val="en-US" w:eastAsia="fr-FR"/>
                <w:rPrChange w:id="1919"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920" w:author="jerome draillard" w:date="2015-10-29T11:28:00Z"/>
          <w:del w:id="1921" w:author="ghislain.aine" w:date="2015-11-04T16:45:00Z"/>
          <w:rFonts w:ascii="Courier New" w:eastAsia="Times New Roman" w:hAnsi="Courier New" w:cs="Courier New"/>
          <w:color w:val="000000"/>
          <w:sz w:val="16"/>
          <w:szCs w:val="16"/>
          <w:lang w:val="en-US" w:eastAsia="fr-FR"/>
          <w:rPrChange w:id="1922" w:author="jerome draillard" w:date="2015-10-29T11:28:00Z">
            <w:rPr>
              <w:ins w:id="1923" w:author="jerome draillard" w:date="2015-10-29T11:28:00Z"/>
              <w:del w:id="1924" w:author="ghislain.aine" w:date="2015-11-04T16:45:00Z"/>
              <w:rFonts w:ascii="Courier New" w:eastAsia="Times New Roman" w:hAnsi="Courier New" w:cs="Courier New"/>
              <w:color w:val="000000"/>
              <w:sz w:val="20"/>
              <w:lang w:eastAsia="fr-FR"/>
            </w:rPr>
          </w:rPrChange>
        </w:rPr>
      </w:pPr>
      <w:moveFrom w:id="1925" w:author="ghislain.aine" w:date="2015-10-30T10:23:00Z">
        <w:ins w:id="1926" w:author="jerome draillard" w:date="2015-10-29T11:28:00Z">
          <w:del w:id="1927" w:author="ghislain.aine" w:date="2015-11-04T16:45:00Z">
            <w:r w:rsidRPr="004D7EE5">
              <w:rPr>
                <w:rFonts w:ascii="Courier New" w:eastAsia="Times New Roman" w:hAnsi="Courier New" w:cs="Courier New"/>
                <w:color w:val="000000"/>
                <w:sz w:val="16"/>
                <w:szCs w:val="16"/>
                <w:lang w:val="en-US" w:eastAsia="fr-FR"/>
                <w:rPrChange w:id="1928"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1929" w:author="jerome draillard" w:date="2015-10-29T11:28: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val="en-US" w:eastAsia="fr-FR"/>
                <w:rPrChange w:id="1930" w:author="jerome draillard" w:date="2015-10-29T11:28: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1931" w:author="jerome draillard" w:date="2015-10-29T11:28:00Z">
                  <w:rPr>
                    <w:rFonts w:ascii="Courier New" w:eastAsia="Times New Roman" w:hAnsi="Courier New" w:cs="Courier New"/>
                    <w:b/>
                    <w:bCs/>
                    <w:color w:val="0000FF"/>
                    <w:sz w:val="20"/>
                    <w:u w:val="single"/>
                    <w:lang w:eastAsia="fr-FR"/>
                  </w:rPr>
                </w:rPrChange>
              </w:rPr>
              <w:delText>new</w:delText>
            </w:r>
            <w:r w:rsidRPr="004D7EE5">
              <w:rPr>
                <w:rFonts w:ascii="Courier New" w:eastAsia="Times New Roman" w:hAnsi="Courier New" w:cs="Courier New"/>
                <w:color w:val="000000"/>
                <w:sz w:val="16"/>
                <w:szCs w:val="16"/>
                <w:lang w:val="en-US" w:eastAsia="fr-FR"/>
                <w:rPrChange w:id="1932" w:author="jerome draillard" w:date="2015-10-29T11:28:00Z">
                  <w:rPr>
                    <w:rFonts w:ascii="Courier New" w:eastAsia="Times New Roman" w:hAnsi="Courier New" w:cs="Courier New"/>
                    <w:color w:val="000000"/>
                    <w:sz w:val="20"/>
                    <w:u w:val="single"/>
                    <w:lang w:eastAsia="fr-FR"/>
                  </w:rPr>
                </w:rPrChange>
              </w:rPr>
              <w:delText xml:space="preserve"> Demo</w:delText>
            </w:r>
            <w:r w:rsidRPr="004D7EE5">
              <w:rPr>
                <w:rFonts w:ascii="Courier New" w:eastAsia="Times New Roman" w:hAnsi="Courier New" w:cs="Courier New"/>
                <w:b/>
                <w:bCs/>
                <w:color w:val="000080"/>
                <w:sz w:val="16"/>
                <w:szCs w:val="16"/>
                <w:lang w:val="en-US" w:eastAsia="fr-FR"/>
                <w:rPrChange w:id="1933" w:author="jerome draillard" w:date="2015-10-29T11:28: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1934" w:author="jerome draillard" w:date="2015-10-29T11:28:00Z">
                  <w:rPr>
                    <w:rFonts w:ascii="Courier New" w:eastAsia="Times New Roman" w:hAnsi="Courier New" w:cs="Courier New"/>
                    <w:color w:val="000000"/>
                    <w:sz w:val="20"/>
                    <w:u w:val="single"/>
                    <w:lang w:eastAsia="fr-FR"/>
                  </w:rPr>
                </w:rPrChange>
              </w:rPr>
              <w:delText>DemoPluginFactory_Class</w:delText>
            </w:r>
            <w:r w:rsidRPr="004D7EE5">
              <w:rPr>
                <w:rFonts w:ascii="Courier New" w:eastAsia="Times New Roman" w:hAnsi="Courier New" w:cs="Courier New"/>
                <w:b/>
                <w:bCs/>
                <w:color w:val="000080"/>
                <w:sz w:val="16"/>
                <w:szCs w:val="16"/>
                <w:lang w:val="en-US" w:eastAsia="fr-FR"/>
                <w:rPrChange w:id="1935"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936" w:author="jerome draillard" w:date="2015-10-29T11:28:00Z"/>
          <w:del w:id="1937" w:author="ghislain.aine" w:date="2015-11-04T16:45:00Z"/>
          <w:rFonts w:ascii="Courier New" w:eastAsia="Times New Roman" w:hAnsi="Courier New" w:cs="Courier New"/>
          <w:color w:val="000000"/>
          <w:sz w:val="16"/>
          <w:szCs w:val="16"/>
          <w:lang w:eastAsia="fr-FR"/>
          <w:rPrChange w:id="1938" w:author="jerome draillard" w:date="2015-10-29T11:28:00Z">
            <w:rPr>
              <w:ins w:id="1939" w:author="jerome draillard" w:date="2015-10-29T11:28:00Z"/>
              <w:del w:id="1940" w:author="ghislain.aine" w:date="2015-11-04T16:45:00Z"/>
              <w:rFonts w:ascii="Courier New" w:eastAsia="Times New Roman" w:hAnsi="Courier New" w:cs="Courier New"/>
              <w:color w:val="000000"/>
              <w:sz w:val="20"/>
              <w:lang w:eastAsia="fr-FR"/>
            </w:rPr>
          </w:rPrChange>
        </w:rPr>
      </w:pPr>
      <w:moveFrom w:id="1941" w:author="ghislain.aine" w:date="2015-10-30T10:23:00Z">
        <w:ins w:id="1942" w:author="jerome draillard" w:date="2015-10-29T11:28:00Z">
          <w:del w:id="1943" w:author="ghislain.aine" w:date="2015-11-04T16:45:00Z">
            <w:r w:rsidRPr="004D7EE5">
              <w:rPr>
                <w:rFonts w:ascii="Courier New" w:eastAsia="Times New Roman" w:hAnsi="Courier New" w:cs="Courier New"/>
                <w:b/>
                <w:bCs/>
                <w:color w:val="000080"/>
                <w:sz w:val="16"/>
                <w:szCs w:val="16"/>
                <w:lang w:eastAsia="fr-FR"/>
                <w:rPrChange w:id="1944"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1945" w:author="jerome draillard" w:date="2015-10-29T11:28:00Z"/>
          <w:del w:id="1946" w:author="ghislain.aine" w:date="2015-11-04T16:45:00Z"/>
          <w:rFonts w:ascii="Times New Roman" w:eastAsia="Times New Roman" w:hAnsi="Times New Roman" w:cs="Times New Roman"/>
          <w:sz w:val="16"/>
          <w:szCs w:val="16"/>
          <w:lang w:eastAsia="fr-FR"/>
          <w:rPrChange w:id="1947" w:author="jerome draillard" w:date="2015-10-29T11:28:00Z">
            <w:rPr>
              <w:ins w:id="1948" w:author="jerome draillard" w:date="2015-10-29T11:28:00Z"/>
              <w:del w:id="1949" w:author="ghislain.aine" w:date="2015-11-04T16:45:00Z"/>
              <w:rFonts w:ascii="Times New Roman" w:eastAsia="Times New Roman" w:hAnsi="Times New Roman" w:cs="Times New Roman"/>
              <w:sz w:val="24"/>
              <w:szCs w:val="24"/>
              <w:lang w:eastAsia="fr-FR"/>
            </w:rPr>
          </w:rPrChange>
        </w:rPr>
      </w:pPr>
      <w:moveFrom w:id="1950" w:author="ghislain.aine" w:date="2015-10-30T10:23:00Z">
        <w:ins w:id="1951" w:author="jerome draillard" w:date="2015-10-29T11:28:00Z">
          <w:del w:id="1952" w:author="ghislain.aine" w:date="2015-11-04T16:45:00Z">
            <w:r w:rsidRPr="004D7EE5">
              <w:rPr>
                <w:rFonts w:ascii="Courier New" w:eastAsia="Times New Roman" w:hAnsi="Courier New" w:cs="Courier New"/>
                <w:color w:val="804000"/>
                <w:sz w:val="16"/>
                <w:szCs w:val="16"/>
                <w:lang w:eastAsia="fr-FR"/>
                <w:rPrChange w:id="1953" w:author="jerome draillard" w:date="2015-10-29T11:28:00Z">
                  <w:rPr>
                    <w:rFonts w:ascii="Courier New" w:eastAsia="Times New Roman" w:hAnsi="Courier New" w:cs="Courier New"/>
                    <w:color w:val="804000"/>
                    <w:sz w:val="20"/>
                    <w:u w:val="single"/>
                    <w:lang w:eastAsia="fr-FR"/>
                  </w:rPr>
                </w:rPrChange>
              </w:rPr>
              <w:delText>#endif</w:delText>
            </w:r>
          </w:del>
        </w:ins>
      </w:moveFrom>
    </w:p>
    <w:moveFromRangeEnd w:id="1659"/>
    <w:p w:rsidR="00A43A6B" w:rsidRDefault="00A43A6B">
      <w:pPr>
        <w:shd w:val="clear" w:color="auto" w:fill="FFFFFF"/>
        <w:jc w:val="left"/>
        <w:rPr>
          <w:ins w:id="1954" w:author="jerome draillard" w:date="2015-10-29T11:24:00Z"/>
          <w:del w:id="1955" w:author="ghislain.aine" w:date="2015-11-04T17:31:00Z"/>
        </w:rPr>
        <w:pPrChange w:id="1956" w:author="ghislain.aine" w:date="2015-11-04T17:31:00Z">
          <w:pPr>
            <w:spacing w:after="200" w:line="276" w:lineRule="auto"/>
            <w:jc w:val="left"/>
          </w:pPr>
        </w:pPrChange>
      </w:pPr>
    </w:p>
    <w:p w:rsidR="00AB7AB3" w:rsidRDefault="00A50A7C">
      <w:pPr>
        <w:spacing w:after="200" w:line="276" w:lineRule="auto"/>
        <w:jc w:val="left"/>
        <w:rPr>
          <w:ins w:id="1957" w:author="jerome draillard" w:date="2015-10-29T11:31:00Z"/>
        </w:rPr>
      </w:pPr>
      <w:proofErr w:type="spellStart"/>
      <w:ins w:id="1958" w:author="jerome draillard" w:date="2015-10-29T11:29:00Z">
        <w:r w:rsidRPr="00A50A7C">
          <w:t>SwPluginFactory_Class</w:t>
        </w:r>
        <w:proofErr w:type="spellEnd"/>
        <w:r>
          <w:t xml:space="preserve"> est une classe abstraite. On va implémenter les méthodes suivantes dans notre </w:t>
        </w:r>
        <w:proofErr w:type="spellStart"/>
        <w:r>
          <w:t>Factory</w:t>
        </w:r>
        <w:proofErr w:type="spellEnd"/>
        <w:r>
          <w:t xml:space="preserve"> </w:t>
        </w:r>
        <w:proofErr w:type="spellStart"/>
        <w:r>
          <w:t>DemoPluginFactory_class</w:t>
        </w:r>
        <w:proofErr w:type="spellEnd"/>
        <w:r>
          <w:t xml:space="preserve"> :</w:t>
        </w:r>
      </w:ins>
    </w:p>
    <w:p w:rsidR="0013549D" w:rsidRDefault="004D7EE5" w:rsidP="00944E6B">
      <w:pPr>
        <w:shd w:val="clear" w:color="auto" w:fill="FFFFFF"/>
        <w:jc w:val="left"/>
        <w:rPr>
          <w:ins w:id="1959" w:author="ghislain.aine" w:date="2015-10-30T10:23:00Z"/>
          <w:rFonts w:ascii="Courier New" w:eastAsia="Times New Roman" w:hAnsi="Courier New" w:cs="Courier New"/>
          <w:color w:val="8000FF"/>
          <w:sz w:val="16"/>
          <w:szCs w:val="16"/>
          <w:lang w:eastAsia="fr-FR"/>
        </w:rPr>
      </w:pPr>
      <w:ins w:id="1960" w:author="ghislain.aine" w:date="2015-10-30T10:23:00Z">
        <w:r w:rsidR="00A43A6B" w:rsidRPr="004D7EE5">
          <w:pict>
            <v:shape id="_x0000_s114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6;mso-fit-shape-to-text:t">
                <w:txbxContent>
                  <w:p w:rsidR="00AC30F5" w:rsidRDefault="00AC30F5" w:rsidP="00E759DB">
                    <w:pPr>
                      <w:autoSpaceDE w:val="0"/>
                      <w:autoSpaceDN w:val="0"/>
                      <w:adjustRightInd w:val="0"/>
                      <w:jc w:val="left"/>
                      <w:rPr>
                        <w:ins w:id="1961" w:author="ghislain.aine" w:date="2015-11-04T16:47:00Z"/>
                        <w:rFonts w:ascii="Consolas" w:hAnsi="Consolas" w:cs="Consolas"/>
                        <w:color w:val="000000"/>
                        <w:sz w:val="19"/>
                        <w:szCs w:val="19"/>
                        <w:highlight w:val="white"/>
                      </w:rPr>
                    </w:pPr>
                    <w:proofErr w:type="spellStart"/>
                    <w:ins w:id="1962" w:author="ghislain.aine" w:date="2015-11-04T16:47:00Z">
                      <w:r>
                        <w:rPr>
                          <w:rFonts w:ascii="Consolas" w:hAnsi="Consolas" w:cs="Consolas"/>
                          <w:color w:val="0000FF"/>
                          <w:sz w:val="19"/>
                          <w:szCs w:val="19"/>
                          <w:highlight w:val="white"/>
                        </w:rPr>
                        <w:t>protected</w:t>
                      </w:r>
                      <w:proofErr w:type="spellEnd"/>
                      <w:r>
                        <w:rPr>
                          <w:rFonts w:ascii="Consolas" w:hAnsi="Consolas" w:cs="Consolas"/>
                          <w:color w:val="000000"/>
                          <w:sz w:val="19"/>
                          <w:szCs w:val="19"/>
                          <w:highlight w:val="white"/>
                        </w:rPr>
                        <w:t>:</w:t>
                      </w:r>
                    </w:ins>
                  </w:p>
                  <w:p w:rsidR="00AC30F5" w:rsidRDefault="00AC30F5" w:rsidP="00E759DB">
                    <w:pPr>
                      <w:autoSpaceDE w:val="0"/>
                      <w:autoSpaceDN w:val="0"/>
                      <w:adjustRightInd w:val="0"/>
                      <w:jc w:val="left"/>
                      <w:rPr>
                        <w:ins w:id="1963" w:author="ghislain.aine" w:date="2015-11-04T16:47:00Z"/>
                        <w:rFonts w:ascii="Consolas" w:hAnsi="Consolas" w:cs="Consolas"/>
                        <w:color w:val="000000"/>
                        <w:sz w:val="19"/>
                        <w:szCs w:val="19"/>
                        <w:highlight w:val="white"/>
                      </w:rPr>
                    </w:pPr>
                    <w:ins w:id="1964" w:author="ghislain.aine" w:date="2015-11-04T16:47:00Z">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instanciation d'un composant */</w:t>
                      </w:r>
                    </w:ins>
                  </w:p>
                  <w:p w:rsidR="00AC30F5" w:rsidRPr="00E759DB" w:rsidRDefault="00AC30F5" w:rsidP="00E759DB">
                    <w:pPr>
                      <w:autoSpaceDE w:val="0"/>
                      <w:autoSpaceDN w:val="0"/>
                      <w:adjustRightInd w:val="0"/>
                      <w:jc w:val="left"/>
                      <w:rPr>
                        <w:ins w:id="1965" w:author="ghislain.aine" w:date="2015-11-04T16:47:00Z"/>
                        <w:rFonts w:ascii="Consolas" w:hAnsi="Consolas" w:cs="Consolas"/>
                        <w:color w:val="000000"/>
                        <w:sz w:val="19"/>
                        <w:szCs w:val="19"/>
                        <w:highlight w:val="white"/>
                        <w:lang w:val="en-US"/>
                        <w:rPrChange w:id="1966" w:author="ghislain.aine" w:date="2015-11-04T16:47:00Z">
                          <w:rPr>
                            <w:ins w:id="1967" w:author="ghislain.aine" w:date="2015-11-04T16:47:00Z"/>
                            <w:rFonts w:ascii="Consolas" w:hAnsi="Consolas" w:cs="Consolas"/>
                            <w:color w:val="000000"/>
                            <w:sz w:val="19"/>
                            <w:szCs w:val="19"/>
                            <w:highlight w:val="white"/>
                          </w:rPr>
                        </w:rPrChange>
                      </w:rPr>
                    </w:pPr>
                    <w:ins w:id="1968" w:author="ghislain.aine" w:date="2015-11-04T16:47:00Z">
                      <w:r>
                        <w:rPr>
                          <w:rFonts w:ascii="Consolas" w:hAnsi="Consolas" w:cs="Consolas"/>
                          <w:color w:val="000000"/>
                          <w:sz w:val="19"/>
                          <w:szCs w:val="19"/>
                          <w:highlight w:val="white"/>
                        </w:rPr>
                        <w:tab/>
                      </w:r>
                      <w:proofErr w:type="spellStart"/>
                      <w:r w:rsidRPr="004D7EE5">
                        <w:rPr>
                          <w:rFonts w:ascii="Consolas" w:hAnsi="Consolas" w:cs="Consolas"/>
                          <w:color w:val="216F85"/>
                          <w:sz w:val="19"/>
                          <w:szCs w:val="19"/>
                          <w:highlight w:val="white"/>
                          <w:lang w:val="en-US"/>
                          <w:rPrChange w:id="1969" w:author="ghislain.aine" w:date="2015-11-04T16:47: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1970"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1971" w:author="ghislain.aine" w:date="2015-11-04T16:47: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1972"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1973" w:author="ghislain.aine" w:date="2015-11-04T16:47:00Z">
                            <w:rPr>
                              <w:rFonts w:ascii="Consolas" w:hAnsi="Consolas" w:cs="Consolas"/>
                              <w:color w:val="216F85"/>
                              <w:sz w:val="19"/>
                              <w:szCs w:val="19"/>
                              <w:highlight w:val="white"/>
                            </w:rPr>
                          </w:rPrChange>
                        </w:rPr>
                        <w:t>SwComponent_Class</w:t>
                      </w:r>
                      <w:proofErr w:type="spellEnd"/>
                      <w:r w:rsidRPr="004D7EE5">
                        <w:rPr>
                          <w:rFonts w:ascii="Consolas" w:hAnsi="Consolas" w:cs="Consolas"/>
                          <w:color w:val="000000"/>
                          <w:sz w:val="19"/>
                          <w:szCs w:val="19"/>
                          <w:highlight w:val="white"/>
                          <w:lang w:val="en-US"/>
                          <w:rPrChange w:id="1974" w:author="ghislain.aine" w:date="2015-11-04T16:47: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880000"/>
                          <w:sz w:val="19"/>
                          <w:szCs w:val="19"/>
                          <w:highlight w:val="white"/>
                          <w:lang w:val="en-US"/>
                          <w:rPrChange w:id="1975" w:author="ghislain.aine" w:date="2015-11-04T16:47:00Z">
                            <w:rPr>
                              <w:rFonts w:ascii="Consolas" w:hAnsi="Consolas" w:cs="Consolas"/>
                              <w:color w:val="880000"/>
                              <w:sz w:val="19"/>
                              <w:szCs w:val="19"/>
                              <w:highlight w:val="white"/>
                            </w:rPr>
                          </w:rPrChange>
                        </w:rPr>
                        <w:t>CreateInstanceOf</w:t>
                      </w:r>
                      <w:proofErr w:type="spellEnd"/>
                      <w:r w:rsidRPr="004D7EE5">
                        <w:rPr>
                          <w:rFonts w:ascii="Consolas" w:hAnsi="Consolas" w:cs="Consolas"/>
                          <w:color w:val="000000"/>
                          <w:sz w:val="19"/>
                          <w:szCs w:val="19"/>
                          <w:highlight w:val="white"/>
                          <w:lang w:val="en-US"/>
                          <w:rPrChange w:id="1976"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1977" w:author="ghislain.aine" w:date="2015-11-04T16:47: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1978"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1979" w:author="ghislain.aine" w:date="2015-11-04T16:47:00Z">
                            <w:rPr>
                              <w:rFonts w:ascii="Consolas" w:hAnsi="Consolas" w:cs="Consolas"/>
                              <w:color w:val="000080"/>
                              <w:sz w:val="19"/>
                              <w:szCs w:val="19"/>
                              <w:highlight w:val="white"/>
                            </w:rPr>
                          </w:rPrChange>
                        </w:rPr>
                        <w:t>name</w:t>
                      </w:r>
                      <w:r w:rsidRPr="004D7EE5">
                        <w:rPr>
                          <w:rFonts w:ascii="Consolas" w:hAnsi="Consolas" w:cs="Consolas"/>
                          <w:color w:val="000000"/>
                          <w:sz w:val="19"/>
                          <w:szCs w:val="19"/>
                          <w:highlight w:val="white"/>
                          <w:lang w:val="en-US"/>
                          <w:rPrChange w:id="1980"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1981" w:author="ghislain.aine" w:date="2015-11-04T16:47:00Z"/>
                        <w:rFonts w:ascii="Consolas" w:hAnsi="Consolas" w:cs="Consolas"/>
                        <w:color w:val="000000"/>
                        <w:sz w:val="19"/>
                        <w:szCs w:val="19"/>
                        <w:highlight w:val="white"/>
                        <w:lang w:val="en-US"/>
                        <w:rPrChange w:id="1982" w:author="ghislain.aine" w:date="2015-11-04T16:47:00Z">
                          <w:rPr>
                            <w:ins w:id="1983" w:author="ghislain.aine" w:date="2015-11-04T16:47:00Z"/>
                            <w:rFonts w:ascii="Consolas" w:hAnsi="Consolas" w:cs="Consolas"/>
                            <w:color w:val="000000"/>
                            <w:sz w:val="19"/>
                            <w:szCs w:val="19"/>
                            <w:highlight w:val="white"/>
                          </w:rPr>
                        </w:rPrChange>
                      </w:rPr>
                    </w:pPr>
                  </w:p>
                  <w:p w:rsidR="00AC30F5" w:rsidRPr="00E759DB" w:rsidRDefault="00AC30F5" w:rsidP="00E759DB">
                    <w:pPr>
                      <w:autoSpaceDE w:val="0"/>
                      <w:autoSpaceDN w:val="0"/>
                      <w:adjustRightInd w:val="0"/>
                      <w:jc w:val="left"/>
                      <w:rPr>
                        <w:ins w:id="1984" w:author="ghislain.aine" w:date="2015-11-04T16:47:00Z"/>
                        <w:rFonts w:ascii="Consolas" w:hAnsi="Consolas" w:cs="Consolas"/>
                        <w:color w:val="000000"/>
                        <w:sz w:val="19"/>
                        <w:szCs w:val="19"/>
                        <w:highlight w:val="white"/>
                        <w:lang w:val="en-US"/>
                        <w:rPrChange w:id="1985" w:author="ghislain.aine" w:date="2015-11-04T16:47:00Z">
                          <w:rPr>
                            <w:ins w:id="1986" w:author="ghislain.aine" w:date="2015-11-04T16:47:00Z"/>
                            <w:rFonts w:ascii="Consolas" w:hAnsi="Consolas" w:cs="Consolas"/>
                            <w:color w:val="000000"/>
                            <w:sz w:val="19"/>
                            <w:szCs w:val="19"/>
                            <w:highlight w:val="white"/>
                          </w:rPr>
                        </w:rPrChange>
                      </w:rPr>
                    </w:pPr>
                    <w:ins w:id="1987" w:author="ghislain.aine" w:date="2015-11-04T16:47:00Z">
                      <w:r w:rsidRPr="004D7EE5">
                        <w:rPr>
                          <w:rFonts w:ascii="Consolas" w:hAnsi="Consolas" w:cs="Consolas"/>
                          <w:color w:val="000000"/>
                          <w:sz w:val="19"/>
                          <w:szCs w:val="19"/>
                          <w:highlight w:val="white"/>
                          <w:lang w:val="en-US"/>
                          <w:rPrChange w:id="1988" w:author="ghislain.aine" w:date="2015-11-04T16:47:00Z">
                            <w:rPr>
                              <w:rFonts w:ascii="Consolas" w:hAnsi="Consolas" w:cs="Consolas"/>
                              <w:color w:val="000000"/>
                              <w:sz w:val="19"/>
                              <w:szCs w:val="19"/>
                              <w:highlight w:val="white"/>
                            </w:rPr>
                          </w:rPrChange>
                        </w:rPr>
                        <w:tab/>
                      </w:r>
                      <w:r w:rsidRPr="004D7EE5">
                        <w:rPr>
                          <w:rFonts w:ascii="Consolas" w:hAnsi="Consolas" w:cs="Consolas"/>
                          <w:color w:val="008000"/>
                          <w:sz w:val="19"/>
                          <w:szCs w:val="19"/>
                          <w:highlight w:val="white"/>
                          <w:lang w:val="en-US"/>
                          <w:rPrChange w:id="1989" w:author="ghislain.aine" w:date="2015-11-04T16:47:00Z">
                            <w:rPr>
                              <w:rFonts w:ascii="Consolas" w:hAnsi="Consolas" w:cs="Consolas"/>
                              <w:color w:val="008000"/>
                              <w:sz w:val="19"/>
                              <w:szCs w:val="19"/>
                              <w:highlight w:val="white"/>
                            </w:rPr>
                          </w:rPrChange>
                        </w:rPr>
                        <w:t xml:space="preserve">/** @brief </w:t>
                      </w:r>
                      <w:proofErr w:type="spellStart"/>
                      <w:r w:rsidRPr="004D7EE5">
                        <w:rPr>
                          <w:rFonts w:ascii="Consolas" w:hAnsi="Consolas" w:cs="Consolas"/>
                          <w:color w:val="008000"/>
                          <w:sz w:val="19"/>
                          <w:szCs w:val="19"/>
                          <w:highlight w:val="white"/>
                          <w:lang w:val="en-US"/>
                          <w:rPrChange w:id="1990" w:author="ghislain.aine" w:date="2015-11-04T16:47:00Z">
                            <w:rPr>
                              <w:rFonts w:ascii="Consolas" w:hAnsi="Consolas" w:cs="Consolas"/>
                              <w:color w:val="008000"/>
                              <w:sz w:val="19"/>
                              <w:szCs w:val="19"/>
                              <w:highlight w:val="white"/>
                            </w:rPr>
                          </w:rPrChange>
                        </w:rPr>
                        <w:t>instanciation</w:t>
                      </w:r>
                      <w:proofErr w:type="spellEnd"/>
                      <w:r w:rsidRPr="004D7EE5">
                        <w:rPr>
                          <w:rFonts w:ascii="Consolas" w:hAnsi="Consolas" w:cs="Consolas"/>
                          <w:color w:val="008000"/>
                          <w:sz w:val="19"/>
                          <w:szCs w:val="19"/>
                          <w:highlight w:val="white"/>
                          <w:lang w:val="en-US"/>
                          <w:rPrChange w:id="1991" w:author="ghislain.aine" w:date="2015-11-04T16:47:00Z">
                            <w:rPr>
                              <w:rFonts w:ascii="Consolas" w:hAnsi="Consolas" w:cs="Consolas"/>
                              <w:color w:val="008000"/>
                              <w:sz w:val="19"/>
                              <w:szCs w:val="19"/>
                              <w:highlight w:val="white"/>
                            </w:rPr>
                          </w:rPrChange>
                        </w:rPr>
                        <w:t xml:space="preserve"> </w:t>
                      </w:r>
                      <w:proofErr w:type="spellStart"/>
                      <w:r w:rsidRPr="004D7EE5">
                        <w:rPr>
                          <w:rFonts w:ascii="Consolas" w:hAnsi="Consolas" w:cs="Consolas"/>
                          <w:color w:val="008000"/>
                          <w:sz w:val="19"/>
                          <w:szCs w:val="19"/>
                          <w:highlight w:val="white"/>
                          <w:lang w:val="en-US"/>
                          <w:rPrChange w:id="1992" w:author="ghislain.aine" w:date="2015-11-04T16:47:00Z">
                            <w:rPr>
                              <w:rFonts w:ascii="Consolas" w:hAnsi="Consolas" w:cs="Consolas"/>
                              <w:color w:val="008000"/>
                              <w:sz w:val="19"/>
                              <w:szCs w:val="19"/>
                              <w:highlight w:val="white"/>
                            </w:rPr>
                          </w:rPrChange>
                        </w:rPr>
                        <w:t>d'une</w:t>
                      </w:r>
                      <w:proofErr w:type="spellEnd"/>
                      <w:r w:rsidRPr="004D7EE5">
                        <w:rPr>
                          <w:rFonts w:ascii="Consolas" w:hAnsi="Consolas" w:cs="Consolas"/>
                          <w:color w:val="008000"/>
                          <w:sz w:val="19"/>
                          <w:szCs w:val="19"/>
                          <w:highlight w:val="white"/>
                          <w:lang w:val="en-US"/>
                          <w:rPrChange w:id="1993" w:author="ghislain.aine" w:date="2015-11-04T16:47:00Z">
                            <w:rPr>
                              <w:rFonts w:ascii="Consolas" w:hAnsi="Consolas" w:cs="Consolas"/>
                              <w:color w:val="008000"/>
                              <w:sz w:val="19"/>
                              <w:szCs w:val="19"/>
                              <w:highlight w:val="white"/>
                            </w:rPr>
                          </w:rPrChange>
                        </w:rPr>
                        <w:t xml:space="preserve"> </w:t>
                      </w:r>
                      <w:proofErr w:type="spellStart"/>
                      <w:r w:rsidRPr="004D7EE5">
                        <w:rPr>
                          <w:rFonts w:ascii="Consolas" w:hAnsi="Consolas" w:cs="Consolas"/>
                          <w:color w:val="008000"/>
                          <w:sz w:val="19"/>
                          <w:szCs w:val="19"/>
                          <w:highlight w:val="white"/>
                          <w:lang w:val="en-US"/>
                          <w:rPrChange w:id="1994" w:author="ghislain.aine" w:date="2015-11-04T16:47:00Z">
                            <w:rPr>
                              <w:rFonts w:ascii="Consolas" w:hAnsi="Consolas" w:cs="Consolas"/>
                              <w:color w:val="008000"/>
                              <w:sz w:val="19"/>
                              <w:szCs w:val="19"/>
                              <w:highlight w:val="white"/>
                            </w:rPr>
                          </w:rPrChange>
                        </w:rPr>
                        <w:t>icône</w:t>
                      </w:r>
                      <w:proofErr w:type="spellEnd"/>
                      <w:r w:rsidRPr="004D7EE5">
                        <w:rPr>
                          <w:rFonts w:ascii="Consolas" w:hAnsi="Consolas" w:cs="Consolas"/>
                          <w:color w:val="008000"/>
                          <w:sz w:val="19"/>
                          <w:szCs w:val="19"/>
                          <w:highlight w:val="white"/>
                          <w:lang w:val="en-US"/>
                          <w:rPrChange w:id="1995" w:author="ghislain.aine" w:date="2015-11-04T16:47:00Z">
                            <w:rPr>
                              <w:rFonts w:ascii="Consolas" w:hAnsi="Consolas" w:cs="Consolas"/>
                              <w:color w:val="008000"/>
                              <w:sz w:val="19"/>
                              <w:szCs w:val="19"/>
                              <w:highlight w:val="white"/>
                            </w:rPr>
                          </w:rPrChange>
                        </w:rPr>
                        <w:t xml:space="preserve"> */</w:t>
                      </w:r>
                      <w:r w:rsidRPr="004D7EE5">
                        <w:rPr>
                          <w:rFonts w:ascii="Consolas" w:hAnsi="Consolas" w:cs="Consolas"/>
                          <w:color w:val="000000"/>
                          <w:sz w:val="19"/>
                          <w:szCs w:val="19"/>
                          <w:highlight w:val="white"/>
                          <w:lang w:val="en-US"/>
                          <w:rPrChange w:id="1996" w:author="ghislain.aine" w:date="2015-11-04T16:47: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1997" w:author="ghislain.aine" w:date="2015-11-04T16:47:00Z">
                            <w:rPr>
                              <w:rFonts w:ascii="Consolas" w:hAnsi="Consolas" w:cs="Consolas"/>
                              <w:color w:val="000000"/>
                              <w:sz w:val="19"/>
                              <w:szCs w:val="19"/>
                              <w:highlight w:val="white"/>
                            </w:rPr>
                          </w:rPrChange>
                        </w:rPr>
                        <w:tab/>
                      </w:r>
                    </w:ins>
                  </w:p>
                  <w:p w:rsidR="00AC30F5" w:rsidRPr="00E759DB" w:rsidRDefault="00AC30F5" w:rsidP="00E759DB">
                    <w:pPr>
                      <w:autoSpaceDE w:val="0"/>
                      <w:autoSpaceDN w:val="0"/>
                      <w:adjustRightInd w:val="0"/>
                      <w:jc w:val="left"/>
                      <w:rPr>
                        <w:ins w:id="1998" w:author="ghislain.aine" w:date="2015-11-04T16:47:00Z"/>
                        <w:rFonts w:ascii="Consolas" w:hAnsi="Consolas" w:cs="Consolas"/>
                        <w:color w:val="000000"/>
                        <w:sz w:val="19"/>
                        <w:szCs w:val="19"/>
                        <w:highlight w:val="white"/>
                        <w:lang w:val="en-US"/>
                        <w:rPrChange w:id="1999" w:author="ghislain.aine" w:date="2015-11-04T16:47:00Z">
                          <w:rPr>
                            <w:ins w:id="2000" w:author="ghislain.aine" w:date="2015-11-04T16:47:00Z"/>
                            <w:rFonts w:ascii="Consolas" w:hAnsi="Consolas" w:cs="Consolas"/>
                            <w:color w:val="000000"/>
                            <w:sz w:val="19"/>
                            <w:szCs w:val="19"/>
                            <w:highlight w:val="white"/>
                          </w:rPr>
                        </w:rPrChange>
                      </w:rPr>
                    </w:pPr>
                    <w:ins w:id="2001" w:author="ghislain.aine" w:date="2015-11-04T16:47:00Z">
                      <w:r w:rsidRPr="004D7EE5">
                        <w:rPr>
                          <w:rFonts w:ascii="Consolas" w:hAnsi="Consolas" w:cs="Consolas"/>
                          <w:color w:val="000000"/>
                          <w:sz w:val="19"/>
                          <w:szCs w:val="19"/>
                          <w:highlight w:val="white"/>
                          <w:lang w:val="en-US"/>
                          <w:rPrChange w:id="2002" w:author="ghislain.aine" w:date="2015-11-04T16:47: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2003" w:author="ghislain.aine" w:date="2015-11-04T16:47:00Z">
                            <w:rPr>
                              <w:rFonts w:ascii="Consolas" w:hAnsi="Consolas" w:cs="Consolas"/>
                              <w:color w:val="216F85"/>
                              <w:sz w:val="19"/>
                              <w:szCs w:val="19"/>
                              <w:highlight w:val="white"/>
                            </w:rPr>
                          </w:rPrChange>
                        </w:rPr>
                        <w:t>QIcon</w:t>
                      </w:r>
                      <w:proofErr w:type="spellEnd"/>
                      <w:r w:rsidRPr="004D7EE5">
                        <w:rPr>
                          <w:rFonts w:ascii="Consolas" w:hAnsi="Consolas" w:cs="Consolas"/>
                          <w:color w:val="000000"/>
                          <w:sz w:val="19"/>
                          <w:szCs w:val="19"/>
                          <w:highlight w:val="white"/>
                          <w:lang w:val="en-US"/>
                          <w:rPrChange w:id="2004" w:author="ghislain.aine" w:date="2015-11-04T16:47: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880000"/>
                          <w:sz w:val="19"/>
                          <w:szCs w:val="19"/>
                          <w:highlight w:val="white"/>
                          <w:lang w:val="en-US"/>
                          <w:rPrChange w:id="2005" w:author="ghislain.aine" w:date="2015-11-04T16:47:00Z">
                            <w:rPr>
                              <w:rFonts w:ascii="Consolas" w:hAnsi="Consolas" w:cs="Consolas"/>
                              <w:color w:val="880000"/>
                              <w:sz w:val="19"/>
                              <w:szCs w:val="19"/>
                              <w:highlight w:val="white"/>
                            </w:rPr>
                          </w:rPrChange>
                        </w:rPr>
                        <w:t>CreateIconOf</w:t>
                      </w:r>
                      <w:proofErr w:type="spellEnd"/>
                      <w:r w:rsidRPr="004D7EE5">
                        <w:rPr>
                          <w:rFonts w:ascii="Consolas" w:hAnsi="Consolas" w:cs="Consolas"/>
                          <w:color w:val="000000"/>
                          <w:sz w:val="19"/>
                          <w:szCs w:val="19"/>
                          <w:highlight w:val="white"/>
                          <w:lang w:val="en-US"/>
                          <w:rPrChange w:id="2006"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2007" w:author="ghislain.aine" w:date="2015-11-04T16:47: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2008"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2009" w:author="ghislain.aine" w:date="2015-11-04T16:47:00Z">
                            <w:rPr>
                              <w:rFonts w:ascii="Consolas" w:hAnsi="Consolas" w:cs="Consolas"/>
                              <w:color w:val="000080"/>
                              <w:sz w:val="19"/>
                              <w:szCs w:val="19"/>
                              <w:highlight w:val="white"/>
                            </w:rPr>
                          </w:rPrChange>
                        </w:rPr>
                        <w:t>name</w:t>
                      </w:r>
                      <w:r w:rsidRPr="004D7EE5">
                        <w:rPr>
                          <w:rFonts w:ascii="Consolas" w:hAnsi="Consolas" w:cs="Consolas"/>
                          <w:color w:val="000000"/>
                          <w:sz w:val="19"/>
                          <w:szCs w:val="19"/>
                          <w:highlight w:val="white"/>
                          <w:lang w:val="en-US"/>
                          <w:rPrChange w:id="2010"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2011" w:author="ghislain.aine" w:date="2015-11-04T16:47:00Z">
                            <w:rPr>
                              <w:rFonts w:ascii="Consolas" w:hAnsi="Consolas" w:cs="Consolas"/>
                              <w:color w:val="0000FF"/>
                              <w:sz w:val="19"/>
                              <w:szCs w:val="19"/>
                              <w:highlight w:val="white"/>
                            </w:rPr>
                          </w:rPrChange>
                        </w:rPr>
                        <w:t>const</w:t>
                      </w:r>
                      <w:r w:rsidRPr="004D7EE5">
                        <w:rPr>
                          <w:rFonts w:ascii="Consolas" w:hAnsi="Consolas" w:cs="Consolas"/>
                          <w:color w:val="000000"/>
                          <w:sz w:val="19"/>
                          <w:szCs w:val="19"/>
                          <w:highlight w:val="white"/>
                          <w:lang w:val="en-US"/>
                          <w:rPrChange w:id="2012"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2013" w:author="ghislain.aine" w:date="2015-11-04T16:47:00Z">
                            <w:rPr>
                              <w:rFonts w:ascii="Consolas" w:hAnsi="Consolas" w:cs="Consolas"/>
                              <w:color w:val="0000FF"/>
                              <w:sz w:val="19"/>
                              <w:szCs w:val="19"/>
                              <w:highlight w:val="white"/>
                            </w:rPr>
                          </w:rPrChange>
                        </w:rPr>
                        <w:t>override</w:t>
                      </w:r>
                      <w:r w:rsidRPr="004D7EE5">
                        <w:rPr>
                          <w:rFonts w:ascii="Consolas" w:hAnsi="Consolas" w:cs="Consolas"/>
                          <w:color w:val="000000"/>
                          <w:sz w:val="19"/>
                          <w:szCs w:val="19"/>
                          <w:highlight w:val="white"/>
                          <w:lang w:val="en-US"/>
                          <w:rPrChange w:id="2014"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2015" w:author="ghislain.aine" w:date="2015-11-04T16:47:00Z"/>
                        <w:rFonts w:ascii="Consolas" w:hAnsi="Consolas" w:cs="Consolas"/>
                        <w:color w:val="000000"/>
                        <w:sz w:val="19"/>
                        <w:szCs w:val="19"/>
                        <w:highlight w:val="white"/>
                        <w:lang w:val="en-US"/>
                        <w:rPrChange w:id="2016" w:author="ghislain.aine" w:date="2015-11-04T16:47:00Z">
                          <w:rPr>
                            <w:ins w:id="2017" w:author="ghislain.aine" w:date="2015-11-04T16:47:00Z"/>
                            <w:rFonts w:ascii="Consolas" w:hAnsi="Consolas" w:cs="Consolas"/>
                            <w:color w:val="000000"/>
                            <w:sz w:val="19"/>
                            <w:szCs w:val="19"/>
                            <w:highlight w:val="white"/>
                          </w:rPr>
                        </w:rPrChange>
                      </w:rPr>
                    </w:pPr>
                    <w:ins w:id="2018" w:author="ghislain.aine" w:date="2015-11-04T16:47:00Z">
                      <w:r w:rsidRPr="004D7EE5">
                        <w:rPr>
                          <w:rFonts w:ascii="Consolas" w:hAnsi="Consolas" w:cs="Consolas"/>
                          <w:color w:val="000000"/>
                          <w:sz w:val="19"/>
                          <w:szCs w:val="19"/>
                          <w:highlight w:val="white"/>
                          <w:lang w:val="en-US"/>
                          <w:rPrChange w:id="2019" w:author="ghislain.aine" w:date="2015-11-04T16:47: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2020" w:author="ghislain.aine" w:date="2015-11-04T16:47:00Z">
                            <w:rPr>
                              <w:rFonts w:ascii="Consolas" w:hAnsi="Consolas" w:cs="Consolas"/>
                              <w:color w:val="000000"/>
                              <w:sz w:val="19"/>
                              <w:szCs w:val="19"/>
                              <w:highlight w:val="white"/>
                            </w:rPr>
                          </w:rPrChange>
                        </w:rPr>
                        <w:tab/>
                      </w:r>
                    </w:ins>
                  </w:p>
                  <w:p w:rsidR="00AC30F5" w:rsidRPr="00E759DB" w:rsidRDefault="00AC30F5" w:rsidP="00E759DB">
                    <w:pPr>
                      <w:autoSpaceDE w:val="0"/>
                      <w:autoSpaceDN w:val="0"/>
                      <w:adjustRightInd w:val="0"/>
                      <w:jc w:val="left"/>
                      <w:rPr>
                        <w:ins w:id="2021" w:author="ghislain.aine" w:date="2015-11-04T16:47:00Z"/>
                        <w:rFonts w:ascii="Consolas" w:hAnsi="Consolas" w:cs="Consolas"/>
                        <w:color w:val="000000"/>
                        <w:sz w:val="19"/>
                        <w:szCs w:val="19"/>
                        <w:highlight w:val="white"/>
                        <w:lang w:val="en-US"/>
                        <w:rPrChange w:id="2022" w:author="ghislain.aine" w:date="2015-11-04T16:47:00Z">
                          <w:rPr>
                            <w:ins w:id="2023" w:author="ghislain.aine" w:date="2015-11-04T16:47:00Z"/>
                            <w:rFonts w:ascii="Consolas" w:hAnsi="Consolas" w:cs="Consolas"/>
                            <w:color w:val="000000"/>
                            <w:sz w:val="19"/>
                            <w:szCs w:val="19"/>
                            <w:highlight w:val="white"/>
                          </w:rPr>
                        </w:rPrChange>
                      </w:rPr>
                    </w:pPr>
                    <w:ins w:id="2024" w:author="ghislain.aine" w:date="2015-11-04T16:47:00Z">
                      <w:r w:rsidRPr="004D7EE5">
                        <w:rPr>
                          <w:rFonts w:ascii="Consolas" w:hAnsi="Consolas" w:cs="Consolas"/>
                          <w:color w:val="000000"/>
                          <w:sz w:val="19"/>
                          <w:szCs w:val="19"/>
                          <w:highlight w:val="white"/>
                          <w:lang w:val="en-US"/>
                          <w:rPrChange w:id="2025" w:author="ghislain.aine" w:date="2015-11-04T16:47:00Z">
                            <w:rPr>
                              <w:rFonts w:ascii="Consolas" w:hAnsi="Consolas" w:cs="Consolas"/>
                              <w:color w:val="000000"/>
                              <w:sz w:val="19"/>
                              <w:szCs w:val="19"/>
                              <w:highlight w:val="white"/>
                            </w:rPr>
                          </w:rPrChange>
                        </w:rPr>
                        <w:tab/>
                      </w:r>
                      <w:r w:rsidRPr="004D7EE5">
                        <w:rPr>
                          <w:rFonts w:ascii="Consolas" w:hAnsi="Consolas" w:cs="Consolas"/>
                          <w:color w:val="008000"/>
                          <w:sz w:val="19"/>
                          <w:szCs w:val="19"/>
                          <w:highlight w:val="white"/>
                          <w:lang w:val="en-US"/>
                          <w:rPrChange w:id="2026" w:author="ghislain.aine" w:date="2015-11-04T16:47:00Z">
                            <w:rPr>
                              <w:rFonts w:ascii="Consolas" w:hAnsi="Consolas" w:cs="Consolas"/>
                              <w:color w:val="008000"/>
                              <w:sz w:val="19"/>
                              <w:szCs w:val="19"/>
                              <w:highlight w:val="white"/>
                            </w:rPr>
                          </w:rPrChange>
                        </w:rPr>
                        <w:t xml:space="preserve">/** @brief </w:t>
                      </w:r>
                      <w:proofErr w:type="spellStart"/>
                      <w:r w:rsidRPr="004D7EE5">
                        <w:rPr>
                          <w:rFonts w:ascii="Consolas" w:hAnsi="Consolas" w:cs="Consolas"/>
                          <w:color w:val="008000"/>
                          <w:sz w:val="19"/>
                          <w:szCs w:val="19"/>
                          <w:highlight w:val="white"/>
                          <w:lang w:val="en-US"/>
                          <w:rPrChange w:id="2027" w:author="ghislain.aine" w:date="2015-11-04T16:47:00Z">
                            <w:rPr>
                              <w:rFonts w:ascii="Consolas" w:hAnsi="Consolas" w:cs="Consolas"/>
                              <w:color w:val="008000"/>
                              <w:sz w:val="19"/>
                              <w:szCs w:val="19"/>
                              <w:highlight w:val="white"/>
                            </w:rPr>
                          </w:rPrChange>
                        </w:rPr>
                        <w:t>instanciation</w:t>
                      </w:r>
                      <w:proofErr w:type="spellEnd"/>
                      <w:r w:rsidRPr="004D7EE5">
                        <w:rPr>
                          <w:rFonts w:ascii="Consolas" w:hAnsi="Consolas" w:cs="Consolas"/>
                          <w:color w:val="008000"/>
                          <w:sz w:val="19"/>
                          <w:szCs w:val="19"/>
                          <w:highlight w:val="white"/>
                          <w:lang w:val="en-US"/>
                          <w:rPrChange w:id="2028" w:author="ghislain.aine" w:date="2015-11-04T16:47:00Z">
                            <w:rPr>
                              <w:rFonts w:ascii="Consolas" w:hAnsi="Consolas" w:cs="Consolas"/>
                              <w:color w:val="008000"/>
                              <w:sz w:val="19"/>
                              <w:szCs w:val="19"/>
                              <w:highlight w:val="white"/>
                            </w:rPr>
                          </w:rPrChange>
                        </w:rPr>
                        <w:t xml:space="preserve"> </w:t>
                      </w:r>
                      <w:proofErr w:type="spellStart"/>
                      <w:r w:rsidRPr="004D7EE5">
                        <w:rPr>
                          <w:rFonts w:ascii="Consolas" w:hAnsi="Consolas" w:cs="Consolas"/>
                          <w:color w:val="008000"/>
                          <w:sz w:val="19"/>
                          <w:szCs w:val="19"/>
                          <w:highlight w:val="white"/>
                          <w:lang w:val="en-US"/>
                          <w:rPrChange w:id="2029" w:author="ghislain.aine" w:date="2015-11-04T16:47:00Z">
                            <w:rPr>
                              <w:rFonts w:ascii="Consolas" w:hAnsi="Consolas" w:cs="Consolas"/>
                              <w:color w:val="008000"/>
                              <w:sz w:val="19"/>
                              <w:szCs w:val="19"/>
                              <w:highlight w:val="white"/>
                            </w:rPr>
                          </w:rPrChange>
                        </w:rPr>
                        <w:t>d'une</w:t>
                      </w:r>
                      <w:proofErr w:type="spellEnd"/>
                      <w:r w:rsidRPr="004D7EE5">
                        <w:rPr>
                          <w:rFonts w:ascii="Consolas" w:hAnsi="Consolas" w:cs="Consolas"/>
                          <w:color w:val="008000"/>
                          <w:sz w:val="19"/>
                          <w:szCs w:val="19"/>
                          <w:highlight w:val="white"/>
                          <w:lang w:val="en-US"/>
                          <w:rPrChange w:id="2030" w:author="ghislain.aine" w:date="2015-11-04T16:47:00Z">
                            <w:rPr>
                              <w:rFonts w:ascii="Consolas" w:hAnsi="Consolas" w:cs="Consolas"/>
                              <w:color w:val="008000"/>
                              <w:sz w:val="19"/>
                              <w:szCs w:val="19"/>
                              <w:highlight w:val="white"/>
                            </w:rPr>
                          </w:rPrChange>
                        </w:rPr>
                        <w:t xml:space="preserve"> data */</w:t>
                      </w:r>
                    </w:ins>
                  </w:p>
                  <w:p w:rsidR="00AC30F5" w:rsidRPr="00E759DB" w:rsidRDefault="00AC30F5" w:rsidP="00E759DB">
                    <w:pPr>
                      <w:autoSpaceDE w:val="0"/>
                      <w:autoSpaceDN w:val="0"/>
                      <w:adjustRightInd w:val="0"/>
                      <w:jc w:val="left"/>
                      <w:rPr>
                        <w:ins w:id="2031" w:author="ghislain.aine" w:date="2015-11-04T16:47:00Z"/>
                        <w:rFonts w:ascii="Consolas" w:hAnsi="Consolas" w:cs="Consolas"/>
                        <w:color w:val="000000"/>
                        <w:sz w:val="19"/>
                        <w:szCs w:val="19"/>
                        <w:highlight w:val="white"/>
                        <w:lang w:val="en-US"/>
                        <w:rPrChange w:id="2032" w:author="ghislain.aine" w:date="2015-11-04T16:47:00Z">
                          <w:rPr>
                            <w:ins w:id="2033" w:author="ghislain.aine" w:date="2015-11-04T16:47:00Z"/>
                            <w:rFonts w:ascii="Consolas" w:hAnsi="Consolas" w:cs="Consolas"/>
                            <w:color w:val="000000"/>
                            <w:sz w:val="19"/>
                            <w:szCs w:val="19"/>
                            <w:highlight w:val="white"/>
                          </w:rPr>
                        </w:rPrChange>
                      </w:rPr>
                    </w:pPr>
                    <w:ins w:id="2034" w:author="ghislain.aine" w:date="2015-11-04T16:47:00Z">
                      <w:r w:rsidRPr="004D7EE5">
                        <w:rPr>
                          <w:rFonts w:ascii="Consolas" w:hAnsi="Consolas" w:cs="Consolas"/>
                          <w:color w:val="000000"/>
                          <w:sz w:val="19"/>
                          <w:szCs w:val="19"/>
                          <w:highlight w:val="white"/>
                          <w:lang w:val="en-US"/>
                          <w:rPrChange w:id="2035" w:author="ghislain.aine" w:date="2015-11-04T16:47: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2036" w:author="ghislain.aine" w:date="2015-11-04T16:47: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2037"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2038" w:author="ghislain.aine" w:date="2015-11-04T16:47: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2039"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2040" w:author="ghislain.aine" w:date="2015-11-04T16:47:00Z">
                            <w:rPr>
                              <w:rFonts w:ascii="Consolas" w:hAnsi="Consolas" w:cs="Consolas"/>
                              <w:color w:val="216F85"/>
                              <w:sz w:val="19"/>
                              <w:szCs w:val="19"/>
                              <w:highlight w:val="white"/>
                            </w:rPr>
                          </w:rPrChange>
                        </w:rPr>
                        <w:t>SwData_Class</w:t>
                      </w:r>
                      <w:proofErr w:type="spellEnd"/>
                      <w:r w:rsidRPr="004D7EE5">
                        <w:rPr>
                          <w:rFonts w:ascii="Consolas" w:hAnsi="Consolas" w:cs="Consolas"/>
                          <w:color w:val="000000"/>
                          <w:sz w:val="19"/>
                          <w:szCs w:val="19"/>
                          <w:highlight w:val="white"/>
                          <w:lang w:val="en-US"/>
                          <w:rPrChange w:id="2041" w:author="ghislain.aine" w:date="2015-11-04T16:47: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880000"/>
                          <w:sz w:val="19"/>
                          <w:szCs w:val="19"/>
                          <w:highlight w:val="white"/>
                          <w:lang w:val="en-US"/>
                          <w:rPrChange w:id="2042" w:author="ghislain.aine" w:date="2015-11-04T16:47:00Z">
                            <w:rPr>
                              <w:rFonts w:ascii="Consolas" w:hAnsi="Consolas" w:cs="Consolas"/>
                              <w:color w:val="880000"/>
                              <w:sz w:val="19"/>
                              <w:szCs w:val="19"/>
                              <w:highlight w:val="white"/>
                            </w:rPr>
                          </w:rPrChange>
                        </w:rPr>
                        <w:t>CreateInstanceOf</w:t>
                      </w:r>
                      <w:proofErr w:type="spellEnd"/>
                      <w:r w:rsidRPr="004D7EE5">
                        <w:rPr>
                          <w:rFonts w:ascii="Consolas" w:hAnsi="Consolas" w:cs="Consolas"/>
                          <w:color w:val="000000"/>
                          <w:sz w:val="19"/>
                          <w:szCs w:val="19"/>
                          <w:highlight w:val="white"/>
                          <w:lang w:val="en-US"/>
                          <w:rPrChange w:id="2043" w:author="ghislain.aine" w:date="2015-11-04T16:47:00Z">
                            <w:rPr>
                              <w:rFonts w:ascii="Consolas" w:hAnsi="Consolas" w:cs="Consolas"/>
                              <w:color w:val="000000"/>
                              <w:sz w:val="19"/>
                              <w:szCs w:val="19"/>
                              <w:highlight w:val="white"/>
                            </w:rPr>
                          </w:rPrChange>
                        </w:rPr>
                        <w:t>(</w:t>
                      </w:r>
                      <w:r w:rsidRPr="004D7EE5">
                        <w:rPr>
                          <w:rFonts w:ascii="Consolas" w:hAnsi="Consolas" w:cs="Consolas"/>
                          <w:color w:val="0000FF"/>
                          <w:sz w:val="19"/>
                          <w:szCs w:val="19"/>
                          <w:highlight w:val="white"/>
                          <w:lang w:val="en-US"/>
                          <w:rPrChange w:id="2044" w:author="ghislain.aine" w:date="2015-11-04T16:47:00Z">
                            <w:rPr>
                              <w:rFonts w:ascii="Consolas" w:hAnsi="Consolas" w:cs="Consolas"/>
                              <w:color w:val="0000FF"/>
                              <w:sz w:val="19"/>
                              <w:szCs w:val="19"/>
                              <w:highlight w:val="white"/>
                            </w:rPr>
                          </w:rPrChange>
                        </w:rPr>
                        <w:t>const</w:t>
                      </w:r>
                      <w:r w:rsidRPr="004D7EE5">
                        <w:rPr>
                          <w:rFonts w:ascii="Consolas" w:hAnsi="Consolas" w:cs="Consolas"/>
                          <w:color w:val="000000"/>
                          <w:sz w:val="19"/>
                          <w:szCs w:val="19"/>
                          <w:highlight w:val="white"/>
                          <w:lang w:val="en-US"/>
                          <w:rPrChange w:id="2045" w:author="ghislain.aine" w:date="2015-11-04T16:47: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2046" w:author="ghislain.aine" w:date="2015-11-04T16:47: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2047"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2048" w:author="ghislain.aine" w:date="2015-11-04T16:47: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2049" w:author="ghislain.aine" w:date="2015-11-04T16:47: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2050" w:author="ghislain.aine" w:date="2015-11-04T16:47:00Z">
                            <w:rPr>
                              <w:rFonts w:ascii="Consolas" w:hAnsi="Consolas" w:cs="Consolas"/>
                              <w:color w:val="216F85"/>
                              <w:sz w:val="19"/>
                              <w:szCs w:val="19"/>
                              <w:highlight w:val="white"/>
                            </w:rPr>
                          </w:rPrChange>
                        </w:rPr>
                        <w:t>SwUUID</w:t>
                      </w:r>
                      <w:proofErr w:type="spellEnd"/>
                      <w:r w:rsidRPr="004D7EE5">
                        <w:rPr>
                          <w:rFonts w:ascii="Consolas" w:hAnsi="Consolas" w:cs="Consolas"/>
                          <w:color w:val="000000"/>
                          <w:sz w:val="19"/>
                          <w:szCs w:val="19"/>
                          <w:highlight w:val="white"/>
                          <w:lang w:val="en-US"/>
                          <w:rPrChange w:id="2051" w:author="ghislain.aine" w:date="2015-11-04T16:47:00Z">
                            <w:rPr>
                              <w:rFonts w:ascii="Consolas" w:hAnsi="Consolas" w:cs="Consolas"/>
                              <w:color w:val="000000"/>
                              <w:sz w:val="19"/>
                              <w:szCs w:val="19"/>
                              <w:highlight w:val="white"/>
                            </w:rPr>
                          </w:rPrChange>
                        </w:rPr>
                        <w:t xml:space="preserve"> &amp; </w:t>
                      </w:r>
                      <w:proofErr w:type="spellStart"/>
                      <w:r w:rsidRPr="004D7EE5">
                        <w:rPr>
                          <w:rFonts w:ascii="Consolas" w:hAnsi="Consolas" w:cs="Consolas"/>
                          <w:color w:val="000080"/>
                          <w:sz w:val="19"/>
                          <w:szCs w:val="19"/>
                          <w:highlight w:val="white"/>
                          <w:lang w:val="en-US"/>
                          <w:rPrChange w:id="2052" w:author="ghislain.aine" w:date="2015-11-04T16:47:00Z">
                            <w:rPr>
                              <w:rFonts w:ascii="Consolas" w:hAnsi="Consolas" w:cs="Consolas"/>
                              <w:color w:val="000080"/>
                              <w:sz w:val="19"/>
                              <w:szCs w:val="19"/>
                              <w:highlight w:val="white"/>
                            </w:rPr>
                          </w:rPrChange>
                        </w:rPr>
                        <w:t>type_id</w:t>
                      </w:r>
                      <w:proofErr w:type="spellEnd"/>
                      <w:r w:rsidRPr="004D7EE5">
                        <w:rPr>
                          <w:rFonts w:ascii="Consolas" w:hAnsi="Consolas" w:cs="Consolas"/>
                          <w:color w:val="000000"/>
                          <w:sz w:val="19"/>
                          <w:szCs w:val="19"/>
                          <w:highlight w:val="white"/>
                          <w:lang w:val="en-US"/>
                          <w:rPrChange w:id="2053"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2054" w:author="ghislain.aine" w:date="2015-11-04T16:47:00Z"/>
                        <w:rFonts w:ascii="Consolas" w:hAnsi="Consolas" w:cs="Consolas"/>
                        <w:color w:val="000000"/>
                        <w:sz w:val="19"/>
                        <w:szCs w:val="19"/>
                        <w:highlight w:val="white"/>
                        <w:lang w:val="en-US"/>
                        <w:rPrChange w:id="2055" w:author="ghislain.aine" w:date="2015-11-04T16:47:00Z">
                          <w:rPr>
                            <w:ins w:id="2056" w:author="ghislain.aine" w:date="2015-11-04T16:47:00Z"/>
                            <w:rFonts w:ascii="Consolas" w:hAnsi="Consolas" w:cs="Consolas"/>
                            <w:color w:val="000000"/>
                            <w:sz w:val="19"/>
                            <w:szCs w:val="19"/>
                            <w:highlight w:val="white"/>
                          </w:rPr>
                        </w:rPrChange>
                      </w:rPr>
                    </w:pPr>
                  </w:p>
                  <w:p w:rsidR="00AC30F5" w:rsidRPr="00E759DB" w:rsidRDefault="00AC30F5" w:rsidP="00E759DB">
                    <w:pPr>
                      <w:autoSpaceDE w:val="0"/>
                      <w:autoSpaceDN w:val="0"/>
                      <w:adjustRightInd w:val="0"/>
                      <w:jc w:val="left"/>
                      <w:rPr>
                        <w:ins w:id="2057" w:author="ghislain.aine" w:date="2015-11-04T16:47:00Z"/>
                        <w:rFonts w:ascii="Consolas" w:hAnsi="Consolas" w:cs="Consolas"/>
                        <w:color w:val="000000"/>
                        <w:sz w:val="19"/>
                        <w:szCs w:val="19"/>
                        <w:highlight w:val="white"/>
                        <w:lang w:val="en-US"/>
                        <w:rPrChange w:id="2058" w:author="ghislain.aine" w:date="2015-11-04T16:47:00Z">
                          <w:rPr>
                            <w:ins w:id="2059" w:author="ghislain.aine" w:date="2015-11-04T16:47:00Z"/>
                            <w:rFonts w:ascii="Consolas" w:hAnsi="Consolas" w:cs="Consolas"/>
                            <w:color w:val="000000"/>
                            <w:sz w:val="19"/>
                            <w:szCs w:val="19"/>
                            <w:highlight w:val="white"/>
                          </w:rPr>
                        </w:rPrChange>
                      </w:rPr>
                    </w:pPr>
                    <w:ins w:id="2060" w:author="ghislain.aine" w:date="2015-11-04T16:47:00Z">
                      <w:r w:rsidRPr="004D7EE5">
                        <w:rPr>
                          <w:rFonts w:ascii="Consolas" w:hAnsi="Consolas" w:cs="Consolas"/>
                          <w:color w:val="0000FF"/>
                          <w:sz w:val="19"/>
                          <w:szCs w:val="19"/>
                          <w:highlight w:val="white"/>
                          <w:lang w:val="en-US"/>
                          <w:rPrChange w:id="2061" w:author="ghislain.aine" w:date="2015-11-04T16:47:00Z">
                            <w:rPr>
                              <w:rFonts w:ascii="Consolas" w:hAnsi="Consolas" w:cs="Consolas"/>
                              <w:color w:val="0000FF"/>
                              <w:sz w:val="19"/>
                              <w:szCs w:val="19"/>
                              <w:highlight w:val="white"/>
                            </w:rPr>
                          </w:rPrChange>
                        </w:rPr>
                        <w:t>public</w:t>
                      </w:r>
                      <w:r w:rsidRPr="004D7EE5">
                        <w:rPr>
                          <w:rFonts w:ascii="Consolas" w:hAnsi="Consolas" w:cs="Consolas"/>
                          <w:color w:val="000000"/>
                          <w:sz w:val="19"/>
                          <w:szCs w:val="19"/>
                          <w:highlight w:val="white"/>
                          <w:lang w:val="en-US"/>
                          <w:rPrChange w:id="2062"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2063" w:author="ghislain.aine" w:date="2015-11-04T16:47:00Z"/>
                        <w:rFonts w:ascii="Consolas" w:hAnsi="Consolas" w:cs="Consolas"/>
                        <w:color w:val="000000"/>
                        <w:sz w:val="19"/>
                        <w:szCs w:val="19"/>
                        <w:highlight w:val="white"/>
                        <w:lang w:val="en-US"/>
                        <w:rPrChange w:id="2064" w:author="ghislain.aine" w:date="2015-11-04T16:47:00Z">
                          <w:rPr>
                            <w:ins w:id="2065" w:author="ghislain.aine" w:date="2015-11-04T16:47:00Z"/>
                            <w:rFonts w:ascii="Consolas" w:hAnsi="Consolas" w:cs="Consolas"/>
                            <w:color w:val="000000"/>
                            <w:sz w:val="19"/>
                            <w:szCs w:val="19"/>
                            <w:highlight w:val="white"/>
                          </w:rPr>
                        </w:rPrChange>
                      </w:rPr>
                    </w:pPr>
                    <w:ins w:id="2066" w:author="ghislain.aine" w:date="2015-11-04T16:47:00Z">
                      <w:r w:rsidRPr="004D7EE5">
                        <w:rPr>
                          <w:rFonts w:ascii="Consolas" w:hAnsi="Consolas" w:cs="Consolas"/>
                          <w:color w:val="000000"/>
                          <w:sz w:val="19"/>
                          <w:szCs w:val="19"/>
                          <w:highlight w:val="white"/>
                          <w:lang w:val="en-US"/>
                          <w:rPrChange w:id="2067" w:author="ghislain.aine" w:date="2015-11-04T16:47:00Z">
                            <w:rPr>
                              <w:rFonts w:ascii="Consolas" w:hAnsi="Consolas" w:cs="Consolas"/>
                              <w:color w:val="000000"/>
                              <w:sz w:val="19"/>
                              <w:szCs w:val="19"/>
                              <w:highlight w:val="white"/>
                            </w:rPr>
                          </w:rPrChange>
                        </w:rPr>
                        <w:tab/>
                      </w:r>
                      <w:r w:rsidRPr="004D7EE5">
                        <w:rPr>
                          <w:rFonts w:ascii="Consolas" w:hAnsi="Consolas" w:cs="Consolas"/>
                          <w:color w:val="008000"/>
                          <w:sz w:val="19"/>
                          <w:szCs w:val="19"/>
                          <w:highlight w:val="white"/>
                          <w:lang w:val="en-US"/>
                          <w:rPrChange w:id="2068" w:author="ghislain.aine" w:date="2015-11-04T16:47:00Z">
                            <w:rPr>
                              <w:rFonts w:ascii="Consolas" w:hAnsi="Consolas" w:cs="Consolas"/>
                              <w:color w:val="008000"/>
                              <w:sz w:val="19"/>
                              <w:szCs w:val="19"/>
                              <w:highlight w:val="white"/>
                            </w:rPr>
                          </w:rPrChange>
                        </w:rPr>
                        <w:t xml:space="preserve">/** @brief </w:t>
                      </w:r>
                      <w:proofErr w:type="spellStart"/>
                      <w:r w:rsidRPr="004D7EE5">
                        <w:rPr>
                          <w:rFonts w:ascii="Consolas" w:hAnsi="Consolas" w:cs="Consolas"/>
                          <w:color w:val="008000"/>
                          <w:sz w:val="19"/>
                          <w:szCs w:val="19"/>
                          <w:highlight w:val="white"/>
                          <w:lang w:val="en-US"/>
                          <w:rPrChange w:id="2069" w:author="ghislain.aine" w:date="2015-11-04T16:47:00Z">
                            <w:rPr>
                              <w:rFonts w:ascii="Consolas" w:hAnsi="Consolas" w:cs="Consolas"/>
                              <w:color w:val="008000"/>
                              <w:sz w:val="19"/>
                              <w:szCs w:val="19"/>
                              <w:highlight w:val="white"/>
                            </w:rPr>
                          </w:rPrChange>
                        </w:rPr>
                        <w:t>Constructeur</w:t>
                      </w:r>
                      <w:proofErr w:type="spellEnd"/>
                      <w:r w:rsidRPr="004D7EE5">
                        <w:rPr>
                          <w:rFonts w:ascii="Consolas" w:hAnsi="Consolas" w:cs="Consolas"/>
                          <w:color w:val="008000"/>
                          <w:sz w:val="19"/>
                          <w:szCs w:val="19"/>
                          <w:highlight w:val="white"/>
                          <w:lang w:val="en-US"/>
                          <w:rPrChange w:id="2070" w:author="ghislain.aine" w:date="2015-11-04T16:47:00Z">
                            <w:rPr>
                              <w:rFonts w:ascii="Consolas" w:hAnsi="Consolas" w:cs="Consolas"/>
                              <w:color w:val="008000"/>
                              <w:sz w:val="19"/>
                              <w:szCs w:val="19"/>
                              <w:highlight w:val="white"/>
                            </w:rPr>
                          </w:rPrChange>
                        </w:rPr>
                        <w:t xml:space="preserve"> */</w:t>
                      </w:r>
                    </w:ins>
                  </w:p>
                  <w:p w:rsidR="00AC30F5" w:rsidRPr="00E759DB" w:rsidRDefault="00AC30F5" w:rsidP="00E759DB">
                    <w:pPr>
                      <w:autoSpaceDE w:val="0"/>
                      <w:autoSpaceDN w:val="0"/>
                      <w:adjustRightInd w:val="0"/>
                      <w:jc w:val="left"/>
                      <w:rPr>
                        <w:ins w:id="2071" w:author="ghislain.aine" w:date="2015-11-04T16:47:00Z"/>
                        <w:rFonts w:ascii="Consolas" w:hAnsi="Consolas" w:cs="Consolas"/>
                        <w:color w:val="000000"/>
                        <w:sz w:val="19"/>
                        <w:szCs w:val="19"/>
                        <w:highlight w:val="white"/>
                        <w:lang w:val="en-US"/>
                        <w:rPrChange w:id="2072" w:author="ghislain.aine" w:date="2015-11-04T16:47:00Z">
                          <w:rPr>
                            <w:ins w:id="2073" w:author="ghislain.aine" w:date="2015-11-04T16:47:00Z"/>
                            <w:rFonts w:ascii="Consolas" w:hAnsi="Consolas" w:cs="Consolas"/>
                            <w:color w:val="000000"/>
                            <w:sz w:val="19"/>
                            <w:szCs w:val="19"/>
                            <w:highlight w:val="white"/>
                          </w:rPr>
                        </w:rPrChange>
                      </w:rPr>
                    </w:pPr>
                    <w:ins w:id="2074" w:author="ghislain.aine" w:date="2015-11-04T16:47:00Z">
                      <w:r w:rsidRPr="004D7EE5">
                        <w:rPr>
                          <w:rFonts w:ascii="Consolas" w:hAnsi="Consolas" w:cs="Consolas"/>
                          <w:color w:val="000000"/>
                          <w:sz w:val="19"/>
                          <w:szCs w:val="19"/>
                          <w:highlight w:val="white"/>
                          <w:lang w:val="en-US"/>
                          <w:rPrChange w:id="2075" w:author="ghislain.aine" w:date="2015-11-04T16:47: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2076" w:author="ghislain.aine" w:date="2015-11-04T16:47:00Z">
                            <w:rPr>
                              <w:rFonts w:ascii="Consolas" w:hAnsi="Consolas" w:cs="Consolas"/>
                              <w:color w:val="216F85"/>
                              <w:sz w:val="19"/>
                              <w:szCs w:val="19"/>
                              <w:highlight w:val="white"/>
                            </w:rPr>
                          </w:rPrChange>
                        </w:rPr>
                        <w:t>DemoPluginFactory_Class</w:t>
                      </w:r>
                      <w:proofErr w:type="spellEnd"/>
                      <w:r w:rsidRPr="004D7EE5">
                        <w:rPr>
                          <w:rFonts w:ascii="Consolas" w:hAnsi="Consolas" w:cs="Consolas"/>
                          <w:color w:val="000000"/>
                          <w:sz w:val="19"/>
                          <w:szCs w:val="19"/>
                          <w:highlight w:val="white"/>
                          <w:lang w:val="en-US"/>
                          <w:rPrChange w:id="2077"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2078" w:author="ghislain.aine" w:date="2015-11-04T16:47:00Z"/>
                        <w:rFonts w:ascii="Consolas" w:hAnsi="Consolas" w:cs="Consolas"/>
                        <w:color w:val="000000"/>
                        <w:sz w:val="19"/>
                        <w:szCs w:val="19"/>
                        <w:highlight w:val="white"/>
                        <w:lang w:val="en-US"/>
                        <w:rPrChange w:id="2079" w:author="ghislain.aine" w:date="2015-11-04T16:47:00Z">
                          <w:rPr>
                            <w:ins w:id="2080" w:author="ghislain.aine" w:date="2015-11-04T16:47:00Z"/>
                            <w:rFonts w:ascii="Consolas" w:hAnsi="Consolas" w:cs="Consolas"/>
                            <w:color w:val="000000"/>
                            <w:sz w:val="19"/>
                            <w:szCs w:val="19"/>
                            <w:highlight w:val="white"/>
                          </w:rPr>
                        </w:rPrChange>
                      </w:rPr>
                    </w:pPr>
                    <w:ins w:id="2081" w:author="ghislain.aine" w:date="2015-11-04T16:47:00Z">
                      <w:r w:rsidRPr="004D7EE5">
                        <w:rPr>
                          <w:rFonts w:ascii="Consolas" w:hAnsi="Consolas" w:cs="Consolas"/>
                          <w:color w:val="000000"/>
                          <w:sz w:val="19"/>
                          <w:szCs w:val="19"/>
                          <w:highlight w:val="white"/>
                          <w:lang w:val="en-US"/>
                          <w:rPrChange w:id="2082" w:author="ghislain.aine" w:date="2015-11-04T16:47:00Z">
                            <w:rPr>
                              <w:rFonts w:ascii="Consolas" w:hAnsi="Consolas" w:cs="Consolas"/>
                              <w:color w:val="000000"/>
                              <w:sz w:val="19"/>
                              <w:szCs w:val="19"/>
                              <w:highlight w:val="white"/>
                            </w:rPr>
                          </w:rPrChange>
                        </w:rPr>
                        <w:tab/>
                      </w:r>
                      <w:r w:rsidRPr="004D7EE5">
                        <w:rPr>
                          <w:rFonts w:ascii="Consolas" w:hAnsi="Consolas" w:cs="Consolas"/>
                          <w:color w:val="008000"/>
                          <w:sz w:val="19"/>
                          <w:szCs w:val="19"/>
                          <w:highlight w:val="white"/>
                          <w:lang w:val="en-US"/>
                          <w:rPrChange w:id="2083" w:author="ghislain.aine" w:date="2015-11-04T16:47:00Z">
                            <w:rPr>
                              <w:rFonts w:ascii="Consolas" w:hAnsi="Consolas" w:cs="Consolas"/>
                              <w:color w:val="008000"/>
                              <w:sz w:val="19"/>
                              <w:szCs w:val="19"/>
                              <w:highlight w:val="white"/>
                            </w:rPr>
                          </w:rPrChange>
                        </w:rPr>
                        <w:t xml:space="preserve">/** @brief </w:t>
                      </w:r>
                      <w:proofErr w:type="spellStart"/>
                      <w:r w:rsidRPr="004D7EE5">
                        <w:rPr>
                          <w:rFonts w:ascii="Consolas" w:hAnsi="Consolas" w:cs="Consolas"/>
                          <w:color w:val="008000"/>
                          <w:sz w:val="19"/>
                          <w:szCs w:val="19"/>
                          <w:highlight w:val="white"/>
                          <w:lang w:val="en-US"/>
                          <w:rPrChange w:id="2084" w:author="ghislain.aine" w:date="2015-11-04T16:47:00Z">
                            <w:rPr>
                              <w:rFonts w:ascii="Consolas" w:hAnsi="Consolas" w:cs="Consolas"/>
                              <w:color w:val="008000"/>
                              <w:sz w:val="19"/>
                              <w:szCs w:val="19"/>
                              <w:highlight w:val="white"/>
                            </w:rPr>
                          </w:rPrChange>
                        </w:rPr>
                        <w:t>Destructeur</w:t>
                      </w:r>
                      <w:proofErr w:type="spellEnd"/>
                      <w:r w:rsidRPr="004D7EE5">
                        <w:rPr>
                          <w:rFonts w:ascii="Consolas" w:hAnsi="Consolas" w:cs="Consolas"/>
                          <w:color w:val="008000"/>
                          <w:sz w:val="19"/>
                          <w:szCs w:val="19"/>
                          <w:highlight w:val="white"/>
                          <w:lang w:val="en-US"/>
                          <w:rPrChange w:id="2085" w:author="ghislain.aine" w:date="2015-11-04T16:47:00Z">
                            <w:rPr>
                              <w:rFonts w:ascii="Consolas" w:hAnsi="Consolas" w:cs="Consolas"/>
                              <w:color w:val="008000"/>
                              <w:sz w:val="19"/>
                              <w:szCs w:val="19"/>
                              <w:highlight w:val="white"/>
                            </w:rPr>
                          </w:rPrChange>
                        </w:rPr>
                        <w:t xml:space="preserve"> */</w:t>
                      </w:r>
                    </w:ins>
                  </w:p>
                  <w:p w:rsidR="00AC30F5" w:rsidRPr="00E759DB" w:rsidRDefault="00AC30F5" w:rsidP="00E759DB">
                    <w:pPr>
                      <w:autoSpaceDE w:val="0"/>
                      <w:autoSpaceDN w:val="0"/>
                      <w:adjustRightInd w:val="0"/>
                      <w:jc w:val="left"/>
                      <w:rPr>
                        <w:ins w:id="2086" w:author="ghislain.aine" w:date="2015-11-04T16:47:00Z"/>
                        <w:rFonts w:ascii="Consolas" w:hAnsi="Consolas" w:cs="Consolas"/>
                        <w:color w:val="000000"/>
                        <w:sz w:val="19"/>
                        <w:szCs w:val="19"/>
                        <w:highlight w:val="white"/>
                        <w:lang w:val="en-US"/>
                        <w:rPrChange w:id="2087" w:author="ghislain.aine" w:date="2015-11-04T16:47:00Z">
                          <w:rPr>
                            <w:ins w:id="2088" w:author="ghislain.aine" w:date="2015-11-04T16:47:00Z"/>
                            <w:rFonts w:ascii="Consolas" w:hAnsi="Consolas" w:cs="Consolas"/>
                            <w:color w:val="000000"/>
                            <w:sz w:val="19"/>
                            <w:szCs w:val="19"/>
                            <w:highlight w:val="white"/>
                          </w:rPr>
                        </w:rPrChange>
                      </w:rPr>
                    </w:pPr>
                    <w:ins w:id="2089" w:author="ghislain.aine" w:date="2015-11-04T16:47:00Z">
                      <w:r w:rsidRPr="004D7EE5">
                        <w:rPr>
                          <w:rFonts w:ascii="Consolas" w:hAnsi="Consolas" w:cs="Consolas"/>
                          <w:color w:val="000000"/>
                          <w:sz w:val="19"/>
                          <w:szCs w:val="19"/>
                          <w:highlight w:val="white"/>
                          <w:lang w:val="en-US"/>
                          <w:rPrChange w:id="2090" w:author="ghislain.aine" w:date="2015-11-04T16:47: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2091" w:author="ghislain.aine" w:date="2015-11-04T16:47:00Z">
                            <w:rPr>
                              <w:rFonts w:ascii="Consolas" w:hAnsi="Consolas" w:cs="Consolas"/>
                              <w:color w:val="0000FF"/>
                              <w:sz w:val="19"/>
                              <w:szCs w:val="19"/>
                              <w:highlight w:val="white"/>
                            </w:rPr>
                          </w:rPrChange>
                        </w:rPr>
                        <w:t>virtual</w:t>
                      </w:r>
                      <w:r w:rsidRPr="004D7EE5">
                        <w:rPr>
                          <w:rFonts w:ascii="Consolas" w:hAnsi="Consolas" w:cs="Consolas"/>
                          <w:color w:val="000000"/>
                          <w:sz w:val="19"/>
                          <w:szCs w:val="19"/>
                          <w:highlight w:val="white"/>
                          <w:lang w:val="en-US"/>
                          <w:rPrChange w:id="2092" w:author="ghislain.aine" w:date="2015-11-04T16:47: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2093" w:author="ghislain.aine" w:date="2015-11-04T16:47:00Z">
                            <w:rPr>
                              <w:rFonts w:ascii="Consolas" w:hAnsi="Consolas" w:cs="Consolas"/>
                              <w:color w:val="216F85"/>
                              <w:sz w:val="19"/>
                              <w:szCs w:val="19"/>
                              <w:highlight w:val="white"/>
                            </w:rPr>
                          </w:rPrChange>
                        </w:rPr>
                        <w:t>DemoPluginFactory_Class</w:t>
                      </w:r>
                      <w:proofErr w:type="spellEnd"/>
                      <w:r w:rsidRPr="004D7EE5">
                        <w:rPr>
                          <w:rFonts w:ascii="Consolas" w:hAnsi="Consolas" w:cs="Consolas"/>
                          <w:color w:val="000000"/>
                          <w:sz w:val="19"/>
                          <w:szCs w:val="19"/>
                          <w:highlight w:val="white"/>
                          <w:lang w:val="en-US"/>
                          <w:rPrChange w:id="2094" w:author="ghislain.aine" w:date="2015-11-04T16:47:00Z">
                            <w:rPr>
                              <w:rFonts w:ascii="Consolas" w:hAnsi="Consolas" w:cs="Consolas"/>
                              <w:color w:val="000000"/>
                              <w:sz w:val="19"/>
                              <w:szCs w:val="19"/>
                              <w:highlight w:val="white"/>
                            </w:rPr>
                          </w:rPrChange>
                        </w:rPr>
                        <w:t>();</w:t>
                      </w:r>
                    </w:ins>
                  </w:p>
                  <w:p w:rsidR="00AC30F5" w:rsidRPr="00E759DB" w:rsidRDefault="00AC30F5" w:rsidP="00E759DB">
                    <w:pPr>
                      <w:autoSpaceDE w:val="0"/>
                      <w:autoSpaceDN w:val="0"/>
                      <w:adjustRightInd w:val="0"/>
                      <w:jc w:val="left"/>
                      <w:rPr>
                        <w:ins w:id="2095" w:author="ghislain.aine" w:date="2015-11-04T16:47:00Z"/>
                        <w:rFonts w:ascii="Consolas" w:hAnsi="Consolas" w:cs="Consolas"/>
                        <w:color w:val="000000"/>
                        <w:sz w:val="19"/>
                        <w:szCs w:val="19"/>
                        <w:highlight w:val="white"/>
                        <w:lang w:val="en-US"/>
                        <w:rPrChange w:id="2096" w:author="ghislain.aine" w:date="2015-11-04T16:47:00Z">
                          <w:rPr>
                            <w:ins w:id="2097" w:author="ghislain.aine" w:date="2015-11-04T16:47:00Z"/>
                            <w:rFonts w:ascii="Consolas" w:hAnsi="Consolas" w:cs="Consolas"/>
                            <w:color w:val="000000"/>
                            <w:sz w:val="19"/>
                            <w:szCs w:val="19"/>
                            <w:highlight w:val="white"/>
                          </w:rPr>
                        </w:rPrChange>
                      </w:rPr>
                    </w:pPr>
                    <w:ins w:id="2098" w:author="ghislain.aine" w:date="2015-11-04T16:47:00Z">
                      <w:r w:rsidRPr="004D7EE5">
                        <w:rPr>
                          <w:rFonts w:ascii="Consolas" w:hAnsi="Consolas" w:cs="Consolas"/>
                          <w:color w:val="000000"/>
                          <w:sz w:val="19"/>
                          <w:szCs w:val="19"/>
                          <w:highlight w:val="white"/>
                          <w:lang w:val="en-US"/>
                          <w:rPrChange w:id="2099" w:author="ghislain.aine" w:date="2015-11-04T16:47:00Z">
                            <w:rPr>
                              <w:rFonts w:ascii="Consolas" w:hAnsi="Consolas" w:cs="Consolas"/>
                              <w:color w:val="000000"/>
                              <w:sz w:val="19"/>
                              <w:szCs w:val="19"/>
                              <w:highlight w:val="white"/>
                            </w:rPr>
                          </w:rPrChange>
                        </w:rPr>
                        <w:tab/>
                      </w:r>
                      <w:r w:rsidRPr="004D7EE5">
                        <w:rPr>
                          <w:rFonts w:ascii="Consolas" w:hAnsi="Consolas" w:cs="Consolas"/>
                          <w:color w:val="008000"/>
                          <w:sz w:val="19"/>
                          <w:szCs w:val="19"/>
                          <w:highlight w:val="white"/>
                          <w:lang w:val="en-US"/>
                          <w:rPrChange w:id="2100" w:author="ghislain.aine" w:date="2015-11-04T16:47:00Z">
                            <w:rPr>
                              <w:rFonts w:ascii="Consolas" w:hAnsi="Consolas" w:cs="Consolas"/>
                              <w:color w:val="008000"/>
                              <w:sz w:val="19"/>
                              <w:szCs w:val="19"/>
                              <w:highlight w:val="white"/>
                            </w:rPr>
                          </w:rPrChange>
                        </w:rPr>
                        <w:t xml:space="preserve">/** @brief </w:t>
                      </w:r>
                      <w:proofErr w:type="spellStart"/>
                      <w:r w:rsidRPr="004D7EE5">
                        <w:rPr>
                          <w:rFonts w:ascii="Consolas" w:hAnsi="Consolas" w:cs="Consolas"/>
                          <w:color w:val="008000"/>
                          <w:sz w:val="19"/>
                          <w:szCs w:val="19"/>
                          <w:highlight w:val="white"/>
                          <w:lang w:val="en-US"/>
                          <w:rPrChange w:id="2101" w:author="ghislain.aine" w:date="2015-11-04T16:47:00Z">
                            <w:rPr>
                              <w:rFonts w:ascii="Consolas" w:hAnsi="Consolas" w:cs="Consolas"/>
                              <w:color w:val="008000"/>
                              <w:sz w:val="19"/>
                              <w:szCs w:val="19"/>
                              <w:highlight w:val="white"/>
                            </w:rPr>
                          </w:rPrChange>
                        </w:rPr>
                        <w:t>Initialisation</w:t>
                      </w:r>
                      <w:proofErr w:type="spellEnd"/>
                      <w:r w:rsidRPr="004D7EE5">
                        <w:rPr>
                          <w:rFonts w:ascii="Consolas" w:hAnsi="Consolas" w:cs="Consolas"/>
                          <w:color w:val="008000"/>
                          <w:sz w:val="19"/>
                          <w:szCs w:val="19"/>
                          <w:highlight w:val="white"/>
                          <w:lang w:val="en-US"/>
                          <w:rPrChange w:id="2102" w:author="ghislain.aine" w:date="2015-11-04T16:47:00Z">
                            <w:rPr>
                              <w:rFonts w:ascii="Consolas" w:hAnsi="Consolas" w:cs="Consolas"/>
                              <w:color w:val="008000"/>
                              <w:sz w:val="19"/>
                              <w:szCs w:val="19"/>
                              <w:highlight w:val="white"/>
                            </w:rPr>
                          </w:rPrChange>
                        </w:rPr>
                        <w:t xml:space="preserve"> */</w:t>
                      </w:r>
                    </w:ins>
                  </w:p>
                  <w:p w:rsidR="00AC30F5" w:rsidRPr="00E759DB" w:rsidRDefault="00AC30F5" w:rsidP="00E759DB">
                    <w:pPr>
                      <w:autoSpaceDE w:val="0"/>
                      <w:autoSpaceDN w:val="0"/>
                      <w:adjustRightInd w:val="0"/>
                      <w:jc w:val="left"/>
                      <w:rPr>
                        <w:ins w:id="2103" w:author="ghislain.aine" w:date="2015-11-04T16:47:00Z"/>
                        <w:rFonts w:ascii="Consolas" w:hAnsi="Consolas" w:cs="Consolas"/>
                        <w:color w:val="000000"/>
                        <w:sz w:val="19"/>
                        <w:szCs w:val="19"/>
                        <w:highlight w:val="white"/>
                        <w:lang w:val="en-US"/>
                        <w:rPrChange w:id="2104" w:author="ghislain.aine" w:date="2015-11-04T16:47:00Z">
                          <w:rPr>
                            <w:ins w:id="2105" w:author="ghislain.aine" w:date="2015-11-04T16:47:00Z"/>
                            <w:rFonts w:ascii="Consolas" w:hAnsi="Consolas" w:cs="Consolas"/>
                            <w:color w:val="000000"/>
                            <w:sz w:val="19"/>
                            <w:szCs w:val="19"/>
                            <w:highlight w:val="white"/>
                          </w:rPr>
                        </w:rPrChange>
                      </w:rPr>
                    </w:pPr>
                    <w:ins w:id="2106" w:author="ghislain.aine" w:date="2015-11-04T16:47:00Z">
                      <w:r w:rsidRPr="004D7EE5">
                        <w:rPr>
                          <w:rFonts w:ascii="Consolas" w:hAnsi="Consolas" w:cs="Consolas"/>
                          <w:color w:val="000000"/>
                          <w:sz w:val="19"/>
                          <w:szCs w:val="19"/>
                          <w:highlight w:val="white"/>
                          <w:lang w:val="en-US"/>
                          <w:rPrChange w:id="2107" w:author="ghislain.aine" w:date="2015-11-04T16:47: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2108" w:author="ghislain.aine" w:date="2015-11-04T16:47:00Z">
                            <w:rPr>
                              <w:rFonts w:ascii="Consolas" w:hAnsi="Consolas" w:cs="Consolas"/>
                              <w:color w:val="0000FF"/>
                              <w:sz w:val="19"/>
                              <w:szCs w:val="19"/>
                              <w:highlight w:val="white"/>
                            </w:rPr>
                          </w:rPrChange>
                        </w:rPr>
                        <w:t>void</w:t>
                      </w:r>
                      <w:r w:rsidRPr="004D7EE5">
                        <w:rPr>
                          <w:rFonts w:ascii="Consolas" w:hAnsi="Consolas" w:cs="Consolas"/>
                          <w:color w:val="000000"/>
                          <w:sz w:val="19"/>
                          <w:szCs w:val="19"/>
                          <w:highlight w:val="white"/>
                          <w:lang w:val="en-US"/>
                          <w:rPrChange w:id="2109"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880000"/>
                          <w:sz w:val="19"/>
                          <w:szCs w:val="19"/>
                          <w:highlight w:val="white"/>
                          <w:lang w:val="en-US"/>
                          <w:rPrChange w:id="2110" w:author="ghislain.aine" w:date="2015-11-04T16:47:00Z">
                            <w:rPr>
                              <w:rFonts w:ascii="Consolas" w:hAnsi="Consolas" w:cs="Consolas"/>
                              <w:color w:val="880000"/>
                              <w:sz w:val="19"/>
                              <w:szCs w:val="19"/>
                              <w:highlight w:val="white"/>
                            </w:rPr>
                          </w:rPrChange>
                        </w:rPr>
                        <w:t>Initialize</w:t>
                      </w:r>
                      <w:r w:rsidRPr="004D7EE5">
                        <w:rPr>
                          <w:rFonts w:ascii="Consolas" w:hAnsi="Consolas" w:cs="Consolas"/>
                          <w:color w:val="000000"/>
                          <w:sz w:val="19"/>
                          <w:szCs w:val="19"/>
                          <w:highlight w:val="white"/>
                          <w:lang w:val="en-US"/>
                          <w:rPrChange w:id="2111" w:author="ghislain.aine" w:date="2015-11-04T16:47: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2112" w:author="ghislain.aine" w:date="2015-11-04T16:47:00Z">
                            <w:rPr>
                              <w:rFonts w:ascii="Consolas" w:hAnsi="Consolas" w:cs="Consolas"/>
                              <w:color w:val="0000FF"/>
                              <w:sz w:val="19"/>
                              <w:szCs w:val="19"/>
                              <w:highlight w:val="white"/>
                            </w:rPr>
                          </w:rPrChange>
                        </w:rPr>
                        <w:t>override</w:t>
                      </w:r>
                      <w:r w:rsidRPr="004D7EE5">
                        <w:rPr>
                          <w:rFonts w:ascii="Consolas" w:hAnsi="Consolas" w:cs="Consolas"/>
                          <w:color w:val="000000"/>
                          <w:sz w:val="19"/>
                          <w:szCs w:val="19"/>
                          <w:highlight w:val="white"/>
                          <w:lang w:val="en-US"/>
                          <w:rPrChange w:id="2113" w:author="ghislain.aine" w:date="2015-11-04T16:47:00Z">
                            <w:rPr>
                              <w:rFonts w:ascii="Consolas" w:hAnsi="Consolas" w:cs="Consolas"/>
                              <w:color w:val="000000"/>
                              <w:sz w:val="19"/>
                              <w:szCs w:val="19"/>
                              <w:highlight w:val="white"/>
                            </w:rPr>
                          </w:rPrChange>
                        </w:rPr>
                        <w:t>;</w:t>
                      </w:r>
                    </w:ins>
                  </w:p>
                  <w:p w:rsidR="00AC30F5" w:rsidRDefault="00AC30F5" w:rsidP="00E759DB">
                    <w:pPr>
                      <w:autoSpaceDE w:val="0"/>
                      <w:autoSpaceDN w:val="0"/>
                      <w:adjustRightInd w:val="0"/>
                      <w:jc w:val="left"/>
                      <w:rPr>
                        <w:ins w:id="2114" w:author="ghislain.aine" w:date="2015-11-04T16:47:00Z"/>
                        <w:rFonts w:ascii="Consolas" w:hAnsi="Consolas" w:cs="Consolas"/>
                        <w:color w:val="000000"/>
                        <w:sz w:val="19"/>
                        <w:szCs w:val="19"/>
                        <w:highlight w:val="white"/>
                      </w:rPr>
                    </w:pPr>
                    <w:ins w:id="2115" w:author="ghislain.aine" w:date="2015-11-04T16:47:00Z">
                      <w:r w:rsidRPr="004D7EE5">
                        <w:rPr>
                          <w:rFonts w:ascii="Consolas" w:hAnsi="Consolas" w:cs="Consolas"/>
                          <w:color w:val="000000"/>
                          <w:sz w:val="19"/>
                          <w:szCs w:val="19"/>
                          <w:highlight w:val="white"/>
                          <w:lang w:val="en-US"/>
                          <w:rPrChange w:id="2116" w:author="ghislain.aine" w:date="2015-11-04T16:47:00Z">
                            <w:rPr>
                              <w:rFonts w:ascii="Consolas" w:hAnsi="Consolas" w:cs="Consolas"/>
                              <w:color w:val="000000"/>
                              <w:sz w:val="19"/>
                              <w:szCs w:val="19"/>
                              <w:highlight w:val="white"/>
                            </w:rPr>
                          </w:rPrChang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Libération */</w:t>
                      </w:r>
                    </w:ins>
                  </w:p>
                  <w:p w:rsidR="00AC30F5" w:rsidRDefault="00AC30F5" w:rsidP="00E759DB">
                    <w:pPr>
                      <w:autoSpaceDE w:val="0"/>
                      <w:autoSpaceDN w:val="0"/>
                      <w:adjustRightInd w:val="0"/>
                      <w:jc w:val="left"/>
                      <w:rPr>
                        <w:ins w:id="2117" w:author="ghislain.aine" w:date="2015-11-04T16:47:00Z"/>
                        <w:rFonts w:ascii="Consolas" w:hAnsi="Consolas" w:cs="Consolas"/>
                        <w:color w:val="000000"/>
                        <w:sz w:val="19"/>
                        <w:szCs w:val="19"/>
                        <w:highlight w:val="white"/>
                      </w:rPr>
                    </w:pPr>
                    <w:ins w:id="2118" w:author="ghislain.aine" w:date="2015-11-04T16:47:00Z">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void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Liberate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override</w:t>
                      </w:r>
                      <w:proofErr w:type="spellEnd"/>
                      <w:r>
                        <w:rPr>
                          <w:rFonts w:ascii="Consolas" w:hAnsi="Consolas" w:cs="Consolas"/>
                          <w:color w:val="000000"/>
                          <w:sz w:val="19"/>
                          <w:szCs w:val="19"/>
                          <w:highlight w:val="white"/>
                        </w:rPr>
                        <w:t>;</w:t>
                      </w:r>
                    </w:ins>
                  </w:p>
                  <w:p w:rsidR="00AC30F5" w:rsidRDefault="00AC30F5" w:rsidP="00E759DB">
                    <w:pPr>
                      <w:autoSpaceDE w:val="0"/>
                      <w:autoSpaceDN w:val="0"/>
                      <w:adjustRightInd w:val="0"/>
                      <w:jc w:val="left"/>
                      <w:rPr>
                        <w:ins w:id="2119" w:author="ghislain.aine" w:date="2015-11-04T16:47:00Z"/>
                        <w:rFonts w:ascii="Consolas" w:hAnsi="Consolas" w:cs="Consolas"/>
                        <w:color w:val="000000"/>
                        <w:sz w:val="19"/>
                        <w:szCs w:val="19"/>
                        <w:highlight w:val="white"/>
                      </w:rPr>
                    </w:pPr>
                    <w:ins w:id="2120" w:author="ghislain.aine" w:date="2015-11-04T16:47:00Z">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Accès à la version du plugin */</w:t>
                      </w:r>
                    </w:ins>
                  </w:p>
                  <w:p w:rsidR="00AC30F5" w:rsidRDefault="00AC30F5" w:rsidP="00E759DB">
                    <w:pPr>
                      <w:autoSpaceDE w:val="0"/>
                      <w:autoSpaceDN w:val="0"/>
                      <w:adjustRightInd w:val="0"/>
                      <w:jc w:val="left"/>
                      <w:rPr>
                        <w:ins w:id="2121" w:author="ghislain.aine" w:date="2015-11-04T16:47:00Z"/>
                        <w:rFonts w:ascii="Consolas" w:hAnsi="Consolas" w:cs="Consolas"/>
                        <w:color w:val="000000"/>
                        <w:sz w:val="19"/>
                        <w:szCs w:val="19"/>
                        <w:highlight w:val="white"/>
                      </w:rPr>
                    </w:pPr>
                    <w:ins w:id="2122" w:author="ghislain.aine" w:date="2015-11-04T16:47:00Z">
                      <w:r>
                        <w:rPr>
                          <w:rFonts w:ascii="Consolas" w:hAnsi="Consolas" w:cs="Consolas"/>
                          <w:color w:val="000000"/>
                          <w:sz w:val="19"/>
                          <w:szCs w:val="19"/>
                          <w:highlight w:val="white"/>
                        </w:rPr>
                        <w:tab/>
                      </w:r>
                      <w:proofErr w:type="spellStart"/>
                      <w:r>
                        <w:rPr>
                          <w:rFonts w:ascii="Consolas" w:hAnsi="Consolas" w:cs="Consolas"/>
                          <w:color w:val="216F85"/>
                          <w:sz w:val="19"/>
                          <w:szCs w:val="19"/>
                          <w:highlight w:val="white"/>
                        </w:rPr>
                        <w:t>QString</w:t>
                      </w:r>
                      <w:proofErr w:type="spellEnd"/>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GetPluginVersion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override</w:t>
                      </w:r>
                      <w:proofErr w:type="spellEnd"/>
                      <w:r>
                        <w:rPr>
                          <w:rFonts w:ascii="Consolas" w:hAnsi="Consolas" w:cs="Consolas"/>
                          <w:color w:val="000000"/>
                          <w:sz w:val="19"/>
                          <w:szCs w:val="19"/>
                          <w:highlight w:val="white"/>
                        </w:rPr>
                        <w:t>;</w:t>
                      </w:r>
                    </w:ins>
                  </w:p>
                  <w:p w:rsidR="00AC30F5" w:rsidRDefault="00AC30F5" w:rsidP="00E759DB">
                    <w:pPr>
                      <w:autoSpaceDE w:val="0"/>
                      <w:autoSpaceDN w:val="0"/>
                      <w:adjustRightInd w:val="0"/>
                      <w:jc w:val="left"/>
                      <w:rPr>
                        <w:ins w:id="2123" w:author="ghislain.aine" w:date="2015-11-04T16:47:00Z"/>
                        <w:rFonts w:ascii="Consolas" w:hAnsi="Consolas" w:cs="Consolas"/>
                        <w:color w:val="000000"/>
                        <w:sz w:val="19"/>
                        <w:szCs w:val="19"/>
                        <w:highlight w:val="white"/>
                      </w:rPr>
                    </w:pPr>
                    <w:ins w:id="2124" w:author="ghislain.aine" w:date="2015-11-04T16:47:00Z">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Accès à la date de compilation du plugin depuis le 1er janvier 1970 */</w:t>
                      </w:r>
                    </w:ins>
                  </w:p>
                  <w:p w:rsidR="00AC30F5" w:rsidRDefault="00AC30F5">
                    <w:ins w:id="2125" w:author="ghislain.aine" w:date="2015-11-04T16:47:00Z">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GetPluginCompilationDate</w:t>
                      </w:r>
                      <w:proofErr w:type="spellEnd"/>
                      <w:r>
                        <w:rPr>
                          <w:rFonts w:ascii="Consolas" w:hAnsi="Consolas" w:cs="Consolas"/>
                          <w:color w:val="000000"/>
                          <w:sz w:val="19"/>
                          <w:szCs w:val="19"/>
                          <w:highlight w:val="white"/>
                        </w:rPr>
                        <w:t>();</w:t>
                      </w:r>
                    </w:ins>
                  </w:p>
                </w:txbxContent>
              </v:textbox>
              <w10:wrap type="none"/>
              <w10:anchorlock/>
            </v:shape>
          </w:pict>
        </w:r>
      </w:ins>
    </w:p>
    <w:p w:rsidR="00E759DB" w:rsidRDefault="00E759DB">
      <w:pPr>
        <w:spacing w:after="200" w:line="276" w:lineRule="auto"/>
        <w:jc w:val="left"/>
        <w:rPr>
          <w:ins w:id="2126" w:author="ghislain.aine" w:date="2015-11-04T16:47:00Z"/>
          <w:rFonts w:ascii="Courier New" w:eastAsia="Times New Roman" w:hAnsi="Courier New" w:cs="Courier New"/>
          <w:color w:val="8000FF"/>
          <w:sz w:val="16"/>
          <w:szCs w:val="16"/>
          <w:lang w:eastAsia="fr-FR"/>
        </w:rPr>
      </w:pPr>
    </w:p>
    <w:p w:rsidR="00944E6B" w:rsidRPr="00A50A7C" w:rsidDel="0013549D" w:rsidRDefault="00944E6B" w:rsidP="00944E6B">
      <w:pPr>
        <w:shd w:val="clear" w:color="auto" w:fill="FFFFFF"/>
        <w:jc w:val="left"/>
        <w:rPr>
          <w:ins w:id="2127" w:author="jerome draillard" w:date="2015-10-29T11:31:00Z"/>
          <w:del w:id="2128" w:author="ghislain.aine" w:date="2015-10-30T10:23:00Z"/>
          <w:rFonts w:ascii="Courier New" w:eastAsia="Times New Roman" w:hAnsi="Courier New" w:cs="Courier New"/>
          <w:color w:val="000000"/>
          <w:sz w:val="16"/>
          <w:szCs w:val="16"/>
          <w:lang w:eastAsia="fr-FR"/>
        </w:rPr>
      </w:pPr>
      <w:ins w:id="2129" w:author="jerome draillard" w:date="2015-10-29T11:31:00Z">
        <w:del w:id="2130" w:author="ghislain.aine" w:date="2015-10-30T10:23:00Z">
          <w:r w:rsidRPr="00A50A7C" w:rsidDel="0013549D">
            <w:rPr>
              <w:rFonts w:ascii="Courier New" w:eastAsia="Times New Roman" w:hAnsi="Courier New" w:cs="Courier New"/>
              <w:color w:val="8000FF"/>
              <w:sz w:val="16"/>
              <w:szCs w:val="16"/>
              <w:lang w:eastAsia="fr-FR"/>
            </w:rPr>
            <w:delText>protected</w:delText>
          </w:r>
          <w:r w:rsidRPr="00A50A7C" w:rsidDel="0013549D">
            <w:rPr>
              <w:rFonts w:ascii="Courier New" w:eastAsia="Times New Roman" w:hAnsi="Courier New" w:cs="Courier New"/>
              <w:b/>
              <w:bCs/>
              <w:color w:val="000080"/>
              <w:sz w:val="16"/>
              <w:szCs w:val="16"/>
              <w:lang w:eastAsia="fr-FR"/>
            </w:rPr>
            <w:delText>:</w:delText>
          </w:r>
        </w:del>
      </w:ins>
    </w:p>
    <w:p w:rsidR="00944E6B" w:rsidRPr="00A50A7C" w:rsidDel="0013549D" w:rsidRDefault="00944E6B" w:rsidP="00944E6B">
      <w:pPr>
        <w:shd w:val="clear" w:color="auto" w:fill="FFFFFF"/>
        <w:jc w:val="left"/>
        <w:rPr>
          <w:ins w:id="2131" w:author="jerome draillard" w:date="2015-10-29T11:31:00Z"/>
          <w:del w:id="2132" w:author="ghislain.aine" w:date="2015-10-30T10:23:00Z"/>
          <w:rFonts w:ascii="Courier New" w:eastAsia="Times New Roman" w:hAnsi="Courier New" w:cs="Courier New"/>
          <w:color w:val="000000"/>
          <w:sz w:val="16"/>
          <w:szCs w:val="16"/>
          <w:lang w:eastAsia="fr-FR"/>
        </w:rPr>
      </w:pPr>
      <w:ins w:id="2133" w:author="jerome draillard" w:date="2015-10-29T11:31:00Z">
        <w:del w:id="2134"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instanciation d'un composant */</w:delText>
          </w:r>
        </w:del>
      </w:ins>
    </w:p>
    <w:p w:rsidR="00944E6B" w:rsidRPr="00A50A7C" w:rsidDel="0013549D" w:rsidRDefault="00944E6B" w:rsidP="00944E6B">
      <w:pPr>
        <w:shd w:val="clear" w:color="auto" w:fill="FFFFFF"/>
        <w:jc w:val="left"/>
        <w:rPr>
          <w:ins w:id="2135" w:author="jerome draillard" w:date="2015-10-29T11:31:00Z"/>
          <w:del w:id="2136" w:author="ghislain.aine" w:date="2015-10-30T10:23:00Z"/>
          <w:rFonts w:ascii="Courier New" w:eastAsia="Times New Roman" w:hAnsi="Courier New" w:cs="Courier New"/>
          <w:color w:val="000000"/>
          <w:sz w:val="16"/>
          <w:szCs w:val="16"/>
          <w:lang w:val="en-US" w:eastAsia="fr-FR"/>
        </w:rPr>
      </w:pPr>
      <w:ins w:id="2137" w:author="jerome draillard" w:date="2015-10-29T11:31:00Z">
        <w:del w:id="2138"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0000"/>
              <w:sz w:val="16"/>
              <w:szCs w:val="16"/>
              <w:lang w:val="en-US" w:eastAsia="fr-FR"/>
            </w:rPr>
            <w:delText>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SwComponent_Class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CreateInstanceOf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QString name</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4D7EE5" w:rsidP="00944E6B">
      <w:pPr>
        <w:shd w:val="clear" w:color="auto" w:fill="FFFFFF"/>
        <w:jc w:val="left"/>
        <w:rPr>
          <w:ins w:id="2139" w:author="jerome draillard" w:date="2015-10-29T11:31:00Z"/>
          <w:del w:id="2140" w:author="ghislain.aine" w:date="2015-10-30T10:23:00Z"/>
          <w:rFonts w:ascii="Courier New" w:eastAsia="Times New Roman" w:hAnsi="Courier New" w:cs="Courier New"/>
          <w:color w:val="000000"/>
          <w:sz w:val="16"/>
          <w:szCs w:val="16"/>
          <w:lang w:eastAsia="fr-FR"/>
        </w:rPr>
      </w:pPr>
      <w:ins w:id="2141" w:author="jerome draillard" w:date="2015-10-29T11:31:00Z">
        <w:del w:id="2142" w:author="ghislain.aine" w:date="2015-10-30T10:23:00Z">
          <w:r w:rsidRPr="004D7EE5">
            <w:rPr>
              <w:rFonts w:ascii="Courier New" w:eastAsia="Times New Roman" w:hAnsi="Courier New" w:cs="Courier New"/>
              <w:color w:val="000000"/>
              <w:sz w:val="16"/>
              <w:szCs w:val="16"/>
              <w:lang w:val="en-US" w:eastAsia="fr-FR"/>
              <w:rPrChange w:id="2143" w:author="ghislain.aine" w:date="2015-10-30T09:53:00Z">
                <w:rPr>
                  <w:rFonts w:ascii="Courier New" w:eastAsia="Times New Roman" w:hAnsi="Courier New" w:cs="Courier New"/>
                  <w:color w:val="000000"/>
                  <w:sz w:val="16"/>
                  <w:szCs w:val="16"/>
                  <w:u w:val="single"/>
                  <w:lang w:val="en-US" w:eastAsia="fr-FR"/>
                </w:rPr>
              </w:rPrChange>
            </w:rPr>
            <w:delText xml:space="preserve">        </w:delText>
          </w:r>
          <w:r w:rsidR="00944E6B" w:rsidRPr="00A50A7C" w:rsidDel="0013549D">
            <w:rPr>
              <w:rFonts w:ascii="Courier New" w:eastAsia="Times New Roman" w:hAnsi="Courier New" w:cs="Courier New"/>
              <w:color w:val="008080"/>
              <w:sz w:val="16"/>
              <w:szCs w:val="16"/>
              <w:lang w:eastAsia="fr-FR"/>
            </w:rPr>
            <w:delText>/** @brief ac</w:delText>
          </w:r>
        </w:del>
        <w:del w:id="2144" w:author="ghislain.aine" w:date="2015-10-29T15:31:00Z">
          <w:r w:rsidR="00944E6B" w:rsidRPr="00A50A7C" w:rsidDel="00E2505C">
            <w:rPr>
              <w:rFonts w:ascii="Courier New" w:eastAsia="Times New Roman" w:hAnsi="Courier New" w:cs="Courier New"/>
              <w:color w:val="008080"/>
              <w:sz w:val="16"/>
              <w:szCs w:val="16"/>
              <w:lang w:eastAsia="fr-FR"/>
            </w:rPr>
            <w:delText>c</w:delText>
          </w:r>
          <w:r w:rsidR="00944E6B" w:rsidRPr="00A50A7C" w:rsidDel="00E2505C">
            <w:rPr>
              <w:rFonts w:ascii="MS Mincho" w:eastAsia="MS Mincho" w:hAnsi="MS Mincho" w:cs="MS Mincho" w:hint="eastAsia"/>
              <w:color w:val="008080"/>
              <w:sz w:val="16"/>
              <w:szCs w:val="16"/>
              <w:lang w:eastAsia="fr-FR"/>
            </w:rPr>
            <w:delText>賠</w:delText>
          </w:r>
          <w:r w:rsidR="00944E6B" w:rsidRPr="00A50A7C" w:rsidDel="00E2505C">
            <w:rPr>
              <w:rFonts w:ascii="Courier New" w:eastAsia="Times New Roman" w:hAnsi="Courier New" w:cs="Courier New"/>
              <w:color w:val="008080"/>
              <w:sz w:val="16"/>
              <w:szCs w:val="16"/>
              <w:lang w:eastAsia="fr-FR"/>
            </w:rPr>
            <w:delText>a licd'u</w:delText>
          </w:r>
        </w:del>
        <w:del w:id="2145" w:author="ghislain.aine" w:date="2015-10-30T10:23:00Z">
          <w:r w:rsidR="00944E6B" w:rsidRPr="00A50A7C" w:rsidDel="0013549D">
            <w:rPr>
              <w:rFonts w:ascii="Courier New" w:eastAsia="Times New Roman" w:hAnsi="Courier New" w:cs="Courier New"/>
              <w:color w:val="008080"/>
              <w:sz w:val="16"/>
              <w:szCs w:val="16"/>
              <w:lang w:eastAsia="fr-FR"/>
            </w:rPr>
            <w:delText>n composant */</w:delText>
          </w:r>
        </w:del>
      </w:ins>
    </w:p>
    <w:p w:rsidR="00944E6B" w:rsidRPr="00A50A7C" w:rsidDel="0013549D" w:rsidRDefault="00944E6B" w:rsidP="00944E6B">
      <w:pPr>
        <w:shd w:val="clear" w:color="auto" w:fill="FFFFFF"/>
        <w:jc w:val="left"/>
        <w:rPr>
          <w:ins w:id="2146" w:author="jerome draillard" w:date="2015-10-29T11:31:00Z"/>
          <w:del w:id="2147" w:author="ghislain.aine" w:date="2015-10-30T10:23:00Z"/>
          <w:rFonts w:ascii="Courier New" w:eastAsia="Times New Roman" w:hAnsi="Courier New" w:cs="Courier New"/>
          <w:color w:val="000000"/>
          <w:sz w:val="16"/>
          <w:szCs w:val="16"/>
          <w:lang w:val="en-US" w:eastAsia="fr-FR"/>
        </w:rPr>
      </w:pPr>
      <w:ins w:id="2148" w:author="jerome draillard" w:date="2015-10-29T11:31:00Z">
        <w:del w:id="2149"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0000"/>
              <w:sz w:val="16"/>
              <w:szCs w:val="16"/>
              <w:lang w:val="en-US" w:eastAsia="fr-FR"/>
            </w:rPr>
            <w:delText>QIcon CreateIconOf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QString name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const</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944E6B" w:rsidP="00944E6B">
      <w:pPr>
        <w:shd w:val="clear" w:color="auto" w:fill="FFFFFF"/>
        <w:jc w:val="left"/>
        <w:rPr>
          <w:ins w:id="2150" w:author="jerome draillard" w:date="2015-10-29T11:31:00Z"/>
          <w:del w:id="2151" w:author="ghislain.aine" w:date="2015-10-30T10:23:00Z"/>
          <w:rFonts w:ascii="Courier New" w:eastAsia="Times New Roman" w:hAnsi="Courier New" w:cs="Courier New"/>
          <w:color w:val="000000"/>
          <w:sz w:val="16"/>
          <w:szCs w:val="16"/>
          <w:lang w:val="en-US" w:eastAsia="fr-FR"/>
        </w:rPr>
      </w:pPr>
      <w:ins w:id="2152" w:author="jerome draillard" w:date="2015-10-29T11:31:00Z">
        <w:del w:id="2153"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instanciation d'une data */</w:delText>
          </w:r>
        </w:del>
      </w:ins>
    </w:p>
    <w:p w:rsidR="00944E6B" w:rsidRPr="00A50A7C" w:rsidDel="0013549D" w:rsidRDefault="00944E6B" w:rsidP="00944E6B">
      <w:pPr>
        <w:shd w:val="clear" w:color="auto" w:fill="FFFFFF"/>
        <w:jc w:val="left"/>
        <w:rPr>
          <w:ins w:id="2154" w:author="jerome draillard" w:date="2015-10-29T11:31:00Z"/>
          <w:del w:id="2155" w:author="ghislain.aine" w:date="2015-10-30T10:23:00Z"/>
          <w:rFonts w:ascii="Courier New" w:eastAsia="Times New Roman" w:hAnsi="Courier New" w:cs="Courier New"/>
          <w:color w:val="000000"/>
          <w:sz w:val="16"/>
          <w:szCs w:val="16"/>
          <w:lang w:val="en-US" w:eastAsia="fr-FR"/>
        </w:rPr>
      </w:pPr>
      <w:ins w:id="2156" w:author="jerome draillard" w:date="2015-10-29T11:31:00Z">
        <w:del w:id="2157" w:author="ghislain.aine" w:date="2015-10-30T10:23:00Z">
          <w:r w:rsidRPr="00A50A7C" w:rsidDel="0013549D">
            <w:rPr>
              <w:rFonts w:ascii="Courier New" w:eastAsia="Times New Roman" w:hAnsi="Courier New" w:cs="Courier New"/>
              <w:color w:val="000000"/>
              <w:sz w:val="16"/>
              <w:szCs w:val="16"/>
              <w:lang w:val="en-US" w:eastAsia="fr-FR"/>
            </w:rPr>
            <w:delText xml:space="preserve">        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SwData_Class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CreateInstanceOf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8000FF"/>
              <w:sz w:val="16"/>
              <w:szCs w:val="16"/>
              <w:lang w:val="en-US" w:eastAsia="fr-FR"/>
            </w:rPr>
            <w:delText>const</w:delText>
          </w:r>
          <w:r w:rsidRPr="00A50A7C" w:rsidDel="0013549D">
            <w:rPr>
              <w:rFonts w:ascii="Courier New" w:eastAsia="Times New Roman" w:hAnsi="Courier New" w:cs="Courier New"/>
              <w:color w:val="000000"/>
              <w:sz w:val="16"/>
              <w:szCs w:val="16"/>
              <w:lang w:val="en-US" w:eastAsia="fr-FR"/>
            </w:rPr>
            <w:delText xml:space="preserve"> 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SwUUID </w:delText>
          </w:r>
          <w:r w:rsidRPr="00A50A7C" w:rsidDel="0013549D">
            <w:rPr>
              <w:rFonts w:ascii="Courier New" w:eastAsia="Times New Roman" w:hAnsi="Courier New" w:cs="Courier New"/>
              <w:b/>
              <w:bCs/>
              <w:color w:val="000080"/>
              <w:sz w:val="16"/>
              <w:szCs w:val="16"/>
              <w:lang w:val="en-US" w:eastAsia="fr-FR"/>
            </w:rPr>
            <w:delText>&amp;</w:delText>
          </w:r>
          <w:r w:rsidRPr="00A50A7C" w:rsidDel="0013549D">
            <w:rPr>
              <w:rFonts w:ascii="Courier New" w:eastAsia="Times New Roman" w:hAnsi="Courier New" w:cs="Courier New"/>
              <w:color w:val="000000"/>
              <w:sz w:val="16"/>
              <w:szCs w:val="16"/>
              <w:lang w:val="en-US" w:eastAsia="fr-FR"/>
            </w:rPr>
            <w:delText xml:space="preserve"> type_id</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944E6B" w:rsidP="00944E6B">
      <w:pPr>
        <w:shd w:val="clear" w:color="auto" w:fill="FFFFFF"/>
        <w:jc w:val="left"/>
        <w:rPr>
          <w:ins w:id="2158" w:author="jerome draillard" w:date="2015-10-29T11:31:00Z"/>
          <w:del w:id="2159" w:author="ghislain.aine" w:date="2015-10-30T10:23:00Z"/>
          <w:rFonts w:ascii="Courier New" w:eastAsia="Times New Roman" w:hAnsi="Courier New" w:cs="Courier New"/>
          <w:color w:val="000000"/>
          <w:sz w:val="16"/>
          <w:szCs w:val="16"/>
          <w:lang w:val="en-US" w:eastAsia="fr-FR"/>
        </w:rPr>
      </w:pPr>
      <w:ins w:id="2160" w:author="jerome draillard" w:date="2015-10-29T11:31:00Z">
        <w:del w:id="2161"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public</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944E6B" w:rsidP="00944E6B">
      <w:pPr>
        <w:shd w:val="clear" w:color="auto" w:fill="FFFFFF"/>
        <w:jc w:val="left"/>
        <w:rPr>
          <w:ins w:id="2162" w:author="jerome draillard" w:date="2015-10-29T11:31:00Z"/>
          <w:del w:id="2163" w:author="ghislain.aine" w:date="2015-10-30T10:23:00Z"/>
          <w:rFonts w:ascii="Courier New" w:eastAsia="Times New Roman" w:hAnsi="Courier New" w:cs="Courier New"/>
          <w:color w:val="000000"/>
          <w:sz w:val="16"/>
          <w:szCs w:val="16"/>
          <w:lang w:val="en-US" w:eastAsia="fr-FR"/>
        </w:rPr>
      </w:pPr>
      <w:ins w:id="2164" w:author="jerome draillard" w:date="2015-10-29T11:31:00Z">
        <w:del w:id="2165"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Constructeur */</w:delText>
          </w:r>
        </w:del>
      </w:ins>
    </w:p>
    <w:p w:rsidR="00944E6B" w:rsidRPr="00A50A7C" w:rsidDel="0013549D" w:rsidRDefault="00944E6B" w:rsidP="00944E6B">
      <w:pPr>
        <w:shd w:val="clear" w:color="auto" w:fill="FFFFFF"/>
        <w:jc w:val="left"/>
        <w:rPr>
          <w:ins w:id="2166" w:author="jerome draillard" w:date="2015-10-29T11:31:00Z"/>
          <w:del w:id="2167" w:author="ghislain.aine" w:date="2015-10-30T10:23:00Z"/>
          <w:rFonts w:ascii="Courier New" w:eastAsia="Times New Roman" w:hAnsi="Courier New" w:cs="Courier New"/>
          <w:color w:val="000000"/>
          <w:sz w:val="16"/>
          <w:szCs w:val="16"/>
          <w:lang w:val="en-US" w:eastAsia="fr-FR"/>
        </w:rPr>
      </w:pPr>
      <w:ins w:id="2168" w:author="jerome draillard" w:date="2015-10-29T11:31:00Z">
        <w:del w:id="2169" w:author="ghislain.aine" w:date="2015-10-30T10:23:00Z">
          <w:r w:rsidRPr="00A50A7C" w:rsidDel="0013549D">
            <w:rPr>
              <w:rFonts w:ascii="Courier New" w:eastAsia="Times New Roman" w:hAnsi="Courier New" w:cs="Courier New"/>
              <w:color w:val="000000"/>
              <w:sz w:val="16"/>
              <w:szCs w:val="16"/>
              <w:lang w:val="en-US" w:eastAsia="fr-FR"/>
            </w:rPr>
            <w:delText xml:space="preserve">        DemoPluginFactory_Class</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944E6B" w:rsidP="00944E6B">
      <w:pPr>
        <w:shd w:val="clear" w:color="auto" w:fill="FFFFFF"/>
        <w:jc w:val="left"/>
        <w:rPr>
          <w:ins w:id="2170" w:author="jerome draillard" w:date="2015-10-29T11:31:00Z"/>
          <w:del w:id="2171" w:author="ghislain.aine" w:date="2015-10-30T10:23:00Z"/>
          <w:rFonts w:ascii="Courier New" w:eastAsia="Times New Roman" w:hAnsi="Courier New" w:cs="Courier New"/>
          <w:color w:val="000000"/>
          <w:sz w:val="16"/>
          <w:szCs w:val="16"/>
          <w:lang w:val="en-US" w:eastAsia="fr-FR"/>
        </w:rPr>
      </w:pPr>
      <w:ins w:id="2172" w:author="jerome draillard" w:date="2015-10-29T11:31:00Z">
        <w:del w:id="2173"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Destructeur */</w:delText>
          </w:r>
        </w:del>
      </w:ins>
    </w:p>
    <w:p w:rsidR="00944E6B" w:rsidRPr="00A50A7C" w:rsidDel="0013549D" w:rsidRDefault="00944E6B" w:rsidP="00944E6B">
      <w:pPr>
        <w:shd w:val="clear" w:color="auto" w:fill="FFFFFF"/>
        <w:jc w:val="left"/>
        <w:rPr>
          <w:ins w:id="2174" w:author="jerome draillard" w:date="2015-10-29T11:31:00Z"/>
          <w:del w:id="2175" w:author="ghislain.aine" w:date="2015-10-30T10:23:00Z"/>
          <w:rFonts w:ascii="Courier New" w:eastAsia="Times New Roman" w:hAnsi="Courier New" w:cs="Courier New"/>
          <w:color w:val="000000"/>
          <w:sz w:val="16"/>
          <w:szCs w:val="16"/>
          <w:lang w:val="en-US" w:eastAsia="fr-FR"/>
        </w:rPr>
      </w:pPr>
      <w:ins w:id="2176" w:author="jerome draillard" w:date="2015-10-29T11:31:00Z">
        <w:del w:id="2177"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virtual</w:delText>
          </w:r>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DemoPluginFactory_Class</w:delText>
          </w:r>
          <w:r w:rsidRPr="00A50A7C" w:rsidDel="0013549D">
            <w:rPr>
              <w:rFonts w:ascii="Courier New" w:eastAsia="Times New Roman" w:hAnsi="Courier New" w:cs="Courier New"/>
              <w:b/>
              <w:bCs/>
              <w:color w:val="000080"/>
              <w:sz w:val="16"/>
              <w:szCs w:val="16"/>
              <w:lang w:val="en-US" w:eastAsia="fr-FR"/>
            </w:rPr>
            <w:delText>();</w:delText>
          </w:r>
        </w:del>
      </w:ins>
    </w:p>
    <w:p w:rsidR="00944E6B" w:rsidRPr="00A50A7C" w:rsidDel="0013549D" w:rsidRDefault="00944E6B" w:rsidP="00944E6B">
      <w:pPr>
        <w:shd w:val="clear" w:color="auto" w:fill="FFFFFF"/>
        <w:jc w:val="left"/>
        <w:rPr>
          <w:ins w:id="2178" w:author="jerome draillard" w:date="2015-10-29T11:31:00Z"/>
          <w:del w:id="2179" w:author="ghislain.aine" w:date="2015-10-30T10:23:00Z"/>
          <w:rFonts w:ascii="Courier New" w:eastAsia="Times New Roman" w:hAnsi="Courier New" w:cs="Courier New"/>
          <w:color w:val="000000"/>
          <w:sz w:val="16"/>
          <w:szCs w:val="16"/>
          <w:lang w:eastAsia="fr-FR"/>
        </w:rPr>
      </w:pPr>
      <w:ins w:id="2180" w:author="jerome draillard" w:date="2015-10-29T11:31:00Z">
        <w:del w:id="2181"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eastAsia="fr-FR"/>
            </w:rPr>
            <w:delText>/** @brief Initialisation */</w:delText>
          </w:r>
        </w:del>
      </w:ins>
    </w:p>
    <w:p w:rsidR="00944E6B" w:rsidRPr="00A50A7C" w:rsidDel="0013549D" w:rsidRDefault="00944E6B" w:rsidP="00944E6B">
      <w:pPr>
        <w:shd w:val="clear" w:color="auto" w:fill="FFFFFF"/>
        <w:jc w:val="left"/>
        <w:rPr>
          <w:ins w:id="2182" w:author="jerome draillard" w:date="2015-10-29T11:31:00Z"/>
          <w:del w:id="2183" w:author="ghislain.aine" w:date="2015-10-30T10:23:00Z"/>
          <w:rFonts w:ascii="Courier New" w:eastAsia="Times New Roman" w:hAnsi="Courier New" w:cs="Courier New"/>
          <w:color w:val="000000"/>
          <w:sz w:val="16"/>
          <w:szCs w:val="16"/>
          <w:lang w:eastAsia="fr-FR"/>
        </w:rPr>
      </w:pPr>
      <w:ins w:id="2184" w:author="jerome draillard" w:date="2015-10-29T11:31:00Z">
        <w:del w:id="2185"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8000FF"/>
              <w:sz w:val="16"/>
              <w:szCs w:val="16"/>
              <w:lang w:eastAsia="fr-FR"/>
            </w:rPr>
            <w:delText>void</w:delText>
          </w:r>
          <w:r w:rsidRPr="00A50A7C" w:rsidDel="0013549D">
            <w:rPr>
              <w:rFonts w:ascii="Courier New" w:eastAsia="Times New Roman" w:hAnsi="Courier New" w:cs="Courier New"/>
              <w:color w:val="000000"/>
              <w:sz w:val="16"/>
              <w:szCs w:val="16"/>
              <w:lang w:eastAsia="fr-FR"/>
            </w:rPr>
            <w:delText xml:space="preserve"> Initialize</w:delText>
          </w:r>
          <w:r w:rsidRPr="00A50A7C" w:rsidDel="0013549D">
            <w:rPr>
              <w:rFonts w:ascii="Courier New" w:eastAsia="Times New Roman" w:hAnsi="Courier New" w:cs="Courier New"/>
              <w:b/>
              <w:bCs/>
              <w:color w:val="000080"/>
              <w:sz w:val="16"/>
              <w:szCs w:val="16"/>
              <w:lang w:eastAsia="fr-FR"/>
            </w:rPr>
            <w:delText>();</w:delText>
          </w:r>
        </w:del>
      </w:ins>
    </w:p>
    <w:p w:rsidR="00944E6B" w:rsidRPr="00A50A7C" w:rsidDel="0013549D" w:rsidRDefault="00944E6B" w:rsidP="00944E6B">
      <w:pPr>
        <w:shd w:val="clear" w:color="auto" w:fill="FFFFFF"/>
        <w:jc w:val="left"/>
        <w:rPr>
          <w:ins w:id="2186" w:author="jerome draillard" w:date="2015-10-29T11:31:00Z"/>
          <w:del w:id="2187" w:author="ghislain.aine" w:date="2015-10-30T10:23:00Z"/>
          <w:rFonts w:ascii="Courier New" w:eastAsia="Times New Roman" w:hAnsi="Courier New" w:cs="Courier New"/>
          <w:color w:val="000000"/>
          <w:sz w:val="16"/>
          <w:szCs w:val="16"/>
          <w:lang w:eastAsia="fr-FR"/>
        </w:rPr>
      </w:pPr>
      <w:ins w:id="2188" w:author="jerome draillard" w:date="2015-10-29T11:31:00Z">
        <w:del w:id="2189"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Li</w:delText>
          </w:r>
        </w:del>
        <w:del w:id="2190" w:author="ghislain.aine" w:date="2015-10-29T15:32:00Z">
          <w:r w:rsidRPr="00A50A7C" w:rsidDel="00E2505C">
            <w:rPr>
              <w:rFonts w:ascii="Courier New" w:eastAsia="Times New Roman" w:hAnsi="Courier New" w:cs="Courier New"/>
              <w:color w:val="008080"/>
              <w:sz w:val="16"/>
              <w:szCs w:val="16"/>
              <w:lang w:eastAsia="fr-FR"/>
            </w:rPr>
            <w:delText>b</w:delText>
          </w:r>
          <w:r w:rsidRPr="00A50A7C" w:rsidDel="00E2505C">
            <w:rPr>
              <w:rFonts w:ascii="MingLiU" w:eastAsia="MingLiU" w:hAnsi="MingLiU" w:cs="MingLiU" w:hint="eastAsia"/>
              <w:color w:val="008080"/>
              <w:sz w:val="16"/>
              <w:szCs w:val="16"/>
              <w:lang w:eastAsia="fr-FR"/>
            </w:rPr>
            <w:delText>鲡</w:delText>
          </w:r>
          <w:r w:rsidRPr="00A50A7C" w:rsidDel="00E2505C">
            <w:rPr>
              <w:rFonts w:ascii="Courier New" w:eastAsia="Times New Roman" w:hAnsi="Courier New" w:cs="Courier New"/>
              <w:color w:val="008080"/>
              <w:sz w:val="16"/>
              <w:szCs w:val="16"/>
              <w:lang w:eastAsia="fr-FR"/>
            </w:rPr>
            <w:delText>t</w:delText>
          </w:r>
        </w:del>
        <w:del w:id="2191" w:author="ghislain.aine" w:date="2015-10-30T10:23:00Z">
          <w:r w:rsidRPr="00A50A7C" w:rsidDel="0013549D">
            <w:rPr>
              <w:rFonts w:ascii="Courier New" w:eastAsia="Times New Roman" w:hAnsi="Courier New" w:cs="Courier New"/>
              <w:color w:val="008080"/>
              <w:sz w:val="16"/>
              <w:szCs w:val="16"/>
              <w:lang w:eastAsia="fr-FR"/>
            </w:rPr>
            <w:delText>ion */</w:delText>
          </w:r>
        </w:del>
      </w:ins>
    </w:p>
    <w:p w:rsidR="00944E6B" w:rsidRPr="00A50A7C" w:rsidDel="0013549D" w:rsidRDefault="00944E6B" w:rsidP="00944E6B">
      <w:pPr>
        <w:shd w:val="clear" w:color="auto" w:fill="FFFFFF"/>
        <w:jc w:val="left"/>
        <w:rPr>
          <w:ins w:id="2192" w:author="jerome draillard" w:date="2015-10-29T11:31:00Z"/>
          <w:del w:id="2193" w:author="ghislain.aine" w:date="2015-10-30T10:23:00Z"/>
          <w:rFonts w:ascii="Courier New" w:eastAsia="Times New Roman" w:hAnsi="Courier New" w:cs="Courier New"/>
          <w:color w:val="000000"/>
          <w:sz w:val="16"/>
          <w:szCs w:val="16"/>
          <w:lang w:eastAsia="fr-FR"/>
        </w:rPr>
      </w:pPr>
      <w:ins w:id="2194" w:author="jerome draillard" w:date="2015-10-29T11:31:00Z">
        <w:del w:id="2195"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8000FF"/>
              <w:sz w:val="16"/>
              <w:szCs w:val="16"/>
              <w:lang w:eastAsia="fr-FR"/>
            </w:rPr>
            <w:delText>void</w:delText>
          </w:r>
          <w:r w:rsidRPr="00A50A7C" w:rsidDel="0013549D">
            <w:rPr>
              <w:rFonts w:ascii="Courier New" w:eastAsia="Times New Roman" w:hAnsi="Courier New" w:cs="Courier New"/>
              <w:color w:val="000000"/>
              <w:sz w:val="16"/>
              <w:szCs w:val="16"/>
              <w:lang w:eastAsia="fr-FR"/>
            </w:rPr>
            <w:delText xml:space="preserve"> Liberate</w:delText>
          </w:r>
          <w:r w:rsidRPr="00A50A7C" w:rsidDel="0013549D">
            <w:rPr>
              <w:rFonts w:ascii="Courier New" w:eastAsia="Times New Roman" w:hAnsi="Courier New" w:cs="Courier New"/>
              <w:b/>
              <w:bCs/>
              <w:color w:val="000080"/>
              <w:sz w:val="16"/>
              <w:szCs w:val="16"/>
              <w:lang w:eastAsia="fr-FR"/>
            </w:rPr>
            <w:delText>();</w:delText>
          </w:r>
        </w:del>
      </w:ins>
    </w:p>
    <w:p w:rsidR="00944E6B" w:rsidRPr="00A50A7C" w:rsidDel="0013549D" w:rsidRDefault="00944E6B" w:rsidP="00944E6B">
      <w:pPr>
        <w:shd w:val="clear" w:color="auto" w:fill="FFFFFF"/>
        <w:jc w:val="left"/>
        <w:rPr>
          <w:ins w:id="2196" w:author="jerome draillard" w:date="2015-10-29T11:31:00Z"/>
          <w:del w:id="2197" w:author="ghislain.aine" w:date="2015-10-30T10:23:00Z"/>
          <w:rFonts w:ascii="Courier New" w:eastAsia="Times New Roman" w:hAnsi="Courier New" w:cs="Courier New"/>
          <w:color w:val="000000"/>
          <w:sz w:val="16"/>
          <w:szCs w:val="16"/>
          <w:lang w:eastAsia="fr-FR"/>
        </w:rPr>
      </w:pPr>
      <w:ins w:id="2198" w:author="jerome draillard" w:date="2015-10-29T11:31:00Z">
        <w:del w:id="2199"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Ac</w:delText>
          </w:r>
        </w:del>
        <w:del w:id="2200" w:author="ghislain.aine" w:date="2015-10-29T15:32:00Z">
          <w:r w:rsidRPr="00A50A7C" w:rsidDel="00E2505C">
            <w:rPr>
              <w:rFonts w:ascii="Courier New" w:eastAsia="Times New Roman" w:hAnsi="Courier New" w:cs="Courier New"/>
              <w:color w:val="008080"/>
              <w:sz w:val="16"/>
              <w:szCs w:val="16"/>
              <w:lang w:eastAsia="fr-FR"/>
            </w:rPr>
            <w:delText>c</w:delText>
          </w:r>
          <w:r w:rsidRPr="00A50A7C" w:rsidDel="00E2505C">
            <w:rPr>
              <w:rFonts w:ascii="MS Mincho" w:eastAsia="MS Mincho" w:hAnsi="MS Mincho" w:cs="MS Mincho" w:hint="eastAsia"/>
              <w:color w:val="008080"/>
              <w:sz w:val="16"/>
              <w:szCs w:val="16"/>
              <w:lang w:eastAsia="fr-FR"/>
            </w:rPr>
            <w:delText>賠</w:delText>
          </w:r>
          <w:r w:rsidRPr="00A50A7C" w:rsidDel="00E2505C">
            <w:rPr>
              <w:rFonts w:ascii="Courier New" w:eastAsia="Times New Roman" w:hAnsi="Courier New" w:cs="Courier New"/>
              <w:color w:val="008080"/>
              <w:sz w:val="16"/>
              <w:szCs w:val="16"/>
              <w:lang w:eastAsia="fr-FR"/>
            </w:rPr>
            <w:delText>a l</w:delText>
          </w:r>
        </w:del>
        <w:del w:id="2201" w:author="ghislain.aine" w:date="2015-10-30T10:23:00Z">
          <w:r w:rsidRPr="00A50A7C" w:rsidDel="0013549D">
            <w:rPr>
              <w:rFonts w:ascii="Courier New" w:eastAsia="Times New Roman" w:hAnsi="Courier New" w:cs="Courier New"/>
              <w:color w:val="008080"/>
              <w:sz w:val="16"/>
              <w:szCs w:val="16"/>
              <w:lang w:eastAsia="fr-FR"/>
            </w:rPr>
            <w:delText>a version du plugin */</w:delText>
          </w:r>
        </w:del>
      </w:ins>
    </w:p>
    <w:p w:rsidR="00944E6B" w:rsidRPr="00A50A7C" w:rsidDel="0013549D" w:rsidRDefault="00944E6B" w:rsidP="00944E6B">
      <w:pPr>
        <w:shd w:val="clear" w:color="auto" w:fill="FFFFFF"/>
        <w:jc w:val="left"/>
        <w:rPr>
          <w:ins w:id="2202" w:author="jerome draillard" w:date="2015-10-29T11:31:00Z"/>
          <w:del w:id="2203" w:author="ghislain.aine" w:date="2015-10-30T10:23:00Z"/>
          <w:rFonts w:ascii="Courier New" w:eastAsia="Times New Roman" w:hAnsi="Courier New" w:cs="Courier New"/>
          <w:color w:val="000000"/>
          <w:sz w:val="16"/>
          <w:szCs w:val="16"/>
          <w:lang w:eastAsia="fr-FR"/>
        </w:rPr>
      </w:pPr>
      <w:ins w:id="2204" w:author="jerome draillard" w:date="2015-10-29T11:31:00Z">
        <w:del w:id="2205" w:author="ghislain.aine" w:date="2015-10-30T10:23:00Z">
          <w:r w:rsidRPr="00A50A7C" w:rsidDel="0013549D">
            <w:rPr>
              <w:rFonts w:ascii="Courier New" w:eastAsia="Times New Roman" w:hAnsi="Courier New" w:cs="Courier New"/>
              <w:color w:val="000000"/>
              <w:sz w:val="16"/>
              <w:szCs w:val="16"/>
              <w:lang w:eastAsia="fr-FR"/>
            </w:rPr>
            <w:delText xml:space="preserve">        QString GetPluginVersion</w:delText>
          </w:r>
          <w:r w:rsidRPr="00A50A7C" w:rsidDel="0013549D">
            <w:rPr>
              <w:rFonts w:ascii="Courier New" w:eastAsia="Times New Roman" w:hAnsi="Courier New" w:cs="Courier New"/>
              <w:b/>
              <w:bCs/>
              <w:color w:val="000080"/>
              <w:sz w:val="16"/>
              <w:szCs w:val="16"/>
              <w:lang w:eastAsia="fr-FR"/>
            </w:rPr>
            <w:delText>();</w:delText>
          </w:r>
        </w:del>
      </w:ins>
    </w:p>
    <w:p w:rsidR="00944E6B" w:rsidRPr="00A50A7C" w:rsidDel="0013549D" w:rsidRDefault="00944E6B" w:rsidP="00944E6B">
      <w:pPr>
        <w:shd w:val="clear" w:color="auto" w:fill="FFFFFF"/>
        <w:jc w:val="left"/>
        <w:rPr>
          <w:ins w:id="2206" w:author="jerome draillard" w:date="2015-10-29T11:31:00Z"/>
          <w:del w:id="2207" w:author="ghislain.aine" w:date="2015-10-30T10:23:00Z"/>
          <w:rFonts w:ascii="Courier New" w:eastAsia="Times New Roman" w:hAnsi="Courier New" w:cs="Courier New"/>
          <w:color w:val="000000"/>
          <w:sz w:val="16"/>
          <w:szCs w:val="16"/>
          <w:lang w:eastAsia="fr-FR"/>
        </w:rPr>
      </w:pPr>
      <w:ins w:id="2208" w:author="jerome draillard" w:date="2015-10-29T11:31:00Z">
        <w:del w:id="2209"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Ac</w:delText>
          </w:r>
        </w:del>
        <w:del w:id="2210" w:author="ghislain.aine" w:date="2015-10-29T15:32:00Z">
          <w:r w:rsidRPr="00A50A7C" w:rsidDel="00E2505C">
            <w:rPr>
              <w:rFonts w:ascii="Courier New" w:eastAsia="Times New Roman" w:hAnsi="Courier New" w:cs="Courier New"/>
              <w:color w:val="008080"/>
              <w:sz w:val="16"/>
              <w:szCs w:val="16"/>
              <w:lang w:eastAsia="fr-FR"/>
            </w:rPr>
            <w:delText>c</w:delText>
          </w:r>
          <w:r w:rsidRPr="00A50A7C" w:rsidDel="00E2505C">
            <w:rPr>
              <w:rFonts w:ascii="MS Mincho" w:eastAsia="MS Mincho" w:hAnsi="MS Mincho" w:cs="MS Mincho" w:hint="eastAsia"/>
              <w:color w:val="008080"/>
              <w:sz w:val="16"/>
              <w:szCs w:val="16"/>
              <w:lang w:eastAsia="fr-FR"/>
            </w:rPr>
            <w:delText>賠</w:delText>
          </w:r>
          <w:r w:rsidRPr="00A50A7C" w:rsidDel="00E2505C">
            <w:rPr>
              <w:rFonts w:ascii="Courier New" w:eastAsia="Times New Roman" w:hAnsi="Courier New" w:cs="Courier New"/>
              <w:color w:val="008080"/>
              <w:sz w:val="16"/>
              <w:szCs w:val="16"/>
              <w:lang w:eastAsia="fr-FR"/>
            </w:rPr>
            <w:delText>a</w:delText>
          </w:r>
        </w:del>
        <w:del w:id="2211" w:author="ghislain.aine" w:date="2015-10-30T10:23:00Z">
          <w:r w:rsidRPr="00A50A7C" w:rsidDel="0013549D">
            <w:rPr>
              <w:rFonts w:ascii="Courier New" w:eastAsia="Times New Roman" w:hAnsi="Courier New" w:cs="Courier New"/>
              <w:color w:val="008080"/>
              <w:sz w:val="16"/>
              <w:szCs w:val="16"/>
              <w:lang w:eastAsia="fr-FR"/>
            </w:rPr>
            <w:delText xml:space="preserve"> la date de compilation du plugin depuis le 1er janvier 1970*/</w:delText>
          </w:r>
        </w:del>
      </w:ins>
    </w:p>
    <w:p w:rsidR="00944E6B" w:rsidRPr="00A50A7C" w:rsidDel="0013549D" w:rsidRDefault="00944E6B" w:rsidP="00944E6B">
      <w:pPr>
        <w:shd w:val="clear" w:color="auto" w:fill="FFFFFF"/>
        <w:jc w:val="left"/>
        <w:rPr>
          <w:ins w:id="2212" w:author="jerome draillard" w:date="2015-10-29T11:31:00Z"/>
          <w:del w:id="2213" w:author="ghislain.aine" w:date="2015-10-30T10:23:00Z"/>
          <w:rFonts w:ascii="Times New Roman" w:eastAsia="Times New Roman" w:hAnsi="Times New Roman" w:cs="Times New Roman"/>
          <w:sz w:val="16"/>
          <w:szCs w:val="16"/>
          <w:lang w:eastAsia="fr-FR"/>
        </w:rPr>
      </w:pPr>
      <w:ins w:id="2214" w:author="jerome draillard" w:date="2015-10-29T11:31:00Z">
        <w:del w:id="2215" w:author="ghislain.aine" w:date="2015-10-30T10:23:00Z">
          <w:r w:rsidRPr="00A50A7C" w:rsidDel="0013549D">
            <w:rPr>
              <w:rFonts w:ascii="Courier New" w:eastAsia="Times New Roman" w:hAnsi="Courier New" w:cs="Courier New"/>
              <w:color w:val="000000"/>
              <w:sz w:val="16"/>
              <w:szCs w:val="16"/>
              <w:lang w:eastAsia="fr-FR"/>
            </w:rPr>
            <w:delText xml:space="preserve">        </w:delText>
          </w:r>
        </w:del>
        <w:del w:id="2216" w:author="ghislain.aine" w:date="2015-10-29T15:45:00Z">
          <w:r w:rsidRPr="00A50A7C" w:rsidDel="00A55B29">
            <w:rPr>
              <w:rFonts w:ascii="Courier New" w:eastAsia="Times New Roman" w:hAnsi="Courier New" w:cs="Courier New"/>
              <w:color w:val="8000FF"/>
              <w:sz w:val="16"/>
              <w:szCs w:val="16"/>
              <w:lang w:eastAsia="fr-FR"/>
            </w:rPr>
            <w:delText>virtual</w:delText>
          </w:r>
          <w:r w:rsidRPr="00A50A7C" w:rsidDel="00A55B29">
            <w:rPr>
              <w:rFonts w:ascii="Courier New" w:eastAsia="Times New Roman" w:hAnsi="Courier New" w:cs="Courier New"/>
              <w:color w:val="000000"/>
              <w:sz w:val="16"/>
              <w:szCs w:val="16"/>
              <w:lang w:eastAsia="fr-FR"/>
            </w:rPr>
            <w:delText xml:space="preserve"> </w:delText>
          </w:r>
        </w:del>
        <w:del w:id="2217" w:author="ghislain.aine" w:date="2015-10-30T10:23:00Z">
          <w:r w:rsidRPr="00A50A7C" w:rsidDel="0013549D">
            <w:rPr>
              <w:rFonts w:ascii="Courier New" w:eastAsia="Times New Roman" w:hAnsi="Courier New" w:cs="Courier New"/>
              <w:color w:val="8000FF"/>
              <w:sz w:val="16"/>
              <w:szCs w:val="16"/>
              <w:lang w:eastAsia="fr-FR"/>
            </w:rPr>
            <w:delText>double</w:delText>
          </w:r>
          <w:r w:rsidRPr="00A50A7C" w:rsidDel="0013549D">
            <w:rPr>
              <w:rFonts w:ascii="Courier New" w:eastAsia="Times New Roman" w:hAnsi="Courier New" w:cs="Courier New"/>
              <w:color w:val="000000"/>
              <w:sz w:val="16"/>
              <w:szCs w:val="16"/>
              <w:lang w:eastAsia="fr-FR"/>
            </w:rPr>
            <w:delText xml:space="preserve"> GetPluginCompilationDate</w:delText>
          </w:r>
          <w:r w:rsidRPr="00A50A7C" w:rsidDel="0013549D">
            <w:rPr>
              <w:rFonts w:ascii="Courier New" w:eastAsia="Times New Roman" w:hAnsi="Courier New" w:cs="Courier New"/>
              <w:b/>
              <w:bCs/>
              <w:color w:val="000080"/>
              <w:sz w:val="16"/>
              <w:szCs w:val="16"/>
              <w:lang w:eastAsia="fr-FR"/>
            </w:rPr>
            <w:delText>();</w:delText>
          </w:r>
        </w:del>
      </w:ins>
    </w:p>
    <w:p w:rsidR="00944E6B" w:rsidDel="0013549D" w:rsidRDefault="00944E6B">
      <w:pPr>
        <w:spacing w:after="200" w:line="276" w:lineRule="auto"/>
        <w:jc w:val="left"/>
        <w:rPr>
          <w:ins w:id="2218" w:author="jerome draillard" w:date="2015-10-29T11:29:00Z"/>
          <w:del w:id="2219" w:author="ghislain.aine" w:date="2015-10-30T10:23:00Z"/>
        </w:rPr>
      </w:pPr>
    </w:p>
    <w:p w:rsidR="00A50A7C" w:rsidRDefault="00944E6B">
      <w:pPr>
        <w:spacing w:after="200" w:line="276" w:lineRule="auto"/>
        <w:jc w:val="left"/>
        <w:rPr>
          <w:ins w:id="2220" w:author="jerome draillard" w:date="2015-10-29T11:32:00Z"/>
        </w:rPr>
      </w:pPr>
      <w:ins w:id="2221" w:author="jerome draillard" w:date="2015-10-29T11:32:00Z">
        <w:del w:id="2222" w:author="ghislain.aine" w:date="2015-11-04T16:47:00Z">
          <w:r w:rsidDel="00E759DB">
            <w:delText>E</w:delText>
          </w:r>
        </w:del>
      </w:ins>
      <w:ins w:id="2223" w:author="ghislain.aine" w:date="2015-11-04T16:47:00Z">
        <w:r w:rsidR="00E759DB">
          <w:t>E</w:t>
        </w:r>
      </w:ins>
      <w:ins w:id="2224" w:author="jerome draillard" w:date="2015-10-29T11:32:00Z">
        <w:r>
          <w:t>xplication</w:t>
        </w:r>
      </w:ins>
      <w:ins w:id="2225" w:author="ghislain.aine" w:date="2015-11-04T16:47:00Z">
        <w:r w:rsidR="00E759DB">
          <w:t>s</w:t>
        </w:r>
      </w:ins>
      <w:ins w:id="2226" w:author="jerome draillard" w:date="2015-10-29T11:32:00Z">
        <w:r>
          <w:t xml:space="preserve"> :</w:t>
        </w:r>
      </w:ins>
    </w:p>
    <w:p w:rsidR="00944E6B" w:rsidRDefault="00944E6B">
      <w:pPr>
        <w:spacing w:after="200" w:line="276" w:lineRule="auto"/>
        <w:jc w:val="left"/>
        <w:rPr>
          <w:ins w:id="2227" w:author="jerome draillard" w:date="2015-10-29T11:32:00Z"/>
        </w:rPr>
      </w:pPr>
      <w:ins w:id="2228" w:author="jerome draillard" w:date="2015-10-29T11:32:00Z">
        <w:r>
          <w:t xml:space="preserve">Cette classe permettra à </w:t>
        </w:r>
        <w:proofErr w:type="spellStart"/>
        <w:r>
          <w:t>StreamWork</w:t>
        </w:r>
        <w:proofErr w:type="spellEnd"/>
        <w:r>
          <w:t xml:space="preserve"> de créer des instances des composants </w:t>
        </w:r>
      </w:ins>
      <w:ins w:id="2229" w:author="jerome draillard" w:date="2015-11-27T15:35:00Z">
        <w:r w:rsidR="007B3C31">
          <w:t>que le plugin contient.</w:t>
        </w:r>
      </w:ins>
    </w:p>
    <w:p w:rsidR="00944E6B" w:rsidRDefault="00944E6B" w:rsidP="00944E6B">
      <w:pPr>
        <w:shd w:val="clear" w:color="auto" w:fill="FFFFFF"/>
        <w:rPr>
          <w:ins w:id="2230" w:author="ghislain.aine" w:date="2015-10-30T10:23:00Z"/>
        </w:rPr>
      </w:pPr>
      <w:ins w:id="2231" w:author="jerome draillard" w:date="2015-10-29T11:32:00Z">
        <w:r>
          <w:lastRenderedPageBreak/>
          <w:t xml:space="preserve">Il est très important de bien implémenter la méthode </w:t>
        </w:r>
      </w:ins>
    </w:p>
    <w:p w:rsidR="0013549D" w:rsidRDefault="004D7EE5" w:rsidP="00944E6B">
      <w:pPr>
        <w:shd w:val="clear" w:color="auto" w:fill="FFFFFF"/>
        <w:rPr>
          <w:ins w:id="2232" w:author="jerome draillard" w:date="2015-10-29T11:33:00Z"/>
        </w:rPr>
      </w:pPr>
      <w:ins w:id="2233" w:author="ghislain.aine" w:date="2015-10-30T10:23:00Z">
        <w:r w:rsidR="00705281">
          <w:pict>
            <v:shape id="_x0000_s114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5;mso-fit-shape-to-text:t">
                <w:txbxContent>
                  <w:p w:rsidR="00AC30F5" w:rsidRPr="00E54AC5" w:rsidDel="0013549D" w:rsidRDefault="00AC30F5" w:rsidP="0013549D">
                    <w:pPr>
                      <w:shd w:val="clear" w:color="auto" w:fill="FFFFFF"/>
                      <w:rPr>
                        <w:del w:id="2234" w:author="ghislain.aine" w:date="2015-10-30T10:24:00Z"/>
                        <w:rFonts w:ascii="Consolas" w:eastAsia="Times New Roman" w:hAnsi="Consolas" w:cs="Consolas"/>
                        <w:b/>
                        <w:bCs/>
                        <w:color w:val="000080"/>
                        <w:sz w:val="19"/>
                        <w:szCs w:val="19"/>
                        <w:lang w:val="en-US" w:eastAsia="fr-FR"/>
                        <w:rPrChange w:id="2235" w:author="ghislain.aine" w:date="2015-11-04T17:31:00Z">
                          <w:rPr>
                            <w:del w:id="2236" w:author="ghislain.aine" w:date="2015-10-30T10:24:00Z"/>
                            <w:rFonts w:ascii="Courier New" w:eastAsia="Times New Roman" w:hAnsi="Courier New" w:cs="Courier New"/>
                            <w:b/>
                            <w:bCs/>
                            <w:color w:val="000080"/>
                            <w:sz w:val="16"/>
                            <w:szCs w:val="16"/>
                            <w:lang w:val="en-US" w:eastAsia="fr-FR"/>
                          </w:rPr>
                        </w:rPrChange>
                      </w:rPr>
                    </w:pPr>
                    <w:moveToRangeStart w:id="2237" w:author="ghislain.aine" w:date="2015-10-30T10:23:00Z" w:name="move433963965"/>
                    <w:moveTo w:id="2238" w:author="ghislain.aine" w:date="2015-10-30T10:23:00Z">
                      <w:r w:rsidRPr="004D7EE5">
                        <w:rPr>
                          <w:rFonts w:ascii="Consolas" w:eastAsia="Times New Roman" w:hAnsi="Consolas" w:cs="Consolas"/>
                          <w:color w:val="8000FF"/>
                          <w:sz w:val="19"/>
                          <w:szCs w:val="19"/>
                          <w:lang w:val="en-US" w:eastAsia="fr-FR"/>
                          <w:rPrChange w:id="2239" w:author="ghislain.aine" w:date="2015-11-04T17:31:00Z">
                            <w:rPr>
                              <w:rFonts w:ascii="Courier New" w:eastAsia="Times New Roman" w:hAnsi="Courier New" w:cs="Courier New"/>
                              <w:color w:val="8000FF"/>
                              <w:sz w:val="16"/>
                              <w:szCs w:val="16"/>
                              <w:lang w:val="en-US" w:eastAsia="fr-FR"/>
                            </w:rPr>
                          </w:rPrChange>
                        </w:rPr>
                        <w:t>extern</w:t>
                      </w:r>
                      <w:r w:rsidRPr="004D7EE5">
                        <w:rPr>
                          <w:rFonts w:ascii="Consolas" w:eastAsia="Times New Roman" w:hAnsi="Consolas" w:cs="Consolas"/>
                          <w:color w:val="000000"/>
                          <w:sz w:val="19"/>
                          <w:szCs w:val="19"/>
                          <w:lang w:val="en-US" w:eastAsia="fr-FR"/>
                          <w:rPrChange w:id="2240"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2241" w:author="ghislain.aine" w:date="2015-11-04T17:31:00Z">
                            <w:rPr>
                              <w:rFonts w:ascii="Courier New" w:eastAsia="Times New Roman" w:hAnsi="Courier New" w:cs="Courier New"/>
                              <w:color w:val="808080"/>
                              <w:sz w:val="16"/>
                              <w:szCs w:val="16"/>
                              <w:lang w:val="en-US" w:eastAsia="fr-FR"/>
                            </w:rPr>
                          </w:rPrChange>
                        </w:rPr>
                        <w:t>"C"</w:t>
                      </w:r>
                      <w:r w:rsidRPr="004D7EE5">
                        <w:rPr>
                          <w:rFonts w:ascii="Consolas" w:eastAsia="Times New Roman" w:hAnsi="Consolas" w:cs="Consolas"/>
                          <w:color w:val="000000"/>
                          <w:sz w:val="19"/>
                          <w:szCs w:val="19"/>
                          <w:lang w:val="en-US" w:eastAsia="fr-FR"/>
                          <w:rPrChange w:id="2242"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4D7EE5">
                        <w:rPr>
                          <w:rFonts w:ascii="Consolas" w:eastAsia="Times New Roman" w:hAnsi="Consolas" w:cs="Consolas"/>
                          <w:color w:val="000000"/>
                          <w:sz w:val="19"/>
                          <w:szCs w:val="19"/>
                          <w:lang w:val="en-US" w:eastAsia="fr-FR"/>
                          <w:rPrChange w:id="2243" w:author="ghislain.aine" w:date="2015-11-04T17:31:00Z">
                            <w:rPr>
                              <w:rFonts w:ascii="Courier New" w:eastAsia="Times New Roman" w:hAnsi="Courier New" w:cs="Courier New"/>
                              <w:color w:val="000000"/>
                              <w:sz w:val="16"/>
                              <w:szCs w:val="16"/>
                              <w:lang w:val="en-US" w:eastAsia="fr-FR"/>
                            </w:rPr>
                          </w:rPrChange>
                        </w:rPr>
                        <w:t>StreamWork</w:t>
                      </w:r>
                      <w:proofErr w:type="spellEnd"/>
                      <w:r w:rsidRPr="004D7EE5">
                        <w:rPr>
                          <w:rFonts w:ascii="Consolas" w:eastAsia="Times New Roman" w:hAnsi="Consolas" w:cs="Consolas"/>
                          <w:b/>
                          <w:bCs/>
                          <w:color w:val="000080"/>
                          <w:sz w:val="19"/>
                          <w:szCs w:val="19"/>
                          <w:lang w:val="en-US" w:eastAsia="fr-FR"/>
                          <w:rPrChange w:id="2244"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245" w:author="ghislain.aine" w:date="2015-11-04T17:31:00Z">
                            <w:rPr>
                              <w:rFonts w:ascii="Courier New" w:eastAsia="Times New Roman" w:hAnsi="Courier New" w:cs="Courier New"/>
                              <w:color w:val="000000"/>
                              <w:sz w:val="16"/>
                              <w:szCs w:val="16"/>
                              <w:lang w:val="en-US" w:eastAsia="fr-FR"/>
                            </w:rPr>
                          </w:rPrChange>
                        </w:rPr>
                        <w:t>SwCore</w:t>
                      </w:r>
                      <w:proofErr w:type="spellEnd"/>
                      <w:r w:rsidRPr="004D7EE5">
                        <w:rPr>
                          <w:rFonts w:ascii="Consolas" w:eastAsia="Times New Roman" w:hAnsi="Consolas" w:cs="Consolas"/>
                          <w:b/>
                          <w:bCs/>
                          <w:color w:val="000080"/>
                          <w:sz w:val="19"/>
                          <w:szCs w:val="19"/>
                          <w:lang w:val="en-US" w:eastAsia="fr-FR"/>
                          <w:rPrChange w:id="2246" w:author="ghislain.aine" w:date="2015-11-04T17:31: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247"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4D7EE5">
                        <w:rPr>
                          <w:rFonts w:ascii="Consolas" w:eastAsia="Times New Roman" w:hAnsi="Consolas" w:cs="Consolas"/>
                          <w:color w:val="000000"/>
                          <w:sz w:val="19"/>
                          <w:szCs w:val="19"/>
                          <w:lang w:val="en-US" w:eastAsia="fr-FR"/>
                          <w:rPrChange w:id="2248" w:author="ghislain.aine" w:date="2015-11-04T17:31: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249" w:author="ghislain.aine" w:date="2015-11-04T17:31: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250"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251" w:author="ghislain.aine" w:date="2015-11-04T17:31:00Z">
                            <w:rPr>
                              <w:rFonts w:ascii="Courier New" w:eastAsia="Times New Roman" w:hAnsi="Courier New" w:cs="Courier New"/>
                              <w:color w:val="000000"/>
                              <w:sz w:val="16"/>
                              <w:szCs w:val="16"/>
                              <w:lang w:val="en-US" w:eastAsia="fr-FR"/>
                            </w:rPr>
                          </w:rPrChange>
                        </w:rPr>
                        <w:t>GetPluginInterfaceD</w:t>
                      </w:r>
                      <w:proofErr w:type="spellEnd"/>
                      <w:r w:rsidRPr="004D7EE5">
                        <w:rPr>
                          <w:rFonts w:ascii="Consolas" w:eastAsia="Times New Roman" w:hAnsi="Consolas" w:cs="Consolas"/>
                          <w:b/>
                          <w:bCs/>
                          <w:color w:val="000080"/>
                          <w:sz w:val="19"/>
                          <w:szCs w:val="19"/>
                          <w:lang w:val="en-US" w:eastAsia="fr-FR"/>
                          <w:rPrChange w:id="2252" w:author="ghislain.aine" w:date="2015-11-04T17:31:00Z">
                            <w:rPr>
                              <w:rFonts w:ascii="Courier New" w:eastAsia="Times New Roman" w:hAnsi="Courier New" w:cs="Courier New"/>
                              <w:b/>
                              <w:bCs/>
                              <w:color w:val="000080"/>
                              <w:sz w:val="16"/>
                              <w:szCs w:val="16"/>
                              <w:lang w:val="en-US" w:eastAsia="fr-FR"/>
                            </w:rPr>
                          </w:rPrChange>
                        </w:rPr>
                        <w:t>()</w:t>
                      </w:r>
                    </w:moveTo>
                  </w:p>
                  <w:moveToRangeEnd w:id="2237"/>
                  <w:p w:rsidR="00AC30F5" w:rsidRDefault="00AC30F5">
                    <w:pPr>
                      <w:shd w:val="clear" w:color="auto" w:fill="FFFFFF"/>
                      <w:rPr>
                        <w:rFonts w:ascii="Consolas" w:hAnsi="Consolas" w:cs="Consolas"/>
                        <w:sz w:val="19"/>
                        <w:szCs w:val="19"/>
                        <w:lang w:val="en-US"/>
                        <w:rPrChange w:id="2253" w:author="ghislain.aine" w:date="2015-11-04T17:31:00Z">
                          <w:rPr/>
                        </w:rPrChange>
                      </w:rPr>
                      <w:pPrChange w:id="2254" w:author="ghislain.aine" w:date="2015-10-30T10:24:00Z">
                        <w:pPr/>
                      </w:pPrChange>
                    </w:pPr>
                  </w:p>
                </w:txbxContent>
              </v:textbox>
              <w10:wrap type="none"/>
              <w10:anchorlock/>
            </v:shape>
          </w:pict>
        </w:r>
      </w:ins>
    </w:p>
    <w:p w:rsidR="00944E6B" w:rsidRPr="00944E6B" w:rsidDel="0013549D" w:rsidRDefault="004D7EE5" w:rsidP="00944E6B">
      <w:pPr>
        <w:shd w:val="clear" w:color="auto" w:fill="FFFFFF"/>
        <w:rPr>
          <w:ins w:id="2255" w:author="jerome draillard" w:date="2015-10-29T11:33:00Z"/>
          <w:rFonts w:ascii="Courier New" w:eastAsia="Times New Roman" w:hAnsi="Courier New" w:cs="Courier New"/>
          <w:b/>
          <w:bCs/>
          <w:color w:val="000080"/>
          <w:sz w:val="16"/>
          <w:szCs w:val="16"/>
          <w:lang w:val="en-US" w:eastAsia="fr-FR"/>
          <w:rPrChange w:id="2256" w:author="jerome draillard" w:date="2015-10-29T11:33:00Z">
            <w:rPr>
              <w:ins w:id="2257" w:author="jerome draillard" w:date="2015-10-29T11:33:00Z"/>
              <w:rFonts w:ascii="Courier New" w:eastAsia="Times New Roman" w:hAnsi="Courier New" w:cs="Courier New"/>
              <w:b/>
              <w:bCs/>
              <w:color w:val="000080"/>
              <w:sz w:val="20"/>
              <w:lang w:eastAsia="fr-FR"/>
            </w:rPr>
          </w:rPrChange>
        </w:rPr>
      </w:pPr>
      <w:moveFromRangeStart w:id="2258" w:author="ghislain.aine" w:date="2015-10-30T10:23:00Z" w:name="move433963965"/>
      <w:moveFrom w:id="2259" w:author="ghislain.aine" w:date="2015-10-30T10:23:00Z">
        <w:ins w:id="2260" w:author="jerome draillard" w:date="2015-10-29T11:33:00Z">
          <w:r w:rsidRPr="004D7EE5">
            <w:rPr>
              <w:rFonts w:ascii="Courier New" w:eastAsia="Times New Roman" w:hAnsi="Courier New" w:cs="Courier New"/>
              <w:color w:val="8000FF"/>
              <w:sz w:val="16"/>
              <w:szCs w:val="16"/>
              <w:lang w:val="en-US" w:eastAsia="fr-FR"/>
              <w:rPrChange w:id="2261" w:author="jerome draillard" w:date="2015-10-29T11:33:00Z">
                <w:rPr>
                  <w:rFonts w:ascii="Courier New" w:eastAsia="Times New Roman" w:hAnsi="Courier New" w:cs="Courier New"/>
                  <w:color w:val="8000FF"/>
                  <w:sz w:val="20"/>
                  <w:u w:val="single"/>
                  <w:lang w:eastAsia="fr-FR"/>
                </w:rPr>
              </w:rPrChange>
            </w:rPr>
            <w:t>extern</w:t>
          </w:r>
          <w:r w:rsidRPr="004D7EE5">
            <w:rPr>
              <w:rFonts w:ascii="Courier New" w:eastAsia="Times New Roman" w:hAnsi="Courier New" w:cs="Courier New"/>
              <w:color w:val="000000"/>
              <w:sz w:val="16"/>
              <w:szCs w:val="16"/>
              <w:lang w:val="en-US" w:eastAsia="fr-FR"/>
              <w:rPrChange w:id="2262" w:author="jerome draillard" w:date="2015-10-29T11:33:00Z">
                <w:rPr>
                  <w:rFonts w:ascii="Courier New" w:eastAsia="Times New Roman" w:hAnsi="Courier New" w:cs="Courier New"/>
                  <w:color w:val="000000"/>
                  <w:sz w:val="20"/>
                  <w:u w:val="single"/>
                  <w:lang w:eastAsia="fr-FR"/>
                </w:rPr>
              </w:rPrChange>
            </w:rPr>
            <w:t xml:space="preserve"> </w:t>
          </w:r>
          <w:r w:rsidRPr="004D7EE5">
            <w:rPr>
              <w:rFonts w:ascii="Courier New" w:eastAsia="Times New Roman" w:hAnsi="Courier New" w:cs="Courier New"/>
              <w:color w:val="808080"/>
              <w:sz w:val="16"/>
              <w:szCs w:val="16"/>
              <w:lang w:val="en-US" w:eastAsia="fr-FR"/>
              <w:rPrChange w:id="2263" w:author="jerome draillard" w:date="2015-10-29T11:33:00Z">
                <w:rPr>
                  <w:rFonts w:ascii="Courier New" w:eastAsia="Times New Roman" w:hAnsi="Courier New" w:cs="Courier New"/>
                  <w:color w:val="808080"/>
                  <w:sz w:val="20"/>
                  <w:u w:val="single"/>
                  <w:lang w:eastAsia="fr-FR"/>
                </w:rPr>
              </w:rPrChange>
            </w:rPr>
            <w:t>"C"</w:t>
          </w:r>
          <w:r w:rsidRPr="004D7EE5">
            <w:rPr>
              <w:rFonts w:ascii="Courier New" w:eastAsia="Times New Roman" w:hAnsi="Courier New" w:cs="Courier New"/>
              <w:color w:val="000000"/>
              <w:sz w:val="16"/>
              <w:szCs w:val="16"/>
              <w:lang w:val="en-US" w:eastAsia="fr-FR"/>
              <w:rPrChange w:id="2264" w:author="jerome draillard" w:date="2015-10-29T11:33:00Z">
                <w:rPr>
                  <w:rFonts w:ascii="Courier New" w:eastAsia="Times New Roman" w:hAnsi="Courier New" w:cs="Courier New"/>
                  <w:color w:val="000000"/>
                  <w:sz w:val="20"/>
                  <w:u w:val="single"/>
                  <w:lang w:eastAsia="fr-FR"/>
                </w:rPr>
              </w:rPrChange>
            </w:rPr>
            <w:t xml:space="preserve"> DEMO_EXPORT StreamWork</w:t>
          </w:r>
          <w:r w:rsidRPr="004D7EE5">
            <w:rPr>
              <w:rFonts w:ascii="Courier New" w:eastAsia="Times New Roman" w:hAnsi="Courier New" w:cs="Courier New"/>
              <w:b/>
              <w:bCs/>
              <w:color w:val="000080"/>
              <w:sz w:val="16"/>
              <w:szCs w:val="16"/>
              <w:lang w:val="en-US" w:eastAsia="fr-FR"/>
              <w:rPrChange w:id="2265" w:author="jerome draillard" w:date="2015-10-29T11:33: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2266" w:author="jerome draillard" w:date="2015-10-29T11:33:00Z">
                <w:rPr>
                  <w:rFonts w:ascii="Courier New" w:eastAsia="Times New Roman" w:hAnsi="Courier New" w:cs="Courier New"/>
                  <w:color w:val="000000"/>
                  <w:sz w:val="20"/>
                  <w:u w:val="single"/>
                  <w:lang w:eastAsia="fr-FR"/>
                </w:rPr>
              </w:rPrChange>
            </w:rPr>
            <w:t>SwCore</w:t>
          </w:r>
          <w:r w:rsidRPr="004D7EE5">
            <w:rPr>
              <w:rFonts w:ascii="Courier New" w:eastAsia="Times New Roman" w:hAnsi="Courier New" w:cs="Courier New"/>
              <w:b/>
              <w:bCs/>
              <w:color w:val="000080"/>
              <w:sz w:val="16"/>
              <w:szCs w:val="16"/>
              <w:lang w:val="en-US" w:eastAsia="fr-FR"/>
              <w:rPrChange w:id="2267" w:author="jerome draillard" w:date="2015-10-29T11:33: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2268" w:author="jerome draillard" w:date="2015-10-29T11:33:00Z">
                <w:rPr>
                  <w:rFonts w:ascii="Courier New" w:eastAsia="Times New Roman" w:hAnsi="Courier New" w:cs="Courier New"/>
                  <w:color w:val="000000"/>
                  <w:sz w:val="20"/>
                  <w:u w:val="single"/>
                  <w:lang w:eastAsia="fr-FR"/>
                </w:rPr>
              </w:rPrChange>
            </w:rPr>
            <w:t xml:space="preserve">SwPluginFactory_Class </w:t>
          </w:r>
          <w:r w:rsidRPr="004D7EE5">
            <w:rPr>
              <w:rFonts w:ascii="Courier New" w:eastAsia="Times New Roman" w:hAnsi="Courier New" w:cs="Courier New"/>
              <w:b/>
              <w:bCs/>
              <w:color w:val="000080"/>
              <w:sz w:val="16"/>
              <w:szCs w:val="16"/>
              <w:lang w:val="en-US" w:eastAsia="fr-FR"/>
              <w:rPrChange w:id="2269" w:author="jerome draillard" w:date="2015-10-29T11:33:00Z">
                <w:rPr>
                  <w:rFonts w:ascii="Courier New" w:eastAsia="Times New Roman" w:hAnsi="Courier New" w:cs="Courier New"/>
                  <w:b/>
                  <w:bCs/>
                  <w:color w:val="000080"/>
                  <w:sz w:val="20"/>
                  <w:u w:val="single"/>
                  <w:lang w:eastAsia="fr-FR"/>
                </w:rPr>
              </w:rPrChange>
            </w:rPr>
            <w:t>*</w:t>
          </w:r>
          <w:r w:rsidRPr="004D7EE5">
            <w:rPr>
              <w:rFonts w:ascii="Courier New" w:eastAsia="Times New Roman" w:hAnsi="Courier New" w:cs="Courier New"/>
              <w:color w:val="000000"/>
              <w:sz w:val="16"/>
              <w:szCs w:val="16"/>
              <w:lang w:val="en-US" w:eastAsia="fr-FR"/>
              <w:rPrChange w:id="2270" w:author="jerome draillard" w:date="2015-10-29T11:33:00Z">
                <w:rPr>
                  <w:rFonts w:ascii="Courier New" w:eastAsia="Times New Roman" w:hAnsi="Courier New" w:cs="Courier New"/>
                  <w:color w:val="000000"/>
                  <w:sz w:val="20"/>
                  <w:u w:val="single"/>
                  <w:lang w:eastAsia="fr-FR"/>
                </w:rPr>
              </w:rPrChange>
            </w:rPr>
            <w:t xml:space="preserve">  GetPluginInterfaceD</w:t>
          </w:r>
          <w:r w:rsidRPr="004D7EE5">
            <w:rPr>
              <w:rFonts w:ascii="Courier New" w:eastAsia="Times New Roman" w:hAnsi="Courier New" w:cs="Courier New"/>
              <w:b/>
              <w:bCs/>
              <w:color w:val="000080"/>
              <w:sz w:val="16"/>
              <w:szCs w:val="16"/>
              <w:lang w:val="en-US" w:eastAsia="fr-FR"/>
              <w:rPrChange w:id="2271" w:author="jerome draillard" w:date="2015-10-29T11:33:00Z">
                <w:rPr>
                  <w:rFonts w:ascii="Courier New" w:eastAsia="Times New Roman" w:hAnsi="Courier New" w:cs="Courier New"/>
                  <w:b/>
                  <w:bCs/>
                  <w:color w:val="000080"/>
                  <w:sz w:val="20"/>
                  <w:u w:val="single"/>
                  <w:lang w:eastAsia="fr-FR"/>
                </w:rPr>
              </w:rPrChange>
            </w:rPr>
            <w:t>()</w:t>
          </w:r>
        </w:ins>
      </w:moveFrom>
    </w:p>
    <w:moveFromRangeEnd w:id="2258"/>
    <w:p w:rsidR="00944E6B" w:rsidRDefault="00944E6B" w:rsidP="00944E6B">
      <w:pPr>
        <w:shd w:val="clear" w:color="auto" w:fill="FFFFFF"/>
        <w:rPr>
          <w:ins w:id="2272" w:author="jerome draillard" w:date="2015-10-29T11:33:00Z"/>
          <w:rFonts w:ascii="Times New Roman" w:eastAsia="Times New Roman" w:hAnsi="Times New Roman" w:cs="Times New Roman"/>
          <w:sz w:val="24"/>
          <w:szCs w:val="24"/>
          <w:lang w:val="en-US" w:eastAsia="fr-FR"/>
        </w:rPr>
      </w:pPr>
    </w:p>
    <w:p w:rsidR="00A43A6B" w:rsidRDefault="004D7EE5">
      <w:pPr>
        <w:rPr>
          <w:ins w:id="2273" w:author="jerome draillard" w:date="2015-11-27T15:36:00Z"/>
          <w:lang w:eastAsia="fr-FR"/>
        </w:rPr>
        <w:pPrChange w:id="2274" w:author="jerome draillard" w:date="2015-10-29T11:33:00Z">
          <w:pPr>
            <w:shd w:val="clear" w:color="auto" w:fill="FFFFFF"/>
          </w:pPr>
        </w:pPrChange>
      </w:pPr>
      <w:ins w:id="2275" w:author="jerome draillard" w:date="2015-10-29T11:33:00Z">
        <w:r w:rsidRPr="004D7EE5">
          <w:rPr>
            <w:lang w:eastAsia="fr-FR"/>
            <w:rPrChange w:id="2276" w:author="jerome draillard" w:date="2015-10-29T11:34:00Z">
              <w:rPr>
                <w:color w:val="0000FF" w:themeColor="hyperlink"/>
                <w:u w:val="single"/>
                <w:lang w:val="en-US" w:eastAsia="fr-FR"/>
              </w:rPr>
            </w:rPrChange>
          </w:rPr>
          <w:t xml:space="preserve">Cette méthode </w:t>
        </w:r>
        <w:proofErr w:type="spellStart"/>
        <w:r w:rsidRPr="004D7EE5">
          <w:rPr>
            <w:lang w:eastAsia="fr-FR"/>
            <w:rPrChange w:id="2277" w:author="jerome draillard" w:date="2015-10-29T11:34:00Z">
              <w:rPr>
                <w:color w:val="0000FF" w:themeColor="hyperlink"/>
                <w:u w:val="single"/>
                <w:lang w:val="en-US" w:eastAsia="fr-FR"/>
              </w:rPr>
            </w:rPrChange>
          </w:rPr>
          <w:t>extern</w:t>
        </w:r>
        <w:proofErr w:type="spellEnd"/>
        <w:r w:rsidRPr="004D7EE5">
          <w:rPr>
            <w:lang w:eastAsia="fr-FR"/>
            <w:rPrChange w:id="2278" w:author="jerome draillard" w:date="2015-10-29T11:34:00Z">
              <w:rPr>
                <w:color w:val="0000FF" w:themeColor="hyperlink"/>
                <w:u w:val="single"/>
                <w:lang w:val="en-US" w:eastAsia="fr-FR"/>
              </w:rPr>
            </w:rPrChange>
          </w:rPr>
          <w:t xml:space="preserve"> "</w:t>
        </w:r>
        <w:del w:id="2279" w:author="ghislain.aine" w:date="2015-11-04T16:47:00Z">
          <w:r w:rsidRPr="004D7EE5">
            <w:rPr>
              <w:lang w:eastAsia="fr-FR"/>
              <w:rPrChange w:id="2280" w:author="jerome draillard" w:date="2015-10-29T11:34:00Z">
                <w:rPr>
                  <w:color w:val="0000FF" w:themeColor="hyperlink"/>
                  <w:u w:val="single"/>
                  <w:lang w:val="en-US" w:eastAsia="fr-FR"/>
                </w:rPr>
              </w:rPrChange>
            </w:rPr>
            <w:delText>c</w:delText>
          </w:r>
        </w:del>
      </w:ins>
      <w:ins w:id="2281" w:author="ghislain.aine" w:date="2015-11-04T16:47:00Z">
        <w:r w:rsidR="00E759DB">
          <w:rPr>
            <w:lang w:eastAsia="fr-FR"/>
          </w:rPr>
          <w:t>C</w:t>
        </w:r>
      </w:ins>
      <w:ins w:id="2282" w:author="jerome draillard" w:date="2015-10-29T11:33:00Z">
        <w:r w:rsidRPr="004D7EE5">
          <w:rPr>
            <w:lang w:eastAsia="fr-FR"/>
            <w:rPrChange w:id="2283" w:author="jerome draillard" w:date="2015-10-29T11:34:00Z">
              <w:rPr>
                <w:color w:val="0000FF" w:themeColor="hyperlink"/>
                <w:u w:val="single"/>
                <w:lang w:val="en-US" w:eastAsia="fr-FR"/>
              </w:rPr>
            </w:rPrChange>
          </w:rPr>
          <w:t xml:space="preserve">" sera accessible par StreamWorkEditor2.exe </w:t>
        </w:r>
      </w:ins>
      <w:ins w:id="2284" w:author="jerome draillard" w:date="2015-10-29T11:34:00Z">
        <w:r w:rsidR="00944E6B">
          <w:rPr>
            <w:lang w:eastAsia="fr-FR"/>
          </w:rPr>
          <w:t>qui va dynamiquement charger le plugin</w:t>
        </w:r>
      </w:ins>
      <w:ins w:id="2285" w:author="jerome draillard" w:date="2015-11-27T15:35:00Z">
        <w:r w:rsidR="007B3C31">
          <w:rPr>
            <w:lang w:eastAsia="fr-FR"/>
          </w:rPr>
          <w:t xml:space="preserve">. </w:t>
        </w:r>
        <w:proofErr w:type="spellStart"/>
        <w:r w:rsidR="007B3C31">
          <w:rPr>
            <w:lang w:eastAsia="fr-FR"/>
          </w:rPr>
          <w:t>Streamwork</w:t>
        </w:r>
        <w:proofErr w:type="spellEnd"/>
        <w:r w:rsidR="007B3C31">
          <w:rPr>
            <w:lang w:eastAsia="fr-FR"/>
          </w:rPr>
          <w:t xml:space="preserve"> va alors</w:t>
        </w:r>
      </w:ins>
      <w:ins w:id="2286" w:author="jerome draillard" w:date="2015-10-29T11:34:00Z">
        <w:r w:rsidR="00944E6B">
          <w:rPr>
            <w:lang w:eastAsia="fr-FR"/>
          </w:rPr>
          <w:t xml:space="preserve"> récupérer une instance vers cette classe </w:t>
        </w:r>
        <w:proofErr w:type="spellStart"/>
        <w:r w:rsidR="00944E6B">
          <w:rPr>
            <w:lang w:eastAsia="fr-FR"/>
          </w:rPr>
          <w:t>factory</w:t>
        </w:r>
        <w:proofErr w:type="spellEnd"/>
        <w:r w:rsidR="00944E6B">
          <w:rPr>
            <w:lang w:eastAsia="fr-FR"/>
          </w:rPr>
          <w:t xml:space="preserve"> qui pourra à son tour créer des instances de composant sur demande</w:t>
        </w:r>
      </w:ins>
      <w:ins w:id="2287" w:author="jerome draillard" w:date="2015-11-27T15:36:00Z">
        <w:r w:rsidR="007B3C31">
          <w:rPr>
            <w:lang w:eastAsia="fr-FR"/>
          </w:rPr>
          <w:t xml:space="preserve"> de </w:t>
        </w:r>
        <w:proofErr w:type="spellStart"/>
        <w:r w:rsidR="007B3C31">
          <w:rPr>
            <w:lang w:eastAsia="fr-FR"/>
          </w:rPr>
          <w:t>streamWork</w:t>
        </w:r>
        <w:proofErr w:type="spellEnd"/>
        <w:r w:rsidR="007B3C31">
          <w:rPr>
            <w:lang w:eastAsia="fr-FR"/>
          </w:rPr>
          <w:t>.</w:t>
        </w:r>
      </w:ins>
    </w:p>
    <w:p w:rsidR="00A43A6B" w:rsidRDefault="00A43A6B">
      <w:pPr>
        <w:rPr>
          <w:ins w:id="2288" w:author="jerome draillard" w:date="2015-11-27T15:36:00Z"/>
          <w:lang w:eastAsia="fr-FR"/>
        </w:rPr>
        <w:pPrChange w:id="2289" w:author="jerome draillard" w:date="2015-10-29T11:33:00Z">
          <w:pPr>
            <w:shd w:val="clear" w:color="auto" w:fill="FFFFFF"/>
          </w:pPr>
        </w:pPrChange>
      </w:pPr>
    </w:p>
    <w:p w:rsidR="00A43A6B" w:rsidRDefault="007B3C31">
      <w:pPr>
        <w:rPr>
          <w:del w:id="2290" w:author="ghislain.aine" w:date="2015-11-04T17:32:00Z"/>
          <w:lang w:eastAsia="fr-FR"/>
        </w:rPr>
        <w:pPrChange w:id="2291" w:author="jerome draillard" w:date="2015-11-27T15:36:00Z">
          <w:pPr>
            <w:spacing w:after="200" w:line="276" w:lineRule="auto"/>
            <w:jc w:val="left"/>
          </w:pPr>
        </w:pPrChange>
      </w:pPr>
      <w:ins w:id="2292" w:author="jerome draillard" w:date="2015-11-27T15:36:00Z">
        <w:r>
          <w:rPr>
            <w:lang w:eastAsia="fr-FR"/>
          </w:rPr>
          <w:t>N</w:t>
        </w:r>
      </w:ins>
      <w:ins w:id="2293" w:author="jerome draillard" w:date="2015-10-29T11:34:00Z">
        <w:r w:rsidR="00944E6B">
          <w:rPr>
            <w:lang w:eastAsia="fr-FR"/>
          </w:rPr>
          <w:t>ous allons voir comment tout de suite.</w:t>
        </w:r>
      </w:ins>
    </w:p>
    <w:p w:rsidR="00E54AC5" w:rsidRDefault="00E54AC5">
      <w:pPr>
        <w:spacing w:after="200" w:line="276" w:lineRule="auto"/>
        <w:jc w:val="left"/>
        <w:rPr>
          <w:ins w:id="2294" w:author="ghislain.aine" w:date="2015-11-04T17:32:00Z"/>
        </w:rPr>
      </w:pPr>
    </w:p>
    <w:p w:rsidR="009F7BE5" w:rsidDel="00E54AC5" w:rsidRDefault="009F7BE5">
      <w:pPr>
        <w:spacing w:after="200" w:line="276" w:lineRule="auto"/>
        <w:jc w:val="left"/>
        <w:rPr>
          <w:ins w:id="2295" w:author="jerome draillard" w:date="2015-10-29T11:43:00Z"/>
          <w:del w:id="2296" w:author="ghislain.aine" w:date="2015-11-04T17:32:00Z"/>
        </w:rPr>
      </w:pPr>
    </w:p>
    <w:p w:rsidR="009F7BE5" w:rsidDel="00E54AC5" w:rsidRDefault="009F7BE5">
      <w:pPr>
        <w:spacing w:after="200" w:line="276" w:lineRule="auto"/>
        <w:jc w:val="left"/>
        <w:rPr>
          <w:ins w:id="2297" w:author="jerome draillard" w:date="2015-10-29T11:43:00Z"/>
          <w:del w:id="2298" w:author="ghislain.aine" w:date="2015-11-04T17:32:00Z"/>
        </w:rPr>
      </w:pPr>
    </w:p>
    <w:p w:rsidR="009F7BE5" w:rsidDel="00E54AC5" w:rsidRDefault="009F7BE5">
      <w:pPr>
        <w:spacing w:after="200" w:line="276" w:lineRule="auto"/>
        <w:jc w:val="left"/>
        <w:rPr>
          <w:ins w:id="2299" w:author="jerome draillard" w:date="2015-10-29T11:43:00Z"/>
          <w:del w:id="2300" w:author="ghislain.aine" w:date="2015-11-04T17:32:00Z"/>
        </w:rPr>
      </w:pPr>
    </w:p>
    <w:p w:rsidR="009F7BE5" w:rsidDel="00E54AC5" w:rsidRDefault="009F7BE5">
      <w:pPr>
        <w:spacing w:after="200" w:line="276" w:lineRule="auto"/>
        <w:jc w:val="left"/>
        <w:rPr>
          <w:ins w:id="2301" w:author="jerome draillard" w:date="2015-10-29T11:43:00Z"/>
          <w:del w:id="2302" w:author="ghislain.aine" w:date="2015-11-04T17:32:00Z"/>
        </w:rPr>
      </w:pPr>
    </w:p>
    <w:p w:rsidR="009F7BE5" w:rsidDel="0049323F" w:rsidRDefault="009F7BE5">
      <w:pPr>
        <w:spacing w:after="200" w:line="276" w:lineRule="auto"/>
        <w:jc w:val="left"/>
        <w:rPr>
          <w:ins w:id="2303" w:author="jerome draillard" w:date="2015-10-29T11:43:00Z"/>
          <w:del w:id="2304" w:author="ghislain.aine" w:date="2015-11-04T16:47:00Z"/>
        </w:rPr>
      </w:pPr>
    </w:p>
    <w:p w:rsidR="009F7BE5" w:rsidDel="0049323F" w:rsidRDefault="009F7BE5">
      <w:pPr>
        <w:spacing w:after="200" w:line="276" w:lineRule="auto"/>
        <w:jc w:val="left"/>
        <w:rPr>
          <w:ins w:id="2305" w:author="jerome draillard" w:date="2015-10-29T11:43:00Z"/>
          <w:del w:id="2306" w:author="ghislain.aine" w:date="2015-11-04T16:47:00Z"/>
        </w:rPr>
      </w:pPr>
    </w:p>
    <w:p w:rsidR="009F7BE5" w:rsidDel="0049323F" w:rsidRDefault="009F7BE5">
      <w:pPr>
        <w:spacing w:after="200" w:line="276" w:lineRule="auto"/>
        <w:jc w:val="left"/>
        <w:rPr>
          <w:ins w:id="2307" w:author="jerome draillard" w:date="2015-10-29T11:43:00Z"/>
          <w:del w:id="2308" w:author="ghislain.aine" w:date="2015-11-04T16:47:00Z"/>
        </w:rPr>
      </w:pPr>
    </w:p>
    <w:p w:rsidR="009F7BE5" w:rsidDel="0049323F" w:rsidRDefault="009F7BE5">
      <w:pPr>
        <w:spacing w:after="200" w:line="276" w:lineRule="auto"/>
        <w:jc w:val="left"/>
        <w:rPr>
          <w:ins w:id="2309" w:author="jerome draillard" w:date="2015-10-29T11:43:00Z"/>
          <w:del w:id="2310" w:author="ghislain.aine" w:date="2015-11-04T16:47:00Z"/>
        </w:rPr>
      </w:pPr>
    </w:p>
    <w:p w:rsidR="009F7BE5" w:rsidDel="0049323F" w:rsidRDefault="009F7BE5">
      <w:pPr>
        <w:spacing w:after="200" w:line="276" w:lineRule="auto"/>
        <w:jc w:val="left"/>
        <w:rPr>
          <w:ins w:id="2311" w:author="jerome draillard" w:date="2015-10-29T11:34:00Z"/>
          <w:del w:id="2312" w:author="ghislain.aine" w:date="2015-11-04T16:47:00Z"/>
        </w:rPr>
      </w:pPr>
    </w:p>
    <w:p w:rsidR="00944E6B" w:rsidRDefault="00944E6B">
      <w:pPr>
        <w:spacing w:after="200" w:line="276" w:lineRule="auto"/>
        <w:jc w:val="left"/>
        <w:rPr>
          <w:ins w:id="2313" w:author="ghislain.aine" w:date="2015-10-30T10:24:00Z"/>
        </w:rPr>
      </w:pPr>
      <w:ins w:id="2314" w:author="jerome draillard" w:date="2015-10-29T11:34:00Z">
        <w:r>
          <w:t>Juste avant de continuer</w:t>
        </w:r>
      </w:ins>
      <w:ins w:id="2315" w:author="ghislain.aine" w:date="2015-11-04T16:47:00Z">
        <w:r w:rsidR="0049323F">
          <w:t>,</w:t>
        </w:r>
      </w:ins>
      <w:ins w:id="2316" w:author="jerome draillard" w:date="2015-10-29T11:34:00Z">
        <w:r>
          <w:t xml:space="preserve"> implémenter le constructeur et les méthodes suivantes dans le .</w:t>
        </w:r>
        <w:proofErr w:type="spellStart"/>
        <w:r>
          <w:t>cpp</w:t>
        </w:r>
        <w:proofErr w:type="spellEnd"/>
        <w:r>
          <w:t xml:space="preserve"> :</w:t>
        </w:r>
      </w:ins>
    </w:p>
    <w:p w:rsidR="0013549D" w:rsidRPr="0013549D" w:rsidRDefault="004D7EE5">
      <w:pPr>
        <w:spacing w:after="200" w:line="276" w:lineRule="auto"/>
        <w:jc w:val="left"/>
        <w:rPr>
          <w:ins w:id="2317" w:author="jerome draillard" w:date="2015-10-29T11:43:00Z"/>
          <w:lang w:val="en-US"/>
          <w:rPrChange w:id="2318" w:author="ghislain.aine" w:date="2015-10-30T10:24:00Z">
            <w:rPr>
              <w:ins w:id="2319" w:author="jerome draillard" w:date="2015-10-29T11:43:00Z"/>
            </w:rPr>
          </w:rPrChange>
        </w:rPr>
      </w:pPr>
      <w:ins w:id="2320" w:author="ghislain.aine" w:date="2015-10-30T10:24:00Z">
        <w:r w:rsidR="00705281" w:rsidRPr="004D7EE5">
          <w:pict>
            <v:shape id="_x0000_s114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4;mso-fit-shape-to-text:t">
                <w:txbxContent>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2321" w:author="ghislain.aine" w:date="2015-11-04T17:30:00Z">
                          <w:rPr>
                            <w:rFonts w:ascii="Courier New" w:eastAsia="Times New Roman" w:hAnsi="Courier New" w:cs="Courier New"/>
                            <w:color w:val="804000"/>
                            <w:sz w:val="16"/>
                            <w:szCs w:val="16"/>
                            <w:lang w:val="en-US" w:eastAsia="fr-FR"/>
                          </w:rPr>
                        </w:rPrChange>
                      </w:rPr>
                    </w:pPr>
                    <w:moveToRangeStart w:id="2322" w:author="ghislain.aine" w:date="2015-10-30T10:25:00Z" w:name="move433964065"/>
                    <w:moveTo w:id="2323" w:author="ghislain.aine" w:date="2015-10-30T10:25:00Z">
                      <w:r w:rsidRPr="004D7EE5">
                        <w:rPr>
                          <w:rFonts w:ascii="Consolas" w:eastAsia="Times New Roman" w:hAnsi="Consolas" w:cs="Consolas"/>
                          <w:color w:val="804000"/>
                          <w:sz w:val="19"/>
                          <w:szCs w:val="19"/>
                          <w:lang w:val="en-US" w:eastAsia="fr-FR"/>
                          <w:rPrChange w:id="2324" w:author="ghislain.aine" w:date="2015-11-04T17:30:00Z">
                            <w:rPr>
                              <w:rFonts w:ascii="Courier New" w:eastAsia="Times New Roman" w:hAnsi="Courier New" w:cs="Courier New"/>
                              <w:color w:val="804000"/>
                              <w:sz w:val="16"/>
                              <w:szCs w:val="16"/>
                              <w:lang w:val="en-US" w:eastAsia="fr-FR"/>
                            </w:rPr>
                          </w:rPrChange>
                        </w:rPr>
                        <w:t>#include "</w:t>
                      </w:r>
                      <w:proofErr w:type="spellStart"/>
                      <w:r w:rsidRPr="004D7EE5">
                        <w:rPr>
                          <w:rFonts w:ascii="Consolas" w:eastAsia="Times New Roman" w:hAnsi="Consolas" w:cs="Consolas"/>
                          <w:color w:val="804000"/>
                          <w:sz w:val="19"/>
                          <w:szCs w:val="19"/>
                          <w:lang w:val="en-US" w:eastAsia="fr-FR"/>
                          <w:rPrChange w:id="2325" w:author="ghislain.aine" w:date="2015-11-04T17:30:00Z">
                            <w:rPr>
                              <w:rFonts w:ascii="Courier New" w:eastAsia="Times New Roman" w:hAnsi="Courier New" w:cs="Courier New"/>
                              <w:color w:val="804000"/>
                              <w:sz w:val="16"/>
                              <w:szCs w:val="16"/>
                              <w:lang w:val="en-US" w:eastAsia="fr-FR"/>
                            </w:rPr>
                          </w:rPrChange>
                        </w:rPr>
                        <w:t>DemoPluginFactory_Class.h</w:t>
                      </w:r>
                      <w:proofErr w:type="spellEnd"/>
                      <w:r w:rsidRPr="004D7EE5">
                        <w:rPr>
                          <w:rFonts w:ascii="Consolas" w:eastAsia="Times New Roman" w:hAnsi="Consolas" w:cs="Consolas"/>
                          <w:color w:val="804000"/>
                          <w:sz w:val="19"/>
                          <w:szCs w:val="19"/>
                          <w:lang w:val="en-US" w:eastAsia="fr-FR"/>
                          <w:rPrChange w:id="2326" w:author="ghislain.aine" w:date="2015-11-04T17:30:00Z">
                            <w:rPr>
                              <w:rFonts w:ascii="Courier New" w:eastAsia="Times New Roman" w:hAnsi="Courier New" w:cs="Courier New"/>
                              <w:color w:val="804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27"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28" w:author="ghislain.aine" w:date="2015-11-04T17:30:00Z">
                          <w:rPr>
                            <w:rFonts w:ascii="Courier New" w:eastAsia="Times New Roman" w:hAnsi="Courier New" w:cs="Courier New"/>
                            <w:color w:val="000000"/>
                            <w:sz w:val="16"/>
                            <w:szCs w:val="16"/>
                            <w:lang w:val="en-US" w:eastAsia="fr-FR"/>
                          </w:rPr>
                        </w:rPrChange>
                      </w:rPr>
                    </w:pPr>
                    <w:moveTo w:id="2329" w:author="ghislain.aine" w:date="2015-10-30T10:25:00Z">
                      <w:r w:rsidRPr="004D7EE5">
                        <w:rPr>
                          <w:rFonts w:ascii="Consolas" w:eastAsia="Times New Roman" w:hAnsi="Consolas" w:cs="Consolas"/>
                          <w:color w:val="000000"/>
                          <w:sz w:val="19"/>
                          <w:szCs w:val="19"/>
                          <w:lang w:val="en-US" w:eastAsia="fr-FR"/>
                          <w:rPrChange w:id="2330" w:author="ghislain.aine" w:date="2015-11-04T17:30: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31" w:author="ghislain.aine" w:date="2015-11-04T17:30:00Z">
                          <w:rPr>
                            <w:rFonts w:ascii="Courier New" w:eastAsia="Times New Roman" w:hAnsi="Courier New" w:cs="Courier New"/>
                            <w:color w:val="000000"/>
                            <w:sz w:val="16"/>
                            <w:szCs w:val="16"/>
                            <w:lang w:val="en-US" w:eastAsia="fr-FR"/>
                          </w:rPr>
                        </w:rPrChange>
                      </w:rPr>
                    </w:pPr>
                    <w:moveTo w:id="2332" w:author="ghislain.aine" w:date="2015-10-30T10:25:00Z">
                      <w:r w:rsidRPr="004D7EE5">
                        <w:rPr>
                          <w:rFonts w:ascii="Consolas" w:eastAsia="Times New Roman" w:hAnsi="Consolas" w:cs="Consolas"/>
                          <w:color w:val="000000"/>
                          <w:sz w:val="19"/>
                          <w:szCs w:val="19"/>
                          <w:lang w:val="en-US" w:eastAsia="fr-FR"/>
                          <w:rPrChange w:id="2333" w:author="ghislain.aine" w:date="2015-11-04T17:30:00Z">
                            <w:rPr>
                              <w:rFonts w:ascii="Courier New" w:eastAsia="Times New Roman" w:hAnsi="Courier New" w:cs="Courier New"/>
                              <w:color w:val="000000"/>
                              <w:sz w:val="16"/>
                              <w:szCs w:val="16"/>
                              <w:lang w:val="en-US" w:eastAsia="fr-FR"/>
                            </w:rPr>
                          </w:rPrChange>
                        </w:rPr>
                        <w:t>* INCLUDES LOCAUX</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34" w:author="ghislain.aine" w:date="2015-11-04T17:30:00Z">
                          <w:rPr>
                            <w:rFonts w:ascii="Courier New" w:eastAsia="Times New Roman" w:hAnsi="Courier New" w:cs="Courier New"/>
                            <w:color w:val="000000"/>
                            <w:sz w:val="16"/>
                            <w:szCs w:val="16"/>
                            <w:lang w:val="en-US" w:eastAsia="fr-FR"/>
                          </w:rPr>
                        </w:rPrChange>
                      </w:rPr>
                    </w:pPr>
                    <w:moveTo w:id="2335" w:author="ghislain.aine" w:date="2015-10-30T10:25:00Z">
                      <w:r w:rsidRPr="004D7EE5">
                        <w:rPr>
                          <w:rFonts w:ascii="Consolas" w:eastAsia="Times New Roman" w:hAnsi="Consolas" w:cs="Consolas"/>
                          <w:color w:val="000000"/>
                          <w:sz w:val="19"/>
                          <w:szCs w:val="19"/>
                          <w:lang w:val="en-US" w:eastAsia="fr-FR"/>
                          <w:rPrChange w:id="2336" w:author="ghislain.aine" w:date="2015-11-04T17:30: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37"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38" w:author="ghislain.aine" w:date="2015-11-04T17:30:00Z">
                          <w:rPr>
                            <w:rFonts w:ascii="Courier New" w:eastAsia="Times New Roman" w:hAnsi="Courier New" w:cs="Courier New"/>
                            <w:color w:val="000000"/>
                            <w:sz w:val="16"/>
                            <w:szCs w:val="16"/>
                            <w:lang w:val="en-US" w:eastAsia="fr-FR"/>
                          </w:rPr>
                        </w:rPrChange>
                      </w:rPr>
                    </w:pPr>
                    <w:moveTo w:id="2339" w:author="ghislain.aine" w:date="2015-10-30T10:25:00Z">
                      <w:r w:rsidRPr="004D7EE5">
                        <w:rPr>
                          <w:rFonts w:ascii="Consolas" w:eastAsia="Times New Roman" w:hAnsi="Consolas" w:cs="Consolas"/>
                          <w:color w:val="000000"/>
                          <w:sz w:val="19"/>
                          <w:szCs w:val="19"/>
                          <w:lang w:val="en-US" w:eastAsia="fr-FR"/>
                          <w:rPrChange w:id="2340" w:author="ghislain.aine" w:date="2015-11-04T17:30: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41" w:author="ghislain.aine" w:date="2015-11-04T17:30:00Z">
                          <w:rPr>
                            <w:rFonts w:ascii="Courier New" w:eastAsia="Times New Roman" w:hAnsi="Courier New" w:cs="Courier New"/>
                            <w:color w:val="000000"/>
                            <w:sz w:val="16"/>
                            <w:szCs w:val="16"/>
                            <w:lang w:val="en-US" w:eastAsia="fr-FR"/>
                          </w:rPr>
                        </w:rPrChange>
                      </w:rPr>
                    </w:pPr>
                    <w:moveTo w:id="2342" w:author="ghislain.aine" w:date="2015-10-30T10:25:00Z">
                      <w:r w:rsidRPr="004D7EE5">
                        <w:rPr>
                          <w:rFonts w:ascii="Consolas" w:eastAsia="Times New Roman" w:hAnsi="Consolas" w:cs="Consolas"/>
                          <w:color w:val="000000"/>
                          <w:sz w:val="19"/>
                          <w:szCs w:val="19"/>
                          <w:lang w:val="en-US" w:eastAsia="fr-FR"/>
                          <w:rPrChange w:id="2343" w:author="ghislain.aine" w:date="2015-11-04T17:30:00Z">
                            <w:rPr>
                              <w:rFonts w:ascii="Courier New" w:eastAsia="Times New Roman" w:hAnsi="Courier New" w:cs="Courier New"/>
                              <w:color w:val="000000"/>
                              <w:sz w:val="16"/>
                              <w:szCs w:val="16"/>
                              <w:lang w:val="en-US" w:eastAsia="fr-FR"/>
                            </w:rPr>
                          </w:rPrChange>
                        </w:rPr>
                        <w:t>* INCLUDES GLOBAUX</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44" w:author="ghislain.aine" w:date="2015-11-04T17:30:00Z">
                          <w:rPr>
                            <w:rFonts w:ascii="Courier New" w:eastAsia="Times New Roman" w:hAnsi="Courier New" w:cs="Courier New"/>
                            <w:color w:val="000000"/>
                            <w:sz w:val="16"/>
                            <w:szCs w:val="16"/>
                            <w:lang w:val="en-US" w:eastAsia="fr-FR"/>
                          </w:rPr>
                        </w:rPrChange>
                      </w:rPr>
                    </w:pPr>
                    <w:moveTo w:id="2345" w:author="ghislain.aine" w:date="2015-10-30T10:25:00Z">
                      <w:r w:rsidRPr="004D7EE5">
                        <w:rPr>
                          <w:rFonts w:ascii="Consolas" w:eastAsia="Times New Roman" w:hAnsi="Consolas" w:cs="Consolas"/>
                          <w:color w:val="000000"/>
                          <w:sz w:val="19"/>
                          <w:szCs w:val="19"/>
                          <w:lang w:val="en-US" w:eastAsia="fr-FR"/>
                          <w:rPrChange w:id="2346" w:author="ghislain.aine" w:date="2015-11-04T17:30:00Z">
                            <w:rPr>
                              <w:rFonts w:ascii="Courier New" w:eastAsia="Times New Roman" w:hAnsi="Courier New" w:cs="Courier New"/>
                              <w:color w:val="00000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47"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48" w:author="ghislain.aine" w:date="2015-11-04T17:30:00Z">
                          <w:rPr>
                            <w:rFonts w:ascii="Courier New" w:eastAsia="Times New Roman" w:hAnsi="Courier New" w:cs="Courier New"/>
                            <w:color w:val="000000"/>
                            <w:sz w:val="16"/>
                            <w:szCs w:val="16"/>
                            <w:lang w:val="en-US" w:eastAsia="fr-FR"/>
                          </w:rPr>
                        </w:rPrChange>
                      </w:rPr>
                    </w:pPr>
                    <w:moveTo w:id="2349" w:author="ghislain.aine" w:date="2015-10-30T10:25:00Z">
                      <w:r w:rsidRPr="004D7EE5">
                        <w:rPr>
                          <w:rFonts w:ascii="Consolas" w:eastAsia="Times New Roman" w:hAnsi="Consolas" w:cs="Consolas"/>
                          <w:b/>
                          <w:bCs/>
                          <w:color w:val="0000FF"/>
                          <w:sz w:val="19"/>
                          <w:szCs w:val="19"/>
                          <w:lang w:val="en-US" w:eastAsia="fr-FR"/>
                          <w:rPrChange w:id="2350" w:author="ghislain.aine" w:date="2015-11-04T17:30:00Z">
                            <w:rPr>
                              <w:rFonts w:ascii="Courier New" w:eastAsia="Times New Roman" w:hAnsi="Courier New" w:cs="Courier New"/>
                              <w:b/>
                              <w:bCs/>
                              <w:color w:val="0000FF"/>
                              <w:sz w:val="16"/>
                              <w:szCs w:val="16"/>
                              <w:lang w:val="en-US" w:eastAsia="fr-FR"/>
                            </w:rPr>
                          </w:rPrChange>
                        </w:rPr>
                        <w:t>using</w:t>
                      </w:r>
                      <w:r w:rsidRPr="004D7EE5">
                        <w:rPr>
                          <w:rFonts w:ascii="Consolas" w:eastAsia="Times New Roman" w:hAnsi="Consolas" w:cs="Consolas"/>
                          <w:color w:val="000000"/>
                          <w:sz w:val="19"/>
                          <w:szCs w:val="19"/>
                          <w:lang w:val="en-US" w:eastAsia="fr-FR"/>
                          <w:rPrChange w:id="2351"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2352" w:author="ghislain.aine" w:date="2015-11-04T17:30:00Z">
                            <w:rPr>
                              <w:rFonts w:ascii="Courier New" w:eastAsia="Times New Roman" w:hAnsi="Courier New" w:cs="Courier New"/>
                              <w:b/>
                              <w:bCs/>
                              <w:color w:val="0000FF"/>
                              <w:sz w:val="16"/>
                              <w:szCs w:val="16"/>
                              <w:lang w:val="en-US" w:eastAsia="fr-FR"/>
                            </w:rPr>
                          </w:rPrChange>
                        </w:rPr>
                        <w:t>namespace</w:t>
                      </w:r>
                      <w:r w:rsidRPr="004D7EE5">
                        <w:rPr>
                          <w:rFonts w:ascii="Consolas" w:eastAsia="Times New Roman" w:hAnsi="Consolas" w:cs="Consolas"/>
                          <w:color w:val="000000"/>
                          <w:sz w:val="19"/>
                          <w:szCs w:val="19"/>
                          <w:lang w:val="en-US" w:eastAsia="fr-FR"/>
                          <w:rPrChange w:id="235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354" w:author="ghislain.aine" w:date="2015-11-04T17:30:00Z">
                            <w:rPr>
                              <w:rFonts w:ascii="Courier New" w:eastAsia="Times New Roman" w:hAnsi="Courier New" w:cs="Courier New"/>
                              <w:color w:val="000000"/>
                              <w:sz w:val="16"/>
                              <w:szCs w:val="16"/>
                              <w:lang w:val="en-US" w:eastAsia="fr-FR"/>
                            </w:rPr>
                          </w:rPrChange>
                        </w:rPr>
                        <w:t>StreamWork</w:t>
                      </w:r>
                      <w:proofErr w:type="spellEnd"/>
                      <w:r w:rsidRPr="004D7EE5">
                        <w:rPr>
                          <w:rFonts w:ascii="Consolas" w:eastAsia="Times New Roman" w:hAnsi="Consolas" w:cs="Consolas"/>
                          <w:b/>
                          <w:bCs/>
                          <w:color w:val="000080"/>
                          <w:sz w:val="19"/>
                          <w:szCs w:val="19"/>
                          <w:lang w:val="en-US" w:eastAsia="fr-FR"/>
                          <w:rPrChange w:id="2355"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356" w:author="ghislain.aine" w:date="2015-11-04T17:30:00Z">
                            <w:rPr>
                              <w:rFonts w:ascii="Courier New" w:eastAsia="Times New Roman" w:hAnsi="Courier New" w:cs="Courier New"/>
                              <w:color w:val="000000"/>
                              <w:sz w:val="16"/>
                              <w:szCs w:val="16"/>
                              <w:lang w:val="en-US" w:eastAsia="fr-FR"/>
                            </w:rPr>
                          </w:rPrChange>
                        </w:rPr>
                        <w:t>SwCore</w:t>
                      </w:r>
                      <w:proofErr w:type="spellEnd"/>
                      <w:r w:rsidRPr="004D7EE5">
                        <w:rPr>
                          <w:rFonts w:ascii="Consolas" w:eastAsia="Times New Roman" w:hAnsi="Consolas" w:cs="Consolas"/>
                          <w:b/>
                          <w:bCs/>
                          <w:color w:val="000080"/>
                          <w:sz w:val="19"/>
                          <w:szCs w:val="19"/>
                          <w:lang w:val="en-US" w:eastAsia="fr-FR"/>
                          <w:rPrChange w:id="2357"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58"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59" w:author="ghislain.aine" w:date="2015-11-04T17:30:00Z">
                          <w:rPr>
                            <w:rFonts w:ascii="Courier New" w:eastAsia="Times New Roman" w:hAnsi="Courier New" w:cs="Courier New"/>
                            <w:color w:val="000000"/>
                            <w:sz w:val="16"/>
                            <w:szCs w:val="16"/>
                            <w:lang w:val="en-US" w:eastAsia="fr-FR"/>
                          </w:rPr>
                        </w:rPrChange>
                      </w:rPr>
                    </w:pPr>
                    <w:moveTo w:id="2360" w:author="ghislain.aine" w:date="2015-10-30T10:25:00Z">
                      <w:r w:rsidRPr="004D7EE5">
                        <w:rPr>
                          <w:rFonts w:ascii="Consolas" w:eastAsia="Times New Roman" w:hAnsi="Consolas" w:cs="Consolas"/>
                          <w:b/>
                          <w:bCs/>
                          <w:color w:val="0000FF"/>
                          <w:sz w:val="19"/>
                          <w:szCs w:val="19"/>
                          <w:lang w:val="en-US" w:eastAsia="fr-FR"/>
                          <w:rPrChange w:id="2361" w:author="ghislain.aine" w:date="2015-11-04T17:30:00Z">
                            <w:rPr>
                              <w:rFonts w:ascii="Courier New" w:eastAsia="Times New Roman" w:hAnsi="Courier New" w:cs="Courier New"/>
                              <w:b/>
                              <w:bCs/>
                              <w:color w:val="0000FF"/>
                              <w:sz w:val="16"/>
                              <w:szCs w:val="16"/>
                              <w:lang w:val="en-US" w:eastAsia="fr-FR"/>
                            </w:rPr>
                          </w:rPrChange>
                        </w:rPr>
                        <w:t>namespace</w:t>
                      </w:r>
                      <w:r w:rsidRPr="004D7EE5">
                        <w:rPr>
                          <w:rFonts w:ascii="Consolas" w:eastAsia="Times New Roman" w:hAnsi="Consolas" w:cs="Consolas"/>
                          <w:color w:val="000000"/>
                          <w:sz w:val="19"/>
                          <w:szCs w:val="19"/>
                          <w:lang w:val="en-US" w:eastAsia="fr-FR"/>
                          <w:rPrChange w:id="2362" w:author="ghislain.aine" w:date="2015-11-04T17:30:00Z">
                            <w:rPr>
                              <w:rFonts w:ascii="Courier New" w:eastAsia="Times New Roman" w:hAnsi="Courier New" w:cs="Courier New"/>
                              <w:color w:val="000000"/>
                              <w:sz w:val="16"/>
                              <w:szCs w:val="16"/>
                              <w:lang w:val="en-US" w:eastAsia="fr-FR"/>
                            </w:rPr>
                          </w:rPrChange>
                        </w:rPr>
                        <w:t xml:space="preserve"> Demo</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63" w:author="ghislain.aine" w:date="2015-11-04T17:30:00Z">
                          <w:rPr>
                            <w:rFonts w:ascii="Courier New" w:eastAsia="Times New Roman" w:hAnsi="Courier New" w:cs="Courier New"/>
                            <w:color w:val="000000"/>
                            <w:sz w:val="16"/>
                            <w:szCs w:val="16"/>
                            <w:lang w:val="en-US" w:eastAsia="fr-FR"/>
                          </w:rPr>
                        </w:rPrChange>
                      </w:rPr>
                    </w:pPr>
                    <w:moveTo w:id="2364" w:author="ghislain.aine" w:date="2015-10-30T10:25:00Z">
                      <w:r w:rsidRPr="004D7EE5">
                        <w:rPr>
                          <w:rFonts w:ascii="Consolas" w:eastAsia="Times New Roman" w:hAnsi="Consolas" w:cs="Consolas"/>
                          <w:b/>
                          <w:bCs/>
                          <w:color w:val="000080"/>
                          <w:sz w:val="19"/>
                          <w:szCs w:val="19"/>
                          <w:lang w:val="en-US" w:eastAsia="fr-FR"/>
                          <w:rPrChange w:id="2365"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66" w:author="ghislain.aine" w:date="2015-11-04T17:30:00Z">
                          <w:rPr>
                            <w:rFonts w:ascii="Courier New" w:eastAsia="Times New Roman" w:hAnsi="Courier New" w:cs="Courier New"/>
                            <w:color w:val="000000"/>
                            <w:sz w:val="16"/>
                            <w:szCs w:val="16"/>
                            <w:lang w:val="en-US" w:eastAsia="fr-FR"/>
                          </w:rPr>
                        </w:rPrChange>
                      </w:rPr>
                    </w:pPr>
                    <w:moveTo w:id="2367" w:author="ghislain.aine" w:date="2015-10-30T10:25:00Z">
                      <w:r w:rsidRPr="004D7EE5">
                        <w:rPr>
                          <w:rFonts w:ascii="Consolas" w:eastAsia="Times New Roman" w:hAnsi="Consolas" w:cs="Consolas"/>
                          <w:color w:val="000000"/>
                          <w:sz w:val="19"/>
                          <w:szCs w:val="19"/>
                          <w:lang w:val="en-US" w:eastAsia="fr-FR"/>
                          <w:rPrChange w:id="236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369"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370" w:author="ghislain.aine" w:date="2015-11-04T17:30:00Z">
                            <w:rPr>
                              <w:rFonts w:ascii="Courier New" w:eastAsia="Times New Roman" w:hAnsi="Courier New" w:cs="Courier New"/>
                              <w:color w:val="008080"/>
                              <w:sz w:val="16"/>
                              <w:szCs w:val="16"/>
                              <w:lang w:val="en-US" w:eastAsia="fr-FR"/>
                            </w:rPr>
                          </w:rPrChange>
                        </w:rPr>
                        <w:t>Constructeur</w:t>
                      </w:r>
                      <w:proofErr w:type="spellEnd"/>
                      <w:r w:rsidRPr="004D7EE5">
                        <w:rPr>
                          <w:rFonts w:ascii="Consolas" w:eastAsia="Times New Roman" w:hAnsi="Consolas" w:cs="Consolas"/>
                          <w:color w:val="008080"/>
                          <w:sz w:val="19"/>
                          <w:szCs w:val="19"/>
                          <w:lang w:val="en-US" w:eastAsia="fr-FR"/>
                          <w:rPrChange w:id="2371"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72" w:author="ghislain.aine" w:date="2015-11-04T17:30:00Z">
                          <w:rPr>
                            <w:rFonts w:ascii="Courier New" w:eastAsia="Times New Roman" w:hAnsi="Courier New" w:cs="Courier New"/>
                            <w:color w:val="000000"/>
                            <w:sz w:val="16"/>
                            <w:szCs w:val="16"/>
                            <w:lang w:val="en-US" w:eastAsia="fr-FR"/>
                          </w:rPr>
                        </w:rPrChange>
                      </w:rPr>
                    </w:pPr>
                    <w:moveTo w:id="2373" w:author="ghislain.aine" w:date="2015-10-30T10:25:00Z">
                      <w:r w:rsidRPr="004D7EE5">
                        <w:rPr>
                          <w:rFonts w:ascii="Consolas" w:eastAsia="Times New Roman" w:hAnsi="Consolas" w:cs="Consolas"/>
                          <w:color w:val="000000"/>
                          <w:sz w:val="19"/>
                          <w:szCs w:val="19"/>
                          <w:lang w:val="en-US" w:eastAsia="fr-FR"/>
                          <w:rPrChange w:id="2374"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375"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376"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377"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378"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379"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380"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381" w:author="ghislain.aine" w:date="2015-11-04T17:30:00Z">
                            <w:rPr>
                              <w:rFonts w:ascii="Courier New" w:eastAsia="Times New Roman" w:hAnsi="Courier New" w:cs="Courier New"/>
                              <w:color w:val="000000"/>
                              <w:sz w:val="16"/>
                              <w:szCs w:val="16"/>
                              <w:lang w:val="en-US" w:eastAsia="fr-FR"/>
                            </w:rPr>
                          </w:rPrChange>
                        </w:rPr>
                        <w:t>SwPluginFactory_Class</w:t>
                      </w:r>
                      <w:proofErr w:type="spellEnd"/>
                      <w:r w:rsidRPr="004D7EE5">
                        <w:rPr>
                          <w:rFonts w:ascii="Consolas" w:eastAsia="Times New Roman" w:hAnsi="Consolas" w:cs="Consolas"/>
                          <w:b/>
                          <w:bCs/>
                          <w:color w:val="000080"/>
                          <w:sz w:val="19"/>
                          <w:szCs w:val="19"/>
                          <w:lang w:val="en-US" w:eastAsia="fr-FR"/>
                          <w:rPrChange w:id="2382"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83" w:author="ghislain.aine" w:date="2015-11-04T17:30:00Z">
                          <w:rPr>
                            <w:rFonts w:ascii="Courier New" w:eastAsia="Times New Roman" w:hAnsi="Courier New" w:cs="Courier New"/>
                            <w:color w:val="000000"/>
                            <w:sz w:val="16"/>
                            <w:szCs w:val="16"/>
                            <w:lang w:val="en-US" w:eastAsia="fr-FR"/>
                          </w:rPr>
                        </w:rPrChange>
                      </w:rPr>
                    </w:pPr>
                    <w:moveTo w:id="2384" w:author="ghislain.aine" w:date="2015-10-30T10:25:00Z">
                      <w:r w:rsidRPr="004D7EE5">
                        <w:rPr>
                          <w:rFonts w:ascii="Consolas" w:eastAsia="Times New Roman" w:hAnsi="Consolas" w:cs="Consolas"/>
                          <w:color w:val="000000"/>
                          <w:sz w:val="19"/>
                          <w:szCs w:val="19"/>
                          <w:lang w:val="en-US" w:eastAsia="fr-FR"/>
                          <w:rPrChange w:id="2385"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386"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87" w:author="ghislain.aine" w:date="2015-11-04T17:30:00Z">
                          <w:rPr>
                            <w:rFonts w:ascii="Courier New" w:eastAsia="Times New Roman" w:hAnsi="Courier New" w:cs="Courier New"/>
                            <w:color w:val="000000"/>
                            <w:sz w:val="16"/>
                            <w:szCs w:val="16"/>
                            <w:lang w:val="en-US" w:eastAsia="fr-FR"/>
                          </w:rPr>
                        </w:rPrChange>
                      </w:rPr>
                    </w:pPr>
                    <w:moveTo w:id="2388" w:author="ghislain.aine" w:date="2015-10-30T10:25:00Z">
                      <w:r w:rsidRPr="004D7EE5">
                        <w:rPr>
                          <w:rFonts w:ascii="Consolas" w:eastAsia="Times New Roman" w:hAnsi="Consolas" w:cs="Consolas"/>
                          <w:color w:val="000000"/>
                          <w:sz w:val="19"/>
                          <w:szCs w:val="19"/>
                          <w:lang w:val="en-US" w:eastAsia="fr-FR"/>
                          <w:rPrChange w:id="2389" w:author="ghislain.aine" w:date="2015-11-04T17:30:00Z">
                            <w:rPr>
                              <w:rFonts w:ascii="Courier New" w:eastAsia="Times New Roman" w:hAnsi="Courier New" w:cs="Courier New"/>
                              <w:color w:val="00000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90" w:author="ghislain.aine" w:date="2015-11-04T17:30:00Z">
                          <w:rPr>
                            <w:rFonts w:ascii="Courier New" w:eastAsia="Times New Roman" w:hAnsi="Courier New" w:cs="Courier New"/>
                            <w:color w:val="000000"/>
                            <w:sz w:val="16"/>
                            <w:szCs w:val="16"/>
                            <w:lang w:val="en-US" w:eastAsia="fr-FR"/>
                          </w:rPr>
                        </w:rPrChange>
                      </w:rPr>
                    </w:pPr>
                    <w:moveTo w:id="2391" w:author="ghislain.aine" w:date="2015-10-30T10:25:00Z">
                      <w:r w:rsidRPr="004D7EE5">
                        <w:rPr>
                          <w:rFonts w:ascii="Consolas" w:eastAsia="Times New Roman" w:hAnsi="Consolas" w:cs="Consolas"/>
                          <w:color w:val="000000"/>
                          <w:sz w:val="19"/>
                          <w:szCs w:val="19"/>
                          <w:lang w:val="en-US" w:eastAsia="fr-FR"/>
                          <w:rPrChange w:id="2392"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393"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94"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395" w:author="ghislain.aine" w:date="2015-11-04T17:30:00Z">
                          <w:rPr>
                            <w:rFonts w:ascii="Courier New" w:eastAsia="Times New Roman" w:hAnsi="Courier New" w:cs="Courier New"/>
                            <w:color w:val="000000"/>
                            <w:sz w:val="16"/>
                            <w:szCs w:val="16"/>
                            <w:lang w:val="en-US" w:eastAsia="fr-FR"/>
                          </w:rPr>
                        </w:rPrChange>
                      </w:rPr>
                    </w:pPr>
                    <w:moveTo w:id="2396" w:author="ghislain.aine" w:date="2015-10-30T10:25:00Z">
                      <w:r w:rsidRPr="004D7EE5">
                        <w:rPr>
                          <w:rFonts w:ascii="Consolas" w:eastAsia="Times New Roman" w:hAnsi="Consolas" w:cs="Consolas"/>
                          <w:color w:val="000000"/>
                          <w:sz w:val="19"/>
                          <w:szCs w:val="19"/>
                          <w:lang w:val="en-US" w:eastAsia="fr-FR"/>
                          <w:rPrChange w:id="2397"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398"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399" w:author="ghislain.aine" w:date="2015-11-04T17:30:00Z">
                            <w:rPr>
                              <w:rFonts w:ascii="Courier New" w:eastAsia="Times New Roman" w:hAnsi="Courier New" w:cs="Courier New"/>
                              <w:color w:val="008080"/>
                              <w:sz w:val="16"/>
                              <w:szCs w:val="16"/>
                              <w:lang w:val="en-US" w:eastAsia="fr-FR"/>
                            </w:rPr>
                          </w:rPrChange>
                        </w:rPr>
                        <w:t>Destructeur</w:t>
                      </w:r>
                      <w:proofErr w:type="spellEnd"/>
                      <w:r w:rsidRPr="004D7EE5">
                        <w:rPr>
                          <w:rFonts w:ascii="Consolas" w:eastAsia="Times New Roman" w:hAnsi="Consolas" w:cs="Consolas"/>
                          <w:color w:val="008080"/>
                          <w:sz w:val="19"/>
                          <w:szCs w:val="19"/>
                          <w:lang w:val="en-US" w:eastAsia="fr-FR"/>
                          <w:rPrChange w:id="2400"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01" w:author="ghislain.aine" w:date="2015-11-04T17:30:00Z">
                          <w:rPr>
                            <w:rFonts w:ascii="Courier New" w:eastAsia="Times New Roman" w:hAnsi="Courier New" w:cs="Courier New"/>
                            <w:color w:val="000000"/>
                            <w:sz w:val="16"/>
                            <w:szCs w:val="16"/>
                            <w:lang w:val="en-US" w:eastAsia="fr-FR"/>
                          </w:rPr>
                        </w:rPrChange>
                      </w:rPr>
                    </w:pPr>
                    <w:moveTo w:id="2402" w:author="ghislain.aine" w:date="2015-10-30T10:25:00Z">
                      <w:r w:rsidRPr="004D7EE5">
                        <w:rPr>
                          <w:rFonts w:ascii="Consolas" w:eastAsia="Times New Roman" w:hAnsi="Consolas" w:cs="Consolas"/>
                          <w:color w:val="000000"/>
                          <w:sz w:val="19"/>
                          <w:szCs w:val="19"/>
                          <w:lang w:val="en-US" w:eastAsia="fr-FR"/>
                          <w:rPrChange w:id="240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404"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405"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406"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407"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08" w:author="ghislain.aine" w:date="2015-11-04T17:30:00Z">
                          <w:rPr>
                            <w:rFonts w:ascii="Courier New" w:eastAsia="Times New Roman" w:hAnsi="Courier New" w:cs="Courier New"/>
                            <w:color w:val="000000"/>
                            <w:sz w:val="16"/>
                            <w:szCs w:val="16"/>
                            <w:lang w:val="en-US" w:eastAsia="fr-FR"/>
                          </w:rPr>
                        </w:rPrChange>
                      </w:rPr>
                    </w:pPr>
                    <w:moveTo w:id="2409" w:author="ghislain.aine" w:date="2015-10-30T10:25:00Z">
                      <w:r w:rsidRPr="004D7EE5">
                        <w:rPr>
                          <w:rFonts w:ascii="Consolas" w:eastAsia="Times New Roman" w:hAnsi="Consolas" w:cs="Consolas"/>
                          <w:color w:val="000000"/>
                          <w:sz w:val="19"/>
                          <w:szCs w:val="19"/>
                          <w:lang w:val="en-US" w:eastAsia="fr-FR"/>
                          <w:rPrChange w:id="2410"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11"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12" w:author="ghislain.aine" w:date="2015-11-04T17:30:00Z">
                          <w:rPr>
                            <w:rFonts w:ascii="Courier New" w:eastAsia="Times New Roman" w:hAnsi="Courier New" w:cs="Courier New"/>
                            <w:color w:val="000000"/>
                            <w:sz w:val="16"/>
                            <w:szCs w:val="16"/>
                            <w:lang w:val="en-US" w:eastAsia="fr-FR"/>
                          </w:rPr>
                        </w:rPrChange>
                      </w:rPr>
                    </w:pPr>
                    <w:moveTo w:id="2413" w:author="ghislain.aine" w:date="2015-10-30T10:25:00Z">
                      <w:r w:rsidRPr="004D7EE5">
                        <w:rPr>
                          <w:rFonts w:ascii="Consolas" w:eastAsia="Times New Roman" w:hAnsi="Consolas" w:cs="Consolas"/>
                          <w:color w:val="000000"/>
                          <w:sz w:val="19"/>
                          <w:szCs w:val="19"/>
                          <w:lang w:val="en-US" w:eastAsia="fr-FR"/>
                          <w:rPrChange w:id="2414" w:author="ghislain.aine" w:date="2015-11-04T17:30:00Z">
                            <w:rPr>
                              <w:rFonts w:ascii="Courier New" w:eastAsia="Times New Roman" w:hAnsi="Courier New" w:cs="Courier New"/>
                              <w:color w:val="00000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15" w:author="ghislain.aine" w:date="2015-11-04T17:30:00Z">
                          <w:rPr>
                            <w:rFonts w:ascii="Courier New" w:eastAsia="Times New Roman" w:hAnsi="Courier New" w:cs="Courier New"/>
                            <w:color w:val="000000"/>
                            <w:sz w:val="16"/>
                            <w:szCs w:val="16"/>
                            <w:lang w:val="en-US" w:eastAsia="fr-FR"/>
                          </w:rPr>
                        </w:rPrChange>
                      </w:rPr>
                    </w:pPr>
                    <w:moveTo w:id="2416" w:author="ghislain.aine" w:date="2015-10-30T10:25:00Z">
                      <w:r w:rsidRPr="004D7EE5">
                        <w:rPr>
                          <w:rFonts w:ascii="Consolas" w:eastAsia="Times New Roman" w:hAnsi="Consolas" w:cs="Consolas"/>
                          <w:color w:val="000000"/>
                          <w:sz w:val="19"/>
                          <w:szCs w:val="19"/>
                          <w:lang w:val="en-US" w:eastAsia="fr-FR"/>
                          <w:rPrChange w:id="2417"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1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19"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20" w:author="ghislain.aine" w:date="2015-11-04T17:30:00Z">
                          <w:rPr>
                            <w:rFonts w:ascii="Courier New" w:eastAsia="Times New Roman" w:hAnsi="Courier New" w:cs="Courier New"/>
                            <w:color w:val="000000"/>
                            <w:sz w:val="16"/>
                            <w:szCs w:val="16"/>
                            <w:lang w:val="en-US" w:eastAsia="fr-FR"/>
                          </w:rPr>
                        </w:rPrChange>
                      </w:rPr>
                    </w:pPr>
                    <w:moveTo w:id="2421" w:author="ghislain.aine" w:date="2015-10-30T10:25:00Z">
                      <w:r w:rsidRPr="004D7EE5">
                        <w:rPr>
                          <w:rFonts w:ascii="Consolas" w:eastAsia="Times New Roman" w:hAnsi="Consolas" w:cs="Consolas"/>
                          <w:color w:val="000000"/>
                          <w:sz w:val="19"/>
                          <w:szCs w:val="19"/>
                          <w:lang w:val="en-US" w:eastAsia="fr-FR"/>
                          <w:rPrChange w:id="2422"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423"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424" w:author="ghislain.aine" w:date="2015-11-04T17:30:00Z">
                            <w:rPr>
                              <w:rFonts w:ascii="Courier New" w:eastAsia="Times New Roman" w:hAnsi="Courier New" w:cs="Courier New"/>
                              <w:color w:val="008080"/>
                              <w:sz w:val="16"/>
                              <w:szCs w:val="16"/>
                              <w:lang w:val="en-US" w:eastAsia="fr-FR"/>
                            </w:rPr>
                          </w:rPrChange>
                        </w:rPr>
                        <w:t>Initialisation</w:t>
                      </w:r>
                      <w:proofErr w:type="spellEnd"/>
                      <w:r w:rsidRPr="004D7EE5">
                        <w:rPr>
                          <w:rFonts w:ascii="Consolas" w:eastAsia="Times New Roman" w:hAnsi="Consolas" w:cs="Consolas"/>
                          <w:color w:val="008080"/>
                          <w:sz w:val="19"/>
                          <w:szCs w:val="19"/>
                          <w:lang w:val="en-US" w:eastAsia="fr-FR"/>
                          <w:rPrChange w:id="2425"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26" w:author="ghislain.aine" w:date="2015-11-04T17:30:00Z">
                          <w:rPr>
                            <w:rFonts w:ascii="Courier New" w:eastAsia="Times New Roman" w:hAnsi="Courier New" w:cs="Courier New"/>
                            <w:color w:val="000000"/>
                            <w:sz w:val="16"/>
                            <w:szCs w:val="16"/>
                            <w:lang w:val="en-US" w:eastAsia="fr-FR"/>
                          </w:rPr>
                        </w:rPrChange>
                      </w:rPr>
                    </w:pPr>
                    <w:moveTo w:id="2427" w:author="ghislain.aine" w:date="2015-10-30T10:25:00Z">
                      <w:r w:rsidRPr="004D7EE5">
                        <w:rPr>
                          <w:rFonts w:ascii="Consolas" w:eastAsia="Times New Roman" w:hAnsi="Consolas" w:cs="Consolas"/>
                          <w:color w:val="000000"/>
                          <w:sz w:val="19"/>
                          <w:szCs w:val="19"/>
                          <w:lang w:val="en-US" w:eastAsia="fr-FR"/>
                          <w:rPrChange w:id="242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00FF"/>
                          <w:sz w:val="19"/>
                          <w:szCs w:val="19"/>
                          <w:lang w:val="en-US" w:eastAsia="fr-FR"/>
                          <w:rPrChange w:id="2429" w:author="ghislain.aine" w:date="2015-11-04T17:30:00Z">
                            <w:rPr>
                              <w:rFonts w:ascii="Courier New" w:eastAsia="Times New Roman" w:hAnsi="Courier New" w:cs="Courier New"/>
                              <w:color w:val="8000FF"/>
                              <w:sz w:val="16"/>
                              <w:szCs w:val="16"/>
                              <w:lang w:val="en-US" w:eastAsia="fr-FR"/>
                            </w:rPr>
                          </w:rPrChange>
                        </w:rPr>
                        <w:t>void</w:t>
                      </w:r>
                      <w:r w:rsidRPr="004D7EE5">
                        <w:rPr>
                          <w:rFonts w:ascii="Consolas" w:eastAsia="Times New Roman" w:hAnsi="Consolas" w:cs="Consolas"/>
                          <w:color w:val="000000"/>
                          <w:sz w:val="19"/>
                          <w:szCs w:val="19"/>
                          <w:lang w:val="en-US" w:eastAsia="fr-FR"/>
                          <w:rPrChange w:id="2430"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431"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432"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433" w:author="ghislain.aine" w:date="2015-11-04T17:30:00Z">
                            <w:rPr>
                              <w:rFonts w:ascii="Courier New" w:eastAsia="Times New Roman" w:hAnsi="Courier New" w:cs="Courier New"/>
                              <w:color w:val="000000"/>
                              <w:sz w:val="16"/>
                              <w:szCs w:val="16"/>
                              <w:lang w:val="en-US" w:eastAsia="fr-FR"/>
                            </w:rPr>
                          </w:rPrChange>
                        </w:rPr>
                        <w:t>Initialize</w:t>
                      </w:r>
                      <w:r w:rsidRPr="004D7EE5">
                        <w:rPr>
                          <w:rFonts w:ascii="Consolas" w:eastAsia="Times New Roman" w:hAnsi="Consolas" w:cs="Consolas"/>
                          <w:b/>
                          <w:bCs/>
                          <w:color w:val="000080"/>
                          <w:sz w:val="19"/>
                          <w:szCs w:val="19"/>
                          <w:lang w:val="en-US" w:eastAsia="fr-FR"/>
                          <w:rPrChange w:id="2434"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35" w:author="ghislain.aine" w:date="2015-11-04T17:30:00Z">
                          <w:rPr>
                            <w:rFonts w:ascii="Courier New" w:eastAsia="Times New Roman" w:hAnsi="Courier New" w:cs="Courier New"/>
                            <w:color w:val="000000"/>
                            <w:sz w:val="16"/>
                            <w:szCs w:val="16"/>
                            <w:lang w:val="en-US" w:eastAsia="fr-FR"/>
                          </w:rPr>
                        </w:rPrChange>
                      </w:rPr>
                    </w:pPr>
                    <w:moveTo w:id="2436" w:author="ghislain.aine" w:date="2015-10-30T10:25:00Z">
                      <w:r w:rsidRPr="004D7EE5">
                        <w:rPr>
                          <w:rFonts w:ascii="Consolas" w:eastAsia="Times New Roman" w:hAnsi="Consolas" w:cs="Consolas"/>
                          <w:color w:val="000000"/>
                          <w:sz w:val="19"/>
                          <w:szCs w:val="19"/>
                          <w:lang w:val="en-US" w:eastAsia="fr-FR"/>
                          <w:rPrChange w:id="2437"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3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39" w:author="ghislain.aine" w:date="2015-11-04T17:30:00Z">
                          <w:rPr>
                            <w:rFonts w:ascii="Courier New" w:eastAsia="Times New Roman" w:hAnsi="Courier New" w:cs="Courier New"/>
                            <w:color w:val="000000"/>
                            <w:sz w:val="16"/>
                            <w:szCs w:val="16"/>
                            <w:lang w:val="en-US" w:eastAsia="fr-FR"/>
                          </w:rPr>
                        </w:rPrChange>
                      </w:rPr>
                    </w:pPr>
                    <w:moveTo w:id="2440" w:author="ghislain.aine" w:date="2015-10-30T10:25:00Z">
                      <w:r w:rsidRPr="004D7EE5">
                        <w:rPr>
                          <w:rFonts w:ascii="Consolas" w:eastAsia="Times New Roman" w:hAnsi="Consolas" w:cs="Consolas"/>
                          <w:color w:val="000000"/>
                          <w:sz w:val="19"/>
                          <w:szCs w:val="19"/>
                          <w:lang w:val="en-US" w:eastAsia="fr-FR"/>
                          <w:rPrChange w:id="2441" w:author="ghislain.aine" w:date="2015-11-04T17:30:00Z">
                            <w:rPr>
                              <w:rFonts w:ascii="Courier New" w:eastAsia="Times New Roman" w:hAnsi="Courier New" w:cs="Courier New"/>
                              <w:color w:val="00000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42" w:author="ghislain.aine" w:date="2015-11-04T17:30:00Z">
                          <w:rPr>
                            <w:rFonts w:ascii="Courier New" w:eastAsia="Times New Roman" w:hAnsi="Courier New" w:cs="Courier New"/>
                            <w:color w:val="000000"/>
                            <w:sz w:val="16"/>
                            <w:szCs w:val="16"/>
                            <w:lang w:val="en-US" w:eastAsia="fr-FR"/>
                          </w:rPr>
                        </w:rPrChange>
                      </w:rPr>
                    </w:pPr>
                    <w:moveTo w:id="2443" w:author="ghislain.aine" w:date="2015-10-30T10:25:00Z">
                      <w:r w:rsidRPr="004D7EE5">
                        <w:rPr>
                          <w:rFonts w:ascii="Consolas" w:eastAsia="Times New Roman" w:hAnsi="Consolas" w:cs="Consolas"/>
                          <w:color w:val="000000"/>
                          <w:sz w:val="19"/>
                          <w:szCs w:val="19"/>
                          <w:lang w:val="en-US" w:eastAsia="fr-FR"/>
                          <w:rPrChange w:id="244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45"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46"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47" w:author="ghislain.aine" w:date="2015-11-04T17:30:00Z">
                          <w:rPr>
                            <w:rFonts w:ascii="Courier New" w:eastAsia="Times New Roman" w:hAnsi="Courier New" w:cs="Courier New"/>
                            <w:color w:val="000000"/>
                            <w:sz w:val="16"/>
                            <w:szCs w:val="16"/>
                            <w:lang w:val="en-US" w:eastAsia="fr-FR"/>
                          </w:rPr>
                        </w:rPrChange>
                      </w:rPr>
                    </w:pPr>
                    <w:moveTo w:id="2448" w:author="ghislain.aine" w:date="2015-10-30T10:25:00Z">
                      <w:r w:rsidRPr="004D7EE5">
                        <w:rPr>
                          <w:rFonts w:ascii="Consolas" w:eastAsia="Times New Roman" w:hAnsi="Consolas" w:cs="Consolas"/>
                          <w:color w:val="000000"/>
                          <w:sz w:val="19"/>
                          <w:szCs w:val="19"/>
                          <w:lang w:val="en-US" w:eastAsia="fr-FR"/>
                          <w:rPrChange w:id="2449"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450"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451" w:author="ghislain.aine" w:date="2015-11-04T17:30:00Z">
                            <w:rPr>
                              <w:rFonts w:ascii="Courier New" w:eastAsia="Times New Roman" w:hAnsi="Courier New" w:cs="Courier New"/>
                              <w:color w:val="008080"/>
                              <w:sz w:val="16"/>
                              <w:szCs w:val="16"/>
                              <w:lang w:val="en-US" w:eastAsia="fr-FR"/>
                            </w:rPr>
                          </w:rPrChange>
                        </w:rPr>
                        <w:t>Libération</w:t>
                      </w:r>
                      <w:proofErr w:type="spellEnd"/>
                      <w:r w:rsidRPr="004D7EE5">
                        <w:rPr>
                          <w:rFonts w:ascii="Consolas" w:eastAsia="Times New Roman" w:hAnsi="Consolas" w:cs="Consolas"/>
                          <w:color w:val="008080"/>
                          <w:sz w:val="19"/>
                          <w:szCs w:val="19"/>
                          <w:lang w:val="en-US" w:eastAsia="fr-FR"/>
                          <w:rPrChange w:id="2452"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53" w:author="ghislain.aine" w:date="2015-11-04T17:30:00Z">
                          <w:rPr>
                            <w:rFonts w:ascii="Courier New" w:eastAsia="Times New Roman" w:hAnsi="Courier New" w:cs="Courier New"/>
                            <w:color w:val="000000"/>
                            <w:sz w:val="16"/>
                            <w:szCs w:val="16"/>
                            <w:lang w:val="en-US" w:eastAsia="fr-FR"/>
                          </w:rPr>
                        </w:rPrChange>
                      </w:rPr>
                    </w:pPr>
                    <w:moveTo w:id="2454" w:author="ghislain.aine" w:date="2015-10-30T10:25:00Z">
                      <w:r w:rsidRPr="004D7EE5">
                        <w:rPr>
                          <w:rFonts w:ascii="Consolas" w:eastAsia="Times New Roman" w:hAnsi="Consolas" w:cs="Consolas"/>
                          <w:color w:val="000000"/>
                          <w:sz w:val="19"/>
                          <w:szCs w:val="19"/>
                          <w:lang w:val="en-US" w:eastAsia="fr-FR"/>
                          <w:rPrChange w:id="2455"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00FF"/>
                          <w:sz w:val="19"/>
                          <w:szCs w:val="19"/>
                          <w:lang w:val="en-US" w:eastAsia="fr-FR"/>
                          <w:rPrChange w:id="2456" w:author="ghislain.aine" w:date="2015-11-04T17:30:00Z">
                            <w:rPr>
                              <w:rFonts w:ascii="Courier New" w:eastAsia="Times New Roman" w:hAnsi="Courier New" w:cs="Courier New"/>
                              <w:color w:val="8000FF"/>
                              <w:sz w:val="16"/>
                              <w:szCs w:val="16"/>
                              <w:lang w:val="en-US" w:eastAsia="fr-FR"/>
                            </w:rPr>
                          </w:rPrChange>
                        </w:rPr>
                        <w:t>void</w:t>
                      </w:r>
                      <w:r w:rsidRPr="004D7EE5">
                        <w:rPr>
                          <w:rFonts w:ascii="Consolas" w:eastAsia="Times New Roman" w:hAnsi="Consolas" w:cs="Consolas"/>
                          <w:color w:val="000000"/>
                          <w:sz w:val="19"/>
                          <w:szCs w:val="19"/>
                          <w:lang w:val="en-US" w:eastAsia="fr-FR"/>
                          <w:rPrChange w:id="2457"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458"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459"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460" w:author="ghislain.aine" w:date="2015-11-04T17:30:00Z">
                            <w:rPr>
                              <w:rFonts w:ascii="Courier New" w:eastAsia="Times New Roman" w:hAnsi="Courier New" w:cs="Courier New"/>
                              <w:color w:val="000000"/>
                              <w:sz w:val="16"/>
                              <w:szCs w:val="16"/>
                              <w:lang w:val="en-US" w:eastAsia="fr-FR"/>
                            </w:rPr>
                          </w:rPrChange>
                        </w:rPr>
                        <w:t>Liberate</w:t>
                      </w:r>
                      <w:r w:rsidRPr="004D7EE5">
                        <w:rPr>
                          <w:rFonts w:ascii="Consolas" w:eastAsia="Times New Roman" w:hAnsi="Consolas" w:cs="Consolas"/>
                          <w:b/>
                          <w:bCs/>
                          <w:color w:val="000080"/>
                          <w:sz w:val="19"/>
                          <w:szCs w:val="19"/>
                          <w:lang w:val="en-US" w:eastAsia="fr-FR"/>
                          <w:rPrChange w:id="2461"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62" w:author="ghislain.aine" w:date="2015-11-04T17:30:00Z">
                          <w:rPr>
                            <w:rFonts w:ascii="Courier New" w:eastAsia="Times New Roman" w:hAnsi="Courier New" w:cs="Courier New"/>
                            <w:color w:val="000000"/>
                            <w:sz w:val="16"/>
                            <w:szCs w:val="16"/>
                            <w:lang w:val="en-US" w:eastAsia="fr-FR"/>
                          </w:rPr>
                        </w:rPrChange>
                      </w:rPr>
                    </w:pPr>
                    <w:moveTo w:id="2463" w:author="ghislain.aine" w:date="2015-10-30T10:25:00Z">
                      <w:r w:rsidRPr="004D7EE5">
                        <w:rPr>
                          <w:rFonts w:ascii="Consolas" w:eastAsia="Times New Roman" w:hAnsi="Consolas" w:cs="Consolas"/>
                          <w:color w:val="000000"/>
                          <w:sz w:val="19"/>
                          <w:szCs w:val="19"/>
                          <w:lang w:val="en-US" w:eastAsia="fr-FR"/>
                          <w:rPrChange w:id="246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65"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66" w:author="ghislain.aine" w:date="2015-11-04T17:30:00Z">
                          <w:rPr>
                            <w:rFonts w:ascii="Courier New" w:eastAsia="Times New Roman" w:hAnsi="Courier New" w:cs="Courier New"/>
                            <w:color w:val="000000"/>
                            <w:sz w:val="16"/>
                            <w:szCs w:val="16"/>
                            <w:lang w:val="en-US" w:eastAsia="fr-FR"/>
                          </w:rPr>
                        </w:rPrChange>
                      </w:rPr>
                    </w:pPr>
                    <w:moveTo w:id="2467" w:author="ghislain.aine" w:date="2015-10-30T10:25:00Z">
                      <w:r w:rsidRPr="004D7EE5">
                        <w:rPr>
                          <w:rFonts w:ascii="Consolas" w:eastAsia="Times New Roman" w:hAnsi="Consolas" w:cs="Consolas"/>
                          <w:color w:val="000000"/>
                          <w:sz w:val="19"/>
                          <w:szCs w:val="19"/>
                          <w:lang w:val="en-US" w:eastAsia="fr-FR"/>
                          <w:rPrChange w:id="2468" w:author="ghislain.aine" w:date="2015-11-04T17:30:00Z">
                            <w:rPr>
                              <w:rFonts w:ascii="Courier New" w:eastAsia="Times New Roman" w:hAnsi="Courier New" w:cs="Courier New"/>
                              <w:color w:val="00000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69" w:author="ghislain.aine" w:date="2015-11-04T17:30:00Z">
                          <w:rPr>
                            <w:rFonts w:ascii="Courier New" w:eastAsia="Times New Roman" w:hAnsi="Courier New" w:cs="Courier New"/>
                            <w:color w:val="000000"/>
                            <w:sz w:val="16"/>
                            <w:szCs w:val="16"/>
                            <w:lang w:val="en-US" w:eastAsia="fr-FR"/>
                          </w:rPr>
                        </w:rPrChange>
                      </w:rPr>
                    </w:pPr>
                    <w:moveTo w:id="2470" w:author="ghislain.aine" w:date="2015-10-30T10:25:00Z">
                      <w:r w:rsidRPr="004D7EE5">
                        <w:rPr>
                          <w:rFonts w:ascii="Consolas" w:eastAsia="Times New Roman" w:hAnsi="Consolas" w:cs="Consolas"/>
                          <w:color w:val="000000"/>
                          <w:sz w:val="19"/>
                          <w:szCs w:val="19"/>
                          <w:lang w:val="en-US" w:eastAsia="fr-FR"/>
                          <w:rPrChange w:id="2471"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72"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73"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74" w:author="ghislain.aine" w:date="2015-11-04T17:30:00Z">
                          <w:rPr>
                            <w:rFonts w:ascii="Courier New" w:eastAsia="Times New Roman" w:hAnsi="Courier New" w:cs="Courier New"/>
                            <w:color w:val="000000"/>
                            <w:sz w:val="16"/>
                            <w:szCs w:val="16"/>
                            <w:lang w:val="en-US" w:eastAsia="fr-FR"/>
                          </w:rPr>
                        </w:rPrChange>
                      </w:rPr>
                    </w:pPr>
                    <w:moveTo w:id="2475" w:author="ghislain.aine" w:date="2015-10-30T10:25:00Z">
                      <w:r w:rsidRPr="004D7EE5">
                        <w:rPr>
                          <w:rFonts w:ascii="Consolas" w:eastAsia="Times New Roman" w:hAnsi="Consolas" w:cs="Consolas"/>
                          <w:color w:val="000000"/>
                          <w:sz w:val="19"/>
                          <w:szCs w:val="19"/>
                          <w:lang w:val="en-US" w:eastAsia="fr-FR"/>
                          <w:rPrChange w:id="2476"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477"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478" w:author="ghislain.aine" w:date="2015-11-04T17:30:00Z">
                            <w:rPr>
                              <w:rFonts w:ascii="Courier New" w:eastAsia="Times New Roman" w:hAnsi="Courier New" w:cs="Courier New"/>
                              <w:color w:val="008080"/>
                              <w:sz w:val="16"/>
                              <w:szCs w:val="16"/>
                              <w:lang w:val="en-US" w:eastAsia="fr-FR"/>
                            </w:rPr>
                          </w:rPrChange>
                        </w:rPr>
                        <w:t>instanciation</w:t>
                      </w:r>
                      <w:proofErr w:type="spellEnd"/>
                      <w:r w:rsidRPr="004D7EE5">
                        <w:rPr>
                          <w:rFonts w:ascii="Consolas" w:eastAsia="Times New Roman" w:hAnsi="Consolas" w:cs="Consolas"/>
                          <w:color w:val="008080"/>
                          <w:sz w:val="19"/>
                          <w:szCs w:val="19"/>
                          <w:lang w:val="en-US" w:eastAsia="fr-FR"/>
                          <w:rPrChange w:id="2479" w:author="ghislain.aine" w:date="2015-11-04T17:30:00Z">
                            <w:rPr>
                              <w:rFonts w:ascii="Courier New" w:eastAsia="Times New Roman" w:hAnsi="Courier New" w:cs="Courier New"/>
                              <w:color w:val="008080"/>
                              <w:sz w:val="16"/>
                              <w:szCs w:val="16"/>
                              <w:lang w:val="en-US" w:eastAsia="fr-FR"/>
                            </w:rPr>
                          </w:rPrChange>
                        </w:rPr>
                        <w:t xml:space="preserve"> d'un </w:t>
                      </w:r>
                      <w:proofErr w:type="spellStart"/>
                      <w:r w:rsidRPr="004D7EE5">
                        <w:rPr>
                          <w:rFonts w:ascii="Consolas" w:eastAsia="Times New Roman" w:hAnsi="Consolas" w:cs="Consolas"/>
                          <w:color w:val="008080"/>
                          <w:sz w:val="19"/>
                          <w:szCs w:val="19"/>
                          <w:lang w:val="en-US" w:eastAsia="fr-FR"/>
                          <w:rPrChange w:id="2480" w:author="ghislain.aine" w:date="2015-11-04T17:30:00Z">
                            <w:rPr>
                              <w:rFonts w:ascii="Courier New" w:eastAsia="Times New Roman" w:hAnsi="Courier New" w:cs="Courier New"/>
                              <w:color w:val="008080"/>
                              <w:sz w:val="16"/>
                              <w:szCs w:val="16"/>
                              <w:lang w:val="en-US" w:eastAsia="fr-FR"/>
                            </w:rPr>
                          </w:rPrChange>
                        </w:rPr>
                        <w:t>composant</w:t>
                      </w:r>
                      <w:proofErr w:type="spellEnd"/>
                      <w:r w:rsidRPr="004D7EE5">
                        <w:rPr>
                          <w:rFonts w:ascii="Consolas" w:eastAsia="Times New Roman" w:hAnsi="Consolas" w:cs="Consolas"/>
                          <w:color w:val="008080"/>
                          <w:sz w:val="19"/>
                          <w:szCs w:val="19"/>
                          <w:lang w:val="en-US" w:eastAsia="fr-FR"/>
                          <w:rPrChange w:id="2481"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82" w:author="ghislain.aine" w:date="2015-11-04T17:30:00Z">
                          <w:rPr>
                            <w:rFonts w:ascii="Courier New" w:eastAsia="Times New Roman" w:hAnsi="Courier New" w:cs="Courier New"/>
                            <w:color w:val="000000"/>
                            <w:sz w:val="16"/>
                            <w:szCs w:val="16"/>
                            <w:lang w:val="en-US" w:eastAsia="fr-FR"/>
                          </w:rPr>
                        </w:rPrChange>
                      </w:rPr>
                    </w:pPr>
                    <w:moveTo w:id="2483" w:author="ghislain.aine" w:date="2015-10-30T10:25:00Z">
                      <w:r w:rsidRPr="004D7EE5">
                        <w:rPr>
                          <w:rFonts w:ascii="Consolas" w:eastAsia="Times New Roman" w:hAnsi="Consolas" w:cs="Consolas"/>
                          <w:color w:val="000000"/>
                          <w:sz w:val="19"/>
                          <w:szCs w:val="19"/>
                          <w:lang w:val="en-US" w:eastAsia="fr-FR"/>
                          <w:rPrChange w:id="2484"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485" w:author="ghislain.aine" w:date="2015-11-04T17:30:00Z">
                            <w:rPr>
                              <w:rFonts w:ascii="Courier New" w:eastAsia="Times New Roman" w:hAnsi="Courier New" w:cs="Courier New"/>
                              <w:color w:val="000000"/>
                              <w:sz w:val="16"/>
                              <w:szCs w:val="16"/>
                              <w:lang w:val="en-US" w:eastAsia="fr-FR"/>
                            </w:rPr>
                          </w:rPrChange>
                        </w:rPr>
                        <w:t>SwComponent_Class</w:t>
                      </w:r>
                      <w:proofErr w:type="spellEnd"/>
                      <w:r w:rsidRPr="004D7EE5">
                        <w:rPr>
                          <w:rFonts w:ascii="Consolas" w:eastAsia="Times New Roman" w:hAnsi="Consolas" w:cs="Consolas"/>
                          <w:color w:val="000000"/>
                          <w:sz w:val="19"/>
                          <w:szCs w:val="19"/>
                          <w:lang w:val="en-US" w:eastAsia="fr-FR"/>
                          <w:rPrChange w:id="2486"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87"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488"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489"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490"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491" w:author="ghislain.aine" w:date="2015-11-04T17:30:00Z">
                            <w:rPr>
                              <w:rFonts w:ascii="Courier New" w:eastAsia="Times New Roman" w:hAnsi="Courier New" w:cs="Courier New"/>
                              <w:color w:val="000000"/>
                              <w:sz w:val="16"/>
                              <w:szCs w:val="16"/>
                              <w:lang w:val="en-US" w:eastAsia="fr-FR"/>
                            </w:rPr>
                          </w:rPrChange>
                        </w:rPr>
                        <w:t>CreateInstanceOf</w:t>
                      </w:r>
                      <w:proofErr w:type="spellEnd"/>
                      <w:r w:rsidRPr="004D7EE5">
                        <w:rPr>
                          <w:rFonts w:ascii="Consolas" w:eastAsia="Times New Roman" w:hAnsi="Consolas" w:cs="Consolas"/>
                          <w:b/>
                          <w:bCs/>
                          <w:color w:val="000080"/>
                          <w:sz w:val="19"/>
                          <w:szCs w:val="19"/>
                          <w:lang w:val="en-US" w:eastAsia="fr-FR"/>
                          <w:rPrChange w:id="2492"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493"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color w:val="000000"/>
                          <w:sz w:val="19"/>
                          <w:szCs w:val="19"/>
                          <w:lang w:val="en-US" w:eastAsia="fr-FR"/>
                          <w:rPrChange w:id="2494" w:author="ghislain.aine" w:date="2015-11-04T17:30:00Z">
                            <w:rPr>
                              <w:rFonts w:ascii="Courier New" w:eastAsia="Times New Roman" w:hAnsi="Courier New" w:cs="Courier New"/>
                              <w:color w:val="000000"/>
                              <w:sz w:val="16"/>
                              <w:szCs w:val="16"/>
                              <w:lang w:val="en-US" w:eastAsia="fr-FR"/>
                            </w:rPr>
                          </w:rPrChange>
                        </w:rPr>
                        <w:t xml:space="preserve"> name</w:t>
                      </w:r>
                      <w:r w:rsidRPr="004D7EE5">
                        <w:rPr>
                          <w:rFonts w:ascii="Consolas" w:eastAsia="Times New Roman" w:hAnsi="Consolas" w:cs="Consolas"/>
                          <w:b/>
                          <w:bCs/>
                          <w:color w:val="000080"/>
                          <w:sz w:val="19"/>
                          <w:szCs w:val="19"/>
                          <w:lang w:val="en-US" w:eastAsia="fr-FR"/>
                          <w:rPrChange w:id="2495"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496" w:author="ghislain.aine" w:date="2015-11-04T17:30:00Z">
                          <w:rPr>
                            <w:rFonts w:ascii="Courier New" w:eastAsia="Times New Roman" w:hAnsi="Courier New" w:cs="Courier New"/>
                            <w:color w:val="000000"/>
                            <w:sz w:val="16"/>
                            <w:szCs w:val="16"/>
                            <w:lang w:val="en-US" w:eastAsia="fr-FR"/>
                          </w:rPr>
                        </w:rPrChange>
                      </w:rPr>
                    </w:pPr>
                    <w:moveTo w:id="2497" w:author="ghislain.aine" w:date="2015-10-30T10:25:00Z">
                      <w:r w:rsidRPr="004D7EE5">
                        <w:rPr>
                          <w:rFonts w:ascii="Consolas" w:eastAsia="Times New Roman" w:hAnsi="Consolas" w:cs="Consolas"/>
                          <w:color w:val="000000"/>
                          <w:sz w:val="19"/>
                          <w:szCs w:val="19"/>
                          <w:lang w:val="en-US" w:eastAsia="fr-FR"/>
                          <w:rPrChange w:id="249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499"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500" w:author="ghislain.aine" w:date="2015-11-04T17:30:00Z">
                          <w:rPr>
                            <w:rFonts w:ascii="Courier New" w:eastAsia="Times New Roman" w:hAnsi="Courier New" w:cs="Courier New"/>
                            <w:color w:val="000000"/>
                            <w:sz w:val="16"/>
                            <w:szCs w:val="16"/>
                            <w:lang w:val="en-US" w:eastAsia="fr-FR"/>
                          </w:rPr>
                        </w:rPrChange>
                      </w:rPr>
                    </w:pPr>
                    <w:moveTo w:id="2501" w:author="ghislain.aine" w:date="2015-10-30T10:25:00Z">
                      <w:r w:rsidRPr="004D7EE5">
                        <w:rPr>
                          <w:rFonts w:ascii="Consolas" w:eastAsia="Times New Roman" w:hAnsi="Consolas" w:cs="Consolas"/>
                          <w:color w:val="000000"/>
                          <w:sz w:val="19"/>
                          <w:szCs w:val="19"/>
                          <w:lang w:val="en-US" w:eastAsia="fr-FR"/>
                          <w:rPrChange w:id="2502"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2503" w:author="ghislain.aine" w:date="2015-11-04T17:30:00Z">
                            <w:rPr>
                              <w:rFonts w:ascii="Courier New" w:eastAsia="Times New Roman" w:hAnsi="Courier New" w:cs="Courier New"/>
                              <w:b/>
                              <w:bCs/>
                              <w:color w:val="0000FF"/>
                              <w:sz w:val="16"/>
                              <w:szCs w:val="16"/>
                              <w:lang w:val="en-US" w:eastAsia="fr-FR"/>
                            </w:rPr>
                          </w:rPrChange>
                        </w:rPr>
                        <w:t>return</w:t>
                      </w:r>
                      <w:r w:rsidRPr="004D7EE5">
                        <w:rPr>
                          <w:rFonts w:ascii="Consolas" w:eastAsia="Times New Roman" w:hAnsi="Consolas" w:cs="Consolas"/>
                          <w:color w:val="000000"/>
                          <w:sz w:val="19"/>
                          <w:szCs w:val="19"/>
                          <w:lang w:val="en-US" w:eastAsia="fr-FR"/>
                          <w:rPrChange w:id="250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FF8000"/>
                          <w:sz w:val="19"/>
                          <w:szCs w:val="19"/>
                          <w:lang w:val="en-US" w:eastAsia="fr-FR"/>
                          <w:rPrChange w:id="2505" w:author="ghislain.aine" w:date="2015-11-04T17:30:00Z">
                            <w:rPr>
                              <w:rFonts w:ascii="Courier New" w:eastAsia="Times New Roman" w:hAnsi="Courier New" w:cs="Courier New"/>
                              <w:color w:val="FF8000"/>
                              <w:sz w:val="16"/>
                              <w:szCs w:val="16"/>
                              <w:lang w:val="en-US" w:eastAsia="fr-FR"/>
                            </w:rPr>
                          </w:rPrChange>
                        </w:rPr>
                        <w:t>0</w:t>
                      </w:r>
                      <w:r w:rsidRPr="004D7EE5">
                        <w:rPr>
                          <w:rFonts w:ascii="Consolas" w:eastAsia="Times New Roman" w:hAnsi="Consolas" w:cs="Consolas"/>
                          <w:b/>
                          <w:bCs/>
                          <w:color w:val="000080"/>
                          <w:sz w:val="19"/>
                          <w:szCs w:val="19"/>
                          <w:lang w:val="en-US" w:eastAsia="fr-FR"/>
                          <w:rPrChange w:id="2506"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507" w:author="ghislain.aine" w:date="2015-11-04T17:30:00Z">
                          <w:rPr>
                            <w:rFonts w:ascii="Courier New" w:eastAsia="Times New Roman" w:hAnsi="Courier New" w:cs="Courier New"/>
                            <w:color w:val="000000"/>
                            <w:sz w:val="16"/>
                            <w:szCs w:val="16"/>
                            <w:lang w:val="en-US" w:eastAsia="fr-FR"/>
                          </w:rPr>
                        </w:rPrChange>
                      </w:rPr>
                    </w:pPr>
                    <w:moveTo w:id="2508" w:author="ghislain.aine" w:date="2015-10-30T10:25:00Z">
                      <w:r w:rsidRPr="004D7EE5">
                        <w:rPr>
                          <w:rFonts w:ascii="Consolas" w:eastAsia="Times New Roman" w:hAnsi="Consolas" w:cs="Consolas"/>
                          <w:color w:val="000000"/>
                          <w:sz w:val="19"/>
                          <w:szCs w:val="19"/>
                          <w:lang w:val="en-US" w:eastAsia="fr-FR"/>
                          <w:rPrChange w:id="2509"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510"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511"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512" w:author="ghislain.aine" w:date="2015-11-04T17:30:00Z">
                          <w:rPr>
                            <w:rFonts w:ascii="Courier New" w:eastAsia="Times New Roman" w:hAnsi="Courier New" w:cs="Courier New"/>
                            <w:color w:val="000000"/>
                            <w:sz w:val="16"/>
                            <w:szCs w:val="16"/>
                            <w:lang w:val="en-US" w:eastAsia="fr-FR"/>
                          </w:rPr>
                        </w:rPrChange>
                      </w:rPr>
                    </w:pPr>
                    <w:moveTo w:id="2513" w:author="ghislain.aine" w:date="2015-10-30T10:25:00Z">
                      <w:r w:rsidRPr="004D7EE5">
                        <w:rPr>
                          <w:rFonts w:ascii="Consolas" w:eastAsia="Times New Roman" w:hAnsi="Consolas" w:cs="Consolas"/>
                          <w:color w:val="000000"/>
                          <w:sz w:val="19"/>
                          <w:szCs w:val="19"/>
                          <w:lang w:val="en-US" w:eastAsia="fr-FR"/>
                          <w:rPrChange w:id="251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80"/>
                          <w:sz w:val="19"/>
                          <w:szCs w:val="19"/>
                          <w:lang w:val="en-US" w:eastAsia="fr-FR"/>
                          <w:rPrChange w:id="2515"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4D7EE5">
                        <w:rPr>
                          <w:rFonts w:ascii="Consolas" w:eastAsia="Times New Roman" w:hAnsi="Consolas" w:cs="Consolas"/>
                          <w:color w:val="008080"/>
                          <w:sz w:val="19"/>
                          <w:szCs w:val="19"/>
                          <w:lang w:val="en-US" w:eastAsia="fr-FR"/>
                          <w:rPrChange w:id="2516" w:author="ghislain.aine" w:date="2015-11-04T17:30:00Z">
                            <w:rPr>
                              <w:rFonts w:ascii="Courier New" w:eastAsia="Times New Roman" w:hAnsi="Courier New" w:cs="Courier New"/>
                              <w:color w:val="008080"/>
                              <w:sz w:val="16"/>
                              <w:szCs w:val="16"/>
                              <w:lang w:val="en-US" w:eastAsia="fr-FR"/>
                            </w:rPr>
                          </w:rPrChange>
                        </w:rPr>
                        <w:t>instanciation</w:t>
                      </w:r>
                      <w:proofErr w:type="spellEnd"/>
                      <w:r w:rsidRPr="004D7EE5">
                        <w:rPr>
                          <w:rFonts w:ascii="Consolas" w:eastAsia="Times New Roman" w:hAnsi="Consolas" w:cs="Consolas"/>
                          <w:color w:val="008080"/>
                          <w:sz w:val="19"/>
                          <w:szCs w:val="19"/>
                          <w:lang w:val="en-US" w:eastAsia="fr-FR"/>
                          <w:rPrChange w:id="2517" w:author="ghislain.aine" w:date="2015-11-04T17:30:00Z">
                            <w:rPr>
                              <w:rFonts w:ascii="Courier New" w:eastAsia="Times New Roman" w:hAnsi="Courier New" w:cs="Courier New"/>
                              <w:color w:val="008080"/>
                              <w:sz w:val="16"/>
                              <w:szCs w:val="16"/>
                              <w:lang w:val="en-US" w:eastAsia="fr-FR"/>
                            </w:rPr>
                          </w:rPrChange>
                        </w:rPr>
                        <w:t xml:space="preserve"> </w:t>
                      </w:r>
                      <w:proofErr w:type="spellStart"/>
                      <w:r w:rsidRPr="004D7EE5">
                        <w:rPr>
                          <w:rFonts w:ascii="Consolas" w:eastAsia="Times New Roman" w:hAnsi="Consolas" w:cs="Consolas"/>
                          <w:color w:val="008080"/>
                          <w:sz w:val="19"/>
                          <w:szCs w:val="19"/>
                          <w:lang w:val="en-US" w:eastAsia="fr-FR"/>
                          <w:rPrChange w:id="2518" w:author="ghislain.aine" w:date="2015-11-04T17:30:00Z">
                            <w:rPr>
                              <w:rFonts w:ascii="Courier New" w:eastAsia="Times New Roman" w:hAnsi="Courier New" w:cs="Courier New"/>
                              <w:color w:val="008080"/>
                              <w:sz w:val="16"/>
                              <w:szCs w:val="16"/>
                              <w:lang w:val="en-US" w:eastAsia="fr-FR"/>
                            </w:rPr>
                          </w:rPrChange>
                        </w:rPr>
                        <w:t>d'une</w:t>
                      </w:r>
                      <w:proofErr w:type="spellEnd"/>
                      <w:r w:rsidRPr="004D7EE5">
                        <w:rPr>
                          <w:rFonts w:ascii="Consolas" w:eastAsia="Times New Roman" w:hAnsi="Consolas" w:cs="Consolas"/>
                          <w:color w:val="008080"/>
                          <w:sz w:val="19"/>
                          <w:szCs w:val="19"/>
                          <w:lang w:val="en-US" w:eastAsia="fr-FR"/>
                          <w:rPrChange w:id="2519" w:author="ghislain.aine" w:date="2015-11-04T17:30:00Z">
                            <w:rPr>
                              <w:rFonts w:ascii="Courier New" w:eastAsia="Times New Roman" w:hAnsi="Courier New" w:cs="Courier New"/>
                              <w:color w:val="008080"/>
                              <w:sz w:val="16"/>
                              <w:szCs w:val="16"/>
                              <w:lang w:val="en-US" w:eastAsia="fr-FR"/>
                            </w:rPr>
                          </w:rPrChange>
                        </w:rPr>
                        <w:t xml:space="preserve"> data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520" w:author="ghislain.aine" w:date="2015-11-04T17:30:00Z">
                          <w:rPr>
                            <w:rFonts w:ascii="Courier New" w:eastAsia="Times New Roman" w:hAnsi="Courier New" w:cs="Courier New"/>
                            <w:color w:val="000000"/>
                            <w:sz w:val="16"/>
                            <w:szCs w:val="16"/>
                            <w:lang w:val="en-US" w:eastAsia="fr-FR"/>
                          </w:rPr>
                        </w:rPrChange>
                      </w:rPr>
                    </w:pPr>
                    <w:moveTo w:id="2521" w:author="ghislain.aine" w:date="2015-10-30T10:25:00Z">
                      <w:r w:rsidRPr="004D7EE5">
                        <w:rPr>
                          <w:rFonts w:ascii="Consolas" w:eastAsia="Times New Roman" w:hAnsi="Consolas" w:cs="Consolas"/>
                          <w:color w:val="000000"/>
                          <w:sz w:val="19"/>
                          <w:szCs w:val="19"/>
                          <w:lang w:val="en-US" w:eastAsia="fr-FR"/>
                          <w:rPrChange w:id="2522"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523" w:author="ghislain.aine" w:date="2015-11-04T17:30:00Z">
                            <w:rPr>
                              <w:rFonts w:ascii="Courier New" w:eastAsia="Times New Roman" w:hAnsi="Courier New" w:cs="Courier New"/>
                              <w:color w:val="000000"/>
                              <w:sz w:val="16"/>
                              <w:szCs w:val="16"/>
                              <w:lang w:val="en-US" w:eastAsia="fr-FR"/>
                            </w:rPr>
                          </w:rPrChange>
                        </w:rPr>
                        <w:t>SwData_Class</w:t>
                      </w:r>
                      <w:proofErr w:type="spellEnd"/>
                      <w:r w:rsidRPr="004D7EE5">
                        <w:rPr>
                          <w:rFonts w:ascii="Consolas" w:eastAsia="Times New Roman" w:hAnsi="Consolas" w:cs="Consolas"/>
                          <w:color w:val="000000"/>
                          <w:sz w:val="19"/>
                          <w:szCs w:val="19"/>
                          <w:lang w:val="en-US" w:eastAsia="fr-FR"/>
                          <w:rPrChange w:id="252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525"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526"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527"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528"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529" w:author="ghislain.aine" w:date="2015-11-04T17:30:00Z">
                            <w:rPr>
                              <w:rFonts w:ascii="Courier New" w:eastAsia="Times New Roman" w:hAnsi="Courier New" w:cs="Courier New"/>
                              <w:color w:val="000000"/>
                              <w:sz w:val="16"/>
                              <w:szCs w:val="16"/>
                              <w:lang w:val="en-US" w:eastAsia="fr-FR"/>
                            </w:rPr>
                          </w:rPrChange>
                        </w:rPr>
                        <w:t>CreateInstanceOf</w:t>
                      </w:r>
                      <w:proofErr w:type="spellEnd"/>
                      <w:r w:rsidRPr="004D7EE5">
                        <w:rPr>
                          <w:rFonts w:ascii="Consolas" w:eastAsia="Times New Roman" w:hAnsi="Consolas" w:cs="Consolas"/>
                          <w:b/>
                          <w:bCs/>
                          <w:color w:val="000080"/>
                          <w:sz w:val="19"/>
                          <w:szCs w:val="19"/>
                          <w:lang w:val="en-US" w:eastAsia="fr-FR"/>
                          <w:rPrChange w:id="2530"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8000FF"/>
                          <w:sz w:val="19"/>
                          <w:szCs w:val="19"/>
                          <w:lang w:val="en-US" w:eastAsia="fr-FR"/>
                          <w:rPrChange w:id="2531" w:author="ghislain.aine" w:date="2015-11-04T17:30:00Z">
                            <w:rPr>
                              <w:rFonts w:ascii="Courier New" w:eastAsia="Times New Roman" w:hAnsi="Courier New" w:cs="Courier New"/>
                              <w:color w:val="8000FF"/>
                              <w:sz w:val="16"/>
                              <w:szCs w:val="16"/>
                              <w:lang w:val="en-US" w:eastAsia="fr-FR"/>
                            </w:rPr>
                          </w:rPrChange>
                        </w:rPr>
                        <w:t>const</w:t>
                      </w:r>
                      <w:r w:rsidRPr="004D7EE5">
                        <w:rPr>
                          <w:rFonts w:ascii="Consolas" w:eastAsia="Times New Roman" w:hAnsi="Consolas" w:cs="Consolas"/>
                          <w:color w:val="000000"/>
                          <w:sz w:val="19"/>
                          <w:szCs w:val="19"/>
                          <w:lang w:val="en-US" w:eastAsia="fr-FR"/>
                          <w:rPrChange w:id="2532"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533" w:author="ghislain.aine" w:date="2015-11-04T17:30:00Z">
                            <w:rPr>
                              <w:rFonts w:ascii="Courier New" w:eastAsia="Times New Roman" w:hAnsi="Courier New" w:cs="Courier New"/>
                              <w:color w:val="000000"/>
                              <w:sz w:val="16"/>
                              <w:szCs w:val="16"/>
                              <w:lang w:val="en-US" w:eastAsia="fr-FR"/>
                            </w:rPr>
                          </w:rPrChange>
                        </w:rPr>
                        <w:t>SwUUID</w:t>
                      </w:r>
                      <w:proofErr w:type="spellEnd"/>
                      <w:r w:rsidRPr="004D7EE5">
                        <w:rPr>
                          <w:rFonts w:ascii="Consolas" w:eastAsia="Times New Roman" w:hAnsi="Consolas" w:cs="Consolas"/>
                          <w:color w:val="000000"/>
                          <w:sz w:val="19"/>
                          <w:szCs w:val="19"/>
                          <w:lang w:val="en-US" w:eastAsia="fr-FR"/>
                          <w:rPrChange w:id="2534"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535" w:author="ghislain.aine" w:date="2015-11-04T17:30:00Z">
                            <w:rPr>
                              <w:rFonts w:ascii="Courier New" w:eastAsia="Times New Roman" w:hAnsi="Courier New" w:cs="Courier New"/>
                              <w:b/>
                              <w:bCs/>
                              <w:color w:val="000080"/>
                              <w:sz w:val="16"/>
                              <w:szCs w:val="16"/>
                              <w:lang w:val="en-US" w:eastAsia="fr-FR"/>
                            </w:rPr>
                          </w:rPrChange>
                        </w:rPr>
                        <w:t>&amp;</w:t>
                      </w:r>
                      <w:r w:rsidRPr="004D7EE5">
                        <w:rPr>
                          <w:rFonts w:ascii="Consolas" w:eastAsia="Times New Roman" w:hAnsi="Consolas" w:cs="Consolas"/>
                          <w:color w:val="000000"/>
                          <w:sz w:val="19"/>
                          <w:szCs w:val="19"/>
                          <w:lang w:val="en-US" w:eastAsia="fr-FR"/>
                          <w:rPrChange w:id="2536"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537" w:author="ghislain.aine" w:date="2015-11-04T17:30:00Z">
                            <w:rPr>
                              <w:rFonts w:ascii="Courier New" w:eastAsia="Times New Roman" w:hAnsi="Courier New" w:cs="Courier New"/>
                              <w:color w:val="000000"/>
                              <w:sz w:val="16"/>
                              <w:szCs w:val="16"/>
                              <w:lang w:val="en-US" w:eastAsia="fr-FR"/>
                            </w:rPr>
                          </w:rPrChange>
                        </w:rPr>
                        <w:t>type_id</w:t>
                      </w:r>
                      <w:proofErr w:type="spellEnd"/>
                      <w:r w:rsidRPr="004D7EE5">
                        <w:rPr>
                          <w:rFonts w:ascii="Consolas" w:eastAsia="Times New Roman" w:hAnsi="Consolas" w:cs="Consolas"/>
                          <w:b/>
                          <w:bCs/>
                          <w:color w:val="000080"/>
                          <w:sz w:val="19"/>
                          <w:szCs w:val="19"/>
                          <w:lang w:val="en-US" w:eastAsia="fr-FR"/>
                          <w:rPrChange w:id="253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539" w:author="ghislain.aine" w:date="2015-11-04T17:30:00Z">
                          <w:rPr>
                            <w:rFonts w:ascii="Courier New" w:eastAsia="Times New Roman" w:hAnsi="Courier New" w:cs="Courier New"/>
                            <w:color w:val="000000"/>
                            <w:sz w:val="16"/>
                            <w:szCs w:val="16"/>
                            <w:lang w:eastAsia="fr-FR"/>
                          </w:rPr>
                        </w:rPrChange>
                      </w:rPr>
                    </w:pPr>
                    <w:moveTo w:id="2540" w:author="ghislain.aine" w:date="2015-10-30T10:25:00Z">
                      <w:r w:rsidRPr="004D7EE5">
                        <w:rPr>
                          <w:rFonts w:ascii="Consolas" w:eastAsia="Times New Roman" w:hAnsi="Consolas" w:cs="Consolas"/>
                          <w:color w:val="000000"/>
                          <w:sz w:val="19"/>
                          <w:szCs w:val="19"/>
                          <w:lang w:val="en-US" w:eastAsia="fr-FR"/>
                          <w:rPrChange w:id="2541"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eastAsia="fr-FR"/>
                          <w:rPrChange w:id="2542"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543" w:author="ghislain.aine" w:date="2015-11-04T17:30:00Z">
                          <w:rPr>
                            <w:rFonts w:ascii="Courier New" w:eastAsia="Times New Roman" w:hAnsi="Courier New" w:cs="Courier New"/>
                            <w:color w:val="000000"/>
                            <w:sz w:val="16"/>
                            <w:szCs w:val="16"/>
                            <w:lang w:eastAsia="fr-FR"/>
                          </w:rPr>
                        </w:rPrChange>
                      </w:rPr>
                    </w:pPr>
                    <w:moveTo w:id="2544" w:author="ghislain.aine" w:date="2015-10-30T10:25:00Z">
                      <w:r w:rsidRPr="004D7EE5">
                        <w:rPr>
                          <w:rFonts w:ascii="Consolas" w:eastAsia="Times New Roman" w:hAnsi="Consolas" w:cs="Consolas"/>
                          <w:color w:val="000000"/>
                          <w:sz w:val="19"/>
                          <w:szCs w:val="19"/>
                          <w:lang w:eastAsia="fr-FR"/>
                          <w:rPrChange w:id="2545"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FF"/>
                          <w:sz w:val="19"/>
                          <w:szCs w:val="19"/>
                          <w:lang w:eastAsia="fr-FR"/>
                          <w:rPrChange w:id="2546" w:author="ghislain.aine" w:date="2015-11-04T17:30:00Z">
                            <w:rPr>
                              <w:rFonts w:ascii="Courier New" w:eastAsia="Times New Roman" w:hAnsi="Courier New" w:cs="Courier New"/>
                              <w:b/>
                              <w:bCs/>
                              <w:color w:val="0000FF"/>
                              <w:sz w:val="16"/>
                              <w:szCs w:val="16"/>
                              <w:lang w:eastAsia="fr-FR"/>
                            </w:rPr>
                          </w:rPrChange>
                        </w:rPr>
                        <w:t>return</w:t>
                      </w:r>
                      <w:r w:rsidRPr="004D7EE5">
                        <w:rPr>
                          <w:rFonts w:ascii="Consolas" w:eastAsia="Times New Roman" w:hAnsi="Consolas" w:cs="Consolas"/>
                          <w:color w:val="000000"/>
                          <w:sz w:val="19"/>
                          <w:szCs w:val="19"/>
                          <w:lang w:eastAsia="fr-FR"/>
                          <w:rPrChange w:id="2547"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color w:val="FF8000"/>
                          <w:sz w:val="19"/>
                          <w:szCs w:val="19"/>
                          <w:lang w:eastAsia="fr-FR"/>
                          <w:rPrChange w:id="2548" w:author="ghislain.aine" w:date="2015-11-04T17:30:00Z">
                            <w:rPr>
                              <w:rFonts w:ascii="Courier New" w:eastAsia="Times New Roman" w:hAnsi="Courier New" w:cs="Courier New"/>
                              <w:color w:val="FF8000"/>
                              <w:sz w:val="16"/>
                              <w:szCs w:val="16"/>
                              <w:lang w:eastAsia="fr-FR"/>
                            </w:rPr>
                          </w:rPrChange>
                        </w:rPr>
                        <w:t>0</w:t>
                      </w:r>
                      <w:r w:rsidRPr="004D7EE5">
                        <w:rPr>
                          <w:rFonts w:ascii="Consolas" w:eastAsia="Times New Roman" w:hAnsi="Consolas" w:cs="Consolas"/>
                          <w:b/>
                          <w:bCs/>
                          <w:color w:val="000080"/>
                          <w:sz w:val="19"/>
                          <w:szCs w:val="19"/>
                          <w:lang w:eastAsia="fr-FR"/>
                          <w:rPrChange w:id="2549"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550" w:author="ghislain.aine" w:date="2015-11-04T17:30:00Z">
                          <w:rPr>
                            <w:rFonts w:ascii="Courier New" w:eastAsia="Times New Roman" w:hAnsi="Courier New" w:cs="Courier New"/>
                            <w:color w:val="000000"/>
                            <w:sz w:val="16"/>
                            <w:szCs w:val="16"/>
                            <w:lang w:eastAsia="fr-FR"/>
                          </w:rPr>
                        </w:rPrChange>
                      </w:rPr>
                    </w:pPr>
                    <w:moveTo w:id="2551" w:author="ghislain.aine" w:date="2015-10-30T10:25:00Z">
                      <w:r w:rsidRPr="004D7EE5">
                        <w:rPr>
                          <w:rFonts w:ascii="Consolas" w:eastAsia="Times New Roman" w:hAnsi="Consolas" w:cs="Consolas"/>
                          <w:color w:val="000000"/>
                          <w:sz w:val="19"/>
                          <w:szCs w:val="19"/>
                          <w:lang w:eastAsia="fr-FR"/>
                          <w:rPrChange w:id="2552"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80"/>
                          <w:sz w:val="19"/>
                          <w:szCs w:val="19"/>
                          <w:lang w:eastAsia="fr-FR"/>
                          <w:rPrChange w:id="2553"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Del="00E54AC5" w:rsidRDefault="00AC30F5" w:rsidP="0013549D">
                    <w:pPr>
                      <w:shd w:val="clear" w:color="auto" w:fill="FFFFFF"/>
                      <w:jc w:val="left"/>
                      <w:rPr>
                        <w:del w:id="2554" w:author="ghislain.aine" w:date="2015-11-04T17:30:00Z"/>
                        <w:rFonts w:ascii="Consolas" w:eastAsia="Times New Roman" w:hAnsi="Consolas" w:cs="Consolas"/>
                        <w:color w:val="000000"/>
                        <w:sz w:val="19"/>
                        <w:szCs w:val="19"/>
                        <w:lang w:eastAsia="fr-FR"/>
                        <w:rPrChange w:id="2555" w:author="ghislain.aine" w:date="2015-11-04T17:30:00Z">
                          <w:rPr>
                            <w:del w:id="2556" w:author="ghislain.aine" w:date="2015-11-04T17:30:00Z"/>
                            <w:rFonts w:ascii="Courier New" w:eastAsia="Times New Roman" w:hAnsi="Courier New" w:cs="Courier New"/>
                            <w:color w:val="000000"/>
                            <w:sz w:val="16"/>
                            <w:szCs w:val="16"/>
                            <w:lang w:eastAsia="fr-FR"/>
                          </w:rPr>
                        </w:rPrChange>
                      </w:rPr>
                    </w:pPr>
                  </w:p>
                  <w:p w:rsidR="00AC30F5" w:rsidRPr="00E54AC5" w:rsidDel="00E54AC5" w:rsidRDefault="00AC30F5" w:rsidP="0013549D">
                    <w:pPr>
                      <w:shd w:val="clear" w:color="auto" w:fill="FFFFFF"/>
                      <w:jc w:val="left"/>
                      <w:rPr>
                        <w:del w:id="2557" w:author="ghislain.aine" w:date="2015-11-04T17:30:00Z"/>
                        <w:rFonts w:ascii="Consolas" w:eastAsia="Times New Roman" w:hAnsi="Consolas" w:cs="Consolas"/>
                        <w:color w:val="008080"/>
                        <w:sz w:val="19"/>
                        <w:szCs w:val="19"/>
                        <w:lang w:eastAsia="fr-FR"/>
                        <w:rPrChange w:id="2558" w:author="ghislain.aine" w:date="2015-11-04T17:30:00Z">
                          <w:rPr>
                            <w:del w:id="2559" w:author="ghislain.aine" w:date="2015-11-04T17:30:00Z"/>
                            <w:rFonts w:ascii="Courier New" w:eastAsia="Times New Roman" w:hAnsi="Courier New" w:cs="Courier New"/>
                            <w:color w:val="008080"/>
                            <w:sz w:val="16"/>
                            <w:szCs w:val="16"/>
                            <w:lang w:eastAsia="fr-FR"/>
                          </w:rPr>
                        </w:rPrChange>
                      </w:rPr>
                    </w:pPr>
                    <w:moveTo w:id="2560" w:author="ghislain.aine" w:date="2015-10-30T10:25:00Z">
                      <w:del w:id="2561" w:author="ghislain.aine" w:date="2015-11-04T17:30:00Z">
                        <w:r w:rsidRPr="004D7EE5">
                          <w:rPr>
                            <w:rFonts w:ascii="Consolas" w:eastAsia="Times New Roman" w:hAnsi="Consolas" w:cs="Consolas"/>
                            <w:color w:val="000000"/>
                            <w:sz w:val="19"/>
                            <w:szCs w:val="19"/>
                            <w:lang w:eastAsia="fr-FR"/>
                            <w:rPrChange w:id="2562" w:author="ghislain.aine" w:date="2015-11-04T17:30:00Z">
                              <w:rPr>
                                <w:rFonts w:ascii="Courier New" w:eastAsia="Times New Roman" w:hAnsi="Courier New" w:cs="Courier New"/>
                                <w:color w:val="000000"/>
                                <w:sz w:val="16"/>
                                <w:szCs w:val="16"/>
                                <w:lang w:eastAsia="fr-FR"/>
                              </w:rPr>
                            </w:rPrChange>
                          </w:rPr>
                          <w:delText xml:space="preserve">    </w:delText>
                        </w:r>
                        <w:r w:rsidRPr="004D7EE5">
                          <w:rPr>
                            <w:rFonts w:ascii="Consolas" w:eastAsia="Times New Roman" w:hAnsi="Consolas" w:cs="Consolas"/>
                            <w:color w:val="008080"/>
                            <w:sz w:val="19"/>
                            <w:szCs w:val="19"/>
                            <w:lang w:eastAsia="fr-FR"/>
                            <w:rPrChange w:id="2563" w:author="ghislain.aine" w:date="2015-11-04T17:30:00Z">
                              <w:rPr>
                                <w:rFonts w:ascii="Courier New" w:eastAsia="Times New Roman" w:hAnsi="Courier New" w:cs="Courier New"/>
                                <w:color w:val="008080"/>
                                <w:sz w:val="16"/>
                                <w:szCs w:val="16"/>
                                <w:lang w:eastAsia="fr-FR"/>
                              </w:rPr>
                            </w:rPrChange>
                          </w:rPr>
                          <w:delText>/**</w:delText>
                        </w:r>
                      </w:del>
                    </w:moveTo>
                  </w:p>
                  <w:p w:rsidR="00AC30F5" w:rsidRPr="00E54AC5" w:rsidDel="00E54AC5" w:rsidRDefault="00AC30F5" w:rsidP="0013549D">
                    <w:pPr>
                      <w:shd w:val="clear" w:color="auto" w:fill="FFFFFF"/>
                      <w:jc w:val="left"/>
                      <w:rPr>
                        <w:del w:id="2564" w:author="ghislain.aine" w:date="2015-11-04T17:30:00Z"/>
                        <w:rFonts w:ascii="Consolas" w:eastAsia="Times New Roman" w:hAnsi="Consolas" w:cs="Consolas"/>
                        <w:color w:val="008080"/>
                        <w:sz w:val="19"/>
                        <w:szCs w:val="19"/>
                        <w:lang w:eastAsia="fr-FR"/>
                        <w:rPrChange w:id="2565" w:author="ghislain.aine" w:date="2015-11-04T17:30:00Z">
                          <w:rPr>
                            <w:del w:id="2566" w:author="ghislain.aine" w:date="2015-11-04T17:30:00Z"/>
                            <w:rFonts w:ascii="Courier New" w:eastAsia="Times New Roman" w:hAnsi="Courier New" w:cs="Courier New"/>
                            <w:color w:val="008080"/>
                            <w:sz w:val="16"/>
                            <w:szCs w:val="16"/>
                            <w:lang w:eastAsia="fr-FR"/>
                          </w:rPr>
                        </w:rPrChange>
                      </w:rPr>
                    </w:pPr>
                    <w:moveTo w:id="2567" w:author="ghislain.aine" w:date="2015-10-30T10:25:00Z">
                      <w:del w:id="2568" w:author="ghislain.aine" w:date="2015-11-04T17:30:00Z">
                        <w:r w:rsidRPr="004D7EE5">
                          <w:rPr>
                            <w:rFonts w:ascii="Consolas" w:eastAsia="Times New Roman" w:hAnsi="Consolas" w:cs="Consolas"/>
                            <w:color w:val="008080"/>
                            <w:sz w:val="19"/>
                            <w:szCs w:val="19"/>
                            <w:lang w:eastAsia="fr-FR"/>
                            <w:rPrChange w:id="2569" w:author="ghislain.aine" w:date="2015-11-04T17:30:00Z">
                              <w:rPr>
                                <w:rFonts w:ascii="Courier New" w:eastAsia="Times New Roman" w:hAnsi="Courier New" w:cs="Courier New"/>
                                <w:color w:val="008080"/>
                                <w:sz w:val="16"/>
                                <w:szCs w:val="16"/>
                                <w:lang w:eastAsia="fr-FR"/>
                              </w:rPr>
                            </w:rPrChange>
                          </w:rPr>
                          <w:delText xml:space="preserve">    * @brief Accès a l’icône d'un composant</w:delText>
                        </w:r>
                      </w:del>
                    </w:moveTo>
                  </w:p>
                  <w:p w:rsidR="00AC30F5" w:rsidRPr="00E54AC5" w:rsidDel="00E54AC5" w:rsidRDefault="00AC30F5" w:rsidP="0013549D">
                    <w:pPr>
                      <w:shd w:val="clear" w:color="auto" w:fill="FFFFFF"/>
                      <w:jc w:val="left"/>
                      <w:rPr>
                        <w:del w:id="2570" w:author="ghislain.aine" w:date="2015-11-04T17:30:00Z"/>
                        <w:rFonts w:ascii="Consolas" w:eastAsia="Times New Roman" w:hAnsi="Consolas" w:cs="Consolas"/>
                        <w:color w:val="008080"/>
                        <w:sz w:val="19"/>
                        <w:szCs w:val="19"/>
                        <w:lang w:eastAsia="fr-FR"/>
                        <w:rPrChange w:id="2571" w:author="ghislain.aine" w:date="2015-11-04T17:30:00Z">
                          <w:rPr>
                            <w:del w:id="2572" w:author="ghislain.aine" w:date="2015-11-04T17:30:00Z"/>
                            <w:rFonts w:ascii="Courier New" w:eastAsia="Times New Roman" w:hAnsi="Courier New" w:cs="Courier New"/>
                            <w:color w:val="008080"/>
                            <w:sz w:val="16"/>
                            <w:szCs w:val="16"/>
                            <w:lang w:eastAsia="fr-FR"/>
                          </w:rPr>
                        </w:rPrChange>
                      </w:rPr>
                    </w:pPr>
                    <w:moveTo w:id="2573" w:author="ghislain.aine" w:date="2015-10-30T10:25:00Z">
                      <w:del w:id="2574" w:author="ghislain.aine" w:date="2015-11-04T17:30:00Z">
                        <w:r w:rsidRPr="004D7EE5">
                          <w:rPr>
                            <w:rFonts w:ascii="Consolas" w:eastAsia="Times New Roman" w:hAnsi="Consolas" w:cs="Consolas"/>
                            <w:color w:val="008080"/>
                            <w:sz w:val="19"/>
                            <w:szCs w:val="19"/>
                            <w:lang w:eastAsia="fr-FR"/>
                            <w:rPrChange w:id="2575" w:author="ghislain.aine" w:date="2015-11-04T17:30:00Z">
                              <w:rPr>
                                <w:rFonts w:ascii="Courier New" w:eastAsia="Times New Roman" w:hAnsi="Courier New" w:cs="Courier New"/>
                                <w:color w:val="008080"/>
                                <w:sz w:val="16"/>
                                <w:szCs w:val="16"/>
                                <w:lang w:eastAsia="fr-FR"/>
                              </w:rPr>
                            </w:rPrChange>
                          </w:rPr>
                          <w:delText xml:space="preserve">    * @param[in] name   Nom du composant</w:delText>
                        </w:r>
                      </w:del>
                    </w:moveTo>
                  </w:p>
                  <w:p w:rsidR="00AC30F5" w:rsidRPr="00E54AC5" w:rsidDel="00E54AC5" w:rsidRDefault="00AC30F5" w:rsidP="0013549D">
                    <w:pPr>
                      <w:shd w:val="clear" w:color="auto" w:fill="FFFFFF"/>
                      <w:jc w:val="left"/>
                      <w:rPr>
                        <w:del w:id="2576" w:author="ghislain.aine" w:date="2015-11-04T17:30:00Z"/>
                        <w:rFonts w:ascii="Consolas" w:eastAsia="Times New Roman" w:hAnsi="Consolas" w:cs="Consolas"/>
                        <w:color w:val="008080"/>
                        <w:sz w:val="19"/>
                        <w:szCs w:val="19"/>
                        <w:lang w:eastAsia="fr-FR"/>
                        <w:rPrChange w:id="2577" w:author="ghislain.aine" w:date="2015-11-04T17:30:00Z">
                          <w:rPr>
                            <w:del w:id="2578" w:author="ghislain.aine" w:date="2015-11-04T17:30:00Z"/>
                            <w:rFonts w:ascii="Courier New" w:eastAsia="Times New Roman" w:hAnsi="Courier New" w:cs="Courier New"/>
                            <w:color w:val="008080"/>
                            <w:sz w:val="16"/>
                            <w:szCs w:val="16"/>
                            <w:lang w:eastAsia="fr-FR"/>
                          </w:rPr>
                        </w:rPrChange>
                      </w:rPr>
                    </w:pPr>
                    <w:moveTo w:id="2579" w:author="ghislain.aine" w:date="2015-10-30T10:25:00Z">
                      <w:del w:id="2580" w:author="ghislain.aine" w:date="2015-11-04T17:30:00Z">
                        <w:r w:rsidRPr="004D7EE5">
                          <w:rPr>
                            <w:rFonts w:ascii="Consolas" w:eastAsia="Times New Roman" w:hAnsi="Consolas" w:cs="Consolas"/>
                            <w:color w:val="008080"/>
                            <w:sz w:val="19"/>
                            <w:szCs w:val="19"/>
                            <w:lang w:eastAsia="fr-FR"/>
                            <w:rPrChange w:id="2581" w:author="ghislain.aine" w:date="2015-11-04T17:30:00Z">
                              <w:rPr>
                                <w:rFonts w:ascii="Courier New" w:eastAsia="Times New Roman" w:hAnsi="Courier New" w:cs="Courier New"/>
                                <w:color w:val="008080"/>
                                <w:sz w:val="16"/>
                                <w:szCs w:val="16"/>
                                <w:lang w:eastAsia="fr-FR"/>
                              </w:rPr>
                            </w:rPrChange>
                          </w:rPr>
                          <w:delText xml:space="preserve">    * @return           L’icône ou icône vide si non trouvé</w:delText>
                        </w:r>
                      </w:del>
                    </w:moveTo>
                  </w:p>
                  <w:p w:rsidR="00AC30F5" w:rsidRPr="00E54AC5" w:rsidDel="00E54AC5" w:rsidRDefault="00AC30F5" w:rsidP="0013549D">
                    <w:pPr>
                      <w:shd w:val="clear" w:color="auto" w:fill="FFFFFF"/>
                      <w:jc w:val="left"/>
                      <w:rPr>
                        <w:del w:id="2582" w:author="ghislain.aine" w:date="2015-11-04T17:30:00Z"/>
                        <w:rFonts w:ascii="Consolas" w:eastAsia="Times New Roman" w:hAnsi="Consolas" w:cs="Consolas"/>
                        <w:color w:val="000000"/>
                        <w:sz w:val="19"/>
                        <w:szCs w:val="19"/>
                        <w:lang w:val="en-US" w:eastAsia="fr-FR"/>
                        <w:rPrChange w:id="2583" w:author="ghislain.aine" w:date="2015-11-04T17:30:00Z">
                          <w:rPr>
                            <w:del w:id="2584" w:author="ghislain.aine" w:date="2015-11-04T17:30:00Z"/>
                            <w:rFonts w:ascii="Courier New" w:eastAsia="Times New Roman" w:hAnsi="Courier New" w:cs="Courier New"/>
                            <w:color w:val="000000"/>
                            <w:sz w:val="16"/>
                            <w:szCs w:val="16"/>
                            <w:lang w:val="en-US" w:eastAsia="fr-FR"/>
                          </w:rPr>
                        </w:rPrChange>
                      </w:rPr>
                    </w:pPr>
                    <w:moveTo w:id="2585" w:author="ghislain.aine" w:date="2015-10-30T10:25:00Z">
                      <w:del w:id="2586" w:author="ghislain.aine" w:date="2015-11-04T17:30:00Z">
                        <w:r w:rsidRPr="004D7EE5">
                          <w:rPr>
                            <w:rFonts w:ascii="Consolas" w:eastAsia="Times New Roman" w:hAnsi="Consolas" w:cs="Consolas"/>
                            <w:color w:val="008080"/>
                            <w:sz w:val="19"/>
                            <w:szCs w:val="19"/>
                            <w:lang w:eastAsia="fr-FR"/>
                            <w:rPrChange w:id="2587" w:author="ghislain.aine" w:date="2015-11-04T17:30:00Z">
                              <w:rPr>
                                <w:rFonts w:ascii="Courier New" w:eastAsia="Times New Roman" w:hAnsi="Courier New" w:cs="Courier New"/>
                                <w:color w:val="008080"/>
                                <w:sz w:val="16"/>
                                <w:szCs w:val="16"/>
                                <w:lang w:eastAsia="fr-FR"/>
                              </w:rPr>
                            </w:rPrChange>
                          </w:rPr>
                          <w:delText xml:space="preserve">    </w:delText>
                        </w:r>
                        <w:r w:rsidRPr="004D7EE5">
                          <w:rPr>
                            <w:rFonts w:ascii="Consolas" w:eastAsia="Times New Roman" w:hAnsi="Consolas" w:cs="Consolas"/>
                            <w:color w:val="008080"/>
                            <w:sz w:val="19"/>
                            <w:szCs w:val="19"/>
                            <w:lang w:val="en-US" w:eastAsia="fr-FR"/>
                            <w:rPrChange w:id="2588" w:author="ghislain.aine" w:date="2015-11-04T17:30:00Z">
                              <w:rPr>
                                <w:rFonts w:ascii="Courier New" w:eastAsia="Times New Roman" w:hAnsi="Courier New" w:cs="Courier New"/>
                                <w:color w:val="008080"/>
                                <w:sz w:val="16"/>
                                <w:szCs w:val="16"/>
                                <w:lang w:val="en-US" w:eastAsia="fr-FR"/>
                              </w:rPr>
                            </w:rPrChange>
                          </w:rPr>
                          <w:delText>*/</w:delText>
                        </w:r>
                      </w:del>
                    </w:moveTo>
                  </w:p>
                  <w:p w:rsidR="00AC30F5" w:rsidRPr="00E54AC5" w:rsidDel="00E54AC5" w:rsidRDefault="00AC30F5" w:rsidP="0013549D">
                    <w:pPr>
                      <w:shd w:val="clear" w:color="auto" w:fill="FFFFFF"/>
                      <w:jc w:val="left"/>
                      <w:rPr>
                        <w:del w:id="2589" w:author="ghislain.aine" w:date="2015-11-04T17:30:00Z"/>
                        <w:rFonts w:ascii="Consolas" w:eastAsia="Times New Roman" w:hAnsi="Consolas" w:cs="Consolas"/>
                        <w:color w:val="000000"/>
                        <w:sz w:val="19"/>
                        <w:szCs w:val="19"/>
                        <w:lang w:val="en-US" w:eastAsia="fr-FR"/>
                        <w:rPrChange w:id="2590" w:author="ghislain.aine" w:date="2015-11-04T17:30:00Z">
                          <w:rPr>
                            <w:del w:id="2591" w:author="ghislain.aine" w:date="2015-11-04T17:30:00Z"/>
                            <w:rFonts w:ascii="Courier New" w:eastAsia="Times New Roman" w:hAnsi="Courier New" w:cs="Courier New"/>
                            <w:color w:val="000000"/>
                            <w:sz w:val="16"/>
                            <w:szCs w:val="16"/>
                            <w:lang w:val="en-US" w:eastAsia="fr-FR"/>
                          </w:rPr>
                        </w:rPrChange>
                      </w:rPr>
                    </w:pPr>
                    <w:moveTo w:id="2592" w:author="ghislain.aine" w:date="2015-10-30T10:25:00Z">
                      <w:del w:id="2593" w:author="ghislain.aine" w:date="2015-11-04T17:30:00Z">
                        <w:r w:rsidRPr="004D7EE5">
                          <w:rPr>
                            <w:rFonts w:ascii="Consolas" w:eastAsia="Times New Roman" w:hAnsi="Consolas" w:cs="Consolas"/>
                            <w:color w:val="000000"/>
                            <w:sz w:val="19"/>
                            <w:szCs w:val="19"/>
                            <w:lang w:val="en-US" w:eastAsia="fr-FR"/>
                            <w:rPrChange w:id="2594" w:author="ghislain.aine" w:date="2015-11-04T17:30:00Z">
                              <w:rPr>
                                <w:rFonts w:ascii="Courier New" w:eastAsia="Times New Roman" w:hAnsi="Courier New" w:cs="Courier New"/>
                                <w:color w:val="000000"/>
                                <w:sz w:val="16"/>
                                <w:szCs w:val="16"/>
                                <w:lang w:val="en-US" w:eastAsia="fr-FR"/>
                              </w:rPr>
                            </w:rPrChange>
                          </w:rPr>
                          <w:delText xml:space="preserve">    QIcon DemoPluginFactory_Class</w:delText>
                        </w:r>
                        <w:r w:rsidRPr="004D7EE5">
                          <w:rPr>
                            <w:rFonts w:ascii="Consolas" w:eastAsia="Times New Roman" w:hAnsi="Consolas" w:cs="Consolas"/>
                            <w:b/>
                            <w:bCs/>
                            <w:color w:val="000080"/>
                            <w:sz w:val="19"/>
                            <w:szCs w:val="19"/>
                            <w:lang w:val="en-US" w:eastAsia="fr-FR"/>
                            <w:rPrChange w:id="2595" w:author="ghislain.aine" w:date="2015-11-04T17:30:00Z">
                              <w:rPr>
                                <w:rFonts w:ascii="Courier New" w:eastAsia="Times New Roman" w:hAnsi="Courier New" w:cs="Courier New"/>
                                <w:b/>
                                <w:bCs/>
                                <w:color w:val="000080"/>
                                <w:sz w:val="16"/>
                                <w:szCs w:val="16"/>
                                <w:lang w:val="en-US" w:eastAsia="fr-FR"/>
                              </w:rPr>
                            </w:rPrChange>
                          </w:rPr>
                          <w:delText>::</w:delText>
                        </w:r>
                        <w:r w:rsidRPr="004D7EE5">
                          <w:rPr>
                            <w:rFonts w:ascii="Consolas" w:eastAsia="Times New Roman" w:hAnsi="Consolas" w:cs="Consolas"/>
                            <w:color w:val="000000"/>
                            <w:sz w:val="19"/>
                            <w:szCs w:val="19"/>
                            <w:lang w:val="en-US" w:eastAsia="fr-FR"/>
                            <w:rPrChange w:id="2596" w:author="ghislain.aine" w:date="2015-11-04T17:30:00Z">
                              <w:rPr>
                                <w:rFonts w:ascii="Courier New" w:eastAsia="Times New Roman" w:hAnsi="Courier New" w:cs="Courier New"/>
                                <w:color w:val="000000"/>
                                <w:sz w:val="16"/>
                                <w:szCs w:val="16"/>
                                <w:lang w:val="en-US" w:eastAsia="fr-FR"/>
                              </w:rPr>
                            </w:rPrChange>
                          </w:rPr>
                          <w:delText>CreateIconOf</w:delText>
                        </w:r>
                        <w:r w:rsidRPr="004D7EE5">
                          <w:rPr>
                            <w:rFonts w:ascii="Consolas" w:eastAsia="Times New Roman" w:hAnsi="Consolas" w:cs="Consolas"/>
                            <w:b/>
                            <w:bCs/>
                            <w:color w:val="000080"/>
                            <w:sz w:val="19"/>
                            <w:szCs w:val="19"/>
                            <w:lang w:val="en-US" w:eastAsia="fr-FR"/>
                            <w:rPrChange w:id="2597" w:author="ghislain.aine" w:date="2015-11-04T17:30:00Z">
                              <w:rPr>
                                <w:rFonts w:ascii="Courier New" w:eastAsia="Times New Roman" w:hAnsi="Courier New" w:cs="Courier New"/>
                                <w:b/>
                                <w:bCs/>
                                <w:color w:val="000080"/>
                                <w:sz w:val="16"/>
                                <w:szCs w:val="16"/>
                                <w:lang w:val="en-US" w:eastAsia="fr-FR"/>
                              </w:rPr>
                            </w:rPrChange>
                          </w:rPr>
                          <w:delText>(</w:delText>
                        </w:r>
                        <w:r w:rsidRPr="004D7EE5">
                          <w:rPr>
                            <w:rFonts w:ascii="Consolas" w:eastAsia="Times New Roman" w:hAnsi="Consolas" w:cs="Consolas"/>
                            <w:color w:val="000000"/>
                            <w:sz w:val="19"/>
                            <w:szCs w:val="19"/>
                            <w:lang w:val="en-US" w:eastAsia="fr-FR"/>
                            <w:rPrChange w:id="2598" w:author="ghislain.aine" w:date="2015-11-04T17:30:00Z">
                              <w:rPr>
                                <w:rFonts w:ascii="Courier New" w:eastAsia="Times New Roman" w:hAnsi="Courier New" w:cs="Courier New"/>
                                <w:color w:val="000000"/>
                                <w:sz w:val="16"/>
                                <w:szCs w:val="16"/>
                                <w:lang w:val="en-US" w:eastAsia="fr-FR"/>
                              </w:rPr>
                            </w:rPrChange>
                          </w:rPr>
                          <w:delText>QString name</w:delText>
                        </w:r>
                        <w:r w:rsidRPr="004D7EE5">
                          <w:rPr>
                            <w:rFonts w:ascii="Consolas" w:eastAsia="Times New Roman" w:hAnsi="Consolas" w:cs="Consolas"/>
                            <w:b/>
                            <w:bCs/>
                            <w:color w:val="000080"/>
                            <w:sz w:val="19"/>
                            <w:szCs w:val="19"/>
                            <w:lang w:val="en-US" w:eastAsia="fr-FR"/>
                            <w:rPrChange w:id="2599" w:author="ghislain.aine" w:date="2015-11-04T17:30:00Z">
                              <w:rPr>
                                <w:rFonts w:ascii="Courier New" w:eastAsia="Times New Roman" w:hAnsi="Courier New" w:cs="Courier New"/>
                                <w:b/>
                                <w:bCs/>
                                <w:color w:val="000080"/>
                                <w:sz w:val="16"/>
                                <w:szCs w:val="16"/>
                                <w:lang w:val="en-US" w:eastAsia="fr-FR"/>
                              </w:rPr>
                            </w:rPrChange>
                          </w:rPr>
                          <w:delText>)</w:delText>
                        </w:r>
                        <w:r w:rsidRPr="004D7EE5">
                          <w:rPr>
                            <w:rFonts w:ascii="Consolas" w:eastAsia="Times New Roman" w:hAnsi="Consolas" w:cs="Consolas"/>
                            <w:color w:val="000000"/>
                            <w:sz w:val="19"/>
                            <w:szCs w:val="19"/>
                            <w:lang w:val="en-US" w:eastAsia="fr-FR"/>
                            <w:rPrChange w:id="2600" w:author="ghislain.aine" w:date="2015-11-04T17:30:00Z">
                              <w:rPr>
                                <w:rFonts w:ascii="Courier New" w:eastAsia="Times New Roman" w:hAnsi="Courier New" w:cs="Courier New"/>
                                <w:color w:val="000000"/>
                                <w:sz w:val="16"/>
                                <w:szCs w:val="16"/>
                                <w:lang w:val="en-US" w:eastAsia="fr-FR"/>
                              </w:rPr>
                            </w:rPrChange>
                          </w:rPr>
                          <w:delText xml:space="preserve"> </w:delText>
                        </w:r>
                        <w:r w:rsidRPr="004D7EE5">
                          <w:rPr>
                            <w:rFonts w:ascii="Consolas" w:eastAsia="Times New Roman" w:hAnsi="Consolas" w:cs="Consolas"/>
                            <w:color w:val="8000FF"/>
                            <w:sz w:val="19"/>
                            <w:szCs w:val="19"/>
                            <w:lang w:val="en-US" w:eastAsia="fr-FR"/>
                            <w:rPrChange w:id="2601" w:author="ghislain.aine" w:date="2015-11-04T17:30:00Z">
                              <w:rPr>
                                <w:rFonts w:ascii="Courier New" w:eastAsia="Times New Roman" w:hAnsi="Courier New" w:cs="Courier New"/>
                                <w:color w:val="8000FF"/>
                                <w:sz w:val="16"/>
                                <w:szCs w:val="16"/>
                                <w:lang w:val="en-US" w:eastAsia="fr-FR"/>
                              </w:rPr>
                            </w:rPrChange>
                          </w:rPr>
                          <w:delText>const</w:delText>
                        </w:r>
                      </w:del>
                    </w:moveTo>
                  </w:p>
                  <w:p w:rsidR="00AC30F5" w:rsidRPr="00E54AC5" w:rsidDel="00E54AC5" w:rsidRDefault="00AC30F5" w:rsidP="0013549D">
                    <w:pPr>
                      <w:shd w:val="clear" w:color="auto" w:fill="FFFFFF"/>
                      <w:jc w:val="left"/>
                      <w:rPr>
                        <w:del w:id="2602" w:author="ghislain.aine" w:date="2015-11-04T17:30:00Z"/>
                        <w:rFonts w:ascii="Consolas" w:eastAsia="Times New Roman" w:hAnsi="Consolas" w:cs="Consolas"/>
                        <w:color w:val="000000"/>
                        <w:sz w:val="19"/>
                        <w:szCs w:val="19"/>
                        <w:lang w:eastAsia="fr-FR"/>
                        <w:rPrChange w:id="2603" w:author="ghislain.aine" w:date="2015-11-04T17:30:00Z">
                          <w:rPr>
                            <w:del w:id="2604" w:author="ghislain.aine" w:date="2015-11-04T17:30:00Z"/>
                            <w:rFonts w:ascii="Courier New" w:eastAsia="Times New Roman" w:hAnsi="Courier New" w:cs="Courier New"/>
                            <w:color w:val="000000"/>
                            <w:sz w:val="16"/>
                            <w:szCs w:val="16"/>
                            <w:lang w:eastAsia="fr-FR"/>
                          </w:rPr>
                        </w:rPrChange>
                      </w:rPr>
                    </w:pPr>
                    <w:moveTo w:id="2605" w:author="ghislain.aine" w:date="2015-10-30T10:25:00Z">
                      <w:del w:id="2606" w:author="ghislain.aine" w:date="2015-11-04T17:30:00Z">
                        <w:r w:rsidRPr="004D7EE5">
                          <w:rPr>
                            <w:rFonts w:ascii="Consolas" w:eastAsia="Times New Roman" w:hAnsi="Consolas" w:cs="Consolas"/>
                            <w:color w:val="000000"/>
                            <w:sz w:val="19"/>
                            <w:szCs w:val="19"/>
                            <w:lang w:val="en-US" w:eastAsia="fr-FR"/>
                            <w:rPrChange w:id="2607" w:author="ghislain.aine" w:date="2015-11-04T17:30:00Z">
                              <w:rPr>
                                <w:rFonts w:ascii="Courier New" w:eastAsia="Times New Roman" w:hAnsi="Courier New" w:cs="Courier New"/>
                                <w:color w:val="000000"/>
                                <w:sz w:val="16"/>
                                <w:szCs w:val="16"/>
                                <w:lang w:val="en-US" w:eastAsia="fr-FR"/>
                              </w:rPr>
                            </w:rPrChange>
                          </w:rPr>
                          <w:delText xml:space="preserve">    </w:delText>
                        </w:r>
                        <w:r w:rsidRPr="004D7EE5">
                          <w:rPr>
                            <w:rFonts w:ascii="Consolas" w:eastAsia="Times New Roman" w:hAnsi="Consolas" w:cs="Consolas"/>
                            <w:b/>
                            <w:bCs/>
                            <w:color w:val="000080"/>
                            <w:sz w:val="19"/>
                            <w:szCs w:val="19"/>
                            <w:lang w:eastAsia="fr-FR"/>
                            <w:rPrChange w:id="2608" w:author="ghislain.aine" w:date="2015-11-04T17:30:00Z">
                              <w:rPr>
                                <w:rFonts w:ascii="Courier New" w:eastAsia="Times New Roman" w:hAnsi="Courier New" w:cs="Courier New"/>
                                <w:b/>
                                <w:bCs/>
                                <w:color w:val="000080"/>
                                <w:sz w:val="16"/>
                                <w:szCs w:val="16"/>
                                <w:lang w:eastAsia="fr-FR"/>
                              </w:rPr>
                            </w:rPrChange>
                          </w:rPr>
                          <w:delText>{</w:delText>
                        </w:r>
                      </w:del>
                    </w:moveTo>
                  </w:p>
                  <w:p w:rsidR="00AC30F5" w:rsidRPr="00E54AC5" w:rsidDel="00E54AC5" w:rsidRDefault="00AC30F5" w:rsidP="0013549D">
                    <w:pPr>
                      <w:shd w:val="clear" w:color="auto" w:fill="FFFFFF"/>
                      <w:jc w:val="left"/>
                      <w:rPr>
                        <w:del w:id="2609" w:author="ghislain.aine" w:date="2015-11-04T17:30:00Z"/>
                        <w:rFonts w:ascii="Consolas" w:eastAsia="Times New Roman" w:hAnsi="Consolas" w:cs="Consolas"/>
                        <w:color w:val="000000"/>
                        <w:sz w:val="19"/>
                        <w:szCs w:val="19"/>
                        <w:lang w:eastAsia="fr-FR"/>
                        <w:rPrChange w:id="2610" w:author="ghislain.aine" w:date="2015-11-04T17:30:00Z">
                          <w:rPr>
                            <w:del w:id="2611" w:author="ghislain.aine" w:date="2015-11-04T17:30:00Z"/>
                            <w:rFonts w:ascii="Courier New" w:eastAsia="Times New Roman" w:hAnsi="Courier New" w:cs="Courier New"/>
                            <w:color w:val="000000"/>
                            <w:sz w:val="16"/>
                            <w:szCs w:val="16"/>
                            <w:lang w:eastAsia="fr-FR"/>
                          </w:rPr>
                        </w:rPrChange>
                      </w:rPr>
                    </w:pPr>
                    <w:moveTo w:id="2612" w:author="ghislain.aine" w:date="2015-10-30T10:25:00Z">
                      <w:del w:id="2613" w:author="ghislain.aine" w:date="2015-11-04T17:30:00Z">
                        <w:r w:rsidRPr="004D7EE5">
                          <w:rPr>
                            <w:rFonts w:ascii="Consolas" w:eastAsia="Times New Roman" w:hAnsi="Consolas" w:cs="Consolas"/>
                            <w:color w:val="000000"/>
                            <w:sz w:val="19"/>
                            <w:szCs w:val="19"/>
                            <w:lang w:eastAsia="fr-FR"/>
                            <w:rPrChange w:id="2614" w:author="ghislain.aine" w:date="2015-11-04T17:30:00Z">
                              <w:rPr>
                                <w:rFonts w:ascii="Courier New" w:eastAsia="Times New Roman" w:hAnsi="Courier New" w:cs="Courier New"/>
                                <w:color w:val="000000"/>
                                <w:sz w:val="16"/>
                                <w:szCs w:val="16"/>
                                <w:lang w:eastAsia="fr-FR"/>
                              </w:rPr>
                            </w:rPrChange>
                          </w:rPr>
                          <w:delText xml:space="preserve">        QIcon ico</w:delText>
                        </w:r>
                        <w:r w:rsidRPr="004D7EE5">
                          <w:rPr>
                            <w:rFonts w:ascii="Consolas" w:eastAsia="Times New Roman" w:hAnsi="Consolas" w:cs="Consolas"/>
                            <w:b/>
                            <w:bCs/>
                            <w:color w:val="000080"/>
                            <w:sz w:val="19"/>
                            <w:szCs w:val="19"/>
                            <w:lang w:eastAsia="fr-FR"/>
                            <w:rPrChange w:id="2615" w:author="ghislain.aine" w:date="2015-11-04T17:30:00Z">
                              <w:rPr>
                                <w:rFonts w:ascii="Courier New" w:eastAsia="Times New Roman" w:hAnsi="Courier New" w:cs="Courier New"/>
                                <w:b/>
                                <w:bCs/>
                                <w:color w:val="000080"/>
                                <w:sz w:val="16"/>
                                <w:szCs w:val="16"/>
                                <w:lang w:eastAsia="fr-FR"/>
                              </w:rPr>
                            </w:rPrChange>
                          </w:rPr>
                          <w:delText>;</w:delText>
                        </w:r>
                      </w:del>
                    </w:moveTo>
                  </w:p>
                  <w:p w:rsidR="00AC30F5" w:rsidRPr="00E54AC5" w:rsidDel="00E54AC5" w:rsidRDefault="00AC30F5" w:rsidP="0013549D">
                    <w:pPr>
                      <w:shd w:val="clear" w:color="auto" w:fill="FFFFFF"/>
                      <w:jc w:val="left"/>
                      <w:rPr>
                        <w:del w:id="2616" w:author="ghislain.aine" w:date="2015-11-04T17:30:00Z"/>
                        <w:rFonts w:ascii="Consolas" w:eastAsia="Times New Roman" w:hAnsi="Consolas" w:cs="Consolas"/>
                        <w:color w:val="000000"/>
                        <w:sz w:val="19"/>
                        <w:szCs w:val="19"/>
                        <w:lang w:eastAsia="fr-FR"/>
                        <w:rPrChange w:id="2617" w:author="ghislain.aine" w:date="2015-11-04T17:30:00Z">
                          <w:rPr>
                            <w:del w:id="2618" w:author="ghislain.aine" w:date="2015-11-04T17:30:00Z"/>
                            <w:rFonts w:ascii="Courier New" w:eastAsia="Times New Roman" w:hAnsi="Courier New" w:cs="Courier New"/>
                            <w:color w:val="000000"/>
                            <w:sz w:val="16"/>
                            <w:szCs w:val="16"/>
                            <w:lang w:eastAsia="fr-FR"/>
                          </w:rPr>
                        </w:rPrChange>
                      </w:rPr>
                    </w:pPr>
                    <w:moveTo w:id="2619" w:author="ghislain.aine" w:date="2015-10-30T10:25:00Z">
                      <w:del w:id="2620" w:author="ghislain.aine" w:date="2015-11-04T17:30:00Z">
                        <w:r w:rsidRPr="004D7EE5">
                          <w:rPr>
                            <w:rFonts w:ascii="Consolas" w:eastAsia="Times New Roman" w:hAnsi="Consolas" w:cs="Consolas"/>
                            <w:color w:val="000000"/>
                            <w:sz w:val="19"/>
                            <w:szCs w:val="19"/>
                            <w:lang w:eastAsia="fr-FR"/>
                            <w:rPrChange w:id="2621" w:author="ghislain.aine" w:date="2015-11-04T17:30:00Z">
                              <w:rPr>
                                <w:rFonts w:ascii="Courier New" w:eastAsia="Times New Roman" w:hAnsi="Courier New" w:cs="Courier New"/>
                                <w:color w:val="000000"/>
                                <w:sz w:val="16"/>
                                <w:szCs w:val="16"/>
                                <w:lang w:eastAsia="fr-FR"/>
                              </w:rPr>
                            </w:rPrChange>
                          </w:rPr>
                          <w:delText xml:space="preserve">        </w:delText>
                        </w:r>
                        <w:r w:rsidRPr="004D7EE5">
                          <w:rPr>
                            <w:rFonts w:ascii="Consolas" w:eastAsia="Times New Roman" w:hAnsi="Consolas" w:cs="Consolas"/>
                            <w:b/>
                            <w:bCs/>
                            <w:color w:val="0000FF"/>
                            <w:sz w:val="19"/>
                            <w:szCs w:val="19"/>
                            <w:lang w:eastAsia="fr-FR"/>
                            <w:rPrChange w:id="2622" w:author="ghislain.aine" w:date="2015-11-04T17:30:00Z">
                              <w:rPr>
                                <w:rFonts w:ascii="Courier New" w:eastAsia="Times New Roman" w:hAnsi="Courier New" w:cs="Courier New"/>
                                <w:b/>
                                <w:bCs/>
                                <w:color w:val="0000FF"/>
                                <w:sz w:val="16"/>
                                <w:szCs w:val="16"/>
                                <w:lang w:eastAsia="fr-FR"/>
                              </w:rPr>
                            </w:rPrChange>
                          </w:rPr>
                          <w:delText>return</w:delText>
                        </w:r>
                        <w:r w:rsidRPr="004D7EE5">
                          <w:rPr>
                            <w:rFonts w:ascii="Consolas" w:eastAsia="Times New Roman" w:hAnsi="Consolas" w:cs="Consolas"/>
                            <w:color w:val="000000"/>
                            <w:sz w:val="19"/>
                            <w:szCs w:val="19"/>
                            <w:lang w:eastAsia="fr-FR"/>
                            <w:rPrChange w:id="2623" w:author="ghislain.aine" w:date="2015-11-04T17:30:00Z">
                              <w:rPr>
                                <w:rFonts w:ascii="Courier New" w:eastAsia="Times New Roman" w:hAnsi="Courier New" w:cs="Courier New"/>
                                <w:color w:val="000000"/>
                                <w:sz w:val="16"/>
                                <w:szCs w:val="16"/>
                                <w:lang w:eastAsia="fr-FR"/>
                              </w:rPr>
                            </w:rPrChange>
                          </w:rPr>
                          <w:delText xml:space="preserve"> ico</w:delText>
                        </w:r>
                        <w:r w:rsidRPr="004D7EE5">
                          <w:rPr>
                            <w:rFonts w:ascii="Consolas" w:eastAsia="Times New Roman" w:hAnsi="Consolas" w:cs="Consolas"/>
                            <w:b/>
                            <w:bCs/>
                            <w:color w:val="000080"/>
                            <w:sz w:val="19"/>
                            <w:szCs w:val="19"/>
                            <w:lang w:eastAsia="fr-FR"/>
                            <w:rPrChange w:id="2624" w:author="ghislain.aine" w:date="2015-11-04T17:30:00Z">
                              <w:rPr>
                                <w:rFonts w:ascii="Courier New" w:eastAsia="Times New Roman" w:hAnsi="Courier New" w:cs="Courier New"/>
                                <w:b/>
                                <w:bCs/>
                                <w:color w:val="000080"/>
                                <w:sz w:val="16"/>
                                <w:szCs w:val="16"/>
                                <w:lang w:eastAsia="fr-FR"/>
                              </w:rPr>
                            </w:rPrChange>
                          </w:rPr>
                          <w:delText>;</w:delText>
                        </w:r>
                      </w:del>
                    </w:moveTo>
                  </w:p>
                  <w:p w:rsidR="00AC30F5" w:rsidRPr="00E54AC5" w:rsidDel="00E54AC5" w:rsidRDefault="00AC30F5" w:rsidP="0013549D">
                    <w:pPr>
                      <w:shd w:val="clear" w:color="auto" w:fill="FFFFFF"/>
                      <w:jc w:val="left"/>
                      <w:rPr>
                        <w:del w:id="2625" w:author="ghislain.aine" w:date="2015-11-04T17:30:00Z"/>
                        <w:rFonts w:ascii="Consolas" w:eastAsia="Times New Roman" w:hAnsi="Consolas" w:cs="Consolas"/>
                        <w:color w:val="000000"/>
                        <w:sz w:val="19"/>
                        <w:szCs w:val="19"/>
                        <w:lang w:eastAsia="fr-FR"/>
                        <w:rPrChange w:id="2626" w:author="ghislain.aine" w:date="2015-11-04T17:30:00Z">
                          <w:rPr>
                            <w:del w:id="2627" w:author="ghislain.aine" w:date="2015-11-04T17:30:00Z"/>
                            <w:rFonts w:ascii="Courier New" w:eastAsia="Times New Roman" w:hAnsi="Courier New" w:cs="Courier New"/>
                            <w:color w:val="000000"/>
                            <w:sz w:val="16"/>
                            <w:szCs w:val="16"/>
                            <w:lang w:eastAsia="fr-FR"/>
                          </w:rPr>
                        </w:rPrChange>
                      </w:rPr>
                    </w:pPr>
                    <w:moveTo w:id="2628" w:author="ghislain.aine" w:date="2015-10-30T10:25:00Z">
                      <w:del w:id="2629" w:author="ghislain.aine" w:date="2015-11-04T17:30:00Z">
                        <w:r w:rsidRPr="004D7EE5">
                          <w:rPr>
                            <w:rFonts w:ascii="Consolas" w:eastAsia="Times New Roman" w:hAnsi="Consolas" w:cs="Consolas"/>
                            <w:color w:val="000000"/>
                            <w:sz w:val="19"/>
                            <w:szCs w:val="19"/>
                            <w:lang w:eastAsia="fr-FR"/>
                            <w:rPrChange w:id="2630" w:author="ghislain.aine" w:date="2015-11-04T17:30:00Z">
                              <w:rPr>
                                <w:rFonts w:ascii="Courier New" w:eastAsia="Times New Roman" w:hAnsi="Courier New" w:cs="Courier New"/>
                                <w:color w:val="000000"/>
                                <w:sz w:val="16"/>
                                <w:szCs w:val="16"/>
                                <w:lang w:eastAsia="fr-FR"/>
                              </w:rPr>
                            </w:rPrChange>
                          </w:rPr>
                          <w:delText xml:space="preserve">    </w:delText>
                        </w:r>
                        <w:r w:rsidRPr="004D7EE5">
                          <w:rPr>
                            <w:rFonts w:ascii="Consolas" w:eastAsia="Times New Roman" w:hAnsi="Consolas" w:cs="Consolas"/>
                            <w:b/>
                            <w:bCs/>
                            <w:color w:val="000080"/>
                            <w:sz w:val="19"/>
                            <w:szCs w:val="19"/>
                            <w:lang w:eastAsia="fr-FR"/>
                            <w:rPrChange w:id="2631" w:author="ghislain.aine" w:date="2015-11-04T17:30:00Z">
                              <w:rPr>
                                <w:rFonts w:ascii="Courier New" w:eastAsia="Times New Roman" w:hAnsi="Courier New" w:cs="Courier New"/>
                                <w:b/>
                                <w:bCs/>
                                <w:color w:val="000080"/>
                                <w:sz w:val="16"/>
                                <w:szCs w:val="16"/>
                                <w:lang w:eastAsia="fr-FR"/>
                              </w:rPr>
                            </w:rPrChange>
                          </w:rPr>
                          <w:delText>}</w:delText>
                        </w:r>
                      </w:del>
                    </w:moveTo>
                  </w:p>
                  <w:moveToRangeEnd w:id="2322"/>
                  <w:p w:rsidR="00AC30F5" w:rsidRPr="00E54AC5" w:rsidRDefault="00AC30F5" w:rsidP="0013549D">
                    <w:pPr>
                      <w:rPr>
                        <w:rFonts w:ascii="Consolas" w:hAnsi="Consolas" w:cs="Consolas"/>
                        <w:sz w:val="19"/>
                        <w:szCs w:val="19"/>
                        <w:rPrChange w:id="2632" w:author="ghislain.aine" w:date="2015-11-04T17:30:00Z">
                          <w:rPr/>
                        </w:rPrChange>
                      </w:rPr>
                    </w:pPr>
                  </w:p>
                </w:txbxContent>
              </v:textbox>
              <w10:wrap type="none"/>
              <w10:anchorlock/>
            </v:shape>
          </w:pict>
        </w:r>
      </w:ins>
    </w:p>
    <w:p w:rsidR="0013549D" w:rsidRDefault="0013549D">
      <w:pPr>
        <w:spacing w:after="200" w:line="276" w:lineRule="auto"/>
        <w:jc w:val="left"/>
        <w:rPr>
          <w:ins w:id="2633" w:author="ghislain.aine" w:date="2015-10-30T10:25:00Z"/>
          <w:rFonts w:ascii="Courier New" w:eastAsia="Times New Roman" w:hAnsi="Courier New" w:cs="Courier New"/>
          <w:color w:val="804000"/>
          <w:sz w:val="16"/>
          <w:szCs w:val="16"/>
          <w:lang w:val="en-US" w:eastAsia="fr-FR"/>
        </w:rPr>
      </w:pPr>
      <w:ins w:id="2634" w:author="ghislain.aine" w:date="2015-10-30T10:25:00Z">
        <w:r>
          <w:rPr>
            <w:rFonts w:ascii="Courier New" w:eastAsia="Times New Roman" w:hAnsi="Courier New" w:cs="Courier New"/>
            <w:color w:val="804000"/>
            <w:sz w:val="16"/>
            <w:szCs w:val="16"/>
            <w:lang w:val="en-US" w:eastAsia="fr-FR"/>
          </w:rPr>
          <w:lastRenderedPageBreak/>
          <w:br w:type="page"/>
        </w:r>
      </w:ins>
    </w:p>
    <w:p w:rsidR="0013549D" w:rsidRDefault="004D7EE5" w:rsidP="009F7BE5">
      <w:pPr>
        <w:shd w:val="clear" w:color="auto" w:fill="FFFFFF"/>
        <w:jc w:val="left"/>
        <w:rPr>
          <w:ins w:id="2635" w:author="ghislain.aine" w:date="2015-10-30T10:25:00Z"/>
          <w:rFonts w:ascii="Courier New" w:eastAsia="Times New Roman" w:hAnsi="Courier New" w:cs="Courier New"/>
          <w:color w:val="804000"/>
          <w:sz w:val="16"/>
          <w:szCs w:val="16"/>
          <w:lang w:val="en-US" w:eastAsia="fr-FR"/>
        </w:rPr>
      </w:pPr>
      <w:r w:rsidRPr="004D7EE5">
        <w:rPr>
          <w:rFonts w:ascii="Courier New" w:eastAsia="Times New Roman" w:hAnsi="Courier New" w:cs="Courier New"/>
          <w:color w:val="804000"/>
          <w:sz w:val="16"/>
          <w:szCs w:val="16"/>
          <w:lang w:val="en-US" w:eastAsia="fr-FR"/>
        </w:rPr>
      </w:r>
      <w:r w:rsidR="00705281">
        <w:rPr>
          <w:rFonts w:ascii="Courier New" w:eastAsia="Times New Roman" w:hAnsi="Courier New" w:cs="Courier New"/>
          <w:color w:val="804000"/>
          <w:sz w:val="16"/>
          <w:szCs w:val="16"/>
          <w:lang w:val="en-US" w:eastAsia="fr-FR"/>
        </w:rPr>
        <w:pict>
          <v:shape id="_x0000_s114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3;mso-fit-shape-to-text:t">
              <w:txbxContent>
                <w:p w:rsidR="00AC30F5" w:rsidRPr="00E54AC5" w:rsidRDefault="00AC30F5" w:rsidP="00E54AC5">
                  <w:pPr>
                    <w:shd w:val="clear" w:color="auto" w:fill="FFFFFF"/>
                    <w:jc w:val="left"/>
                    <w:rPr>
                      <w:ins w:id="2636" w:author="ghislain.aine" w:date="2015-11-04T17:30:00Z"/>
                      <w:rFonts w:ascii="Consolas" w:eastAsia="Times New Roman" w:hAnsi="Consolas" w:cs="Consolas"/>
                      <w:color w:val="000000"/>
                      <w:sz w:val="19"/>
                      <w:szCs w:val="19"/>
                      <w:lang w:eastAsia="fr-FR"/>
                    </w:rPr>
                  </w:pPr>
                  <w:moveToRangeStart w:id="2637" w:author="ghislain.aine" w:date="2015-10-30T10:26:00Z" w:name="move433964090"/>
                  <w:moveTo w:id="2638" w:author="ghislain.aine" w:date="2015-10-30T10:26:00Z">
                    <w:r w:rsidRPr="004D7EE5">
                      <w:rPr>
                        <w:rFonts w:ascii="Consolas" w:eastAsia="Times New Roman" w:hAnsi="Consolas" w:cs="Consolas"/>
                        <w:color w:val="000000"/>
                        <w:sz w:val="19"/>
                        <w:szCs w:val="19"/>
                        <w:lang w:eastAsia="fr-FR"/>
                        <w:rPrChange w:id="2639" w:author="ghislain.aine" w:date="2015-11-04T17:30:00Z">
                          <w:rPr>
                            <w:rFonts w:ascii="Courier New" w:eastAsia="Times New Roman" w:hAnsi="Courier New" w:cs="Courier New"/>
                            <w:color w:val="000000"/>
                            <w:sz w:val="16"/>
                            <w:szCs w:val="16"/>
                            <w:lang w:eastAsia="fr-FR"/>
                          </w:rPr>
                        </w:rPrChange>
                      </w:rPr>
                      <w:t xml:space="preserve">   </w:t>
                    </w:r>
                  </w:moveTo>
                </w:p>
                <w:p w:rsidR="00AC30F5" w:rsidRPr="00E54AC5" w:rsidRDefault="00AC30F5" w:rsidP="00E54AC5">
                  <w:pPr>
                    <w:shd w:val="clear" w:color="auto" w:fill="FFFFFF"/>
                    <w:jc w:val="left"/>
                    <w:rPr>
                      <w:ins w:id="2640" w:author="ghislain.aine" w:date="2015-11-04T17:30:00Z"/>
                      <w:rFonts w:ascii="Consolas" w:eastAsia="Times New Roman" w:hAnsi="Consolas" w:cs="Consolas"/>
                      <w:color w:val="008080"/>
                      <w:sz w:val="19"/>
                      <w:szCs w:val="19"/>
                      <w:lang w:eastAsia="fr-FR"/>
                    </w:rPr>
                  </w:pPr>
                  <w:ins w:id="2641" w:author="ghislain.aine" w:date="2015-11-04T17:30:00Z">
                    <w:r w:rsidRPr="00E54AC5">
                      <w:rPr>
                        <w:rFonts w:ascii="Consolas" w:eastAsia="Times New Roman" w:hAnsi="Consolas" w:cs="Consolas"/>
                        <w:color w:val="000000"/>
                        <w:sz w:val="19"/>
                        <w:szCs w:val="19"/>
                        <w:lang w:eastAsia="fr-FR"/>
                      </w:rPr>
                      <w:t xml:space="preserve">    </w:t>
                    </w:r>
                    <w:r w:rsidRPr="00E54AC5">
                      <w:rPr>
                        <w:rFonts w:ascii="Consolas" w:eastAsia="Times New Roman" w:hAnsi="Consolas" w:cs="Consolas"/>
                        <w:color w:val="008080"/>
                        <w:sz w:val="19"/>
                        <w:szCs w:val="19"/>
                        <w:lang w:eastAsia="fr-FR"/>
                      </w:rPr>
                      <w:t>/**</w:t>
                    </w:r>
                  </w:ins>
                </w:p>
                <w:p w:rsidR="00AC30F5" w:rsidRPr="00E54AC5" w:rsidRDefault="00AC30F5" w:rsidP="00E54AC5">
                  <w:pPr>
                    <w:shd w:val="clear" w:color="auto" w:fill="FFFFFF"/>
                    <w:jc w:val="left"/>
                    <w:rPr>
                      <w:ins w:id="2642" w:author="ghislain.aine" w:date="2015-11-04T17:30:00Z"/>
                      <w:rFonts w:ascii="Consolas" w:eastAsia="Times New Roman" w:hAnsi="Consolas" w:cs="Consolas"/>
                      <w:color w:val="008080"/>
                      <w:sz w:val="19"/>
                      <w:szCs w:val="19"/>
                      <w:lang w:eastAsia="fr-FR"/>
                    </w:rPr>
                  </w:pPr>
                  <w:ins w:id="2643" w:author="ghislain.aine" w:date="2015-11-04T17:30:00Z">
                    <w:r w:rsidRPr="00E54AC5">
                      <w:rPr>
                        <w:rFonts w:ascii="Consolas" w:eastAsia="Times New Roman" w:hAnsi="Consolas" w:cs="Consolas"/>
                        <w:color w:val="008080"/>
                        <w:sz w:val="19"/>
                        <w:szCs w:val="19"/>
                        <w:lang w:eastAsia="fr-FR"/>
                      </w:rPr>
                      <w:t xml:space="preserve">    * @</w:t>
                    </w:r>
                    <w:proofErr w:type="spellStart"/>
                    <w:r w:rsidRPr="00E54AC5">
                      <w:rPr>
                        <w:rFonts w:ascii="Consolas" w:eastAsia="Times New Roman" w:hAnsi="Consolas" w:cs="Consolas"/>
                        <w:color w:val="008080"/>
                        <w:sz w:val="19"/>
                        <w:szCs w:val="19"/>
                        <w:lang w:eastAsia="fr-FR"/>
                      </w:rPr>
                      <w:t>brief</w:t>
                    </w:r>
                    <w:proofErr w:type="spellEnd"/>
                    <w:r w:rsidRPr="00E54AC5">
                      <w:rPr>
                        <w:rFonts w:ascii="Consolas" w:eastAsia="Times New Roman" w:hAnsi="Consolas" w:cs="Consolas"/>
                        <w:color w:val="008080"/>
                        <w:sz w:val="19"/>
                        <w:szCs w:val="19"/>
                        <w:lang w:eastAsia="fr-FR"/>
                      </w:rPr>
                      <w:t xml:space="preserve"> Accès a l’icône d'un composant</w:t>
                    </w:r>
                  </w:ins>
                </w:p>
                <w:p w:rsidR="00AC30F5" w:rsidRPr="00E54AC5" w:rsidRDefault="00AC30F5" w:rsidP="00E54AC5">
                  <w:pPr>
                    <w:shd w:val="clear" w:color="auto" w:fill="FFFFFF"/>
                    <w:jc w:val="left"/>
                    <w:rPr>
                      <w:ins w:id="2644" w:author="ghislain.aine" w:date="2015-11-04T17:30:00Z"/>
                      <w:rFonts w:ascii="Consolas" w:eastAsia="Times New Roman" w:hAnsi="Consolas" w:cs="Consolas"/>
                      <w:color w:val="008080"/>
                      <w:sz w:val="19"/>
                      <w:szCs w:val="19"/>
                      <w:lang w:eastAsia="fr-FR"/>
                    </w:rPr>
                  </w:pPr>
                  <w:ins w:id="2645" w:author="ghislain.aine" w:date="2015-11-04T17:30:00Z">
                    <w:r w:rsidRPr="00E54AC5">
                      <w:rPr>
                        <w:rFonts w:ascii="Consolas" w:eastAsia="Times New Roman" w:hAnsi="Consolas" w:cs="Consolas"/>
                        <w:color w:val="008080"/>
                        <w:sz w:val="19"/>
                        <w:szCs w:val="19"/>
                        <w:lang w:eastAsia="fr-FR"/>
                      </w:rPr>
                      <w:t xml:space="preserve">    * @</w:t>
                    </w:r>
                    <w:proofErr w:type="spellStart"/>
                    <w:r w:rsidRPr="00E54AC5">
                      <w:rPr>
                        <w:rFonts w:ascii="Consolas" w:eastAsia="Times New Roman" w:hAnsi="Consolas" w:cs="Consolas"/>
                        <w:color w:val="008080"/>
                        <w:sz w:val="19"/>
                        <w:szCs w:val="19"/>
                        <w:lang w:eastAsia="fr-FR"/>
                      </w:rPr>
                      <w:t>param</w:t>
                    </w:r>
                    <w:proofErr w:type="spellEnd"/>
                    <w:r w:rsidRPr="00E54AC5">
                      <w:rPr>
                        <w:rFonts w:ascii="Consolas" w:eastAsia="Times New Roman" w:hAnsi="Consolas" w:cs="Consolas"/>
                        <w:color w:val="008080"/>
                        <w:sz w:val="19"/>
                        <w:szCs w:val="19"/>
                        <w:lang w:eastAsia="fr-FR"/>
                      </w:rPr>
                      <w:t xml:space="preserve">[in] </w:t>
                    </w:r>
                    <w:proofErr w:type="spellStart"/>
                    <w:r w:rsidRPr="00E54AC5">
                      <w:rPr>
                        <w:rFonts w:ascii="Consolas" w:eastAsia="Times New Roman" w:hAnsi="Consolas" w:cs="Consolas"/>
                        <w:color w:val="008080"/>
                        <w:sz w:val="19"/>
                        <w:szCs w:val="19"/>
                        <w:lang w:eastAsia="fr-FR"/>
                      </w:rPr>
                      <w:t>name</w:t>
                    </w:r>
                    <w:proofErr w:type="spellEnd"/>
                    <w:r w:rsidRPr="00E54AC5">
                      <w:rPr>
                        <w:rFonts w:ascii="Consolas" w:eastAsia="Times New Roman" w:hAnsi="Consolas" w:cs="Consolas"/>
                        <w:color w:val="008080"/>
                        <w:sz w:val="19"/>
                        <w:szCs w:val="19"/>
                        <w:lang w:eastAsia="fr-FR"/>
                      </w:rPr>
                      <w:t xml:space="preserve">   Nom du composant</w:t>
                    </w:r>
                  </w:ins>
                </w:p>
                <w:p w:rsidR="00AC30F5" w:rsidRPr="00E54AC5" w:rsidRDefault="00AC30F5" w:rsidP="00E54AC5">
                  <w:pPr>
                    <w:shd w:val="clear" w:color="auto" w:fill="FFFFFF"/>
                    <w:jc w:val="left"/>
                    <w:rPr>
                      <w:ins w:id="2646" w:author="ghislain.aine" w:date="2015-11-04T17:30:00Z"/>
                      <w:rFonts w:ascii="Consolas" w:eastAsia="Times New Roman" w:hAnsi="Consolas" w:cs="Consolas"/>
                      <w:color w:val="008080"/>
                      <w:sz w:val="19"/>
                      <w:szCs w:val="19"/>
                      <w:lang w:eastAsia="fr-FR"/>
                    </w:rPr>
                  </w:pPr>
                  <w:ins w:id="2647" w:author="ghislain.aine" w:date="2015-11-04T17:30:00Z">
                    <w:r w:rsidRPr="00E54AC5">
                      <w:rPr>
                        <w:rFonts w:ascii="Consolas" w:eastAsia="Times New Roman" w:hAnsi="Consolas" w:cs="Consolas"/>
                        <w:color w:val="008080"/>
                        <w:sz w:val="19"/>
                        <w:szCs w:val="19"/>
                        <w:lang w:eastAsia="fr-FR"/>
                      </w:rPr>
                      <w:t xml:space="preserve">    * @return           L’icône ou icône vide si non trouvé</w:t>
                    </w:r>
                  </w:ins>
                </w:p>
                <w:p w:rsidR="00AC30F5" w:rsidRPr="00E54AC5" w:rsidRDefault="00AC30F5" w:rsidP="00E54AC5">
                  <w:pPr>
                    <w:shd w:val="clear" w:color="auto" w:fill="FFFFFF"/>
                    <w:jc w:val="left"/>
                    <w:rPr>
                      <w:ins w:id="2648" w:author="ghislain.aine" w:date="2015-11-04T17:30:00Z"/>
                      <w:rFonts w:ascii="Consolas" w:eastAsia="Times New Roman" w:hAnsi="Consolas" w:cs="Consolas"/>
                      <w:color w:val="000000"/>
                      <w:sz w:val="19"/>
                      <w:szCs w:val="19"/>
                      <w:lang w:val="en-US" w:eastAsia="fr-FR"/>
                    </w:rPr>
                  </w:pPr>
                  <w:ins w:id="2649" w:author="ghislain.aine" w:date="2015-11-04T17:30:00Z">
                    <w:r w:rsidRPr="00E54AC5">
                      <w:rPr>
                        <w:rFonts w:ascii="Consolas" w:eastAsia="Times New Roman" w:hAnsi="Consolas" w:cs="Consolas"/>
                        <w:color w:val="008080"/>
                        <w:sz w:val="19"/>
                        <w:szCs w:val="19"/>
                        <w:lang w:eastAsia="fr-FR"/>
                      </w:rPr>
                      <w:t xml:space="preserve">    </w:t>
                    </w:r>
                    <w:r w:rsidRPr="00E54AC5">
                      <w:rPr>
                        <w:rFonts w:ascii="Consolas" w:eastAsia="Times New Roman" w:hAnsi="Consolas" w:cs="Consolas"/>
                        <w:color w:val="008080"/>
                        <w:sz w:val="19"/>
                        <w:szCs w:val="19"/>
                        <w:lang w:val="en-US" w:eastAsia="fr-FR"/>
                      </w:rPr>
                      <w:t>*/</w:t>
                    </w:r>
                  </w:ins>
                </w:p>
                <w:p w:rsidR="00AC30F5" w:rsidRPr="00E54AC5" w:rsidRDefault="00AC30F5" w:rsidP="00E54AC5">
                  <w:pPr>
                    <w:shd w:val="clear" w:color="auto" w:fill="FFFFFF"/>
                    <w:jc w:val="left"/>
                    <w:rPr>
                      <w:ins w:id="2650" w:author="ghislain.aine" w:date="2015-11-04T17:30:00Z"/>
                      <w:rFonts w:ascii="Consolas" w:eastAsia="Times New Roman" w:hAnsi="Consolas" w:cs="Consolas"/>
                      <w:color w:val="000000"/>
                      <w:sz w:val="19"/>
                      <w:szCs w:val="19"/>
                      <w:lang w:val="en-US" w:eastAsia="fr-FR"/>
                    </w:rPr>
                  </w:pPr>
                  <w:ins w:id="2651" w:author="ghislain.aine" w:date="2015-11-04T17:30:00Z">
                    <w:r w:rsidRPr="00E54AC5">
                      <w:rPr>
                        <w:rFonts w:ascii="Consolas" w:eastAsia="Times New Roman" w:hAnsi="Consolas" w:cs="Consolas"/>
                        <w:color w:val="000000"/>
                        <w:sz w:val="19"/>
                        <w:szCs w:val="19"/>
                        <w:lang w:val="en-US" w:eastAsia="fr-FR"/>
                      </w:rPr>
                      <w:t xml:space="preserve">    </w:t>
                    </w:r>
                    <w:proofErr w:type="spellStart"/>
                    <w:r w:rsidRPr="00E54AC5">
                      <w:rPr>
                        <w:rFonts w:ascii="Consolas" w:eastAsia="Times New Roman" w:hAnsi="Consolas" w:cs="Consolas"/>
                        <w:color w:val="000000"/>
                        <w:sz w:val="19"/>
                        <w:szCs w:val="19"/>
                        <w:lang w:val="en-US" w:eastAsia="fr-FR"/>
                      </w:rPr>
                      <w:t>QIcon</w:t>
                    </w:r>
                    <w:proofErr w:type="spellEnd"/>
                    <w:r w:rsidRPr="00E54AC5">
                      <w:rPr>
                        <w:rFonts w:ascii="Consolas" w:eastAsia="Times New Roman" w:hAnsi="Consolas" w:cs="Consolas"/>
                        <w:color w:val="000000"/>
                        <w:sz w:val="19"/>
                        <w:szCs w:val="19"/>
                        <w:lang w:val="en-US" w:eastAsia="fr-FR"/>
                      </w:rPr>
                      <w:t xml:space="preserve"> </w:t>
                    </w:r>
                    <w:proofErr w:type="spellStart"/>
                    <w:r w:rsidRPr="00E54AC5">
                      <w:rPr>
                        <w:rFonts w:ascii="Consolas" w:eastAsia="Times New Roman" w:hAnsi="Consolas" w:cs="Consolas"/>
                        <w:color w:val="000000"/>
                        <w:sz w:val="19"/>
                        <w:szCs w:val="19"/>
                        <w:lang w:val="en-US" w:eastAsia="fr-FR"/>
                      </w:rPr>
                      <w:t>DemoPluginFactory_Class</w:t>
                    </w:r>
                    <w:proofErr w:type="spellEnd"/>
                    <w:r w:rsidRPr="00E54AC5">
                      <w:rPr>
                        <w:rFonts w:ascii="Consolas" w:eastAsia="Times New Roman" w:hAnsi="Consolas" w:cs="Consolas"/>
                        <w:b/>
                        <w:bCs/>
                        <w:color w:val="000080"/>
                        <w:sz w:val="19"/>
                        <w:szCs w:val="19"/>
                        <w:lang w:val="en-US" w:eastAsia="fr-FR"/>
                      </w:rPr>
                      <w:t>::</w:t>
                    </w:r>
                    <w:proofErr w:type="spellStart"/>
                    <w:r w:rsidRPr="00E54AC5">
                      <w:rPr>
                        <w:rFonts w:ascii="Consolas" w:eastAsia="Times New Roman" w:hAnsi="Consolas" w:cs="Consolas"/>
                        <w:color w:val="000000"/>
                        <w:sz w:val="19"/>
                        <w:szCs w:val="19"/>
                        <w:lang w:val="en-US" w:eastAsia="fr-FR"/>
                      </w:rPr>
                      <w:t>CreateIconOf</w:t>
                    </w:r>
                    <w:proofErr w:type="spellEnd"/>
                    <w:r w:rsidRPr="00E54AC5">
                      <w:rPr>
                        <w:rFonts w:ascii="Consolas" w:eastAsia="Times New Roman" w:hAnsi="Consolas" w:cs="Consolas"/>
                        <w:b/>
                        <w:bCs/>
                        <w:color w:val="000080"/>
                        <w:sz w:val="19"/>
                        <w:szCs w:val="19"/>
                        <w:lang w:val="en-US" w:eastAsia="fr-FR"/>
                      </w:rPr>
                      <w:t>(</w:t>
                    </w:r>
                    <w:proofErr w:type="spellStart"/>
                    <w:r w:rsidRPr="00E54AC5">
                      <w:rPr>
                        <w:rFonts w:ascii="Consolas" w:eastAsia="Times New Roman" w:hAnsi="Consolas" w:cs="Consolas"/>
                        <w:color w:val="000000"/>
                        <w:sz w:val="19"/>
                        <w:szCs w:val="19"/>
                        <w:lang w:val="en-US" w:eastAsia="fr-FR"/>
                      </w:rPr>
                      <w:t>QString</w:t>
                    </w:r>
                    <w:proofErr w:type="spellEnd"/>
                    <w:r w:rsidRPr="00E54AC5">
                      <w:rPr>
                        <w:rFonts w:ascii="Consolas" w:eastAsia="Times New Roman" w:hAnsi="Consolas" w:cs="Consolas"/>
                        <w:color w:val="000000"/>
                        <w:sz w:val="19"/>
                        <w:szCs w:val="19"/>
                        <w:lang w:val="en-US" w:eastAsia="fr-FR"/>
                      </w:rPr>
                      <w:t xml:space="preserve"> name</w:t>
                    </w:r>
                    <w:r w:rsidRPr="00E54AC5">
                      <w:rPr>
                        <w:rFonts w:ascii="Consolas" w:eastAsia="Times New Roman" w:hAnsi="Consolas" w:cs="Consolas"/>
                        <w:b/>
                        <w:bCs/>
                        <w:color w:val="000080"/>
                        <w:sz w:val="19"/>
                        <w:szCs w:val="19"/>
                        <w:lang w:val="en-US" w:eastAsia="fr-FR"/>
                      </w:rPr>
                      <w:t>)</w:t>
                    </w:r>
                    <w:r w:rsidRPr="00E54AC5">
                      <w:rPr>
                        <w:rFonts w:ascii="Consolas" w:eastAsia="Times New Roman" w:hAnsi="Consolas" w:cs="Consolas"/>
                        <w:color w:val="000000"/>
                        <w:sz w:val="19"/>
                        <w:szCs w:val="19"/>
                        <w:lang w:val="en-US" w:eastAsia="fr-FR"/>
                      </w:rPr>
                      <w:t xml:space="preserve"> </w:t>
                    </w:r>
                    <w:r w:rsidRPr="00E54AC5">
                      <w:rPr>
                        <w:rFonts w:ascii="Consolas" w:eastAsia="Times New Roman" w:hAnsi="Consolas" w:cs="Consolas"/>
                        <w:color w:val="8000FF"/>
                        <w:sz w:val="19"/>
                        <w:szCs w:val="19"/>
                        <w:lang w:val="en-US" w:eastAsia="fr-FR"/>
                      </w:rPr>
                      <w:t>const</w:t>
                    </w:r>
                  </w:ins>
                </w:p>
                <w:p w:rsidR="00AC30F5" w:rsidRPr="00E54AC5" w:rsidRDefault="00AC30F5" w:rsidP="00E54AC5">
                  <w:pPr>
                    <w:shd w:val="clear" w:color="auto" w:fill="FFFFFF"/>
                    <w:jc w:val="left"/>
                    <w:rPr>
                      <w:ins w:id="2652" w:author="ghislain.aine" w:date="2015-11-04T17:30:00Z"/>
                      <w:rFonts w:ascii="Consolas" w:eastAsia="Times New Roman" w:hAnsi="Consolas" w:cs="Consolas"/>
                      <w:color w:val="000000"/>
                      <w:sz w:val="19"/>
                      <w:szCs w:val="19"/>
                      <w:lang w:eastAsia="fr-FR"/>
                    </w:rPr>
                  </w:pPr>
                  <w:ins w:id="2653" w:author="ghislain.aine" w:date="2015-11-04T17:30:00Z">
                    <w:r w:rsidRPr="00E54AC5">
                      <w:rPr>
                        <w:rFonts w:ascii="Consolas" w:eastAsia="Times New Roman" w:hAnsi="Consolas" w:cs="Consolas"/>
                        <w:color w:val="000000"/>
                        <w:sz w:val="19"/>
                        <w:szCs w:val="19"/>
                        <w:lang w:val="en-US" w:eastAsia="fr-FR"/>
                      </w:rPr>
                      <w:t xml:space="preserve">    </w:t>
                    </w:r>
                    <w:r w:rsidRPr="00E54AC5">
                      <w:rPr>
                        <w:rFonts w:ascii="Consolas" w:eastAsia="Times New Roman" w:hAnsi="Consolas" w:cs="Consolas"/>
                        <w:b/>
                        <w:bCs/>
                        <w:color w:val="000080"/>
                        <w:sz w:val="19"/>
                        <w:szCs w:val="19"/>
                        <w:lang w:eastAsia="fr-FR"/>
                      </w:rPr>
                      <w:t>{</w:t>
                    </w:r>
                  </w:ins>
                </w:p>
                <w:p w:rsidR="00AC30F5" w:rsidRPr="00E54AC5" w:rsidRDefault="00AC30F5" w:rsidP="00E54AC5">
                  <w:pPr>
                    <w:shd w:val="clear" w:color="auto" w:fill="FFFFFF"/>
                    <w:jc w:val="left"/>
                    <w:rPr>
                      <w:ins w:id="2654" w:author="ghislain.aine" w:date="2015-11-04T17:30:00Z"/>
                      <w:rFonts w:ascii="Consolas" w:eastAsia="Times New Roman" w:hAnsi="Consolas" w:cs="Consolas"/>
                      <w:color w:val="000000"/>
                      <w:sz w:val="19"/>
                      <w:szCs w:val="19"/>
                      <w:lang w:eastAsia="fr-FR"/>
                    </w:rPr>
                  </w:pPr>
                  <w:ins w:id="2655" w:author="ghislain.aine" w:date="2015-11-04T17:30:00Z">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QIcon</w:t>
                    </w:r>
                    <w:proofErr w:type="spellEnd"/>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ico</w:t>
                    </w:r>
                    <w:proofErr w:type="spellEnd"/>
                    <w:r w:rsidRPr="00E54AC5">
                      <w:rPr>
                        <w:rFonts w:ascii="Consolas" w:eastAsia="Times New Roman" w:hAnsi="Consolas" w:cs="Consolas"/>
                        <w:b/>
                        <w:bCs/>
                        <w:color w:val="000080"/>
                        <w:sz w:val="19"/>
                        <w:szCs w:val="19"/>
                        <w:lang w:eastAsia="fr-FR"/>
                      </w:rPr>
                      <w:t>;</w:t>
                    </w:r>
                  </w:ins>
                </w:p>
                <w:p w:rsidR="00AC30F5" w:rsidRPr="00E54AC5" w:rsidRDefault="00AC30F5" w:rsidP="00E54AC5">
                  <w:pPr>
                    <w:shd w:val="clear" w:color="auto" w:fill="FFFFFF"/>
                    <w:jc w:val="left"/>
                    <w:rPr>
                      <w:ins w:id="2656" w:author="ghislain.aine" w:date="2015-11-04T17:30:00Z"/>
                      <w:rFonts w:ascii="Consolas" w:eastAsia="Times New Roman" w:hAnsi="Consolas" w:cs="Consolas"/>
                      <w:color w:val="000000"/>
                      <w:sz w:val="19"/>
                      <w:szCs w:val="19"/>
                      <w:lang w:eastAsia="fr-FR"/>
                    </w:rPr>
                  </w:pPr>
                  <w:ins w:id="2657" w:author="ghislain.aine" w:date="2015-11-04T17:30:00Z">
                    <w:r w:rsidRPr="00E54AC5">
                      <w:rPr>
                        <w:rFonts w:ascii="Consolas" w:eastAsia="Times New Roman" w:hAnsi="Consolas" w:cs="Consolas"/>
                        <w:color w:val="000000"/>
                        <w:sz w:val="19"/>
                        <w:szCs w:val="19"/>
                        <w:lang w:eastAsia="fr-FR"/>
                      </w:rPr>
                      <w:t xml:space="preserve">        </w:t>
                    </w:r>
                    <w:r w:rsidRPr="00E54AC5">
                      <w:rPr>
                        <w:rFonts w:ascii="Consolas" w:eastAsia="Times New Roman" w:hAnsi="Consolas" w:cs="Consolas"/>
                        <w:b/>
                        <w:bCs/>
                        <w:color w:val="0000FF"/>
                        <w:sz w:val="19"/>
                        <w:szCs w:val="19"/>
                        <w:lang w:eastAsia="fr-FR"/>
                      </w:rPr>
                      <w:t>return</w:t>
                    </w:r>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ico</w:t>
                    </w:r>
                    <w:proofErr w:type="spellEnd"/>
                    <w:r w:rsidRPr="00E54AC5">
                      <w:rPr>
                        <w:rFonts w:ascii="Consolas" w:eastAsia="Times New Roman" w:hAnsi="Consolas" w:cs="Consolas"/>
                        <w:b/>
                        <w:bCs/>
                        <w:color w:val="000080"/>
                        <w:sz w:val="19"/>
                        <w:szCs w:val="19"/>
                        <w:lang w:eastAsia="fr-FR"/>
                      </w:rPr>
                      <w:t>;</w:t>
                    </w:r>
                  </w:ins>
                </w:p>
                <w:p w:rsidR="00AC30F5" w:rsidRDefault="00AC30F5" w:rsidP="00E54AC5">
                  <w:pPr>
                    <w:shd w:val="clear" w:color="auto" w:fill="FFFFFF"/>
                    <w:jc w:val="left"/>
                    <w:rPr>
                      <w:ins w:id="2658" w:author="ghislain.aine" w:date="2015-11-04T17:31:00Z"/>
                      <w:rFonts w:ascii="Consolas" w:eastAsia="Times New Roman" w:hAnsi="Consolas" w:cs="Consolas"/>
                      <w:b/>
                      <w:bCs/>
                      <w:color w:val="000080"/>
                      <w:sz w:val="19"/>
                      <w:szCs w:val="19"/>
                      <w:lang w:eastAsia="fr-FR"/>
                    </w:rPr>
                  </w:pPr>
                  <w:ins w:id="2659" w:author="ghislain.aine" w:date="2015-11-04T17:30:00Z">
                    <w:r w:rsidRPr="00E54AC5">
                      <w:rPr>
                        <w:rFonts w:ascii="Consolas" w:eastAsia="Times New Roman" w:hAnsi="Consolas" w:cs="Consolas"/>
                        <w:color w:val="000000"/>
                        <w:sz w:val="19"/>
                        <w:szCs w:val="19"/>
                        <w:lang w:eastAsia="fr-FR"/>
                      </w:rPr>
                      <w:t xml:space="preserve">    </w:t>
                    </w:r>
                    <w:r w:rsidRPr="00E54AC5">
                      <w:rPr>
                        <w:rFonts w:ascii="Consolas" w:eastAsia="Times New Roman" w:hAnsi="Consolas" w:cs="Consolas"/>
                        <w:b/>
                        <w:bCs/>
                        <w:color w:val="000080"/>
                        <w:sz w:val="19"/>
                        <w:szCs w:val="19"/>
                        <w:lang w:eastAsia="fr-FR"/>
                      </w:rPr>
                      <w:t>}</w:t>
                    </w:r>
                  </w:ins>
                </w:p>
                <w:p w:rsidR="00AC30F5" w:rsidRPr="00E54AC5" w:rsidRDefault="00AC30F5" w:rsidP="00E54AC5">
                  <w:pPr>
                    <w:shd w:val="clear" w:color="auto" w:fill="FFFFFF"/>
                    <w:jc w:val="left"/>
                    <w:rPr>
                      <w:ins w:id="2660" w:author="ghislain.aine" w:date="2015-11-04T17:30:00Z"/>
                      <w:rFonts w:ascii="Consolas" w:eastAsia="Times New Roman" w:hAnsi="Consolas" w:cs="Consolas"/>
                      <w:color w:val="000000"/>
                      <w:sz w:val="19"/>
                      <w:szCs w:val="19"/>
                      <w:lang w:eastAsia="fr-FR"/>
                    </w:rPr>
                  </w:pPr>
                </w:p>
                <w:p w:rsidR="00AC30F5" w:rsidRPr="00E54AC5" w:rsidRDefault="00AC30F5" w:rsidP="0013549D">
                  <w:pPr>
                    <w:shd w:val="clear" w:color="auto" w:fill="FFFFFF"/>
                    <w:jc w:val="left"/>
                    <w:rPr>
                      <w:rFonts w:ascii="Consolas" w:eastAsia="Times New Roman" w:hAnsi="Consolas" w:cs="Consolas"/>
                      <w:color w:val="008080"/>
                      <w:sz w:val="19"/>
                      <w:szCs w:val="19"/>
                      <w:lang w:eastAsia="fr-FR"/>
                      <w:rPrChange w:id="2661" w:author="ghislain.aine" w:date="2015-11-04T17:30:00Z">
                        <w:rPr>
                          <w:rFonts w:ascii="Courier New" w:eastAsia="Times New Roman" w:hAnsi="Courier New" w:cs="Courier New"/>
                          <w:color w:val="008080"/>
                          <w:sz w:val="16"/>
                          <w:szCs w:val="16"/>
                          <w:lang w:eastAsia="fr-FR"/>
                        </w:rPr>
                      </w:rPrChange>
                    </w:rPr>
                  </w:pPr>
                  <w:ins w:id="2662" w:author="ghislain.aine" w:date="2015-11-04T17:31:00Z">
                    <w:r w:rsidRPr="00E54AC5">
                      <w:rPr>
                        <w:rFonts w:ascii="Consolas" w:eastAsia="Times New Roman" w:hAnsi="Consolas" w:cs="Consolas"/>
                        <w:color w:val="000000"/>
                        <w:sz w:val="19"/>
                        <w:szCs w:val="19"/>
                        <w:lang w:eastAsia="fr-FR"/>
                      </w:rPr>
                      <w:t xml:space="preserve">    </w:t>
                    </w:r>
                  </w:ins>
                  <w:moveTo w:id="2663" w:author="ghislain.aine" w:date="2015-10-30T10:26:00Z">
                    <w:r w:rsidRPr="004D7EE5">
                      <w:rPr>
                        <w:rFonts w:ascii="Consolas" w:eastAsia="Times New Roman" w:hAnsi="Consolas" w:cs="Consolas"/>
                        <w:color w:val="008080"/>
                        <w:sz w:val="19"/>
                        <w:szCs w:val="19"/>
                        <w:lang w:eastAsia="fr-FR"/>
                        <w:rPrChange w:id="2664" w:author="ghislain.aine" w:date="2015-11-04T17:30:00Z">
                          <w:rPr>
                            <w:rFonts w:ascii="Courier New" w:eastAsia="Times New Roman" w:hAnsi="Courier New" w:cs="Courier New"/>
                            <w:color w:val="008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8080"/>
                      <w:sz w:val="19"/>
                      <w:szCs w:val="19"/>
                      <w:lang w:eastAsia="fr-FR"/>
                      <w:rPrChange w:id="2665" w:author="ghislain.aine" w:date="2015-11-04T17:30:00Z">
                        <w:rPr>
                          <w:rFonts w:ascii="Courier New" w:eastAsia="Times New Roman" w:hAnsi="Courier New" w:cs="Courier New"/>
                          <w:color w:val="008080"/>
                          <w:sz w:val="16"/>
                          <w:szCs w:val="16"/>
                          <w:lang w:eastAsia="fr-FR"/>
                        </w:rPr>
                      </w:rPrChange>
                    </w:rPr>
                  </w:pPr>
                  <w:moveTo w:id="2666" w:author="ghislain.aine" w:date="2015-10-30T10:26:00Z">
                    <w:r w:rsidRPr="004D7EE5">
                      <w:rPr>
                        <w:rFonts w:ascii="Consolas" w:eastAsia="Times New Roman" w:hAnsi="Consolas" w:cs="Consolas"/>
                        <w:color w:val="008080"/>
                        <w:sz w:val="19"/>
                        <w:szCs w:val="19"/>
                        <w:lang w:eastAsia="fr-FR"/>
                        <w:rPrChange w:id="2667" w:author="ghislain.aine" w:date="2015-11-04T17:30:00Z">
                          <w:rPr>
                            <w:rFonts w:ascii="Courier New" w:eastAsia="Times New Roman" w:hAnsi="Courier New" w:cs="Courier New"/>
                            <w:color w:val="008080"/>
                            <w:sz w:val="16"/>
                            <w:szCs w:val="16"/>
                            <w:lang w:eastAsia="fr-FR"/>
                          </w:rPr>
                        </w:rPrChange>
                      </w:rPr>
                      <w:t xml:space="preserve">    * @</w:t>
                    </w:r>
                    <w:proofErr w:type="spellStart"/>
                    <w:r w:rsidRPr="004D7EE5">
                      <w:rPr>
                        <w:rFonts w:ascii="Consolas" w:eastAsia="Times New Roman" w:hAnsi="Consolas" w:cs="Consolas"/>
                        <w:color w:val="008080"/>
                        <w:sz w:val="19"/>
                        <w:szCs w:val="19"/>
                        <w:lang w:eastAsia="fr-FR"/>
                        <w:rPrChange w:id="2668" w:author="ghislain.aine" w:date="2015-11-04T17:30:00Z">
                          <w:rPr>
                            <w:rFonts w:ascii="Courier New" w:eastAsia="Times New Roman" w:hAnsi="Courier New" w:cs="Courier New"/>
                            <w:color w:val="008080"/>
                            <w:sz w:val="16"/>
                            <w:szCs w:val="16"/>
                            <w:lang w:eastAsia="fr-FR"/>
                          </w:rPr>
                        </w:rPrChange>
                      </w:rPr>
                      <w:t>brief</w:t>
                    </w:r>
                    <w:proofErr w:type="spellEnd"/>
                    <w:r w:rsidRPr="004D7EE5">
                      <w:rPr>
                        <w:rFonts w:ascii="Consolas" w:eastAsia="Times New Roman" w:hAnsi="Consolas" w:cs="Consolas"/>
                        <w:color w:val="008080"/>
                        <w:sz w:val="19"/>
                        <w:szCs w:val="19"/>
                        <w:lang w:eastAsia="fr-FR"/>
                        <w:rPrChange w:id="2669" w:author="ghislain.aine" w:date="2015-11-04T17:30:00Z">
                          <w:rPr>
                            <w:rFonts w:ascii="Courier New" w:eastAsia="Times New Roman" w:hAnsi="Courier New" w:cs="Courier New"/>
                            <w:color w:val="008080"/>
                            <w:sz w:val="16"/>
                            <w:szCs w:val="16"/>
                            <w:lang w:eastAsia="fr-FR"/>
                          </w:rPr>
                        </w:rPrChange>
                      </w:rPr>
                      <w:t xml:space="preserve"> Accès a la version du plugin</w:t>
                    </w:r>
                  </w:moveTo>
                </w:p>
                <w:p w:rsidR="00AC30F5" w:rsidRPr="00E54AC5" w:rsidRDefault="00AC30F5" w:rsidP="0013549D">
                  <w:pPr>
                    <w:shd w:val="clear" w:color="auto" w:fill="FFFFFF"/>
                    <w:jc w:val="left"/>
                    <w:rPr>
                      <w:rFonts w:ascii="Consolas" w:eastAsia="Times New Roman" w:hAnsi="Consolas" w:cs="Consolas"/>
                      <w:color w:val="008080"/>
                      <w:sz w:val="19"/>
                      <w:szCs w:val="19"/>
                      <w:lang w:val="en-US" w:eastAsia="fr-FR"/>
                      <w:rPrChange w:id="2670" w:author="ghislain.aine" w:date="2015-11-04T17:30:00Z">
                        <w:rPr>
                          <w:rFonts w:ascii="Courier New" w:eastAsia="Times New Roman" w:hAnsi="Courier New" w:cs="Courier New"/>
                          <w:color w:val="008080"/>
                          <w:sz w:val="16"/>
                          <w:szCs w:val="16"/>
                          <w:lang w:val="en-US" w:eastAsia="fr-FR"/>
                        </w:rPr>
                      </w:rPrChange>
                    </w:rPr>
                  </w:pPr>
                  <w:moveTo w:id="2671" w:author="ghislain.aine" w:date="2015-10-30T10:26:00Z">
                    <w:r w:rsidRPr="004D7EE5">
                      <w:rPr>
                        <w:rFonts w:ascii="Consolas" w:eastAsia="Times New Roman" w:hAnsi="Consolas" w:cs="Consolas"/>
                        <w:color w:val="008080"/>
                        <w:sz w:val="19"/>
                        <w:szCs w:val="19"/>
                        <w:lang w:eastAsia="fr-FR"/>
                        <w:rPrChange w:id="2672" w:author="ghislain.aine" w:date="2015-11-04T17:30:00Z">
                          <w:rPr>
                            <w:rFonts w:ascii="Courier New" w:eastAsia="Times New Roman" w:hAnsi="Courier New" w:cs="Courier New"/>
                            <w:color w:val="008080"/>
                            <w:sz w:val="16"/>
                            <w:szCs w:val="16"/>
                            <w:lang w:eastAsia="fr-FR"/>
                          </w:rPr>
                        </w:rPrChange>
                      </w:rPr>
                      <w:t xml:space="preserve">    </w:t>
                    </w:r>
                    <w:r w:rsidRPr="004D7EE5">
                      <w:rPr>
                        <w:rFonts w:ascii="Consolas" w:eastAsia="Times New Roman" w:hAnsi="Consolas" w:cs="Consolas"/>
                        <w:color w:val="008080"/>
                        <w:sz w:val="19"/>
                        <w:szCs w:val="19"/>
                        <w:lang w:val="en-US" w:eastAsia="fr-FR"/>
                        <w:rPrChange w:id="2673" w:author="ghislain.aine" w:date="2015-11-04T17:30:00Z">
                          <w:rPr>
                            <w:rFonts w:ascii="Courier New" w:eastAsia="Times New Roman" w:hAnsi="Courier New" w:cs="Courier New"/>
                            <w:color w:val="008080"/>
                            <w:sz w:val="16"/>
                            <w:szCs w:val="16"/>
                            <w:lang w:val="en-US" w:eastAsia="fr-FR"/>
                          </w:rPr>
                        </w:rPrChange>
                      </w:rPr>
                      <w:t xml:space="preserve">* @return </w:t>
                    </w:r>
                    <w:proofErr w:type="spellStart"/>
                    <w:r w:rsidRPr="004D7EE5">
                      <w:rPr>
                        <w:rFonts w:ascii="Consolas" w:eastAsia="Times New Roman" w:hAnsi="Consolas" w:cs="Consolas"/>
                        <w:color w:val="008080"/>
                        <w:sz w:val="19"/>
                        <w:szCs w:val="19"/>
                        <w:lang w:val="en-US" w:eastAsia="fr-FR"/>
                        <w:rPrChange w:id="2674" w:author="ghislain.aine" w:date="2015-11-04T17:30:00Z">
                          <w:rPr>
                            <w:rFonts w:ascii="Courier New" w:eastAsia="Times New Roman" w:hAnsi="Courier New" w:cs="Courier New"/>
                            <w:color w:val="008080"/>
                            <w:sz w:val="16"/>
                            <w:szCs w:val="16"/>
                            <w:lang w:val="en-US" w:eastAsia="fr-FR"/>
                          </w:rPr>
                        </w:rPrChange>
                      </w:rPr>
                      <w:t>Numéro</w:t>
                    </w:r>
                    <w:proofErr w:type="spellEnd"/>
                    <w:r w:rsidRPr="004D7EE5">
                      <w:rPr>
                        <w:rFonts w:ascii="Consolas" w:eastAsia="Times New Roman" w:hAnsi="Consolas" w:cs="Consolas"/>
                        <w:color w:val="008080"/>
                        <w:sz w:val="19"/>
                        <w:szCs w:val="19"/>
                        <w:lang w:val="en-US" w:eastAsia="fr-FR"/>
                        <w:rPrChange w:id="2675" w:author="ghislain.aine" w:date="2015-11-04T17:30:00Z">
                          <w:rPr>
                            <w:rFonts w:ascii="Courier New" w:eastAsia="Times New Roman" w:hAnsi="Courier New" w:cs="Courier New"/>
                            <w:color w:val="008080"/>
                            <w:sz w:val="16"/>
                            <w:szCs w:val="16"/>
                            <w:lang w:val="en-US" w:eastAsia="fr-FR"/>
                          </w:rPr>
                        </w:rPrChange>
                      </w:rPr>
                      <w:t xml:space="preserve"> de version</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76" w:author="ghislain.aine" w:date="2015-11-04T17:30:00Z">
                        <w:rPr>
                          <w:rFonts w:ascii="Courier New" w:eastAsia="Times New Roman" w:hAnsi="Courier New" w:cs="Courier New"/>
                          <w:color w:val="000000"/>
                          <w:sz w:val="16"/>
                          <w:szCs w:val="16"/>
                          <w:lang w:val="en-US" w:eastAsia="fr-FR"/>
                        </w:rPr>
                      </w:rPrChange>
                    </w:rPr>
                  </w:pPr>
                  <w:moveTo w:id="2677" w:author="ghislain.aine" w:date="2015-10-30T10:26:00Z">
                    <w:r w:rsidRPr="004D7EE5">
                      <w:rPr>
                        <w:rFonts w:ascii="Consolas" w:eastAsia="Times New Roman" w:hAnsi="Consolas" w:cs="Consolas"/>
                        <w:color w:val="008080"/>
                        <w:sz w:val="19"/>
                        <w:szCs w:val="19"/>
                        <w:lang w:val="en-US" w:eastAsia="fr-FR"/>
                        <w:rPrChange w:id="2678" w:author="ghislain.aine" w:date="2015-11-04T17:30:00Z">
                          <w:rPr>
                            <w:rFonts w:ascii="Courier New" w:eastAsia="Times New Roman" w:hAnsi="Courier New" w:cs="Courier New"/>
                            <w:color w:val="008080"/>
                            <w:sz w:val="16"/>
                            <w:szCs w:val="16"/>
                            <w:lang w:val="en-US" w:eastAsia="fr-FR"/>
                          </w:rPr>
                        </w:rPrChange>
                      </w:rPr>
                      <w:t xml:space="preserv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79" w:author="ghislain.aine" w:date="2015-11-04T17:30:00Z">
                        <w:rPr>
                          <w:rFonts w:ascii="Courier New" w:eastAsia="Times New Roman" w:hAnsi="Courier New" w:cs="Courier New"/>
                          <w:color w:val="000000"/>
                          <w:sz w:val="16"/>
                          <w:szCs w:val="16"/>
                          <w:lang w:val="en-US" w:eastAsia="fr-FR"/>
                        </w:rPr>
                      </w:rPrChange>
                    </w:rPr>
                  </w:pPr>
                  <w:moveTo w:id="2680" w:author="ghislain.aine" w:date="2015-10-30T10:26:00Z">
                    <w:r w:rsidRPr="004D7EE5">
                      <w:rPr>
                        <w:rFonts w:ascii="Consolas" w:eastAsia="Times New Roman" w:hAnsi="Consolas" w:cs="Consolas"/>
                        <w:color w:val="000000"/>
                        <w:sz w:val="19"/>
                        <w:szCs w:val="19"/>
                        <w:lang w:val="en-US" w:eastAsia="fr-FR"/>
                        <w:rPrChange w:id="2681"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682"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color w:val="000000"/>
                        <w:sz w:val="19"/>
                        <w:szCs w:val="19"/>
                        <w:lang w:val="en-US" w:eastAsia="fr-FR"/>
                        <w:rPrChange w:id="268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684"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4D7EE5">
                      <w:rPr>
                        <w:rFonts w:ascii="Consolas" w:eastAsia="Times New Roman" w:hAnsi="Consolas" w:cs="Consolas"/>
                        <w:b/>
                        <w:bCs/>
                        <w:color w:val="000080"/>
                        <w:sz w:val="19"/>
                        <w:szCs w:val="19"/>
                        <w:lang w:val="en-US" w:eastAsia="fr-FR"/>
                        <w:rPrChange w:id="2685"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686" w:author="ghislain.aine" w:date="2015-11-04T17:30:00Z">
                          <w:rPr>
                            <w:rFonts w:ascii="Courier New" w:eastAsia="Times New Roman" w:hAnsi="Courier New" w:cs="Courier New"/>
                            <w:color w:val="000000"/>
                            <w:sz w:val="16"/>
                            <w:szCs w:val="16"/>
                            <w:lang w:val="en-US" w:eastAsia="fr-FR"/>
                          </w:rPr>
                        </w:rPrChange>
                      </w:rPr>
                      <w:t>GetPluginVersion</w:t>
                    </w:r>
                    <w:proofErr w:type="spellEnd"/>
                    <w:r w:rsidRPr="004D7EE5">
                      <w:rPr>
                        <w:rFonts w:ascii="Consolas" w:eastAsia="Times New Roman" w:hAnsi="Consolas" w:cs="Consolas"/>
                        <w:b/>
                        <w:bCs/>
                        <w:color w:val="000080"/>
                        <w:sz w:val="19"/>
                        <w:szCs w:val="19"/>
                        <w:lang w:val="en-US" w:eastAsia="fr-FR"/>
                        <w:rPrChange w:id="2687"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88" w:author="ghislain.aine" w:date="2015-11-04T17:30:00Z">
                        <w:rPr>
                          <w:rFonts w:ascii="Courier New" w:eastAsia="Times New Roman" w:hAnsi="Courier New" w:cs="Courier New"/>
                          <w:color w:val="000000"/>
                          <w:sz w:val="16"/>
                          <w:szCs w:val="16"/>
                          <w:lang w:val="en-US" w:eastAsia="fr-FR"/>
                        </w:rPr>
                      </w:rPrChange>
                    </w:rPr>
                  </w:pPr>
                  <w:moveTo w:id="2689" w:author="ghislain.aine" w:date="2015-10-30T10:26:00Z">
                    <w:r w:rsidRPr="004D7EE5">
                      <w:rPr>
                        <w:rFonts w:ascii="Consolas" w:eastAsia="Times New Roman" w:hAnsi="Consolas" w:cs="Consolas"/>
                        <w:color w:val="000000"/>
                        <w:sz w:val="19"/>
                        <w:szCs w:val="19"/>
                        <w:lang w:val="en-US" w:eastAsia="fr-FR"/>
                        <w:rPrChange w:id="2690"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691"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92" w:author="ghislain.aine" w:date="2015-11-04T17:30:00Z">
                        <w:rPr>
                          <w:rFonts w:ascii="Courier New" w:eastAsia="Times New Roman" w:hAnsi="Courier New" w:cs="Courier New"/>
                          <w:color w:val="000000"/>
                          <w:sz w:val="16"/>
                          <w:szCs w:val="16"/>
                          <w:lang w:val="en-US" w:eastAsia="fr-FR"/>
                        </w:rPr>
                      </w:rPrChange>
                    </w:rPr>
                  </w:pPr>
                  <w:moveTo w:id="2693" w:author="ghislain.aine" w:date="2015-10-30T10:26:00Z">
                    <w:r w:rsidRPr="004D7EE5">
                      <w:rPr>
                        <w:rFonts w:ascii="Consolas" w:eastAsia="Times New Roman" w:hAnsi="Consolas" w:cs="Consolas"/>
                        <w:color w:val="000000"/>
                        <w:sz w:val="19"/>
                        <w:szCs w:val="19"/>
                        <w:lang w:val="en-US" w:eastAsia="fr-FR"/>
                        <w:rPrChange w:id="2694"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695"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color w:val="000000"/>
                        <w:sz w:val="19"/>
                        <w:szCs w:val="19"/>
                        <w:lang w:val="en-US" w:eastAsia="fr-FR"/>
                        <w:rPrChange w:id="2696" w:author="ghislain.aine" w:date="2015-11-04T17:30:00Z">
                          <w:rPr>
                            <w:rFonts w:ascii="Courier New" w:eastAsia="Times New Roman" w:hAnsi="Courier New" w:cs="Courier New"/>
                            <w:color w:val="000000"/>
                            <w:sz w:val="16"/>
                            <w:szCs w:val="16"/>
                            <w:lang w:val="en-US" w:eastAsia="fr-FR"/>
                          </w:rPr>
                        </w:rPrChange>
                      </w:rPr>
                      <w:t xml:space="preserve"> build</w:t>
                    </w:r>
                    <w:r w:rsidRPr="004D7EE5">
                      <w:rPr>
                        <w:rFonts w:ascii="Consolas" w:eastAsia="Times New Roman" w:hAnsi="Consolas" w:cs="Consolas"/>
                        <w:b/>
                        <w:bCs/>
                        <w:color w:val="000080"/>
                        <w:sz w:val="19"/>
                        <w:szCs w:val="19"/>
                        <w:lang w:val="en-US" w:eastAsia="fr-FR"/>
                        <w:rPrChange w:id="2697"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98"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699" w:author="ghislain.aine" w:date="2015-11-04T17:30:00Z">
                        <w:rPr>
                          <w:rFonts w:ascii="Courier New" w:eastAsia="Times New Roman" w:hAnsi="Courier New" w:cs="Courier New"/>
                          <w:color w:val="000000"/>
                          <w:sz w:val="16"/>
                          <w:szCs w:val="16"/>
                          <w:lang w:val="en-US" w:eastAsia="fr-FR"/>
                        </w:rPr>
                      </w:rPrChange>
                    </w:rPr>
                  </w:pPr>
                  <w:moveTo w:id="2700" w:author="ghislain.aine" w:date="2015-10-30T10:26:00Z">
                    <w:r w:rsidRPr="004D7EE5">
                      <w:rPr>
                        <w:rFonts w:ascii="Consolas" w:eastAsia="Times New Roman" w:hAnsi="Consolas" w:cs="Consolas"/>
                        <w:color w:val="000000"/>
                        <w:sz w:val="19"/>
                        <w:szCs w:val="19"/>
                        <w:lang w:val="en-US" w:eastAsia="fr-FR"/>
                        <w:rPrChange w:id="2701" w:author="ghislain.aine" w:date="2015-11-04T17:30:00Z">
                          <w:rPr>
                            <w:rFonts w:ascii="Courier New" w:eastAsia="Times New Roman" w:hAnsi="Courier New" w:cs="Courier New"/>
                            <w:color w:val="000000"/>
                            <w:sz w:val="16"/>
                            <w:szCs w:val="16"/>
                            <w:lang w:val="en-US" w:eastAsia="fr-FR"/>
                          </w:rPr>
                        </w:rPrChange>
                      </w:rPr>
                      <w:t xml:space="preserve">        build </w:t>
                    </w:r>
                    <w:r w:rsidRPr="004D7EE5">
                      <w:rPr>
                        <w:rFonts w:ascii="Consolas" w:eastAsia="Times New Roman" w:hAnsi="Consolas" w:cs="Consolas"/>
                        <w:b/>
                        <w:bCs/>
                        <w:color w:val="000080"/>
                        <w:sz w:val="19"/>
                        <w:szCs w:val="19"/>
                        <w:lang w:val="en-US" w:eastAsia="fr-FR"/>
                        <w:rPrChange w:id="2702"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0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704"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b/>
                        <w:bCs/>
                        <w:color w:val="000080"/>
                        <w:sz w:val="19"/>
                        <w:szCs w:val="19"/>
                        <w:lang w:val="en-US" w:eastAsia="fr-FR"/>
                        <w:rPrChange w:id="2705"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808080"/>
                        <w:sz w:val="19"/>
                        <w:szCs w:val="19"/>
                        <w:lang w:val="en-US" w:eastAsia="fr-FR"/>
                        <w:rPrChange w:id="2706" w:author="ghislain.aine" w:date="2015-11-04T17:30:00Z">
                          <w:rPr>
                            <w:rFonts w:ascii="Courier New" w:eastAsia="Times New Roman" w:hAnsi="Courier New" w:cs="Courier New"/>
                            <w:color w:val="808080"/>
                            <w:sz w:val="16"/>
                            <w:szCs w:val="16"/>
                            <w:lang w:val="en-US" w:eastAsia="fr-FR"/>
                          </w:rPr>
                        </w:rPrChange>
                      </w:rPr>
                      <w:t>"%1 %2"</w:t>
                    </w:r>
                    <w:r w:rsidRPr="004D7EE5">
                      <w:rPr>
                        <w:rFonts w:ascii="Consolas" w:eastAsia="Times New Roman" w:hAnsi="Consolas" w:cs="Consolas"/>
                        <w:b/>
                        <w:bCs/>
                        <w:color w:val="000080"/>
                        <w:sz w:val="19"/>
                        <w:szCs w:val="19"/>
                        <w:lang w:val="en-US" w:eastAsia="fr-FR"/>
                        <w:rPrChange w:id="2707"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708" w:author="ghislain.aine" w:date="2015-11-04T17:30:00Z">
                          <w:rPr>
                            <w:rFonts w:ascii="Courier New" w:eastAsia="Times New Roman" w:hAnsi="Courier New" w:cs="Courier New"/>
                            <w:color w:val="000000"/>
                            <w:sz w:val="16"/>
                            <w:szCs w:val="16"/>
                            <w:lang w:val="en-US" w:eastAsia="fr-FR"/>
                          </w:rPr>
                        </w:rPrChange>
                      </w:rPr>
                      <w:t>arg</w:t>
                    </w:r>
                    <w:proofErr w:type="spellEnd"/>
                    <w:r w:rsidRPr="004D7EE5">
                      <w:rPr>
                        <w:rFonts w:ascii="Consolas" w:eastAsia="Times New Roman" w:hAnsi="Consolas" w:cs="Consolas"/>
                        <w:b/>
                        <w:bCs/>
                        <w:color w:val="000080"/>
                        <w:sz w:val="19"/>
                        <w:szCs w:val="19"/>
                        <w:lang w:val="en-US" w:eastAsia="fr-FR"/>
                        <w:rPrChange w:id="2709"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10" w:author="ghislain.aine" w:date="2015-11-04T17:30:00Z">
                          <w:rPr>
                            <w:rFonts w:ascii="Courier New" w:eastAsia="Times New Roman" w:hAnsi="Courier New" w:cs="Courier New"/>
                            <w:color w:val="000000"/>
                            <w:sz w:val="16"/>
                            <w:szCs w:val="16"/>
                            <w:lang w:val="en-US" w:eastAsia="fr-FR"/>
                          </w:rPr>
                        </w:rPrChange>
                      </w:rPr>
                      <w:t>__DATE__</w:t>
                    </w:r>
                    <w:r w:rsidRPr="004D7EE5">
                      <w:rPr>
                        <w:rFonts w:ascii="Consolas" w:eastAsia="Times New Roman" w:hAnsi="Consolas" w:cs="Consolas"/>
                        <w:b/>
                        <w:bCs/>
                        <w:color w:val="000080"/>
                        <w:sz w:val="19"/>
                        <w:szCs w:val="19"/>
                        <w:lang w:val="en-US" w:eastAsia="fr-FR"/>
                        <w:rPrChange w:id="2711"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712" w:author="ghislain.aine" w:date="2015-11-04T17:30:00Z">
                          <w:rPr>
                            <w:rFonts w:ascii="Courier New" w:eastAsia="Times New Roman" w:hAnsi="Courier New" w:cs="Courier New"/>
                            <w:color w:val="000000"/>
                            <w:sz w:val="16"/>
                            <w:szCs w:val="16"/>
                            <w:lang w:val="en-US" w:eastAsia="fr-FR"/>
                          </w:rPr>
                        </w:rPrChange>
                      </w:rPr>
                      <w:t>arg</w:t>
                    </w:r>
                    <w:proofErr w:type="spellEnd"/>
                    <w:r w:rsidRPr="004D7EE5">
                      <w:rPr>
                        <w:rFonts w:ascii="Consolas" w:eastAsia="Times New Roman" w:hAnsi="Consolas" w:cs="Consolas"/>
                        <w:b/>
                        <w:bCs/>
                        <w:color w:val="000080"/>
                        <w:sz w:val="19"/>
                        <w:szCs w:val="19"/>
                        <w:lang w:val="en-US" w:eastAsia="fr-FR"/>
                        <w:rPrChange w:id="2713"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14" w:author="ghislain.aine" w:date="2015-11-04T17:30:00Z">
                          <w:rPr>
                            <w:rFonts w:ascii="Courier New" w:eastAsia="Times New Roman" w:hAnsi="Courier New" w:cs="Courier New"/>
                            <w:color w:val="000000"/>
                            <w:sz w:val="16"/>
                            <w:szCs w:val="16"/>
                            <w:lang w:val="en-US" w:eastAsia="fr-FR"/>
                          </w:rPr>
                        </w:rPrChange>
                      </w:rPr>
                      <w:t>__TIME__</w:t>
                    </w:r>
                    <w:r w:rsidRPr="004D7EE5">
                      <w:rPr>
                        <w:rFonts w:ascii="Consolas" w:eastAsia="Times New Roman" w:hAnsi="Consolas" w:cs="Consolas"/>
                        <w:b/>
                        <w:bCs/>
                        <w:color w:val="000080"/>
                        <w:sz w:val="19"/>
                        <w:szCs w:val="19"/>
                        <w:lang w:val="en-US" w:eastAsia="fr-FR"/>
                        <w:rPrChange w:id="2715"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16" w:author="ghislain.aine" w:date="2015-11-04T17:30:00Z">
                        <w:rPr>
                          <w:rFonts w:ascii="Courier New" w:eastAsia="Times New Roman" w:hAnsi="Courier New" w:cs="Courier New"/>
                          <w:color w:val="000000"/>
                          <w:sz w:val="16"/>
                          <w:szCs w:val="16"/>
                          <w:lang w:val="en-US" w:eastAsia="fr-FR"/>
                        </w:rPr>
                      </w:rPrChange>
                    </w:rPr>
                  </w:pPr>
                  <w:moveTo w:id="2717" w:author="ghislain.aine" w:date="2015-10-30T10:26:00Z">
                    <w:r w:rsidRPr="004D7EE5">
                      <w:rPr>
                        <w:rFonts w:ascii="Consolas" w:eastAsia="Times New Roman" w:hAnsi="Consolas" w:cs="Consolas"/>
                        <w:color w:val="000000"/>
                        <w:sz w:val="19"/>
                        <w:szCs w:val="19"/>
                        <w:lang w:val="en-US" w:eastAsia="fr-FR"/>
                        <w:rPrChange w:id="2718" w:author="ghislain.aine" w:date="2015-11-04T17:30:00Z">
                          <w:rPr>
                            <w:rFonts w:ascii="Courier New" w:eastAsia="Times New Roman" w:hAnsi="Courier New" w:cs="Courier New"/>
                            <w:color w:val="000000"/>
                            <w:sz w:val="16"/>
                            <w:szCs w:val="16"/>
                            <w:lang w:val="en-US" w:eastAsia="fr-FR"/>
                          </w:rPr>
                        </w:rPrChange>
                      </w:rPr>
                      <w:t xml:space="preserve">        build </w:t>
                    </w:r>
                    <w:r w:rsidRPr="004D7EE5">
                      <w:rPr>
                        <w:rFonts w:ascii="Consolas" w:eastAsia="Times New Roman" w:hAnsi="Consolas" w:cs="Consolas"/>
                        <w:b/>
                        <w:bCs/>
                        <w:color w:val="000080"/>
                        <w:sz w:val="19"/>
                        <w:szCs w:val="19"/>
                        <w:lang w:val="en-US" w:eastAsia="fr-FR"/>
                        <w:rPrChange w:id="2719"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20"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721" w:author="ghislain.aine" w:date="2015-11-04T17:30:00Z">
                          <w:rPr>
                            <w:rFonts w:ascii="Courier New" w:eastAsia="Times New Roman" w:hAnsi="Courier New" w:cs="Courier New"/>
                            <w:color w:val="000000"/>
                            <w:sz w:val="16"/>
                            <w:szCs w:val="16"/>
                            <w:lang w:val="en-US" w:eastAsia="fr-FR"/>
                          </w:rPr>
                        </w:rPrChange>
                      </w:rPr>
                      <w:t>build</w:t>
                    </w:r>
                    <w:r w:rsidRPr="004D7EE5">
                      <w:rPr>
                        <w:rFonts w:ascii="Consolas" w:eastAsia="Times New Roman" w:hAnsi="Consolas" w:cs="Consolas"/>
                        <w:b/>
                        <w:bCs/>
                        <w:color w:val="000080"/>
                        <w:sz w:val="19"/>
                        <w:szCs w:val="19"/>
                        <w:lang w:val="en-US" w:eastAsia="fr-FR"/>
                        <w:rPrChange w:id="2722"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23" w:author="ghislain.aine" w:date="2015-11-04T17:30:00Z">
                          <w:rPr>
                            <w:rFonts w:ascii="Courier New" w:eastAsia="Times New Roman" w:hAnsi="Courier New" w:cs="Courier New"/>
                            <w:color w:val="000000"/>
                            <w:sz w:val="16"/>
                            <w:szCs w:val="16"/>
                            <w:lang w:val="en-US" w:eastAsia="fr-FR"/>
                          </w:rPr>
                        </w:rPrChange>
                      </w:rPr>
                      <w:t>toUpper</w:t>
                    </w:r>
                    <w:proofErr w:type="spellEnd"/>
                    <w:r w:rsidRPr="004D7EE5">
                      <w:rPr>
                        <w:rFonts w:ascii="Consolas" w:eastAsia="Times New Roman" w:hAnsi="Consolas" w:cs="Consolas"/>
                        <w:b/>
                        <w:bCs/>
                        <w:color w:val="000080"/>
                        <w:sz w:val="19"/>
                        <w:szCs w:val="19"/>
                        <w:lang w:val="en-US" w:eastAsia="fr-FR"/>
                        <w:rPrChange w:id="2724"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25" w:author="ghislain.aine" w:date="2015-11-04T17:30:00Z">
                        <w:rPr>
                          <w:rFonts w:ascii="Courier New" w:eastAsia="Times New Roman" w:hAnsi="Courier New" w:cs="Courier New"/>
                          <w:color w:val="000000"/>
                          <w:sz w:val="16"/>
                          <w:szCs w:val="16"/>
                          <w:lang w:val="en-US" w:eastAsia="fr-FR"/>
                        </w:rPr>
                      </w:rPrChange>
                    </w:rPr>
                  </w:pPr>
                  <w:moveTo w:id="2726" w:author="ghislain.aine" w:date="2015-10-30T10:26:00Z">
                    <w:r w:rsidRPr="004D7EE5">
                      <w:rPr>
                        <w:rFonts w:ascii="Consolas" w:eastAsia="Times New Roman" w:hAnsi="Consolas" w:cs="Consolas"/>
                        <w:color w:val="000000"/>
                        <w:sz w:val="19"/>
                        <w:szCs w:val="19"/>
                        <w:lang w:val="en-US" w:eastAsia="fr-FR"/>
                        <w:rPrChange w:id="2727"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728" w:author="ghislain.aine" w:date="2015-11-04T17:30:00Z">
                          <w:rPr>
                            <w:rFonts w:ascii="Courier New" w:eastAsia="Times New Roman" w:hAnsi="Courier New" w:cs="Courier New"/>
                            <w:color w:val="000000"/>
                            <w:sz w:val="16"/>
                            <w:szCs w:val="16"/>
                            <w:lang w:val="en-US" w:eastAsia="fr-FR"/>
                          </w:rPr>
                        </w:rPrChange>
                      </w:rPr>
                      <w:t>build</w:t>
                    </w:r>
                    <w:r w:rsidRPr="004D7EE5">
                      <w:rPr>
                        <w:rFonts w:ascii="Consolas" w:eastAsia="Times New Roman" w:hAnsi="Consolas" w:cs="Consolas"/>
                        <w:b/>
                        <w:bCs/>
                        <w:color w:val="000080"/>
                        <w:sz w:val="19"/>
                        <w:szCs w:val="19"/>
                        <w:lang w:val="en-US" w:eastAsia="fr-FR"/>
                        <w:rPrChange w:id="2729"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30" w:author="ghislain.aine" w:date="2015-11-04T17:30:00Z">
                          <w:rPr>
                            <w:rFonts w:ascii="Courier New" w:eastAsia="Times New Roman" w:hAnsi="Courier New" w:cs="Courier New"/>
                            <w:color w:val="000000"/>
                            <w:sz w:val="16"/>
                            <w:szCs w:val="16"/>
                            <w:lang w:val="en-US" w:eastAsia="fr-FR"/>
                          </w:rPr>
                        </w:rPrChange>
                      </w:rPr>
                      <w:t>replace</w:t>
                    </w:r>
                    <w:proofErr w:type="spellEnd"/>
                    <w:r w:rsidRPr="004D7EE5">
                      <w:rPr>
                        <w:rFonts w:ascii="Consolas" w:eastAsia="Times New Roman" w:hAnsi="Consolas" w:cs="Consolas"/>
                        <w:b/>
                        <w:bCs/>
                        <w:color w:val="000080"/>
                        <w:sz w:val="19"/>
                        <w:szCs w:val="19"/>
                        <w:lang w:val="en-US" w:eastAsia="fr-FR"/>
                        <w:rPrChange w:id="2731"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732" w:author="ghislain.aine" w:date="2015-11-04T17:30:00Z">
                          <w:rPr>
                            <w:rFonts w:ascii="Courier New" w:eastAsia="Times New Roman" w:hAnsi="Courier New" w:cs="Courier New"/>
                            <w:color w:val="000000"/>
                            <w:sz w:val="16"/>
                            <w:szCs w:val="16"/>
                            <w:lang w:val="en-US" w:eastAsia="fr-FR"/>
                          </w:rPr>
                        </w:rPrChange>
                      </w:rPr>
                      <w:t>QRegExp</w:t>
                    </w:r>
                    <w:proofErr w:type="spellEnd"/>
                    <w:r w:rsidRPr="004D7EE5">
                      <w:rPr>
                        <w:rFonts w:ascii="Consolas" w:eastAsia="Times New Roman" w:hAnsi="Consolas" w:cs="Consolas"/>
                        <w:b/>
                        <w:bCs/>
                        <w:color w:val="000080"/>
                        <w:sz w:val="19"/>
                        <w:szCs w:val="19"/>
                        <w:lang w:val="en-US" w:eastAsia="fr-FR"/>
                        <w:rPrChange w:id="2733"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808080"/>
                        <w:sz w:val="19"/>
                        <w:szCs w:val="19"/>
                        <w:lang w:val="en-US" w:eastAsia="fr-FR"/>
                        <w:rPrChange w:id="2734" w:author="ghislain.aine" w:date="2015-11-04T17:30:00Z">
                          <w:rPr>
                            <w:rFonts w:ascii="Courier New" w:eastAsia="Times New Roman" w:hAnsi="Courier New" w:cs="Courier New"/>
                            <w:color w:val="808080"/>
                            <w:sz w:val="16"/>
                            <w:szCs w:val="16"/>
                            <w:lang w:val="en-US" w:eastAsia="fr-FR"/>
                          </w:rPr>
                        </w:rPrChange>
                      </w:rPr>
                      <w:t>"[ |:]+"</w:t>
                    </w:r>
                    <w:r w:rsidRPr="004D7EE5">
                      <w:rPr>
                        <w:rFonts w:ascii="Consolas" w:eastAsia="Times New Roman" w:hAnsi="Consolas" w:cs="Consolas"/>
                        <w:b/>
                        <w:bCs/>
                        <w:color w:val="000080"/>
                        <w:sz w:val="19"/>
                        <w:szCs w:val="19"/>
                        <w:lang w:val="en-US" w:eastAsia="fr-FR"/>
                        <w:rPrChange w:id="2735"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36"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2737" w:author="ghislain.aine" w:date="2015-11-04T17:30:00Z">
                          <w:rPr>
                            <w:rFonts w:ascii="Courier New" w:eastAsia="Times New Roman" w:hAnsi="Courier New" w:cs="Courier New"/>
                            <w:color w:val="808080"/>
                            <w:sz w:val="16"/>
                            <w:szCs w:val="16"/>
                            <w:lang w:val="en-US" w:eastAsia="fr-FR"/>
                          </w:rPr>
                        </w:rPrChange>
                      </w:rPr>
                      <w:t>"."</w:t>
                    </w:r>
                    <w:r w:rsidRPr="004D7EE5">
                      <w:rPr>
                        <w:rFonts w:ascii="Consolas" w:eastAsia="Times New Roman" w:hAnsi="Consolas" w:cs="Consolas"/>
                        <w:b/>
                        <w:bCs/>
                        <w:color w:val="000080"/>
                        <w:sz w:val="19"/>
                        <w:szCs w:val="19"/>
                        <w:lang w:val="en-US" w:eastAsia="fr-FR"/>
                        <w:rPrChange w:id="273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2739" w:author="ghislain.aine" w:date="2015-11-04T17:30:00Z">
                        <w:rPr>
                          <w:rFonts w:ascii="Courier New" w:eastAsia="Times New Roman" w:hAnsi="Courier New" w:cs="Courier New"/>
                          <w:color w:val="804000"/>
                          <w:sz w:val="16"/>
                          <w:szCs w:val="16"/>
                          <w:lang w:val="en-US" w:eastAsia="fr-FR"/>
                        </w:rPr>
                      </w:rPrChange>
                    </w:rPr>
                  </w:pPr>
                  <w:moveTo w:id="2740" w:author="ghislain.aine" w:date="2015-10-30T10:26:00Z">
                    <w:r w:rsidRPr="004D7EE5">
                      <w:rPr>
                        <w:rFonts w:ascii="Consolas" w:eastAsia="Times New Roman" w:hAnsi="Consolas" w:cs="Consolas"/>
                        <w:color w:val="804000"/>
                        <w:sz w:val="19"/>
                        <w:szCs w:val="19"/>
                        <w:lang w:val="en-US" w:eastAsia="fr-FR"/>
                        <w:rPrChange w:id="2741" w:author="ghislain.aine" w:date="2015-11-04T17:30: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2742" w:author="ghislain.aine" w:date="2015-11-04T17:30:00Z">
                          <w:rPr>
                            <w:rFonts w:ascii="Courier New" w:eastAsia="Times New Roman" w:hAnsi="Courier New" w:cs="Courier New"/>
                            <w:color w:val="804000"/>
                            <w:sz w:val="16"/>
                            <w:szCs w:val="16"/>
                            <w:lang w:val="en-US" w:eastAsia="fr-FR"/>
                          </w:rPr>
                        </w:rPrChange>
                      </w:rPr>
                      <w:t>ifndef</w:t>
                    </w:r>
                    <w:proofErr w:type="spellEnd"/>
                    <w:r w:rsidRPr="004D7EE5">
                      <w:rPr>
                        <w:rFonts w:ascii="Consolas" w:eastAsia="Times New Roman" w:hAnsi="Consolas" w:cs="Consolas"/>
                        <w:color w:val="804000"/>
                        <w:sz w:val="19"/>
                        <w:szCs w:val="19"/>
                        <w:lang w:val="en-US" w:eastAsia="fr-FR"/>
                        <w:rPrChange w:id="2743" w:author="ghislain.aine" w:date="2015-11-04T17:30:00Z">
                          <w:rPr>
                            <w:rFonts w:ascii="Courier New" w:eastAsia="Times New Roman" w:hAnsi="Courier New" w:cs="Courier New"/>
                            <w:color w:val="804000"/>
                            <w:sz w:val="16"/>
                            <w:szCs w:val="16"/>
                            <w:lang w:val="en-US" w:eastAsia="fr-FR"/>
                          </w:rPr>
                        </w:rPrChange>
                      </w:rPr>
                      <w:t xml:space="preserve"> QT_NO_DEBUG</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44" w:author="ghislain.aine" w:date="2015-11-04T17:30:00Z">
                        <w:rPr>
                          <w:rFonts w:ascii="Courier New" w:eastAsia="Times New Roman" w:hAnsi="Courier New" w:cs="Courier New"/>
                          <w:color w:val="000000"/>
                          <w:sz w:val="16"/>
                          <w:szCs w:val="16"/>
                          <w:lang w:val="en-US" w:eastAsia="fr-FR"/>
                        </w:rPr>
                      </w:rPrChange>
                    </w:rPr>
                  </w:pPr>
                  <w:moveTo w:id="2745" w:author="ghislain.aine" w:date="2015-10-30T10:26:00Z">
                    <w:r w:rsidRPr="004D7EE5">
                      <w:rPr>
                        <w:rFonts w:ascii="Consolas" w:eastAsia="Times New Roman" w:hAnsi="Consolas" w:cs="Consolas"/>
                        <w:color w:val="000000"/>
                        <w:sz w:val="19"/>
                        <w:szCs w:val="19"/>
                        <w:lang w:val="en-US" w:eastAsia="fr-FR"/>
                        <w:rPrChange w:id="2746" w:author="ghislain.aine" w:date="2015-11-04T17:30:00Z">
                          <w:rPr>
                            <w:rFonts w:ascii="Courier New" w:eastAsia="Times New Roman" w:hAnsi="Courier New" w:cs="Courier New"/>
                            <w:color w:val="000000"/>
                            <w:sz w:val="16"/>
                            <w:szCs w:val="16"/>
                            <w:lang w:val="en-US" w:eastAsia="fr-FR"/>
                          </w:rPr>
                        </w:rPrChange>
                      </w:rPr>
                      <w:t xml:space="preserve">        build </w:t>
                    </w:r>
                    <w:r w:rsidRPr="004D7EE5">
                      <w:rPr>
                        <w:rFonts w:ascii="Consolas" w:eastAsia="Times New Roman" w:hAnsi="Consolas" w:cs="Consolas"/>
                        <w:b/>
                        <w:bCs/>
                        <w:color w:val="000080"/>
                        <w:sz w:val="19"/>
                        <w:szCs w:val="19"/>
                        <w:lang w:val="en-US" w:eastAsia="fr-FR"/>
                        <w:rPrChange w:id="2747"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4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2749" w:author="ghislain.aine" w:date="2015-11-04T17:30:00Z">
                          <w:rPr>
                            <w:rFonts w:ascii="Courier New" w:eastAsia="Times New Roman" w:hAnsi="Courier New" w:cs="Courier New"/>
                            <w:color w:val="808080"/>
                            <w:sz w:val="16"/>
                            <w:szCs w:val="16"/>
                            <w:lang w:val="en-US" w:eastAsia="fr-FR"/>
                          </w:rPr>
                        </w:rPrChange>
                      </w:rPr>
                      <w:t>" (Debug)"</w:t>
                    </w:r>
                    <w:r w:rsidRPr="004D7EE5">
                      <w:rPr>
                        <w:rFonts w:ascii="Consolas" w:eastAsia="Times New Roman" w:hAnsi="Consolas" w:cs="Consolas"/>
                        <w:b/>
                        <w:bCs/>
                        <w:color w:val="000080"/>
                        <w:sz w:val="19"/>
                        <w:szCs w:val="19"/>
                        <w:lang w:val="en-US" w:eastAsia="fr-FR"/>
                        <w:rPrChange w:id="2750"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2751" w:author="ghislain.aine" w:date="2015-11-04T17:30:00Z">
                        <w:rPr>
                          <w:rFonts w:ascii="Courier New" w:eastAsia="Times New Roman" w:hAnsi="Courier New" w:cs="Courier New"/>
                          <w:color w:val="804000"/>
                          <w:sz w:val="16"/>
                          <w:szCs w:val="16"/>
                          <w:lang w:val="en-US" w:eastAsia="fr-FR"/>
                        </w:rPr>
                      </w:rPrChange>
                    </w:rPr>
                  </w:pPr>
                  <w:moveTo w:id="2752" w:author="ghislain.aine" w:date="2015-10-30T10:26:00Z">
                    <w:r w:rsidRPr="004D7EE5">
                      <w:rPr>
                        <w:rFonts w:ascii="Consolas" w:eastAsia="Times New Roman" w:hAnsi="Consolas" w:cs="Consolas"/>
                        <w:color w:val="804000"/>
                        <w:sz w:val="19"/>
                        <w:szCs w:val="19"/>
                        <w:lang w:val="en-US" w:eastAsia="fr-FR"/>
                        <w:rPrChange w:id="2753" w:author="ghislain.aine" w:date="2015-11-04T17:30:00Z">
                          <w:rPr>
                            <w:rFonts w:ascii="Courier New" w:eastAsia="Times New Roman" w:hAnsi="Courier New" w:cs="Courier New"/>
                            <w:color w:val="804000"/>
                            <w:sz w:val="16"/>
                            <w:szCs w:val="16"/>
                            <w:lang w:val="en-US" w:eastAsia="fr-FR"/>
                          </w:rPr>
                        </w:rPrChange>
                      </w:rPr>
                      <w:t xml:space="preserve">#else </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54" w:author="ghislain.aine" w:date="2015-11-04T17:30:00Z">
                        <w:rPr>
                          <w:rFonts w:ascii="Courier New" w:eastAsia="Times New Roman" w:hAnsi="Courier New" w:cs="Courier New"/>
                          <w:color w:val="000000"/>
                          <w:sz w:val="16"/>
                          <w:szCs w:val="16"/>
                          <w:lang w:val="en-US" w:eastAsia="fr-FR"/>
                        </w:rPr>
                      </w:rPrChange>
                    </w:rPr>
                  </w:pPr>
                  <w:moveTo w:id="2755" w:author="ghislain.aine" w:date="2015-10-30T10:26:00Z">
                    <w:r w:rsidRPr="004D7EE5">
                      <w:rPr>
                        <w:rFonts w:ascii="Consolas" w:eastAsia="Times New Roman" w:hAnsi="Consolas" w:cs="Consolas"/>
                        <w:color w:val="000000"/>
                        <w:sz w:val="19"/>
                        <w:szCs w:val="19"/>
                        <w:lang w:val="en-US" w:eastAsia="fr-FR"/>
                        <w:rPrChange w:id="2756" w:author="ghislain.aine" w:date="2015-11-04T17:30:00Z">
                          <w:rPr>
                            <w:rFonts w:ascii="Courier New" w:eastAsia="Times New Roman" w:hAnsi="Courier New" w:cs="Courier New"/>
                            <w:color w:val="000000"/>
                            <w:sz w:val="16"/>
                            <w:szCs w:val="16"/>
                            <w:lang w:val="en-US" w:eastAsia="fr-FR"/>
                          </w:rPr>
                        </w:rPrChange>
                      </w:rPr>
                      <w:t xml:space="preserve">        build </w:t>
                    </w:r>
                    <w:r w:rsidRPr="004D7EE5">
                      <w:rPr>
                        <w:rFonts w:ascii="Consolas" w:eastAsia="Times New Roman" w:hAnsi="Consolas" w:cs="Consolas"/>
                        <w:b/>
                        <w:bCs/>
                        <w:color w:val="000080"/>
                        <w:sz w:val="19"/>
                        <w:szCs w:val="19"/>
                        <w:lang w:val="en-US" w:eastAsia="fr-FR"/>
                        <w:rPrChange w:id="2757"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75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2759" w:author="ghislain.aine" w:date="2015-11-04T17:30:00Z">
                          <w:rPr>
                            <w:rFonts w:ascii="Courier New" w:eastAsia="Times New Roman" w:hAnsi="Courier New" w:cs="Courier New"/>
                            <w:color w:val="808080"/>
                            <w:sz w:val="16"/>
                            <w:szCs w:val="16"/>
                            <w:lang w:val="en-US" w:eastAsia="fr-FR"/>
                          </w:rPr>
                        </w:rPrChange>
                      </w:rPr>
                      <w:t>" (Release)"</w:t>
                    </w:r>
                    <w:r w:rsidRPr="004D7EE5">
                      <w:rPr>
                        <w:rFonts w:ascii="Consolas" w:eastAsia="Times New Roman" w:hAnsi="Consolas" w:cs="Consolas"/>
                        <w:b/>
                        <w:bCs/>
                        <w:color w:val="000080"/>
                        <w:sz w:val="19"/>
                        <w:szCs w:val="19"/>
                        <w:lang w:val="en-US" w:eastAsia="fr-FR"/>
                        <w:rPrChange w:id="2760"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804000"/>
                      <w:sz w:val="19"/>
                      <w:szCs w:val="19"/>
                      <w:lang w:val="en-US" w:eastAsia="fr-FR"/>
                      <w:rPrChange w:id="2761" w:author="ghislain.aine" w:date="2015-11-04T17:30:00Z">
                        <w:rPr>
                          <w:rFonts w:ascii="Courier New" w:eastAsia="Times New Roman" w:hAnsi="Courier New" w:cs="Courier New"/>
                          <w:color w:val="804000"/>
                          <w:sz w:val="16"/>
                          <w:szCs w:val="16"/>
                          <w:lang w:val="en-US" w:eastAsia="fr-FR"/>
                        </w:rPr>
                      </w:rPrChange>
                    </w:rPr>
                  </w:pPr>
                  <w:moveTo w:id="2762" w:author="ghislain.aine" w:date="2015-10-30T10:26:00Z">
                    <w:r w:rsidRPr="004D7EE5">
                      <w:rPr>
                        <w:rFonts w:ascii="Consolas" w:eastAsia="Times New Roman" w:hAnsi="Consolas" w:cs="Consolas"/>
                        <w:color w:val="804000"/>
                        <w:sz w:val="19"/>
                        <w:szCs w:val="19"/>
                        <w:lang w:val="en-US" w:eastAsia="fr-FR"/>
                        <w:rPrChange w:id="2763" w:author="ghislain.aine" w:date="2015-11-04T17:30:00Z">
                          <w:rPr>
                            <w:rFonts w:ascii="Courier New" w:eastAsia="Times New Roman" w:hAnsi="Courier New" w:cs="Courier New"/>
                            <w:color w:val="804000"/>
                            <w:sz w:val="16"/>
                            <w:szCs w:val="16"/>
                            <w:lang w:val="en-US" w:eastAsia="fr-FR"/>
                          </w:rPr>
                        </w:rPrChange>
                      </w:rPr>
                      <w:t>#</w:t>
                    </w:r>
                    <w:proofErr w:type="spellStart"/>
                    <w:r w:rsidRPr="004D7EE5">
                      <w:rPr>
                        <w:rFonts w:ascii="Consolas" w:eastAsia="Times New Roman" w:hAnsi="Consolas" w:cs="Consolas"/>
                        <w:color w:val="804000"/>
                        <w:sz w:val="19"/>
                        <w:szCs w:val="19"/>
                        <w:lang w:val="en-US" w:eastAsia="fr-FR"/>
                        <w:rPrChange w:id="2764" w:author="ghislain.aine" w:date="2015-11-04T17:30:00Z">
                          <w:rPr>
                            <w:rFonts w:ascii="Courier New" w:eastAsia="Times New Roman" w:hAnsi="Courier New" w:cs="Courier New"/>
                            <w:color w:val="804000"/>
                            <w:sz w:val="16"/>
                            <w:szCs w:val="16"/>
                            <w:lang w:val="en-US" w:eastAsia="fr-FR"/>
                          </w:rPr>
                        </w:rPrChange>
                      </w:rPr>
                      <w:t>endif</w:t>
                    </w:r>
                  </w:moveTo>
                  <w:proofErr w:type="spellEnd"/>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65" w:author="ghislain.aine" w:date="2015-11-04T17:30:00Z">
                        <w:rPr>
                          <w:rFonts w:ascii="Courier New" w:eastAsia="Times New Roman" w:hAnsi="Courier New" w:cs="Courier New"/>
                          <w:color w:val="000000"/>
                          <w:sz w:val="16"/>
                          <w:szCs w:val="16"/>
                          <w:lang w:val="en-US" w:eastAsia="fr-FR"/>
                        </w:rPr>
                      </w:rPrChange>
                    </w:rPr>
                  </w:pPr>
                  <w:moveTo w:id="2766" w:author="ghislain.aine" w:date="2015-10-30T10:26:00Z">
                    <w:r w:rsidRPr="004D7EE5">
                      <w:rPr>
                        <w:rFonts w:ascii="Consolas" w:eastAsia="Times New Roman" w:hAnsi="Consolas" w:cs="Consolas"/>
                        <w:color w:val="000000"/>
                        <w:sz w:val="19"/>
                        <w:szCs w:val="19"/>
                        <w:lang w:val="en-US" w:eastAsia="fr-FR"/>
                        <w:rPrChange w:id="2767"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val="en-US" w:eastAsia="fr-FR"/>
                        <w:rPrChange w:id="2768" w:author="ghislain.aine" w:date="2015-11-04T17:30:00Z">
                          <w:rPr>
                            <w:rFonts w:ascii="Courier New" w:eastAsia="Times New Roman" w:hAnsi="Courier New" w:cs="Courier New"/>
                            <w:b/>
                            <w:bCs/>
                            <w:color w:val="0000FF"/>
                            <w:sz w:val="16"/>
                            <w:szCs w:val="16"/>
                            <w:lang w:val="en-US" w:eastAsia="fr-FR"/>
                          </w:rPr>
                        </w:rPrChange>
                      </w:rPr>
                      <w:t>return</w:t>
                    </w:r>
                    <w:r w:rsidRPr="004D7EE5">
                      <w:rPr>
                        <w:rFonts w:ascii="Consolas" w:eastAsia="Times New Roman" w:hAnsi="Consolas" w:cs="Consolas"/>
                        <w:color w:val="000000"/>
                        <w:sz w:val="19"/>
                        <w:szCs w:val="19"/>
                        <w:lang w:val="en-US" w:eastAsia="fr-FR"/>
                        <w:rPrChange w:id="2769" w:author="ghislain.aine" w:date="2015-11-04T17:30:00Z">
                          <w:rPr>
                            <w:rFonts w:ascii="Courier New" w:eastAsia="Times New Roman" w:hAnsi="Courier New" w:cs="Courier New"/>
                            <w:color w:val="000000"/>
                            <w:sz w:val="16"/>
                            <w:szCs w:val="16"/>
                            <w:lang w:val="en-US" w:eastAsia="fr-FR"/>
                          </w:rPr>
                        </w:rPrChange>
                      </w:rPr>
                      <w:t xml:space="preserve"> build</w:t>
                    </w:r>
                    <w:r w:rsidRPr="004D7EE5">
                      <w:rPr>
                        <w:rFonts w:ascii="Consolas" w:eastAsia="Times New Roman" w:hAnsi="Consolas" w:cs="Consolas"/>
                        <w:b/>
                        <w:bCs/>
                        <w:color w:val="000080"/>
                        <w:sz w:val="19"/>
                        <w:szCs w:val="19"/>
                        <w:lang w:val="en-US" w:eastAsia="fr-FR"/>
                        <w:rPrChange w:id="2770"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771" w:author="ghislain.aine" w:date="2015-11-04T17:30:00Z">
                        <w:rPr>
                          <w:rFonts w:ascii="Courier New" w:eastAsia="Times New Roman" w:hAnsi="Courier New" w:cs="Courier New"/>
                          <w:color w:val="000000"/>
                          <w:sz w:val="16"/>
                          <w:szCs w:val="16"/>
                          <w:lang w:eastAsia="fr-FR"/>
                        </w:rPr>
                      </w:rPrChange>
                    </w:rPr>
                  </w:pPr>
                  <w:moveTo w:id="2772" w:author="ghislain.aine" w:date="2015-10-30T10:26:00Z">
                    <w:r w:rsidRPr="004D7EE5">
                      <w:rPr>
                        <w:rFonts w:ascii="Consolas" w:eastAsia="Times New Roman" w:hAnsi="Consolas" w:cs="Consolas"/>
                        <w:color w:val="000000"/>
                        <w:sz w:val="19"/>
                        <w:szCs w:val="19"/>
                        <w:lang w:val="en-US" w:eastAsia="fr-FR"/>
                        <w:rPrChange w:id="2773"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eastAsia="fr-FR"/>
                        <w:rPrChange w:id="2774"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775" w:author="ghislain.aine" w:date="2015-11-04T17:30:00Z">
                        <w:rPr>
                          <w:rFonts w:ascii="Courier New" w:eastAsia="Times New Roman" w:hAnsi="Courier New" w:cs="Courier New"/>
                          <w:color w:val="000000"/>
                          <w:sz w:val="16"/>
                          <w:szCs w:val="16"/>
                          <w:lang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776" w:author="ghislain.aine" w:date="2015-11-04T17:30:00Z">
                        <w:rPr>
                          <w:rFonts w:ascii="Courier New" w:eastAsia="Times New Roman" w:hAnsi="Courier New" w:cs="Courier New"/>
                          <w:color w:val="000000"/>
                          <w:sz w:val="16"/>
                          <w:szCs w:val="16"/>
                          <w:lang w:eastAsia="fr-FR"/>
                        </w:rPr>
                      </w:rPrChange>
                    </w:rPr>
                  </w:pPr>
                  <w:moveTo w:id="2777" w:author="ghislain.aine" w:date="2015-10-30T10:26:00Z">
                    <w:r w:rsidRPr="004D7EE5">
                      <w:rPr>
                        <w:rFonts w:ascii="Consolas" w:eastAsia="Times New Roman" w:hAnsi="Consolas" w:cs="Consolas"/>
                        <w:color w:val="000000"/>
                        <w:sz w:val="19"/>
                        <w:szCs w:val="19"/>
                        <w:lang w:eastAsia="fr-FR"/>
                        <w:rPrChange w:id="2778"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color w:val="8000FF"/>
                        <w:sz w:val="19"/>
                        <w:szCs w:val="19"/>
                        <w:lang w:eastAsia="fr-FR"/>
                        <w:rPrChange w:id="2779" w:author="ghislain.aine" w:date="2015-11-04T17:30:00Z">
                          <w:rPr>
                            <w:rFonts w:ascii="Courier New" w:eastAsia="Times New Roman" w:hAnsi="Courier New" w:cs="Courier New"/>
                            <w:color w:val="8000FF"/>
                            <w:sz w:val="16"/>
                            <w:szCs w:val="16"/>
                            <w:lang w:eastAsia="fr-FR"/>
                          </w:rPr>
                        </w:rPrChange>
                      </w:rPr>
                      <w:t>double</w:t>
                    </w:r>
                    <w:r w:rsidRPr="004D7EE5">
                      <w:rPr>
                        <w:rFonts w:ascii="Consolas" w:eastAsia="Times New Roman" w:hAnsi="Consolas" w:cs="Consolas"/>
                        <w:color w:val="000000"/>
                        <w:sz w:val="19"/>
                        <w:szCs w:val="19"/>
                        <w:lang w:eastAsia="fr-FR"/>
                        <w:rPrChange w:id="2780"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4D7EE5">
                      <w:rPr>
                        <w:rFonts w:ascii="Consolas" w:eastAsia="Times New Roman" w:hAnsi="Consolas" w:cs="Consolas"/>
                        <w:color w:val="000000"/>
                        <w:sz w:val="19"/>
                        <w:szCs w:val="19"/>
                        <w:lang w:eastAsia="fr-FR"/>
                        <w:rPrChange w:id="2781" w:author="ghislain.aine" w:date="2015-11-04T17:30:00Z">
                          <w:rPr>
                            <w:rFonts w:ascii="Courier New" w:eastAsia="Times New Roman" w:hAnsi="Courier New" w:cs="Courier New"/>
                            <w:color w:val="000000"/>
                            <w:sz w:val="16"/>
                            <w:szCs w:val="16"/>
                            <w:lang w:eastAsia="fr-FR"/>
                          </w:rPr>
                        </w:rPrChange>
                      </w:rPr>
                      <w:t>DemoPluginFactory_Class</w:t>
                    </w:r>
                    <w:proofErr w:type="spellEnd"/>
                    <w:r w:rsidRPr="004D7EE5">
                      <w:rPr>
                        <w:rFonts w:ascii="Consolas" w:eastAsia="Times New Roman" w:hAnsi="Consolas" w:cs="Consolas"/>
                        <w:b/>
                        <w:bCs/>
                        <w:color w:val="000080"/>
                        <w:sz w:val="19"/>
                        <w:szCs w:val="19"/>
                        <w:lang w:eastAsia="fr-FR"/>
                        <w:rPrChange w:id="2782" w:author="ghislain.aine" w:date="2015-11-04T17:30:00Z">
                          <w:rPr>
                            <w:rFonts w:ascii="Courier New" w:eastAsia="Times New Roman" w:hAnsi="Courier New" w:cs="Courier New"/>
                            <w:b/>
                            <w:bCs/>
                            <w:color w:val="000080"/>
                            <w:sz w:val="16"/>
                            <w:szCs w:val="16"/>
                            <w:lang w:eastAsia="fr-FR"/>
                          </w:rPr>
                        </w:rPrChange>
                      </w:rPr>
                      <w:t>::</w:t>
                    </w:r>
                    <w:proofErr w:type="spellStart"/>
                    <w:r w:rsidRPr="004D7EE5">
                      <w:rPr>
                        <w:rFonts w:ascii="Consolas" w:eastAsia="Times New Roman" w:hAnsi="Consolas" w:cs="Consolas"/>
                        <w:color w:val="000000"/>
                        <w:sz w:val="19"/>
                        <w:szCs w:val="19"/>
                        <w:lang w:eastAsia="fr-FR"/>
                        <w:rPrChange w:id="2783" w:author="ghislain.aine" w:date="2015-11-04T17:30:00Z">
                          <w:rPr>
                            <w:rFonts w:ascii="Courier New" w:eastAsia="Times New Roman" w:hAnsi="Courier New" w:cs="Courier New"/>
                            <w:color w:val="000000"/>
                            <w:sz w:val="16"/>
                            <w:szCs w:val="16"/>
                            <w:lang w:eastAsia="fr-FR"/>
                          </w:rPr>
                        </w:rPrChange>
                      </w:rPr>
                      <w:t>GetPluginCompilationDate</w:t>
                    </w:r>
                    <w:proofErr w:type="spellEnd"/>
                    <w:r w:rsidRPr="004D7EE5">
                      <w:rPr>
                        <w:rFonts w:ascii="Consolas" w:eastAsia="Times New Roman" w:hAnsi="Consolas" w:cs="Consolas"/>
                        <w:b/>
                        <w:bCs/>
                        <w:color w:val="000080"/>
                        <w:sz w:val="19"/>
                        <w:szCs w:val="19"/>
                        <w:lang w:eastAsia="fr-FR"/>
                        <w:rPrChange w:id="2784"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785" w:author="ghislain.aine" w:date="2015-11-04T17:30:00Z">
                        <w:rPr>
                          <w:rFonts w:ascii="Courier New" w:eastAsia="Times New Roman" w:hAnsi="Courier New" w:cs="Courier New"/>
                          <w:color w:val="000000"/>
                          <w:sz w:val="16"/>
                          <w:szCs w:val="16"/>
                          <w:lang w:eastAsia="fr-FR"/>
                        </w:rPr>
                      </w:rPrChange>
                    </w:rPr>
                  </w:pPr>
                  <w:moveTo w:id="2786" w:author="ghislain.aine" w:date="2015-10-30T10:26:00Z">
                    <w:r w:rsidRPr="004D7EE5">
                      <w:rPr>
                        <w:rFonts w:ascii="Consolas" w:eastAsia="Times New Roman" w:hAnsi="Consolas" w:cs="Consolas"/>
                        <w:color w:val="000000"/>
                        <w:sz w:val="19"/>
                        <w:szCs w:val="19"/>
                        <w:lang w:eastAsia="fr-FR"/>
                        <w:rPrChange w:id="2787"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80"/>
                        <w:sz w:val="19"/>
                        <w:szCs w:val="19"/>
                        <w:lang w:eastAsia="fr-FR"/>
                        <w:rPrChange w:id="2788"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8000"/>
                      <w:sz w:val="19"/>
                      <w:szCs w:val="19"/>
                      <w:lang w:eastAsia="fr-FR"/>
                      <w:rPrChange w:id="2789" w:author="ghislain.aine" w:date="2015-11-04T17:30:00Z">
                        <w:rPr>
                          <w:rFonts w:ascii="Courier New" w:eastAsia="Times New Roman" w:hAnsi="Courier New" w:cs="Courier New"/>
                          <w:color w:val="008000"/>
                          <w:sz w:val="16"/>
                          <w:szCs w:val="16"/>
                          <w:lang w:eastAsia="fr-FR"/>
                        </w:rPr>
                      </w:rPrChange>
                    </w:rPr>
                  </w:pPr>
                  <w:moveTo w:id="2790" w:author="ghislain.aine" w:date="2015-10-30T10:26:00Z">
                    <w:r w:rsidRPr="004D7EE5">
                      <w:rPr>
                        <w:rFonts w:ascii="Consolas" w:eastAsia="Times New Roman" w:hAnsi="Consolas" w:cs="Consolas"/>
                        <w:color w:val="000000"/>
                        <w:sz w:val="19"/>
                        <w:szCs w:val="19"/>
                        <w:lang w:eastAsia="fr-FR"/>
                        <w:rPrChange w:id="2791"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color w:val="008000"/>
                        <w:sz w:val="19"/>
                        <w:szCs w:val="19"/>
                        <w:lang w:eastAsia="fr-FR"/>
                        <w:rPrChange w:id="2792" w:author="ghislain.aine" w:date="2015-11-04T17:30:00Z">
                          <w:rPr>
                            <w:rFonts w:ascii="Courier New" w:eastAsia="Times New Roman" w:hAnsi="Courier New" w:cs="Courier New"/>
                            <w:color w:val="008000"/>
                            <w:sz w:val="16"/>
                            <w:szCs w:val="16"/>
                            <w:lang w:eastAsia="fr-FR"/>
                          </w:rPr>
                        </w:rPrChange>
                      </w:rPr>
                      <w:t>//</w:t>
                    </w:r>
                    <w:proofErr w:type="spellStart"/>
                    <w:r w:rsidRPr="004D7EE5">
                      <w:rPr>
                        <w:rFonts w:ascii="Consolas" w:eastAsia="Times New Roman" w:hAnsi="Consolas" w:cs="Consolas"/>
                        <w:color w:val="008000"/>
                        <w:sz w:val="19"/>
                        <w:szCs w:val="19"/>
                        <w:lang w:eastAsia="fr-FR"/>
                        <w:rPrChange w:id="2793" w:author="ghislain.aine" w:date="2015-11-04T17:30:00Z">
                          <w:rPr>
                            <w:rFonts w:ascii="Courier New" w:eastAsia="Times New Roman" w:hAnsi="Courier New" w:cs="Courier New"/>
                            <w:color w:val="008000"/>
                            <w:sz w:val="16"/>
                            <w:szCs w:val="16"/>
                            <w:lang w:eastAsia="fr-FR"/>
                          </w:rPr>
                        </w:rPrChange>
                      </w:rPr>
                      <w:t>recup</w:t>
                    </w:r>
                    <w:proofErr w:type="spellEnd"/>
                    <w:r w:rsidRPr="004D7EE5">
                      <w:rPr>
                        <w:rFonts w:ascii="Consolas" w:eastAsia="Times New Roman" w:hAnsi="Consolas" w:cs="Consolas"/>
                        <w:color w:val="008000"/>
                        <w:sz w:val="19"/>
                        <w:szCs w:val="19"/>
                        <w:lang w:eastAsia="fr-FR"/>
                        <w:rPrChange w:id="2794" w:author="ghislain.aine" w:date="2015-11-04T17:30:00Z">
                          <w:rPr>
                            <w:rFonts w:ascii="Courier New" w:eastAsia="Times New Roman" w:hAnsi="Courier New" w:cs="Courier New"/>
                            <w:color w:val="008000"/>
                            <w:sz w:val="16"/>
                            <w:szCs w:val="16"/>
                            <w:lang w:eastAsia="fr-FR"/>
                          </w:rPr>
                        </w:rPrChange>
                      </w:rPr>
                      <w:t xml:space="preserve"> de la date à partir de __DATE__</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795" w:author="ghislain.aine" w:date="2015-11-04T17:30:00Z">
                        <w:rPr>
                          <w:rFonts w:ascii="Courier New" w:eastAsia="Times New Roman" w:hAnsi="Courier New" w:cs="Courier New"/>
                          <w:color w:val="000000"/>
                          <w:sz w:val="16"/>
                          <w:szCs w:val="16"/>
                          <w:lang w:val="en-US" w:eastAsia="fr-FR"/>
                        </w:rPr>
                      </w:rPrChange>
                    </w:rPr>
                  </w:pPr>
                  <w:moveTo w:id="2796" w:author="ghislain.aine" w:date="2015-10-30T10:26:00Z">
                    <w:r w:rsidRPr="004D7EE5">
                      <w:rPr>
                        <w:rFonts w:ascii="Consolas" w:eastAsia="Times New Roman" w:hAnsi="Consolas" w:cs="Consolas"/>
                        <w:color w:val="000000"/>
                        <w:sz w:val="19"/>
                        <w:szCs w:val="19"/>
                        <w:lang w:eastAsia="fr-FR"/>
                        <w:rPrChange w:id="2797"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4D7EE5">
                      <w:rPr>
                        <w:rFonts w:ascii="Consolas" w:eastAsia="Times New Roman" w:hAnsi="Consolas" w:cs="Consolas"/>
                        <w:color w:val="000000"/>
                        <w:sz w:val="19"/>
                        <w:szCs w:val="19"/>
                        <w:lang w:val="en-US" w:eastAsia="fr-FR"/>
                        <w:rPrChange w:id="2798" w:author="ghislain.aine" w:date="2015-11-04T17:30:00Z">
                          <w:rPr>
                            <w:rFonts w:ascii="Courier New" w:eastAsia="Times New Roman" w:hAnsi="Courier New" w:cs="Courier New"/>
                            <w:color w:val="000000"/>
                            <w:sz w:val="16"/>
                            <w:szCs w:val="16"/>
                            <w:lang w:val="en-US" w:eastAsia="fr-FR"/>
                          </w:rPr>
                        </w:rPrChange>
                      </w:rPr>
                      <w:t>QDate</w:t>
                    </w:r>
                    <w:proofErr w:type="spellEnd"/>
                    <w:r w:rsidRPr="004D7EE5">
                      <w:rPr>
                        <w:rFonts w:ascii="Consolas" w:eastAsia="Times New Roman" w:hAnsi="Consolas" w:cs="Consolas"/>
                        <w:color w:val="000000"/>
                        <w:sz w:val="19"/>
                        <w:szCs w:val="19"/>
                        <w:lang w:val="en-US" w:eastAsia="fr-FR"/>
                        <w:rPrChange w:id="2799" w:author="ghislain.aine" w:date="2015-11-04T17:30:00Z">
                          <w:rPr>
                            <w:rFonts w:ascii="Courier New" w:eastAsia="Times New Roman" w:hAnsi="Courier New" w:cs="Courier New"/>
                            <w:color w:val="000000"/>
                            <w:sz w:val="16"/>
                            <w:szCs w:val="16"/>
                            <w:lang w:val="en-US" w:eastAsia="fr-FR"/>
                          </w:rPr>
                        </w:rPrChange>
                      </w:rPr>
                      <w:t xml:space="preserve"> date </w:t>
                    </w:r>
                    <w:r w:rsidRPr="004D7EE5">
                      <w:rPr>
                        <w:rFonts w:ascii="Consolas" w:eastAsia="Times New Roman" w:hAnsi="Consolas" w:cs="Consolas"/>
                        <w:b/>
                        <w:bCs/>
                        <w:color w:val="000080"/>
                        <w:sz w:val="19"/>
                        <w:szCs w:val="19"/>
                        <w:lang w:val="en-US" w:eastAsia="fr-FR"/>
                        <w:rPrChange w:id="2800"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01"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802" w:author="ghislain.aine" w:date="2015-11-04T17:30:00Z">
                          <w:rPr>
                            <w:rFonts w:ascii="Courier New" w:eastAsia="Times New Roman" w:hAnsi="Courier New" w:cs="Courier New"/>
                            <w:color w:val="000000"/>
                            <w:sz w:val="16"/>
                            <w:szCs w:val="16"/>
                            <w:lang w:val="en-US" w:eastAsia="fr-FR"/>
                          </w:rPr>
                        </w:rPrChange>
                      </w:rPr>
                      <w:t>QLocale</w:t>
                    </w:r>
                    <w:proofErr w:type="spellEnd"/>
                    <w:r w:rsidRPr="004D7EE5">
                      <w:rPr>
                        <w:rFonts w:ascii="Consolas" w:eastAsia="Times New Roman" w:hAnsi="Consolas" w:cs="Consolas"/>
                        <w:b/>
                        <w:bCs/>
                        <w:color w:val="000080"/>
                        <w:sz w:val="19"/>
                        <w:szCs w:val="19"/>
                        <w:lang w:val="en-US" w:eastAsia="fr-FR"/>
                        <w:rPrChange w:id="2803"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804" w:author="ghislain.aine" w:date="2015-11-04T17:30:00Z">
                          <w:rPr>
                            <w:rFonts w:ascii="Courier New" w:eastAsia="Times New Roman" w:hAnsi="Courier New" w:cs="Courier New"/>
                            <w:color w:val="000000"/>
                            <w:sz w:val="16"/>
                            <w:szCs w:val="16"/>
                            <w:lang w:val="en-US" w:eastAsia="fr-FR"/>
                          </w:rPr>
                        </w:rPrChange>
                      </w:rPr>
                      <w:t>QLocale</w:t>
                    </w:r>
                    <w:proofErr w:type="spellEnd"/>
                    <w:r w:rsidRPr="004D7EE5">
                      <w:rPr>
                        <w:rFonts w:ascii="Consolas" w:eastAsia="Times New Roman" w:hAnsi="Consolas" w:cs="Consolas"/>
                        <w:b/>
                        <w:bCs/>
                        <w:color w:val="000080"/>
                        <w:sz w:val="19"/>
                        <w:szCs w:val="19"/>
                        <w:lang w:val="en-US" w:eastAsia="fr-FR"/>
                        <w:rPrChange w:id="2805"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06" w:author="ghislain.aine" w:date="2015-11-04T17:30:00Z">
                          <w:rPr>
                            <w:rFonts w:ascii="Courier New" w:eastAsia="Times New Roman" w:hAnsi="Courier New" w:cs="Courier New"/>
                            <w:color w:val="000000"/>
                            <w:sz w:val="16"/>
                            <w:szCs w:val="16"/>
                            <w:lang w:val="en-US" w:eastAsia="fr-FR"/>
                          </w:rPr>
                        </w:rPrChange>
                      </w:rPr>
                      <w:t>C</w:t>
                    </w:r>
                    <w:r w:rsidRPr="004D7EE5">
                      <w:rPr>
                        <w:rFonts w:ascii="Consolas" w:eastAsia="Times New Roman" w:hAnsi="Consolas" w:cs="Consolas"/>
                        <w:b/>
                        <w:bCs/>
                        <w:color w:val="000080"/>
                        <w:sz w:val="19"/>
                        <w:szCs w:val="19"/>
                        <w:lang w:val="en-US" w:eastAsia="fr-FR"/>
                        <w:rPrChange w:id="2807"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808" w:author="ghislain.aine" w:date="2015-11-04T17:30:00Z">
                          <w:rPr>
                            <w:rFonts w:ascii="Courier New" w:eastAsia="Times New Roman" w:hAnsi="Courier New" w:cs="Courier New"/>
                            <w:color w:val="000000"/>
                            <w:sz w:val="16"/>
                            <w:szCs w:val="16"/>
                            <w:lang w:val="en-US" w:eastAsia="fr-FR"/>
                          </w:rPr>
                        </w:rPrChange>
                      </w:rPr>
                      <w:t>toDate</w:t>
                    </w:r>
                    <w:proofErr w:type="spellEnd"/>
                    <w:r w:rsidRPr="004D7EE5">
                      <w:rPr>
                        <w:rFonts w:ascii="Consolas" w:eastAsia="Times New Roman" w:hAnsi="Consolas" w:cs="Consolas"/>
                        <w:b/>
                        <w:bCs/>
                        <w:color w:val="000080"/>
                        <w:sz w:val="19"/>
                        <w:szCs w:val="19"/>
                        <w:lang w:val="en-US" w:eastAsia="fr-FR"/>
                        <w:rPrChange w:id="2809"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810"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b/>
                        <w:bCs/>
                        <w:color w:val="000080"/>
                        <w:sz w:val="19"/>
                        <w:szCs w:val="19"/>
                        <w:lang w:val="en-US" w:eastAsia="fr-FR"/>
                        <w:rPrChange w:id="2811"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12" w:author="ghislain.aine" w:date="2015-11-04T17:30:00Z">
                          <w:rPr>
                            <w:rFonts w:ascii="Courier New" w:eastAsia="Times New Roman" w:hAnsi="Courier New" w:cs="Courier New"/>
                            <w:color w:val="000000"/>
                            <w:sz w:val="16"/>
                            <w:szCs w:val="16"/>
                            <w:lang w:val="en-US" w:eastAsia="fr-FR"/>
                          </w:rPr>
                        </w:rPrChange>
                      </w:rPr>
                      <w:t>__DATE__</w:t>
                    </w:r>
                    <w:r w:rsidRPr="004D7EE5">
                      <w:rPr>
                        <w:rFonts w:ascii="Consolas" w:eastAsia="Times New Roman" w:hAnsi="Consolas" w:cs="Consolas"/>
                        <w:b/>
                        <w:bCs/>
                        <w:color w:val="000080"/>
                        <w:sz w:val="19"/>
                        <w:szCs w:val="19"/>
                        <w:lang w:val="en-US" w:eastAsia="fr-FR"/>
                        <w:rPrChange w:id="2813"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14" w:author="ghislain.aine" w:date="2015-11-04T17:30:00Z">
                          <w:rPr>
                            <w:rFonts w:ascii="Courier New" w:eastAsia="Times New Roman" w:hAnsi="Courier New" w:cs="Courier New"/>
                            <w:color w:val="000000"/>
                            <w:sz w:val="16"/>
                            <w:szCs w:val="16"/>
                            <w:lang w:val="en-US" w:eastAsia="fr-FR"/>
                          </w:rPr>
                        </w:rPrChange>
                      </w:rPr>
                      <w:t>simplified</w:t>
                    </w:r>
                    <w:r w:rsidRPr="004D7EE5">
                      <w:rPr>
                        <w:rFonts w:ascii="Consolas" w:eastAsia="Times New Roman" w:hAnsi="Consolas" w:cs="Consolas"/>
                        <w:b/>
                        <w:bCs/>
                        <w:color w:val="000080"/>
                        <w:sz w:val="19"/>
                        <w:szCs w:val="19"/>
                        <w:lang w:val="en-US" w:eastAsia="fr-FR"/>
                        <w:rPrChange w:id="2815"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16" w:author="ghislain.aine" w:date="2015-11-04T17:30:00Z">
                          <w:rPr>
                            <w:rFonts w:ascii="Courier New" w:eastAsia="Times New Roman" w:hAnsi="Courier New" w:cs="Courier New"/>
                            <w:color w:val="000000"/>
                            <w:sz w:val="16"/>
                            <w:szCs w:val="16"/>
                            <w:lang w:val="en-US" w:eastAsia="fr-FR"/>
                          </w:rPr>
                        </w:rPrChange>
                      </w:rPr>
                      <w:t xml:space="preserve"> QLatin1String</w:t>
                    </w:r>
                    <w:r w:rsidRPr="004D7EE5">
                      <w:rPr>
                        <w:rFonts w:ascii="Consolas" w:eastAsia="Times New Roman" w:hAnsi="Consolas" w:cs="Consolas"/>
                        <w:b/>
                        <w:bCs/>
                        <w:color w:val="000080"/>
                        <w:sz w:val="19"/>
                        <w:szCs w:val="19"/>
                        <w:lang w:val="en-US" w:eastAsia="fr-FR"/>
                        <w:rPrChange w:id="2817"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808080"/>
                        <w:sz w:val="19"/>
                        <w:szCs w:val="19"/>
                        <w:lang w:val="en-US" w:eastAsia="fr-FR"/>
                        <w:rPrChange w:id="2818" w:author="ghislain.aine" w:date="2015-11-04T17:30:00Z">
                          <w:rPr>
                            <w:rFonts w:ascii="Courier New" w:eastAsia="Times New Roman" w:hAnsi="Courier New" w:cs="Courier New"/>
                            <w:color w:val="808080"/>
                            <w:sz w:val="16"/>
                            <w:szCs w:val="16"/>
                            <w:lang w:val="en-US" w:eastAsia="fr-FR"/>
                          </w:rPr>
                        </w:rPrChange>
                      </w:rPr>
                      <w:t xml:space="preserve">"MMM d </w:t>
                    </w:r>
                    <w:proofErr w:type="spellStart"/>
                    <w:r w:rsidRPr="004D7EE5">
                      <w:rPr>
                        <w:rFonts w:ascii="Consolas" w:eastAsia="Times New Roman" w:hAnsi="Consolas" w:cs="Consolas"/>
                        <w:color w:val="808080"/>
                        <w:sz w:val="19"/>
                        <w:szCs w:val="19"/>
                        <w:lang w:val="en-US" w:eastAsia="fr-FR"/>
                        <w:rPrChange w:id="2819" w:author="ghislain.aine" w:date="2015-11-04T17:30:00Z">
                          <w:rPr>
                            <w:rFonts w:ascii="Courier New" w:eastAsia="Times New Roman" w:hAnsi="Courier New" w:cs="Courier New"/>
                            <w:color w:val="808080"/>
                            <w:sz w:val="16"/>
                            <w:szCs w:val="16"/>
                            <w:lang w:val="en-US" w:eastAsia="fr-FR"/>
                          </w:rPr>
                        </w:rPrChange>
                      </w:rPr>
                      <w:t>yyyy</w:t>
                    </w:r>
                    <w:proofErr w:type="spellEnd"/>
                    <w:r w:rsidRPr="004D7EE5">
                      <w:rPr>
                        <w:rFonts w:ascii="Consolas" w:eastAsia="Times New Roman" w:hAnsi="Consolas" w:cs="Consolas"/>
                        <w:color w:val="808080"/>
                        <w:sz w:val="19"/>
                        <w:szCs w:val="19"/>
                        <w:lang w:val="en-US" w:eastAsia="fr-FR"/>
                        <w:rPrChange w:id="2820" w:author="ghislain.aine" w:date="2015-11-04T17:30:00Z">
                          <w:rPr>
                            <w:rFonts w:ascii="Courier New" w:eastAsia="Times New Roman" w:hAnsi="Courier New" w:cs="Courier New"/>
                            <w:color w:val="808080"/>
                            <w:sz w:val="16"/>
                            <w:szCs w:val="16"/>
                            <w:lang w:val="en-US" w:eastAsia="fr-FR"/>
                          </w:rPr>
                        </w:rPrChange>
                      </w:rPr>
                      <w:t>"</w:t>
                    </w:r>
                    <w:r w:rsidRPr="004D7EE5">
                      <w:rPr>
                        <w:rFonts w:ascii="Consolas" w:eastAsia="Times New Roman" w:hAnsi="Consolas" w:cs="Consolas"/>
                        <w:b/>
                        <w:bCs/>
                        <w:color w:val="000080"/>
                        <w:sz w:val="19"/>
                        <w:szCs w:val="19"/>
                        <w:lang w:val="en-US" w:eastAsia="fr-FR"/>
                        <w:rPrChange w:id="2821"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22"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8000"/>
                      <w:sz w:val="19"/>
                      <w:szCs w:val="19"/>
                      <w:lang w:eastAsia="fr-FR"/>
                      <w:rPrChange w:id="2823" w:author="ghislain.aine" w:date="2015-11-04T17:30:00Z">
                        <w:rPr>
                          <w:rFonts w:ascii="Courier New" w:eastAsia="Times New Roman" w:hAnsi="Courier New" w:cs="Courier New"/>
                          <w:color w:val="008000"/>
                          <w:sz w:val="16"/>
                          <w:szCs w:val="16"/>
                          <w:lang w:eastAsia="fr-FR"/>
                        </w:rPr>
                      </w:rPrChange>
                    </w:rPr>
                  </w:pPr>
                  <w:moveTo w:id="2824" w:author="ghislain.aine" w:date="2015-10-30T10:26:00Z">
                    <w:r w:rsidRPr="004D7EE5">
                      <w:rPr>
                        <w:rFonts w:ascii="Consolas" w:eastAsia="Times New Roman" w:hAnsi="Consolas" w:cs="Consolas"/>
                        <w:color w:val="000000"/>
                        <w:sz w:val="19"/>
                        <w:szCs w:val="19"/>
                        <w:lang w:val="en-US" w:eastAsia="fr-FR"/>
                        <w:rPrChange w:id="2825"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00"/>
                        <w:sz w:val="19"/>
                        <w:szCs w:val="19"/>
                        <w:lang w:eastAsia="fr-FR"/>
                        <w:rPrChange w:id="2826" w:author="ghislain.aine" w:date="2015-11-04T17:30:00Z">
                          <w:rPr>
                            <w:rFonts w:ascii="Courier New" w:eastAsia="Times New Roman" w:hAnsi="Courier New" w:cs="Courier New"/>
                            <w:color w:val="008000"/>
                            <w:sz w:val="16"/>
                            <w:szCs w:val="16"/>
                            <w:lang w:eastAsia="fr-FR"/>
                          </w:rPr>
                        </w:rPrChange>
                      </w:rPr>
                      <w:t>//</w:t>
                    </w:r>
                    <w:proofErr w:type="spellStart"/>
                    <w:r w:rsidRPr="004D7EE5">
                      <w:rPr>
                        <w:rFonts w:ascii="Consolas" w:eastAsia="Times New Roman" w:hAnsi="Consolas" w:cs="Consolas"/>
                        <w:color w:val="008000"/>
                        <w:sz w:val="19"/>
                        <w:szCs w:val="19"/>
                        <w:lang w:eastAsia="fr-FR"/>
                        <w:rPrChange w:id="2827" w:author="ghislain.aine" w:date="2015-11-04T17:30:00Z">
                          <w:rPr>
                            <w:rFonts w:ascii="Courier New" w:eastAsia="Times New Roman" w:hAnsi="Courier New" w:cs="Courier New"/>
                            <w:color w:val="008000"/>
                            <w:sz w:val="16"/>
                            <w:szCs w:val="16"/>
                            <w:lang w:eastAsia="fr-FR"/>
                          </w:rPr>
                        </w:rPrChange>
                      </w:rPr>
                      <w:t>recup</w:t>
                    </w:r>
                    <w:proofErr w:type="spellEnd"/>
                    <w:r w:rsidRPr="004D7EE5">
                      <w:rPr>
                        <w:rFonts w:ascii="Consolas" w:eastAsia="Times New Roman" w:hAnsi="Consolas" w:cs="Consolas"/>
                        <w:color w:val="008000"/>
                        <w:sz w:val="19"/>
                        <w:szCs w:val="19"/>
                        <w:lang w:eastAsia="fr-FR"/>
                        <w:rPrChange w:id="2828" w:author="ghislain.aine" w:date="2015-11-04T17:30:00Z">
                          <w:rPr>
                            <w:rFonts w:ascii="Courier New" w:eastAsia="Times New Roman" w:hAnsi="Courier New" w:cs="Courier New"/>
                            <w:color w:val="008000"/>
                            <w:sz w:val="16"/>
                            <w:szCs w:val="16"/>
                            <w:lang w:eastAsia="fr-FR"/>
                          </w:rPr>
                        </w:rPrChange>
                      </w:rPr>
                      <w:t xml:space="preserve"> de l'heure à partir de __TIME__</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29" w:author="ghislain.aine" w:date="2015-11-04T17:30:00Z">
                        <w:rPr>
                          <w:rFonts w:ascii="Courier New" w:eastAsia="Times New Roman" w:hAnsi="Courier New" w:cs="Courier New"/>
                          <w:color w:val="000000"/>
                          <w:sz w:val="16"/>
                          <w:szCs w:val="16"/>
                          <w:lang w:val="en-US" w:eastAsia="fr-FR"/>
                        </w:rPr>
                      </w:rPrChange>
                    </w:rPr>
                  </w:pPr>
                  <w:moveTo w:id="2830" w:author="ghislain.aine" w:date="2015-10-30T10:26:00Z">
                    <w:r w:rsidRPr="004D7EE5">
                      <w:rPr>
                        <w:rFonts w:ascii="Consolas" w:eastAsia="Times New Roman" w:hAnsi="Consolas" w:cs="Consolas"/>
                        <w:color w:val="000000"/>
                        <w:sz w:val="19"/>
                        <w:szCs w:val="19"/>
                        <w:lang w:eastAsia="fr-FR"/>
                        <w:rPrChange w:id="2831"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4D7EE5">
                      <w:rPr>
                        <w:rFonts w:ascii="Consolas" w:eastAsia="Times New Roman" w:hAnsi="Consolas" w:cs="Consolas"/>
                        <w:color w:val="000000"/>
                        <w:sz w:val="19"/>
                        <w:szCs w:val="19"/>
                        <w:lang w:val="en-US" w:eastAsia="fr-FR"/>
                        <w:rPrChange w:id="2832" w:author="ghislain.aine" w:date="2015-11-04T17:30:00Z">
                          <w:rPr>
                            <w:rFonts w:ascii="Courier New" w:eastAsia="Times New Roman" w:hAnsi="Courier New" w:cs="Courier New"/>
                            <w:color w:val="000000"/>
                            <w:sz w:val="16"/>
                            <w:szCs w:val="16"/>
                            <w:lang w:val="en-US" w:eastAsia="fr-FR"/>
                          </w:rPr>
                        </w:rPrChange>
                      </w:rPr>
                      <w:t>QString</w:t>
                    </w:r>
                    <w:proofErr w:type="spellEnd"/>
                    <w:r w:rsidRPr="004D7EE5">
                      <w:rPr>
                        <w:rFonts w:ascii="Consolas" w:eastAsia="Times New Roman" w:hAnsi="Consolas" w:cs="Consolas"/>
                        <w:color w:val="000000"/>
                        <w:sz w:val="19"/>
                        <w:szCs w:val="19"/>
                        <w:lang w:val="en-US" w:eastAsia="fr-FR"/>
                        <w:rPrChange w:id="283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834" w:author="ghislain.aine" w:date="2015-11-04T17:30:00Z">
                          <w:rPr>
                            <w:rFonts w:ascii="Courier New" w:eastAsia="Times New Roman" w:hAnsi="Courier New" w:cs="Courier New"/>
                            <w:color w:val="000000"/>
                            <w:sz w:val="16"/>
                            <w:szCs w:val="16"/>
                            <w:lang w:val="en-US" w:eastAsia="fr-FR"/>
                          </w:rPr>
                        </w:rPrChange>
                      </w:rPr>
                      <w:t>strTime</w:t>
                    </w:r>
                    <w:proofErr w:type="spellEnd"/>
                    <w:r w:rsidRPr="004D7EE5">
                      <w:rPr>
                        <w:rFonts w:ascii="Consolas" w:eastAsia="Times New Roman" w:hAnsi="Consolas" w:cs="Consolas"/>
                        <w:color w:val="000000"/>
                        <w:sz w:val="19"/>
                        <w:szCs w:val="19"/>
                        <w:lang w:val="en-US" w:eastAsia="fr-FR"/>
                        <w:rPrChange w:id="2835"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80"/>
                        <w:sz w:val="19"/>
                        <w:szCs w:val="19"/>
                        <w:lang w:val="en-US" w:eastAsia="fr-FR"/>
                        <w:rPrChange w:id="2836"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37" w:author="ghislain.aine" w:date="2015-11-04T17:30:00Z">
                          <w:rPr>
                            <w:rFonts w:ascii="Courier New" w:eastAsia="Times New Roman" w:hAnsi="Courier New" w:cs="Courier New"/>
                            <w:color w:val="000000"/>
                            <w:sz w:val="16"/>
                            <w:szCs w:val="16"/>
                            <w:lang w:val="en-US" w:eastAsia="fr-FR"/>
                          </w:rPr>
                        </w:rPrChange>
                      </w:rPr>
                      <w:t xml:space="preserve"> __TIME__</w:t>
                    </w:r>
                    <w:r w:rsidRPr="004D7EE5">
                      <w:rPr>
                        <w:rFonts w:ascii="Consolas" w:eastAsia="Times New Roman" w:hAnsi="Consolas" w:cs="Consolas"/>
                        <w:b/>
                        <w:bCs/>
                        <w:color w:val="000080"/>
                        <w:sz w:val="19"/>
                        <w:szCs w:val="19"/>
                        <w:lang w:val="en-US" w:eastAsia="fr-FR"/>
                        <w:rPrChange w:id="283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39" w:author="ghislain.aine" w:date="2015-11-04T17:30:00Z">
                        <w:rPr>
                          <w:rFonts w:ascii="Courier New" w:eastAsia="Times New Roman" w:hAnsi="Courier New" w:cs="Courier New"/>
                          <w:color w:val="000000"/>
                          <w:sz w:val="16"/>
                          <w:szCs w:val="16"/>
                          <w:lang w:val="en-US" w:eastAsia="fr-FR"/>
                        </w:rPr>
                      </w:rPrChange>
                    </w:rPr>
                  </w:pPr>
                  <w:moveTo w:id="2840" w:author="ghislain.aine" w:date="2015-10-30T10:26:00Z">
                    <w:r w:rsidRPr="004D7EE5">
                      <w:rPr>
                        <w:rFonts w:ascii="Consolas" w:eastAsia="Times New Roman" w:hAnsi="Consolas" w:cs="Consolas"/>
                        <w:color w:val="000000"/>
                        <w:sz w:val="19"/>
                        <w:szCs w:val="19"/>
                        <w:lang w:val="en-US" w:eastAsia="fr-FR"/>
                        <w:rPrChange w:id="2841"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842" w:author="ghislain.aine" w:date="2015-11-04T17:30:00Z">
                          <w:rPr>
                            <w:rFonts w:ascii="Courier New" w:eastAsia="Times New Roman" w:hAnsi="Courier New" w:cs="Courier New"/>
                            <w:color w:val="000000"/>
                            <w:sz w:val="16"/>
                            <w:szCs w:val="16"/>
                            <w:lang w:val="en-US" w:eastAsia="fr-FR"/>
                          </w:rPr>
                        </w:rPrChange>
                      </w:rPr>
                      <w:t>QTime</w:t>
                    </w:r>
                    <w:proofErr w:type="spellEnd"/>
                    <w:r w:rsidRPr="004D7EE5">
                      <w:rPr>
                        <w:rFonts w:ascii="Consolas" w:eastAsia="Times New Roman" w:hAnsi="Consolas" w:cs="Consolas"/>
                        <w:color w:val="000000"/>
                        <w:sz w:val="19"/>
                        <w:szCs w:val="19"/>
                        <w:lang w:val="en-US" w:eastAsia="fr-FR"/>
                        <w:rPrChange w:id="2843" w:author="ghislain.aine" w:date="2015-11-04T17:30:00Z">
                          <w:rPr>
                            <w:rFonts w:ascii="Courier New" w:eastAsia="Times New Roman" w:hAnsi="Courier New" w:cs="Courier New"/>
                            <w:color w:val="000000"/>
                            <w:sz w:val="16"/>
                            <w:szCs w:val="16"/>
                            <w:lang w:val="en-US" w:eastAsia="fr-FR"/>
                          </w:rPr>
                        </w:rPrChange>
                      </w:rPr>
                      <w:t xml:space="preserve"> time </w:t>
                    </w:r>
                    <w:r w:rsidRPr="004D7EE5">
                      <w:rPr>
                        <w:rFonts w:ascii="Consolas" w:eastAsia="Times New Roman" w:hAnsi="Consolas" w:cs="Consolas"/>
                        <w:b/>
                        <w:bCs/>
                        <w:color w:val="000080"/>
                        <w:sz w:val="19"/>
                        <w:szCs w:val="19"/>
                        <w:lang w:val="en-US" w:eastAsia="fr-FR"/>
                        <w:rPrChange w:id="2844"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45"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846" w:author="ghislain.aine" w:date="2015-11-04T17:30:00Z">
                          <w:rPr>
                            <w:rFonts w:ascii="Courier New" w:eastAsia="Times New Roman" w:hAnsi="Courier New" w:cs="Courier New"/>
                            <w:color w:val="000000"/>
                            <w:sz w:val="16"/>
                            <w:szCs w:val="16"/>
                            <w:lang w:val="en-US" w:eastAsia="fr-FR"/>
                          </w:rPr>
                        </w:rPrChange>
                      </w:rPr>
                      <w:t>time</w:t>
                    </w:r>
                    <w:r w:rsidRPr="004D7EE5">
                      <w:rPr>
                        <w:rFonts w:ascii="Consolas" w:eastAsia="Times New Roman" w:hAnsi="Consolas" w:cs="Consolas"/>
                        <w:b/>
                        <w:bCs/>
                        <w:color w:val="000080"/>
                        <w:sz w:val="19"/>
                        <w:szCs w:val="19"/>
                        <w:lang w:val="en-US" w:eastAsia="fr-FR"/>
                        <w:rPrChange w:id="2847"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48" w:author="ghislain.aine" w:date="2015-11-04T17:30:00Z">
                          <w:rPr>
                            <w:rFonts w:ascii="Courier New" w:eastAsia="Times New Roman" w:hAnsi="Courier New" w:cs="Courier New"/>
                            <w:color w:val="000000"/>
                            <w:sz w:val="16"/>
                            <w:szCs w:val="16"/>
                            <w:lang w:val="en-US" w:eastAsia="fr-FR"/>
                          </w:rPr>
                        </w:rPrChange>
                      </w:rPr>
                      <w:t>fromString</w:t>
                    </w:r>
                    <w:proofErr w:type="spellEnd"/>
                    <w:r w:rsidRPr="004D7EE5">
                      <w:rPr>
                        <w:rFonts w:ascii="Consolas" w:eastAsia="Times New Roman" w:hAnsi="Consolas" w:cs="Consolas"/>
                        <w:b/>
                        <w:bCs/>
                        <w:color w:val="000080"/>
                        <w:sz w:val="19"/>
                        <w:szCs w:val="19"/>
                        <w:lang w:val="en-US" w:eastAsia="fr-FR"/>
                        <w:rPrChange w:id="2849" w:author="ghislain.aine" w:date="2015-11-04T17:30:00Z">
                          <w:rPr>
                            <w:rFonts w:ascii="Courier New" w:eastAsia="Times New Roman" w:hAnsi="Courier New" w:cs="Courier New"/>
                            <w:b/>
                            <w:bCs/>
                            <w:color w:val="000080"/>
                            <w:sz w:val="16"/>
                            <w:szCs w:val="16"/>
                            <w:lang w:val="en-US" w:eastAsia="fr-FR"/>
                          </w:rPr>
                        </w:rPrChange>
                      </w:rPr>
                      <w:t>(</w:t>
                    </w:r>
                    <w:proofErr w:type="spellStart"/>
                    <w:r w:rsidRPr="004D7EE5">
                      <w:rPr>
                        <w:rFonts w:ascii="Consolas" w:eastAsia="Times New Roman" w:hAnsi="Consolas" w:cs="Consolas"/>
                        <w:color w:val="000000"/>
                        <w:sz w:val="19"/>
                        <w:szCs w:val="19"/>
                        <w:lang w:val="en-US" w:eastAsia="fr-FR"/>
                        <w:rPrChange w:id="2850" w:author="ghislain.aine" w:date="2015-11-04T17:30:00Z">
                          <w:rPr>
                            <w:rFonts w:ascii="Courier New" w:eastAsia="Times New Roman" w:hAnsi="Courier New" w:cs="Courier New"/>
                            <w:color w:val="000000"/>
                            <w:sz w:val="16"/>
                            <w:szCs w:val="16"/>
                            <w:lang w:val="en-US" w:eastAsia="fr-FR"/>
                          </w:rPr>
                        </w:rPrChange>
                      </w:rPr>
                      <w:t>strTime</w:t>
                    </w:r>
                    <w:proofErr w:type="spellEnd"/>
                    <w:r w:rsidRPr="004D7EE5">
                      <w:rPr>
                        <w:rFonts w:ascii="Consolas" w:eastAsia="Times New Roman" w:hAnsi="Consolas" w:cs="Consolas"/>
                        <w:b/>
                        <w:bCs/>
                        <w:color w:val="000080"/>
                        <w:sz w:val="19"/>
                        <w:szCs w:val="19"/>
                        <w:lang w:val="en-US" w:eastAsia="fr-FR"/>
                        <w:rPrChange w:id="2851"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52"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808080"/>
                        <w:sz w:val="19"/>
                        <w:szCs w:val="19"/>
                        <w:lang w:val="en-US" w:eastAsia="fr-FR"/>
                        <w:rPrChange w:id="2853" w:author="ghislain.aine" w:date="2015-11-04T17:30:00Z">
                          <w:rPr>
                            <w:rFonts w:ascii="Courier New" w:eastAsia="Times New Roman" w:hAnsi="Courier New" w:cs="Courier New"/>
                            <w:color w:val="808080"/>
                            <w:sz w:val="16"/>
                            <w:szCs w:val="16"/>
                            <w:lang w:val="en-US" w:eastAsia="fr-FR"/>
                          </w:rPr>
                        </w:rPrChange>
                      </w:rPr>
                      <w:t>"</w:t>
                    </w:r>
                    <w:proofErr w:type="spellStart"/>
                    <w:r w:rsidRPr="004D7EE5">
                      <w:rPr>
                        <w:rFonts w:ascii="Consolas" w:eastAsia="Times New Roman" w:hAnsi="Consolas" w:cs="Consolas"/>
                        <w:color w:val="808080"/>
                        <w:sz w:val="19"/>
                        <w:szCs w:val="19"/>
                        <w:lang w:val="en-US" w:eastAsia="fr-FR"/>
                        <w:rPrChange w:id="2854" w:author="ghislain.aine" w:date="2015-11-04T17:30:00Z">
                          <w:rPr>
                            <w:rFonts w:ascii="Courier New" w:eastAsia="Times New Roman" w:hAnsi="Courier New" w:cs="Courier New"/>
                            <w:color w:val="808080"/>
                            <w:sz w:val="16"/>
                            <w:szCs w:val="16"/>
                            <w:lang w:val="en-US" w:eastAsia="fr-FR"/>
                          </w:rPr>
                        </w:rPrChange>
                      </w:rPr>
                      <w:t>hh:mm:ss</w:t>
                    </w:r>
                    <w:proofErr w:type="spellEnd"/>
                    <w:r w:rsidRPr="004D7EE5">
                      <w:rPr>
                        <w:rFonts w:ascii="Consolas" w:eastAsia="Times New Roman" w:hAnsi="Consolas" w:cs="Consolas"/>
                        <w:color w:val="808080"/>
                        <w:sz w:val="19"/>
                        <w:szCs w:val="19"/>
                        <w:lang w:val="en-US" w:eastAsia="fr-FR"/>
                        <w:rPrChange w:id="2855" w:author="ghislain.aine" w:date="2015-11-04T17:30:00Z">
                          <w:rPr>
                            <w:rFonts w:ascii="Courier New" w:eastAsia="Times New Roman" w:hAnsi="Courier New" w:cs="Courier New"/>
                            <w:color w:val="808080"/>
                            <w:sz w:val="16"/>
                            <w:szCs w:val="16"/>
                            <w:lang w:val="en-US" w:eastAsia="fr-FR"/>
                          </w:rPr>
                        </w:rPrChange>
                      </w:rPr>
                      <w:t>"</w:t>
                    </w:r>
                    <w:r w:rsidRPr="004D7EE5">
                      <w:rPr>
                        <w:rFonts w:ascii="Consolas" w:eastAsia="Times New Roman" w:hAnsi="Consolas" w:cs="Consolas"/>
                        <w:b/>
                        <w:bCs/>
                        <w:color w:val="000080"/>
                        <w:sz w:val="19"/>
                        <w:szCs w:val="19"/>
                        <w:lang w:val="en-US" w:eastAsia="fr-FR"/>
                        <w:rPrChange w:id="2856"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57"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858" w:author="ghislain.aine" w:date="2015-11-04T17:30:00Z">
                        <w:rPr>
                          <w:rFonts w:ascii="Courier New" w:eastAsia="Times New Roman" w:hAnsi="Courier New" w:cs="Courier New"/>
                          <w:color w:val="000000"/>
                          <w:sz w:val="16"/>
                          <w:szCs w:val="16"/>
                          <w:lang w:eastAsia="fr-FR"/>
                        </w:rPr>
                      </w:rPrChange>
                    </w:rPr>
                  </w:pPr>
                  <w:moveTo w:id="2859" w:author="ghislain.aine" w:date="2015-10-30T10:26:00Z">
                    <w:r w:rsidRPr="004D7EE5">
                      <w:rPr>
                        <w:rFonts w:ascii="Consolas" w:eastAsia="Times New Roman" w:hAnsi="Consolas" w:cs="Consolas"/>
                        <w:color w:val="000000"/>
                        <w:sz w:val="19"/>
                        <w:szCs w:val="19"/>
                        <w:lang w:val="en-US" w:eastAsia="fr-FR"/>
                        <w:rPrChange w:id="2860"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eastAsia="fr-FR"/>
                        <w:rPrChange w:id="2861" w:author="ghislain.aine" w:date="2015-11-04T17:30:00Z">
                          <w:rPr>
                            <w:rFonts w:ascii="Courier New" w:eastAsia="Times New Roman" w:hAnsi="Courier New" w:cs="Courier New"/>
                            <w:color w:val="000000"/>
                            <w:sz w:val="16"/>
                            <w:szCs w:val="16"/>
                            <w:lang w:eastAsia="fr-FR"/>
                          </w:rPr>
                        </w:rPrChange>
                      </w:rPr>
                      <w:t>QDateTime</w:t>
                    </w:r>
                    <w:proofErr w:type="spellEnd"/>
                    <w:r w:rsidRPr="004D7EE5">
                      <w:rPr>
                        <w:rFonts w:ascii="Consolas" w:eastAsia="Times New Roman" w:hAnsi="Consolas" w:cs="Consolas"/>
                        <w:color w:val="000000"/>
                        <w:sz w:val="19"/>
                        <w:szCs w:val="19"/>
                        <w:lang w:eastAsia="fr-FR"/>
                        <w:rPrChange w:id="2862"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4D7EE5">
                      <w:rPr>
                        <w:rFonts w:ascii="Consolas" w:eastAsia="Times New Roman" w:hAnsi="Consolas" w:cs="Consolas"/>
                        <w:color w:val="000000"/>
                        <w:sz w:val="19"/>
                        <w:szCs w:val="19"/>
                        <w:lang w:eastAsia="fr-FR"/>
                        <w:rPrChange w:id="2863" w:author="ghislain.aine" w:date="2015-11-04T17:30:00Z">
                          <w:rPr>
                            <w:rFonts w:ascii="Courier New" w:eastAsia="Times New Roman" w:hAnsi="Courier New" w:cs="Courier New"/>
                            <w:color w:val="000000"/>
                            <w:sz w:val="16"/>
                            <w:szCs w:val="16"/>
                            <w:lang w:eastAsia="fr-FR"/>
                          </w:rPr>
                        </w:rPrChange>
                      </w:rPr>
                      <w:t>finalDateTime</w:t>
                    </w:r>
                    <w:proofErr w:type="spellEnd"/>
                    <w:r w:rsidRPr="004D7EE5">
                      <w:rPr>
                        <w:rFonts w:ascii="Consolas" w:eastAsia="Times New Roman" w:hAnsi="Consolas" w:cs="Consolas"/>
                        <w:b/>
                        <w:bCs/>
                        <w:color w:val="000080"/>
                        <w:sz w:val="19"/>
                        <w:szCs w:val="19"/>
                        <w:lang w:eastAsia="fr-FR"/>
                        <w:rPrChange w:id="2864"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RDefault="00AC30F5" w:rsidP="0013549D">
                  <w:pPr>
                    <w:shd w:val="clear" w:color="auto" w:fill="FFFFFF"/>
                    <w:jc w:val="left"/>
                    <w:rPr>
                      <w:rFonts w:ascii="Consolas" w:eastAsia="Times New Roman" w:hAnsi="Consolas" w:cs="Consolas"/>
                      <w:color w:val="008000"/>
                      <w:sz w:val="19"/>
                      <w:szCs w:val="19"/>
                      <w:lang w:eastAsia="fr-FR"/>
                      <w:rPrChange w:id="2865" w:author="ghislain.aine" w:date="2015-11-04T17:30:00Z">
                        <w:rPr>
                          <w:rFonts w:ascii="Courier New" w:eastAsia="Times New Roman" w:hAnsi="Courier New" w:cs="Courier New"/>
                          <w:color w:val="008000"/>
                          <w:sz w:val="16"/>
                          <w:szCs w:val="16"/>
                          <w:lang w:eastAsia="fr-FR"/>
                        </w:rPr>
                      </w:rPrChange>
                    </w:rPr>
                  </w:pPr>
                  <w:moveTo w:id="2866" w:author="ghislain.aine" w:date="2015-10-30T10:26:00Z">
                    <w:r w:rsidRPr="004D7EE5">
                      <w:rPr>
                        <w:rFonts w:ascii="Consolas" w:eastAsia="Times New Roman" w:hAnsi="Consolas" w:cs="Consolas"/>
                        <w:color w:val="000000"/>
                        <w:sz w:val="19"/>
                        <w:szCs w:val="19"/>
                        <w:lang w:eastAsia="fr-FR"/>
                        <w:rPrChange w:id="2867"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color w:val="008000"/>
                        <w:sz w:val="19"/>
                        <w:szCs w:val="19"/>
                        <w:lang w:eastAsia="fr-FR"/>
                        <w:rPrChange w:id="2868" w:author="ghislain.aine" w:date="2015-11-04T17:30:00Z">
                          <w:rPr>
                            <w:rFonts w:ascii="Courier New" w:eastAsia="Times New Roman" w:hAnsi="Courier New" w:cs="Courier New"/>
                            <w:color w:val="008000"/>
                            <w:sz w:val="16"/>
                            <w:szCs w:val="16"/>
                            <w:lang w:eastAsia="fr-FR"/>
                          </w:rPr>
                        </w:rPrChange>
                      </w:rPr>
                      <w:t xml:space="preserve">//set la date dans </w:t>
                    </w:r>
                    <w:proofErr w:type="spellStart"/>
                    <w:r w:rsidRPr="004D7EE5">
                      <w:rPr>
                        <w:rFonts w:ascii="Consolas" w:eastAsia="Times New Roman" w:hAnsi="Consolas" w:cs="Consolas"/>
                        <w:color w:val="008000"/>
                        <w:sz w:val="19"/>
                        <w:szCs w:val="19"/>
                        <w:lang w:eastAsia="fr-FR"/>
                        <w:rPrChange w:id="2869" w:author="ghislain.aine" w:date="2015-11-04T17:30:00Z">
                          <w:rPr>
                            <w:rFonts w:ascii="Courier New" w:eastAsia="Times New Roman" w:hAnsi="Courier New" w:cs="Courier New"/>
                            <w:color w:val="008000"/>
                            <w:sz w:val="16"/>
                            <w:szCs w:val="16"/>
                            <w:lang w:eastAsia="fr-FR"/>
                          </w:rPr>
                        </w:rPrChange>
                      </w:rPr>
                      <w:t>QDateTime</w:t>
                    </w:r>
                  </w:moveTo>
                  <w:proofErr w:type="spellEnd"/>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70" w:author="ghislain.aine" w:date="2015-11-04T17:30:00Z">
                        <w:rPr>
                          <w:rFonts w:ascii="Courier New" w:eastAsia="Times New Roman" w:hAnsi="Courier New" w:cs="Courier New"/>
                          <w:color w:val="000000"/>
                          <w:sz w:val="16"/>
                          <w:szCs w:val="16"/>
                          <w:lang w:val="en-US" w:eastAsia="fr-FR"/>
                        </w:rPr>
                      </w:rPrChange>
                    </w:rPr>
                  </w:pPr>
                  <w:moveTo w:id="2871" w:author="ghislain.aine" w:date="2015-10-30T10:26:00Z">
                    <w:r w:rsidRPr="004D7EE5">
                      <w:rPr>
                        <w:rFonts w:ascii="Consolas" w:eastAsia="Times New Roman" w:hAnsi="Consolas" w:cs="Consolas"/>
                        <w:color w:val="000000"/>
                        <w:sz w:val="19"/>
                        <w:szCs w:val="19"/>
                        <w:lang w:eastAsia="fr-FR"/>
                        <w:rPrChange w:id="2872"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4D7EE5">
                      <w:rPr>
                        <w:rFonts w:ascii="Consolas" w:eastAsia="Times New Roman" w:hAnsi="Consolas" w:cs="Consolas"/>
                        <w:color w:val="000000"/>
                        <w:sz w:val="19"/>
                        <w:szCs w:val="19"/>
                        <w:lang w:val="en-US" w:eastAsia="fr-FR"/>
                        <w:rPrChange w:id="2873" w:author="ghislain.aine" w:date="2015-11-04T17:30:00Z">
                          <w:rPr>
                            <w:rFonts w:ascii="Courier New" w:eastAsia="Times New Roman" w:hAnsi="Courier New" w:cs="Courier New"/>
                            <w:color w:val="000000"/>
                            <w:sz w:val="16"/>
                            <w:szCs w:val="16"/>
                            <w:lang w:val="en-US" w:eastAsia="fr-FR"/>
                          </w:rPr>
                        </w:rPrChange>
                      </w:rPr>
                      <w:t>finalDateTime</w:t>
                    </w:r>
                    <w:r w:rsidRPr="004D7EE5">
                      <w:rPr>
                        <w:rFonts w:ascii="Consolas" w:eastAsia="Times New Roman" w:hAnsi="Consolas" w:cs="Consolas"/>
                        <w:b/>
                        <w:bCs/>
                        <w:color w:val="000080"/>
                        <w:sz w:val="19"/>
                        <w:szCs w:val="19"/>
                        <w:lang w:val="en-US" w:eastAsia="fr-FR"/>
                        <w:rPrChange w:id="2874"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75" w:author="ghislain.aine" w:date="2015-11-04T17:30:00Z">
                          <w:rPr>
                            <w:rFonts w:ascii="Courier New" w:eastAsia="Times New Roman" w:hAnsi="Courier New" w:cs="Courier New"/>
                            <w:color w:val="000000"/>
                            <w:sz w:val="16"/>
                            <w:szCs w:val="16"/>
                            <w:lang w:val="en-US" w:eastAsia="fr-FR"/>
                          </w:rPr>
                        </w:rPrChange>
                      </w:rPr>
                      <w:t>setDate</w:t>
                    </w:r>
                    <w:proofErr w:type="spellEnd"/>
                    <w:r w:rsidRPr="004D7EE5">
                      <w:rPr>
                        <w:rFonts w:ascii="Consolas" w:eastAsia="Times New Roman" w:hAnsi="Consolas" w:cs="Consolas"/>
                        <w:b/>
                        <w:bCs/>
                        <w:color w:val="000080"/>
                        <w:sz w:val="19"/>
                        <w:szCs w:val="19"/>
                        <w:lang w:val="en-US" w:eastAsia="fr-FR"/>
                        <w:rPrChange w:id="2876"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77" w:author="ghislain.aine" w:date="2015-11-04T17:30:00Z">
                          <w:rPr>
                            <w:rFonts w:ascii="Courier New" w:eastAsia="Times New Roman" w:hAnsi="Courier New" w:cs="Courier New"/>
                            <w:color w:val="000000"/>
                            <w:sz w:val="16"/>
                            <w:szCs w:val="16"/>
                            <w:lang w:val="en-US" w:eastAsia="fr-FR"/>
                          </w:rPr>
                        </w:rPrChange>
                      </w:rPr>
                      <w:t>date</w:t>
                    </w:r>
                    <w:r w:rsidRPr="004D7EE5">
                      <w:rPr>
                        <w:rFonts w:ascii="Consolas" w:eastAsia="Times New Roman" w:hAnsi="Consolas" w:cs="Consolas"/>
                        <w:b/>
                        <w:bCs/>
                        <w:color w:val="000080"/>
                        <w:sz w:val="19"/>
                        <w:szCs w:val="19"/>
                        <w:lang w:val="en-US" w:eastAsia="fr-FR"/>
                        <w:rPrChange w:id="2878"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8000"/>
                      <w:sz w:val="19"/>
                      <w:szCs w:val="19"/>
                      <w:lang w:val="en-US" w:eastAsia="fr-FR"/>
                      <w:rPrChange w:id="2879" w:author="ghislain.aine" w:date="2015-11-04T17:30:00Z">
                        <w:rPr>
                          <w:rFonts w:ascii="Courier New" w:eastAsia="Times New Roman" w:hAnsi="Courier New" w:cs="Courier New"/>
                          <w:color w:val="008000"/>
                          <w:sz w:val="16"/>
                          <w:szCs w:val="16"/>
                          <w:lang w:val="en-US" w:eastAsia="fr-FR"/>
                        </w:rPr>
                      </w:rPrChange>
                    </w:rPr>
                  </w:pPr>
                  <w:moveTo w:id="2880" w:author="ghislain.aine" w:date="2015-10-30T10:26:00Z">
                    <w:r w:rsidRPr="004D7EE5">
                      <w:rPr>
                        <w:rFonts w:ascii="Consolas" w:eastAsia="Times New Roman" w:hAnsi="Consolas" w:cs="Consolas"/>
                        <w:color w:val="000000"/>
                        <w:sz w:val="19"/>
                        <w:szCs w:val="19"/>
                        <w:lang w:val="en-US" w:eastAsia="fr-FR"/>
                        <w:rPrChange w:id="2881"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color w:val="008000"/>
                        <w:sz w:val="19"/>
                        <w:szCs w:val="19"/>
                        <w:lang w:val="en-US" w:eastAsia="fr-FR"/>
                        <w:rPrChange w:id="2882" w:author="ghislain.aine" w:date="2015-11-04T17:30:00Z">
                          <w:rPr>
                            <w:rFonts w:ascii="Courier New" w:eastAsia="Times New Roman" w:hAnsi="Courier New" w:cs="Courier New"/>
                            <w:color w:val="008000"/>
                            <w:sz w:val="16"/>
                            <w:szCs w:val="16"/>
                            <w:lang w:val="en-US" w:eastAsia="fr-FR"/>
                          </w:rPr>
                        </w:rPrChange>
                      </w:rPr>
                      <w:t xml:space="preserve">//set le time </w:t>
                    </w:r>
                    <w:proofErr w:type="spellStart"/>
                    <w:r w:rsidRPr="004D7EE5">
                      <w:rPr>
                        <w:rFonts w:ascii="Consolas" w:eastAsia="Times New Roman" w:hAnsi="Consolas" w:cs="Consolas"/>
                        <w:color w:val="008000"/>
                        <w:sz w:val="19"/>
                        <w:szCs w:val="19"/>
                        <w:lang w:val="en-US" w:eastAsia="fr-FR"/>
                        <w:rPrChange w:id="2883" w:author="ghislain.aine" w:date="2015-11-04T17:30:00Z">
                          <w:rPr>
                            <w:rFonts w:ascii="Courier New" w:eastAsia="Times New Roman" w:hAnsi="Courier New" w:cs="Courier New"/>
                            <w:color w:val="008000"/>
                            <w:sz w:val="16"/>
                            <w:szCs w:val="16"/>
                            <w:lang w:val="en-US" w:eastAsia="fr-FR"/>
                          </w:rPr>
                        </w:rPrChange>
                      </w:rPr>
                      <w:t>dans</w:t>
                    </w:r>
                    <w:proofErr w:type="spellEnd"/>
                    <w:r w:rsidRPr="004D7EE5">
                      <w:rPr>
                        <w:rFonts w:ascii="Consolas" w:eastAsia="Times New Roman" w:hAnsi="Consolas" w:cs="Consolas"/>
                        <w:color w:val="008000"/>
                        <w:sz w:val="19"/>
                        <w:szCs w:val="19"/>
                        <w:lang w:val="en-US" w:eastAsia="fr-FR"/>
                        <w:rPrChange w:id="2884" w:author="ghislain.aine" w:date="2015-11-04T17:30:00Z">
                          <w:rPr>
                            <w:rFonts w:ascii="Courier New" w:eastAsia="Times New Roman" w:hAnsi="Courier New" w:cs="Courier New"/>
                            <w:color w:val="008000"/>
                            <w:sz w:val="16"/>
                            <w:szCs w:val="16"/>
                            <w:lang w:val="en-US" w:eastAsia="fr-FR"/>
                          </w:rPr>
                        </w:rPrChange>
                      </w:rPr>
                      <w:t xml:space="preserve"> </w:t>
                    </w:r>
                    <w:proofErr w:type="spellStart"/>
                    <w:r w:rsidRPr="004D7EE5">
                      <w:rPr>
                        <w:rFonts w:ascii="Consolas" w:eastAsia="Times New Roman" w:hAnsi="Consolas" w:cs="Consolas"/>
                        <w:color w:val="008000"/>
                        <w:sz w:val="19"/>
                        <w:szCs w:val="19"/>
                        <w:lang w:val="en-US" w:eastAsia="fr-FR"/>
                        <w:rPrChange w:id="2885" w:author="ghislain.aine" w:date="2015-11-04T17:30:00Z">
                          <w:rPr>
                            <w:rFonts w:ascii="Courier New" w:eastAsia="Times New Roman" w:hAnsi="Courier New" w:cs="Courier New"/>
                            <w:color w:val="008000"/>
                            <w:sz w:val="16"/>
                            <w:szCs w:val="16"/>
                            <w:lang w:val="en-US" w:eastAsia="fr-FR"/>
                          </w:rPr>
                        </w:rPrChange>
                      </w:rPr>
                      <w:t>QDateTime</w:t>
                    </w:r>
                  </w:moveTo>
                  <w:proofErr w:type="spellEnd"/>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86" w:author="ghislain.aine" w:date="2015-11-04T17:30:00Z">
                        <w:rPr>
                          <w:rFonts w:ascii="Courier New" w:eastAsia="Times New Roman" w:hAnsi="Courier New" w:cs="Courier New"/>
                          <w:color w:val="000000"/>
                          <w:sz w:val="16"/>
                          <w:szCs w:val="16"/>
                          <w:lang w:val="en-US" w:eastAsia="fr-FR"/>
                        </w:rPr>
                      </w:rPrChange>
                    </w:rPr>
                  </w:pPr>
                  <w:moveTo w:id="2887" w:author="ghislain.aine" w:date="2015-10-30T10:26:00Z">
                    <w:r w:rsidRPr="004D7EE5">
                      <w:rPr>
                        <w:rFonts w:ascii="Consolas" w:eastAsia="Times New Roman" w:hAnsi="Consolas" w:cs="Consolas"/>
                        <w:color w:val="000000"/>
                        <w:sz w:val="19"/>
                        <w:szCs w:val="19"/>
                        <w:lang w:val="en-US" w:eastAsia="fr-FR"/>
                        <w:rPrChange w:id="2888"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4D7EE5">
                      <w:rPr>
                        <w:rFonts w:ascii="Consolas" w:eastAsia="Times New Roman" w:hAnsi="Consolas" w:cs="Consolas"/>
                        <w:color w:val="000000"/>
                        <w:sz w:val="19"/>
                        <w:szCs w:val="19"/>
                        <w:lang w:val="en-US" w:eastAsia="fr-FR"/>
                        <w:rPrChange w:id="2889" w:author="ghislain.aine" w:date="2015-11-04T17:30:00Z">
                          <w:rPr>
                            <w:rFonts w:ascii="Courier New" w:eastAsia="Times New Roman" w:hAnsi="Courier New" w:cs="Courier New"/>
                            <w:color w:val="000000"/>
                            <w:sz w:val="16"/>
                            <w:szCs w:val="16"/>
                            <w:lang w:val="en-US" w:eastAsia="fr-FR"/>
                          </w:rPr>
                        </w:rPrChange>
                      </w:rPr>
                      <w:t>finalDateTime</w:t>
                    </w:r>
                    <w:r w:rsidRPr="004D7EE5">
                      <w:rPr>
                        <w:rFonts w:ascii="Consolas" w:eastAsia="Times New Roman" w:hAnsi="Consolas" w:cs="Consolas"/>
                        <w:b/>
                        <w:bCs/>
                        <w:color w:val="000080"/>
                        <w:sz w:val="19"/>
                        <w:szCs w:val="19"/>
                        <w:lang w:val="en-US" w:eastAsia="fr-FR"/>
                        <w:rPrChange w:id="2890"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91" w:author="ghislain.aine" w:date="2015-11-04T17:30:00Z">
                          <w:rPr>
                            <w:rFonts w:ascii="Courier New" w:eastAsia="Times New Roman" w:hAnsi="Courier New" w:cs="Courier New"/>
                            <w:color w:val="000000"/>
                            <w:sz w:val="16"/>
                            <w:szCs w:val="16"/>
                            <w:lang w:val="en-US" w:eastAsia="fr-FR"/>
                          </w:rPr>
                        </w:rPrChange>
                      </w:rPr>
                      <w:t>setTime</w:t>
                    </w:r>
                    <w:proofErr w:type="spellEnd"/>
                    <w:r w:rsidRPr="004D7EE5">
                      <w:rPr>
                        <w:rFonts w:ascii="Consolas" w:eastAsia="Times New Roman" w:hAnsi="Consolas" w:cs="Consolas"/>
                        <w:b/>
                        <w:bCs/>
                        <w:color w:val="000080"/>
                        <w:sz w:val="19"/>
                        <w:szCs w:val="19"/>
                        <w:lang w:val="en-US" w:eastAsia="fr-FR"/>
                        <w:rPrChange w:id="2892" w:author="ghislain.aine" w:date="2015-11-04T17:30:00Z">
                          <w:rPr>
                            <w:rFonts w:ascii="Courier New" w:eastAsia="Times New Roman" w:hAnsi="Courier New" w:cs="Courier New"/>
                            <w:b/>
                            <w:bCs/>
                            <w:color w:val="000080"/>
                            <w:sz w:val="16"/>
                            <w:szCs w:val="16"/>
                            <w:lang w:val="en-US" w:eastAsia="fr-FR"/>
                          </w:rPr>
                        </w:rPrChange>
                      </w:rPr>
                      <w:t>(</w:t>
                    </w:r>
                    <w:r w:rsidRPr="004D7EE5">
                      <w:rPr>
                        <w:rFonts w:ascii="Consolas" w:eastAsia="Times New Roman" w:hAnsi="Consolas" w:cs="Consolas"/>
                        <w:color w:val="000000"/>
                        <w:sz w:val="19"/>
                        <w:szCs w:val="19"/>
                        <w:lang w:val="en-US" w:eastAsia="fr-FR"/>
                        <w:rPrChange w:id="2893" w:author="ghislain.aine" w:date="2015-11-04T17:30:00Z">
                          <w:rPr>
                            <w:rFonts w:ascii="Courier New" w:eastAsia="Times New Roman" w:hAnsi="Courier New" w:cs="Courier New"/>
                            <w:color w:val="000000"/>
                            <w:sz w:val="16"/>
                            <w:szCs w:val="16"/>
                            <w:lang w:val="en-US" w:eastAsia="fr-FR"/>
                          </w:rPr>
                        </w:rPrChange>
                      </w:rPr>
                      <w:t>time</w:t>
                    </w:r>
                    <w:r w:rsidRPr="004D7EE5">
                      <w:rPr>
                        <w:rFonts w:ascii="Consolas" w:eastAsia="Times New Roman" w:hAnsi="Consolas" w:cs="Consolas"/>
                        <w:b/>
                        <w:bCs/>
                        <w:color w:val="000080"/>
                        <w:sz w:val="19"/>
                        <w:szCs w:val="19"/>
                        <w:lang w:val="en-US" w:eastAsia="fr-FR"/>
                        <w:rPrChange w:id="2894" w:author="ghislain.aine" w:date="2015-11-04T17:30:00Z">
                          <w:rPr>
                            <w:rFonts w:ascii="Courier New" w:eastAsia="Times New Roman" w:hAnsi="Courier New" w:cs="Courier New"/>
                            <w:b/>
                            <w:bCs/>
                            <w:color w:val="000080"/>
                            <w:sz w:val="16"/>
                            <w:szCs w:val="16"/>
                            <w:lang w:val="en-US" w:eastAsia="fr-FR"/>
                          </w:rPr>
                        </w:rPrChange>
                      </w:rPr>
                      <w:t>);</w:t>
                    </w:r>
                  </w:moveTo>
                </w:p>
                <w:p w:rsidR="00AC30F5" w:rsidRPr="00E54AC5" w:rsidRDefault="00AC30F5" w:rsidP="0013549D">
                  <w:pPr>
                    <w:shd w:val="clear" w:color="auto" w:fill="FFFFFF"/>
                    <w:jc w:val="left"/>
                    <w:rPr>
                      <w:rFonts w:ascii="Consolas" w:eastAsia="Times New Roman" w:hAnsi="Consolas" w:cs="Consolas"/>
                      <w:color w:val="000000"/>
                      <w:sz w:val="19"/>
                      <w:szCs w:val="19"/>
                      <w:lang w:val="en-US" w:eastAsia="fr-FR"/>
                      <w:rPrChange w:id="2895" w:author="ghislain.aine" w:date="2015-11-04T17:30:00Z">
                        <w:rPr>
                          <w:rFonts w:ascii="Courier New" w:eastAsia="Times New Roman" w:hAnsi="Courier New" w:cs="Courier New"/>
                          <w:color w:val="000000"/>
                          <w:sz w:val="16"/>
                          <w:szCs w:val="16"/>
                          <w:lang w:val="en-US" w:eastAsia="fr-FR"/>
                        </w:rPr>
                      </w:rPrChange>
                    </w:rPr>
                  </w:pPr>
                </w:p>
                <w:p w:rsidR="00AC30F5" w:rsidRPr="00E54AC5" w:rsidRDefault="00AC30F5" w:rsidP="0013549D">
                  <w:pPr>
                    <w:shd w:val="clear" w:color="auto" w:fill="FFFFFF"/>
                    <w:jc w:val="left"/>
                    <w:rPr>
                      <w:rFonts w:ascii="Consolas" w:eastAsia="Times New Roman" w:hAnsi="Consolas" w:cs="Consolas"/>
                      <w:color w:val="008000"/>
                      <w:sz w:val="19"/>
                      <w:szCs w:val="19"/>
                      <w:lang w:eastAsia="fr-FR"/>
                      <w:rPrChange w:id="2896" w:author="ghislain.aine" w:date="2015-11-04T17:30:00Z">
                        <w:rPr>
                          <w:rFonts w:ascii="Courier New" w:eastAsia="Times New Roman" w:hAnsi="Courier New" w:cs="Courier New"/>
                          <w:color w:val="008000"/>
                          <w:sz w:val="16"/>
                          <w:szCs w:val="16"/>
                          <w:lang w:eastAsia="fr-FR"/>
                        </w:rPr>
                      </w:rPrChange>
                    </w:rPr>
                  </w:pPr>
                  <w:moveTo w:id="2897" w:author="ghislain.aine" w:date="2015-10-30T10:26:00Z">
                    <w:r w:rsidRPr="004D7EE5">
                      <w:rPr>
                        <w:rFonts w:ascii="Consolas" w:eastAsia="Times New Roman" w:hAnsi="Consolas" w:cs="Consolas"/>
                        <w:color w:val="000000"/>
                        <w:sz w:val="19"/>
                        <w:szCs w:val="19"/>
                        <w:lang w:val="en-US" w:eastAsia="fr-FR"/>
                        <w:rPrChange w:id="2898" w:author="ghislain.aine" w:date="2015-11-04T17:30:00Z">
                          <w:rPr>
                            <w:rFonts w:ascii="Courier New" w:eastAsia="Times New Roman" w:hAnsi="Courier New" w:cs="Courier New"/>
                            <w:color w:val="000000"/>
                            <w:sz w:val="16"/>
                            <w:szCs w:val="16"/>
                            <w:lang w:val="en-US" w:eastAsia="fr-FR"/>
                          </w:rPr>
                        </w:rPrChange>
                      </w:rPr>
                      <w:t xml:space="preserve">        </w:t>
                    </w:r>
                    <w:r w:rsidRPr="004D7EE5">
                      <w:rPr>
                        <w:rFonts w:ascii="Consolas" w:eastAsia="Times New Roman" w:hAnsi="Consolas" w:cs="Consolas"/>
                        <w:b/>
                        <w:bCs/>
                        <w:color w:val="0000FF"/>
                        <w:sz w:val="19"/>
                        <w:szCs w:val="19"/>
                        <w:lang w:eastAsia="fr-FR"/>
                        <w:rPrChange w:id="2899" w:author="ghislain.aine" w:date="2015-11-04T17:30:00Z">
                          <w:rPr>
                            <w:rFonts w:ascii="Courier New" w:eastAsia="Times New Roman" w:hAnsi="Courier New" w:cs="Courier New"/>
                            <w:b/>
                            <w:bCs/>
                            <w:color w:val="0000FF"/>
                            <w:sz w:val="16"/>
                            <w:szCs w:val="16"/>
                            <w:lang w:eastAsia="fr-FR"/>
                          </w:rPr>
                        </w:rPrChange>
                      </w:rPr>
                      <w:t>return</w:t>
                    </w:r>
                    <w:r w:rsidRPr="004D7EE5">
                      <w:rPr>
                        <w:rFonts w:ascii="Consolas" w:eastAsia="Times New Roman" w:hAnsi="Consolas" w:cs="Consolas"/>
                        <w:color w:val="000000"/>
                        <w:sz w:val="19"/>
                        <w:szCs w:val="19"/>
                        <w:lang w:eastAsia="fr-FR"/>
                        <w:rPrChange w:id="2900"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80"/>
                        <w:sz w:val="19"/>
                        <w:szCs w:val="19"/>
                        <w:lang w:eastAsia="fr-FR"/>
                        <w:rPrChange w:id="2901" w:author="ghislain.aine" w:date="2015-11-04T17:30:00Z">
                          <w:rPr>
                            <w:rFonts w:ascii="Courier New" w:eastAsia="Times New Roman" w:hAnsi="Courier New" w:cs="Courier New"/>
                            <w:b/>
                            <w:bCs/>
                            <w:color w:val="000080"/>
                            <w:sz w:val="16"/>
                            <w:szCs w:val="16"/>
                            <w:lang w:eastAsia="fr-FR"/>
                          </w:rPr>
                        </w:rPrChange>
                      </w:rPr>
                      <w:t>(</w:t>
                    </w:r>
                    <w:proofErr w:type="spellStart"/>
                    <w:r w:rsidRPr="004D7EE5">
                      <w:rPr>
                        <w:rFonts w:ascii="Consolas" w:eastAsia="Times New Roman" w:hAnsi="Consolas" w:cs="Consolas"/>
                        <w:color w:val="000000"/>
                        <w:sz w:val="19"/>
                        <w:szCs w:val="19"/>
                        <w:lang w:eastAsia="fr-FR"/>
                        <w:rPrChange w:id="2902" w:author="ghislain.aine" w:date="2015-11-04T17:30:00Z">
                          <w:rPr>
                            <w:rFonts w:ascii="Courier New" w:eastAsia="Times New Roman" w:hAnsi="Courier New" w:cs="Courier New"/>
                            <w:color w:val="000000"/>
                            <w:sz w:val="16"/>
                            <w:szCs w:val="16"/>
                            <w:lang w:eastAsia="fr-FR"/>
                          </w:rPr>
                        </w:rPrChange>
                      </w:rPr>
                      <w:t>finalDateTime</w:t>
                    </w:r>
                    <w:r w:rsidRPr="004D7EE5">
                      <w:rPr>
                        <w:rFonts w:ascii="Consolas" w:eastAsia="Times New Roman" w:hAnsi="Consolas" w:cs="Consolas"/>
                        <w:b/>
                        <w:bCs/>
                        <w:color w:val="000080"/>
                        <w:sz w:val="19"/>
                        <w:szCs w:val="19"/>
                        <w:lang w:eastAsia="fr-FR"/>
                        <w:rPrChange w:id="2903" w:author="ghislain.aine" w:date="2015-11-04T17:30:00Z">
                          <w:rPr>
                            <w:rFonts w:ascii="Courier New" w:eastAsia="Times New Roman" w:hAnsi="Courier New" w:cs="Courier New"/>
                            <w:b/>
                            <w:bCs/>
                            <w:color w:val="000080"/>
                            <w:sz w:val="16"/>
                            <w:szCs w:val="16"/>
                            <w:lang w:eastAsia="fr-FR"/>
                          </w:rPr>
                        </w:rPrChange>
                      </w:rPr>
                      <w:t>.</w:t>
                    </w:r>
                    <w:r w:rsidRPr="004D7EE5">
                      <w:rPr>
                        <w:rFonts w:ascii="Consolas" w:eastAsia="Times New Roman" w:hAnsi="Consolas" w:cs="Consolas"/>
                        <w:color w:val="000000"/>
                        <w:sz w:val="19"/>
                        <w:szCs w:val="19"/>
                        <w:lang w:eastAsia="fr-FR"/>
                        <w:rPrChange w:id="2904" w:author="ghislain.aine" w:date="2015-11-04T17:30:00Z">
                          <w:rPr>
                            <w:rFonts w:ascii="Courier New" w:eastAsia="Times New Roman" w:hAnsi="Courier New" w:cs="Courier New"/>
                            <w:color w:val="000000"/>
                            <w:sz w:val="16"/>
                            <w:szCs w:val="16"/>
                            <w:lang w:eastAsia="fr-FR"/>
                          </w:rPr>
                        </w:rPrChange>
                      </w:rPr>
                      <w:t>toMSecsSinceEpoch</w:t>
                    </w:r>
                    <w:proofErr w:type="spellEnd"/>
                    <w:r w:rsidRPr="004D7EE5">
                      <w:rPr>
                        <w:rFonts w:ascii="Consolas" w:eastAsia="Times New Roman" w:hAnsi="Consolas" w:cs="Consolas"/>
                        <w:b/>
                        <w:bCs/>
                        <w:color w:val="000080"/>
                        <w:sz w:val="19"/>
                        <w:szCs w:val="19"/>
                        <w:lang w:eastAsia="fr-FR"/>
                        <w:rPrChange w:id="2905" w:author="ghislain.aine" w:date="2015-11-04T17:30:00Z">
                          <w:rPr>
                            <w:rFonts w:ascii="Courier New" w:eastAsia="Times New Roman" w:hAnsi="Courier New" w:cs="Courier New"/>
                            <w:b/>
                            <w:bCs/>
                            <w:color w:val="000080"/>
                            <w:sz w:val="16"/>
                            <w:szCs w:val="16"/>
                            <w:lang w:eastAsia="fr-FR"/>
                          </w:rPr>
                        </w:rPrChange>
                      </w:rPr>
                      <w:t>()</w:t>
                    </w:r>
                    <w:r w:rsidRPr="004D7EE5">
                      <w:rPr>
                        <w:rFonts w:ascii="Consolas" w:eastAsia="Times New Roman" w:hAnsi="Consolas" w:cs="Consolas"/>
                        <w:color w:val="000000"/>
                        <w:sz w:val="19"/>
                        <w:szCs w:val="19"/>
                        <w:lang w:eastAsia="fr-FR"/>
                        <w:rPrChange w:id="2906"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80"/>
                        <w:sz w:val="19"/>
                        <w:szCs w:val="19"/>
                        <w:lang w:eastAsia="fr-FR"/>
                        <w:rPrChange w:id="2907" w:author="ghislain.aine" w:date="2015-11-04T17:30:00Z">
                          <w:rPr>
                            <w:rFonts w:ascii="Courier New" w:eastAsia="Times New Roman" w:hAnsi="Courier New" w:cs="Courier New"/>
                            <w:b/>
                            <w:bCs/>
                            <w:color w:val="000080"/>
                            <w:sz w:val="16"/>
                            <w:szCs w:val="16"/>
                            <w:lang w:eastAsia="fr-FR"/>
                          </w:rPr>
                        </w:rPrChange>
                      </w:rPr>
                      <w:t>/</w:t>
                    </w:r>
                    <w:r w:rsidRPr="004D7EE5">
                      <w:rPr>
                        <w:rFonts w:ascii="Consolas" w:eastAsia="Times New Roman" w:hAnsi="Consolas" w:cs="Consolas"/>
                        <w:color w:val="000000"/>
                        <w:sz w:val="19"/>
                        <w:szCs w:val="19"/>
                        <w:lang w:eastAsia="fr-FR"/>
                        <w:rPrChange w:id="2908"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color w:val="FF8000"/>
                        <w:sz w:val="19"/>
                        <w:szCs w:val="19"/>
                        <w:lang w:eastAsia="fr-FR"/>
                        <w:rPrChange w:id="2909" w:author="ghislain.aine" w:date="2015-11-04T17:30:00Z">
                          <w:rPr>
                            <w:rFonts w:ascii="Courier New" w:eastAsia="Times New Roman" w:hAnsi="Courier New" w:cs="Courier New"/>
                            <w:color w:val="FF8000"/>
                            <w:sz w:val="16"/>
                            <w:szCs w:val="16"/>
                            <w:lang w:eastAsia="fr-FR"/>
                          </w:rPr>
                        </w:rPrChange>
                      </w:rPr>
                      <w:t>1000.0</w:t>
                    </w:r>
                    <w:r w:rsidRPr="004D7EE5">
                      <w:rPr>
                        <w:rFonts w:ascii="Consolas" w:eastAsia="Times New Roman" w:hAnsi="Consolas" w:cs="Consolas"/>
                        <w:b/>
                        <w:bCs/>
                        <w:color w:val="000080"/>
                        <w:sz w:val="19"/>
                        <w:szCs w:val="19"/>
                        <w:lang w:eastAsia="fr-FR"/>
                        <w:rPrChange w:id="2910" w:author="ghislain.aine" w:date="2015-11-04T17:30:00Z">
                          <w:rPr>
                            <w:rFonts w:ascii="Courier New" w:eastAsia="Times New Roman" w:hAnsi="Courier New" w:cs="Courier New"/>
                            <w:b/>
                            <w:bCs/>
                            <w:color w:val="000080"/>
                            <w:sz w:val="16"/>
                            <w:szCs w:val="16"/>
                            <w:lang w:eastAsia="fr-FR"/>
                          </w:rPr>
                        </w:rPrChange>
                      </w:rPr>
                      <w:t>);</w:t>
                    </w:r>
                    <w:r w:rsidRPr="004D7EE5">
                      <w:rPr>
                        <w:rFonts w:ascii="Consolas" w:eastAsia="Times New Roman" w:hAnsi="Consolas" w:cs="Consolas"/>
                        <w:color w:val="008000"/>
                        <w:sz w:val="19"/>
                        <w:szCs w:val="19"/>
                        <w:lang w:eastAsia="fr-FR"/>
                        <w:rPrChange w:id="2911" w:author="ghislain.aine" w:date="2015-11-04T17:30:00Z">
                          <w:rPr>
                            <w:rFonts w:ascii="Courier New" w:eastAsia="Times New Roman" w:hAnsi="Courier New" w:cs="Courier New"/>
                            <w:color w:val="008000"/>
                            <w:sz w:val="16"/>
                            <w:szCs w:val="16"/>
                            <w:lang w:eastAsia="fr-FR"/>
                          </w:rPr>
                        </w:rPrChange>
                      </w:rPr>
                      <w:t>//retourne la date en secondes depuis le 1er janvier 1970</w:t>
                    </w:r>
                  </w:moveTo>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912" w:author="ghislain.aine" w:date="2015-11-04T17:30:00Z">
                        <w:rPr>
                          <w:rFonts w:ascii="Courier New" w:eastAsia="Times New Roman" w:hAnsi="Courier New" w:cs="Courier New"/>
                          <w:color w:val="000000"/>
                          <w:sz w:val="16"/>
                          <w:szCs w:val="16"/>
                          <w:lang w:eastAsia="fr-FR"/>
                        </w:rPr>
                      </w:rPrChange>
                    </w:rPr>
                  </w:pPr>
                </w:p>
                <w:p w:rsidR="00AC30F5" w:rsidRPr="00E54AC5" w:rsidRDefault="00AC30F5" w:rsidP="0013549D">
                  <w:pPr>
                    <w:shd w:val="clear" w:color="auto" w:fill="FFFFFF"/>
                    <w:jc w:val="left"/>
                    <w:rPr>
                      <w:rFonts w:ascii="Consolas" w:eastAsia="Times New Roman" w:hAnsi="Consolas" w:cs="Consolas"/>
                      <w:color w:val="000000"/>
                      <w:sz w:val="19"/>
                      <w:szCs w:val="19"/>
                      <w:lang w:eastAsia="fr-FR"/>
                      <w:rPrChange w:id="2913" w:author="ghislain.aine" w:date="2015-11-04T17:30:00Z">
                        <w:rPr>
                          <w:rFonts w:ascii="Courier New" w:eastAsia="Times New Roman" w:hAnsi="Courier New" w:cs="Courier New"/>
                          <w:color w:val="000000"/>
                          <w:sz w:val="16"/>
                          <w:szCs w:val="16"/>
                          <w:lang w:eastAsia="fr-FR"/>
                        </w:rPr>
                      </w:rPrChange>
                    </w:rPr>
                  </w:pPr>
                  <w:moveTo w:id="2914" w:author="ghislain.aine" w:date="2015-10-30T10:26:00Z">
                    <w:r w:rsidRPr="004D7EE5">
                      <w:rPr>
                        <w:rFonts w:ascii="Consolas" w:eastAsia="Times New Roman" w:hAnsi="Consolas" w:cs="Consolas"/>
                        <w:color w:val="000000"/>
                        <w:sz w:val="19"/>
                        <w:szCs w:val="19"/>
                        <w:lang w:eastAsia="fr-FR"/>
                        <w:rPrChange w:id="2915" w:author="ghislain.aine" w:date="2015-11-04T17:30:00Z">
                          <w:rPr>
                            <w:rFonts w:ascii="Courier New" w:eastAsia="Times New Roman" w:hAnsi="Courier New" w:cs="Courier New"/>
                            <w:color w:val="000000"/>
                            <w:sz w:val="16"/>
                            <w:szCs w:val="16"/>
                            <w:lang w:eastAsia="fr-FR"/>
                          </w:rPr>
                        </w:rPrChange>
                      </w:rPr>
                      <w:t xml:space="preserve">    </w:t>
                    </w:r>
                    <w:r w:rsidRPr="004D7EE5">
                      <w:rPr>
                        <w:rFonts w:ascii="Consolas" w:eastAsia="Times New Roman" w:hAnsi="Consolas" w:cs="Consolas"/>
                        <w:b/>
                        <w:bCs/>
                        <w:color w:val="000080"/>
                        <w:sz w:val="19"/>
                        <w:szCs w:val="19"/>
                        <w:lang w:eastAsia="fr-FR"/>
                        <w:rPrChange w:id="2916" w:author="ghislain.aine" w:date="2015-11-04T17:30:00Z">
                          <w:rPr>
                            <w:rFonts w:ascii="Courier New" w:eastAsia="Times New Roman" w:hAnsi="Courier New" w:cs="Courier New"/>
                            <w:b/>
                            <w:bCs/>
                            <w:color w:val="000080"/>
                            <w:sz w:val="16"/>
                            <w:szCs w:val="16"/>
                            <w:lang w:eastAsia="fr-FR"/>
                          </w:rPr>
                        </w:rPrChange>
                      </w:rPr>
                      <w:t>}</w:t>
                    </w:r>
                  </w:moveTo>
                </w:p>
                <w:p w:rsidR="00AC30F5" w:rsidRPr="00E54AC5" w:rsidDel="0013549D" w:rsidRDefault="00AC30F5" w:rsidP="0013549D">
                  <w:pPr>
                    <w:shd w:val="clear" w:color="auto" w:fill="FFFFFF"/>
                    <w:jc w:val="left"/>
                    <w:rPr>
                      <w:del w:id="2917" w:author="ghislain.aine" w:date="2015-10-30T10:26:00Z"/>
                      <w:rFonts w:ascii="Consolas" w:eastAsia="Times New Roman" w:hAnsi="Consolas" w:cs="Consolas"/>
                      <w:sz w:val="19"/>
                      <w:szCs w:val="19"/>
                      <w:lang w:eastAsia="fr-FR"/>
                      <w:rPrChange w:id="2918" w:author="ghislain.aine" w:date="2015-11-04T17:30:00Z">
                        <w:rPr>
                          <w:del w:id="2919" w:author="ghislain.aine" w:date="2015-10-30T10:26:00Z"/>
                          <w:rFonts w:ascii="Times New Roman" w:eastAsia="Times New Roman" w:hAnsi="Times New Roman" w:cs="Times New Roman"/>
                          <w:sz w:val="16"/>
                          <w:szCs w:val="16"/>
                          <w:lang w:eastAsia="fr-FR"/>
                        </w:rPr>
                      </w:rPrChange>
                    </w:rPr>
                  </w:pPr>
                  <w:moveTo w:id="2920" w:author="ghislain.aine" w:date="2015-10-30T10:26:00Z">
                    <w:r w:rsidRPr="004D7EE5">
                      <w:rPr>
                        <w:rFonts w:ascii="Consolas" w:eastAsia="Times New Roman" w:hAnsi="Consolas" w:cs="Consolas"/>
                        <w:b/>
                        <w:bCs/>
                        <w:color w:val="000080"/>
                        <w:sz w:val="19"/>
                        <w:szCs w:val="19"/>
                        <w:lang w:eastAsia="fr-FR"/>
                        <w:rPrChange w:id="2921" w:author="ghislain.aine" w:date="2015-11-04T17:30:00Z">
                          <w:rPr>
                            <w:rFonts w:ascii="Courier New" w:eastAsia="Times New Roman" w:hAnsi="Courier New" w:cs="Courier New"/>
                            <w:b/>
                            <w:bCs/>
                            <w:color w:val="000080"/>
                            <w:sz w:val="16"/>
                            <w:szCs w:val="16"/>
                            <w:lang w:eastAsia="fr-FR"/>
                          </w:rPr>
                        </w:rPrChange>
                      </w:rPr>
                      <w:t>}</w:t>
                    </w:r>
                  </w:moveTo>
                </w:p>
                <w:moveToRangeEnd w:id="2637"/>
                <w:p w:rsidR="00AC30F5" w:rsidRDefault="00AC30F5">
                  <w:pPr>
                    <w:shd w:val="clear" w:color="auto" w:fill="FFFFFF"/>
                    <w:jc w:val="left"/>
                    <w:rPr>
                      <w:rFonts w:ascii="Consolas" w:hAnsi="Consolas" w:cs="Consolas"/>
                      <w:sz w:val="19"/>
                      <w:szCs w:val="19"/>
                      <w:rPrChange w:id="2922" w:author="ghislain.aine" w:date="2015-11-04T17:30:00Z">
                        <w:rPr/>
                      </w:rPrChange>
                    </w:rPr>
                    <w:pPrChange w:id="2923" w:author="ghislain.aine" w:date="2015-10-30T10:26:00Z">
                      <w:pPr/>
                    </w:pPrChange>
                  </w:pPr>
                </w:p>
              </w:txbxContent>
            </v:textbox>
            <w10:wrap type="none"/>
            <w10:anchorlock/>
          </v:shape>
        </w:pict>
      </w:r>
    </w:p>
    <w:p w:rsidR="009F7BE5" w:rsidRPr="009F7BE5" w:rsidDel="0049323F" w:rsidRDefault="004D7EE5" w:rsidP="009F7BE5">
      <w:pPr>
        <w:shd w:val="clear" w:color="auto" w:fill="FFFFFF"/>
        <w:jc w:val="left"/>
        <w:rPr>
          <w:ins w:id="2924" w:author="jerome draillard" w:date="2015-10-29T11:43:00Z"/>
          <w:del w:id="2925" w:author="ghislain.aine" w:date="2015-11-04T16:48:00Z"/>
          <w:rFonts w:ascii="Courier New" w:eastAsia="Times New Roman" w:hAnsi="Courier New" w:cs="Courier New"/>
          <w:color w:val="804000"/>
          <w:sz w:val="16"/>
          <w:szCs w:val="16"/>
          <w:lang w:val="en-US" w:eastAsia="fr-FR"/>
          <w:rPrChange w:id="2926" w:author="jerome draillard" w:date="2015-10-29T11:43:00Z">
            <w:rPr>
              <w:ins w:id="2927" w:author="jerome draillard" w:date="2015-10-29T11:43:00Z"/>
              <w:del w:id="2928" w:author="ghislain.aine" w:date="2015-11-04T16:48:00Z"/>
              <w:rFonts w:ascii="Courier New" w:eastAsia="Times New Roman" w:hAnsi="Courier New" w:cs="Courier New"/>
              <w:color w:val="804000"/>
              <w:sz w:val="20"/>
              <w:lang w:eastAsia="fr-FR"/>
            </w:rPr>
          </w:rPrChange>
        </w:rPr>
      </w:pPr>
      <w:moveFromRangeStart w:id="2929" w:author="ghislain.aine" w:date="2015-10-30T10:25:00Z" w:name="move433964065"/>
      <w:moveFrom w:id="2930" w:author="ghislain.aine" w:date="2015-10-30T10:25:00Z">
        <w:ins w:id="2931" w:author="jerome draillard" w:date="2015-10-29T11:43:00Z">
          <w:r w:rsidRPr="004D7EE5">
            <w:rPr>
              <w:rFonts w:ascii="Courier New" w:eastAsia="Times New Roman" w:hAnsi="Courier New" w:cs="Courier New"/>
              <w:color w:val="804000"/>
              <w:sz w:val="16"/>
              <w:szCs w:val="16"/>
              <w:lang w:val="en-US" w:eastAsia="fr-FR"/>
              <w:rPrChange w:id="2932" w:author="jerome draillard" w:date="2015-10-29T11:43:00Z">
                <w:rPr>
                  <w:rFonts w:ascii="Courier New" w:eastAsia="Times New Roman" w:hAnsi="Courier New" w:cs="Courier New"/>
                  <w:color w:val="804000"/>
                  <w:sz w:val="20"/>
                  <w:u w:val="single"/>
                  <w:lang w:eastAsia="fr-FR"/>
                </w:rPr>
              </w:rPrChange>
            </w:rPr>
            <w:t>#include "DemoPluginFactory_Class.h"</w:t>
          </w:r>
        </w:ins>
      </w:moveFrom>
    </w:p>
    <w:p w:rsidR="009F7BE5" w:rsidRPr="009F7BE5" w:rsidDel="0049323F" w:rsidRDefault="009F7BE5" w:rsidP="009F7BE5">
      <w:pPr>
        <w:shd w:val="clear" w:color="auto" w:fill="FFFFFF"/>
        <w:jc w:val="left"/>
        <w:rPr>
          <w:ins w:id="2933" w:author="jerome draillard" w:date="2015-10-29T11:43:00Z"/>
          <w:del w:id="2934" w:author="ghislain.aine" w:date="2015-11-04T16:49:00Z"/>
          <w:rFonts w:ascii="Courier New" w:eastAsia="Times New Roman" w:hAnsi="Courier New" w:cs="Courier New"/>
          <w:color w:val="000000"/>
          <w:sz w:val="16"/>
          <w:szCs w:val="16"/>
          <w:lang w:val="en-US" w:eastAsia="fr-FR"/>
          <w:rPrChange w:id="2935" w:author="jerome draillard" w:date="2015-10-29T11:43:00Z">
            <w:rPr>
              <w:ins w:id="2936" w:author="jerome draillard" w:date="2015-10-29T11:43:00Z"/>
              <w:del w:id="2937" w:author="ghislain.aine" w:date="2015-11-04T16:49:00Z"/>
              <w:rFonts w:ascii="Courier New" w:eastAsia="Times New Roman" w:hAnsi="Courier New" w:cs="Courier New"/>
              <w:color w:val="000000"/>
              <w:sz w:val="20"/>
              <w:lang w:eastAsia="fr-FR"/>
            </w:rPr>
          </w:rPrChange>
        </w:rPr>
      </w:pPr>
    </w:p>
    <w:p w:rsidR="00070A2F" w:rsidRDefault="004D7EE5">
      <w:pPr>
        <w:shd w:val="clear" w:color="auto" w:fill="FFFFFF"/>
        <w:jc w:val="left"/>
        <w:rPr>
          <w:ins w:id="2938" w:author="jerome draillard" w:date="2015-10-29T11:43:00Z"/>
          <w:del w:id="2939" w:author="ghislain.aine" w:date="2015-11-04T16:48:00Z"/>
          <w:rFonts w:ascii="Courier New" w:eastAsia="Times New Roman" w:hAnsi="Courier New" w:cs="Courier New"/>
          <w:color w:val="000000"/>
          <w:sz w:val="16"/>
          <w:szCs w:val="16"/>
          <w:lang w:val="en-US" w:eastAsia="fr-FR"/>
          <w:rPrChange w:id="2940" w:author="jerome draillard" w:date="2015-10-29T11:43:00Z">
            <w:rPr>
              <w:ins w:id="2941" w:author="jerome draillard" w:date="2015-10-29T11:43:00Z"/>
              <w:del w:id="2942" w:author="ghislain.aine" w:date="2015-11-04T16:48:00Z"/>
              <w:rFonts w:ascii="Courier New" w:eastAsia="Times New Roman" w:hAnsi="Courier New" w:cs="Courier New"/>
              <w:color w:val="000000"/>
              <w:sz w:val="20"/>
              <w:lang w:eastAsia="fr-FR"/>
            </w:rPr>
          </w:rPrChange>
        </w:rPr>
      </w:pPr>
      <w:moveFrom w:id="2943" w:author="ghislain.aine" w:date="2015-10-30T10:25:00Z">
        <w:ins w:id="2944" w:author="jerome draillard" w:date="2015-10-29T11:43:00Z">
          <w:del w:id="2945" w:author="ghislain.aine" w:date="2015-11-04T16:49:00Z">
            <w:r w:rsidRPr="004D7EE5">
              <w:rPr>
                <w:rFonts w:ascii="Courier New" w:eastAsia="Times New Roman" w:hAnsi="Courier New" w:cs="Courier New"/>
                <w:color w:val="000000"/>
                <w:sz w:val="16"/>
                <w:szCs w:val="16"/>
                <w:lang w:val="en-US" w:eastAsia="fr-FR"/>
                <w:rPrChange w:id="2946" w:author="jerome draillard" w:date="2015-10-29T11:43:00Z">
                  <w:rPr>
                    <w:rFonts w:ascii="Courier New" w:eastAsia="Times New Roman" w:hAnsi="Courier New" w:cs="Courier New"/>
                    <w:color w:val="000000"/>
                    <w:sz w:val="20"/>
                    <w:u w:val="single"/>
                    <w:lang w:eastAsia="fr-FR"/>
                  </w:rPr>
                </w:rPrChange>
              </w:rPr>
              <w:delText>/*</w:delText>
            </w:r>
          </w:del>
        </w:ins>
      </w:moveFrom>
    </w:p>
    <w:p w:rsidR="00070A2F" w:rsidRDefault="004D7EE5">
      <w:pPr>
        <w:shd w:val="clear" w:color="auto" w:fill="FFFFFF"/>
        <w:jc w:val="left"/>
        <w:rPr>
          <w:ins w:id="2947" w:author="jerome draillard" w:date="2015-10-29T11:43:00Z"/>
          <w:del w:id="2948" w:author="ghislain.aine" w:date="2015-11-04T16:48:00Z"/>
          <w:rFonts w:ascii="Courier New" w:eastAsia="Times New Roman" w:hAnsi="Courier New" w:cs="Courier New"/>
          <w:color w:val="000000"/>
          <w:sz w:val="16"/>
          <w:szCs w:val="16"/>
          <w:lang w:val="en-US" w:eastAsia="fr-FR"/>
          <w:rPrChange w:id="2949" w:author="jerome draillard" w:date="2015-10-29T11:43:00Z">
            <w:rPr>
              <w:ins w:id="2950" w:author="jerome draillard" w:date="2015-10-29T11:43:00Z"/>
              <w:del w:id="2951" w:author="ghislain.aine" w:date="2015-11-04T16:48:00Z"/>
              <w:rFonts w:ascii="Courier New" w:eastAsia="Times New Roman" w:hAnsi="Courier New" w:cs="Courier New"/>
              <w:color w:val="000000"/>
              <w:sz w:val="20"/>
              <w:lang w:eastAsia="fr-FR"/>
            </w:rPr>
          </w:rPrChange>
        </w:rPr>
      </w:pPr>
      <w:moveFrom w:id="2952" w:author="ghislain.aine" w:date="2015-10-30T10:25:00Z">
        <w:ins w:id="2953" w:author="jerome draillard" w:date="2015-10-29T11:43:00Z">
          <w:del w:id="2954" w:author="ghislain.aine" w:date="2015-11-04T16:48:00Z">
            <w:r w:rsidRPr="004D7EE5">
              <w:rPr>
                <w:rFonts w:ascii="Courier New" w:eastAsia="Times New Roman" w:hAnsi="Courier New" w:cs="Courier New"/>
                <w:color w:val="000000"/>
                <w:sz w:val="16"/>
                <w:szCs w:val="16"/>
                <w:lang w:val="en-US" w:eastAsia="fr-FR"/>
                <w:rPrChange w:id="2955" w:author="jerome draillard" w:date="2015-10-29T11:43:00Z">
                  <w:rPr>
                    <w:rFonts w:ascii="Courier New" w:eastAsia="Times New Roman" w:hAnsi="Courier New" w:cs="Courier New"/>
                    <w:color w:val="000000"/>
                    <w:sz w:val="20"/>
                    <w:u w:val="single"/>
                    <w:lang w:eastAsia="fr-FR"/>
                  </w:rPr>
                </w:rPrChange>
              </w:rPr>
              <w:delText>* INCLUDES LOCAUX</w:delText>
            </w:r>
          </w:del>
        </w:ins>
      </w:moveFrom>
    </w:p>
    <w:p w:rsidR="00070A2F" w:rsidRDefault="004D7EE5">
      <w:pPr>
        <w:shd w:val="clear" w:color="auto" w:fill="FFFFFF"/>
        <w:jc w:val="left"/>
        <w:rPr>
          <w:ins w:id="2956" w:author="jerome draillard" w:date="2015-10-29T11:43:00Z"/>
          <w:del w:id="2957" w:author="ghislain.aine" w:date="2015-11-04T16:48:00Z"/>
          <w:rFonts w:ascii="Courier New" w:eastAsia="Times New Roman" w:hAnsi="Courier New" w:cs="Courier New"/>
          <w:color w:val="000000"/>
          <w:sz w:val="16"/>
          <w:szCs w:val="16"/>
          <w:lang w:val="en-US" w:eastAsia="fr-FR"/>
          <w:rPrChange w:id="2958" w:author="jerome draillard" w:date="2015-10-29T11:43:00Z">
            <w:rPr>
              <w:ins w:id="2959" w:author="jerome draillard" w:date="2015-10-29T11:43:00Z"/>
              <w:del w:id="2960" w:author="ghislain.aine" w:date="2015-11-04T16:48:00Z"/>
              <w:rFonts w:ascii="Courier New" w:eastAsia="Times New Roman" w:hAnsi="Courier New" w:cs="Courier New"/>
              <w:color w:val="000000"/>
              <w:sz w:val="20"/>
              <w:lang w:eastAsia="fr-FR"/>
            </w:rPr>
          </w:rPrChange>
        </w:rPr>
      </w:pPr>
      <w:moveFrom w:id="2961" w:author="ghislain.aine" w:date="2015-10-30T10:25:00Z">
        <w:ins w:id="2962" w:author="jerome draillard" w:date="2015-10-29T11:43:00Z">
          <w:del w:id="2963" w:author="ghislain.aine" w:date="2015-11-04T16:48:00Z">
            <w:r w:rsidRPr="004D7EE5">
              <w:rPr>
                <w:rFonts w:ascii="Courier New" w:eastAsia="Times New Roman" w:hAnsi="Courier New" w:cs="Courier New"/>
                <w:color w:val="000000"/>
                <w:sz w:val="16"/>
                <w:szCs w:val="16"/>
                <w:lang w:val="en-US" w:eastAsia="fr-FR"/>
                <w:rPrChange w:id="2964" w:author="jerome draillard" w:date="2015-10-29T11:43:00Z">
                  <w:rPr>
                    <w:rFonts w:ascii="Courier New" w:eastAsia="Times New Roman" w:hAnsi="Courier New" w:cs="Courier New"/>
                    <w:color w:val="000000"/>
                    <w:sz w:val="20"/>
                    <w:u w:val="single"/>
                    <w:lang w:eastAsia="fr-FR"/>
                  </w:rPr>
                </w:rPrChange>
              </w:rPr>
              <w:delText>*/</w:delText>
            </w:r>
          </w:del>
        </w:ins>
      </w:moveFrom>
    </w:p>
    <w:p w:rsidR="00070A2F" w:rsidRDefault="00070A2F">
      <w:pPr>
        <w:shd w:val="clear" w:color="auto" w:fill="FFFFFF"/>
        <w:jc w:val="left"/>
        <w:rPr>
          <w:ins w:id="2965" w:author="jerome draillard" w:date="2015-10-29T11:43:00Z"/>
          <w:del w:id="2966" w:author="ghislain.aine" w:date="2015-11-04T16:48:00Z"/>
          <w:rFonts w:ascii="Courier New" w:eastAsia="Times New Roman" w:hAnsi="Courier New" w:cs="Courier New"/>
          <w:color w:val="000000"/>
          <w:sz w:val="16"/>
          <w:szCs w:val="16"/>
          <w:lang w:val="en-US" w:eastAsia="fr-FR"/>
          <w:rPrChange w:id="2967" w:author="jerome draillard" w:date="2015-10-29T11:43:00Z">
            <w:rPr>
              <w:ins w:id="2968" w:author="jerome draillard" w:date="2015-10-29T11:43:00Z"/>
              <w:del w:id="2969"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2970" w:author="jerome draillard" w:date="2015-10-29T11:43:00Z"/>
          <w:del w:id="2971" w:author="ghislain.aine" w:date="2015-11-04T16:48:00Z"/>
          <w:rFonts w:ascii="Courier New" w:eastAsia="Times New Roman" w:hAnsi="Courier New" w:cs="Courier New"/>
          <w:color w:val="000000"/>
          <w:sz w:val="16"/>
          <w:szCs w:val="16"/>
          <w:lang w:val="en-US" w:eastAsia="fr-FR"/>
          <w:rPrChange w:id="2972" w:author="jerome draillard" w:date="2015-10-29T11:43:00Z">
            <w:rPr>
              <w:ins w:id="2973" w:author="jerome draillard" w:date="2015-10-29T11:43:00Z"/>
              <w:del w:id="2974" w:author="ghislain.aine" w:date="2015-11-04T16:48:00Z"/>
              <w:rFonts w:ascii="Courier New" w:eastAsia="Times New Roman" w:hAnsi="Courier New" w:cs="Courier New"/>
              <w:color w:val="000000"/>
              <w:sz w:val="20"/>
              <w:lang w:eastAsia="fr-FR"/>
            </w:rPr>
          </w:rPrChange>
        </w:rPr>
      </w:pPr>
      <w:moveFrom w:id="2975" w:author="ghislain.aine" w:date="2015-10-30T10:25:00Z">
        <w:ins w:id="2976" w:author="jerome draillard" w:date="2015-10-29T11:43:00Z">
          <w:del w:id="2977" w:author="ghislain.aine" w:date="2015-11-04T16:48:00Z">
            <w:r w:rsidRPr="004D7EE5">
              <w:rPr>
                <w:rFonts w:ascii="Courier New" w:eastAsia="Times New Roman" w:hAnsi="Courier New" w:cs="Courier New"/>
                <w:color w:val="000000"/>
                <w:sz w:val="16"/>
                <w:szCs w:val="16"/>
                <w:lang w:val="en-US" w:eastAsia="fr-FR"/>
                <w:rPrChange w:id="2978" w:author="jerome draillard" w:date="2015-10-29T11:43:00Z">
                  <w:rPr>
                    <w:rFonts w:ascii="Courier New" w:eastAsia="Times New Roman" w:hAnsi="Courier New" w:cs="Courier New"/>
                    <w:color w:val="000000"/>
                    <w:sz w:val="20"/>
                    <w:u w:val="single"/>
                    <w:lang w:eastAsia="fr-FR"/>
                  </w:rPr>
                </w:rPrChange>
              </w:rPr>
              <w:delText>/*</w:delText>
            </w:r>
          </w:del>
        </w:ins>
      </w:moveFrom>
    </w:p>
    <w:p w:rsidR="00070A2F" w:rsidRDefault="004D7EE5">
      <w:pPr>
        <w:shd w:val="clear" w:color="auto" w:fill="FFFFFF"/>
        <w:jc w:val="left"/>
        <w:rPr>
          <w:ins w:id="2979" w:author="jerome draillard" w:date="2015-10-29T11:43:00Z"/>
          <w:del w:id="2980" w:author="ghislain.aine" w:date="2015-11-04T16:48:00Z"/>
          <w:rFonts w:ascii="Courier New" w:eastAsia="Times New Roman" w:hAnsi="Courier New" w:cs="Courier New"/>
          <w:color w:val="000000"/>
          <w:sz w:val="16"/>
          <w:szCs w:val="16"/>
          <w:lang w:val="en-US" w:eastAsia="fr-FR"/>
          <w:rPrChange w:id="2981" w:author="jerome draillard" w:date="2015-10-29T11:43:00Z">
            <w:rPr>
              <w:ins w:id="2982" w:author="jerome draillard" w:date="2015-10-29T11:43:00Z"/>
              <w:del w:id="2983" w:author="ghislain.aine" w:date="2015-11-04T16:48:00Z"/>
              <w:rFonts w:ascii="Courier New" w:eastAsia="Times New Roman" w:hAnsi="Courier New" w:cs="Courier New"/>
              <w:color w:val="000000"/>
              <w:sz w:val="20"/>
              <w:lang w:eastAsia="fr-FR"/>
            </w:rPr>
          </w:rPrChange>
        </w:rPr>
      </w:pPr>
      <w:moveFrom w:id="2984" w:author="ghislain.aine" w:date="2015-10-30T10:25:00Z">
        <w:ins w:id="2985" w:author="jerome draillard" w:date="2015-10-29T11:43:00Z">
          <w:del w:id="2986" w:author="ghislain.aine" w:date="2015-11-04T16:48:00Z">
            <w:r w:rsidRPr="004D7EE5">
              <w:rPr>
                <w:rFonts w:ascii="Courier New" w:eastAsia="Times New Roman" w:hAnsi="Courier New" w:cs="Courier New"/>
                <w:color w:val="000000"/>
                <w:sz w:val="16"/>
                <w:szCs w:val="16"/>
                <w:lang w:val="en-US" w:eastAsia="fr-FR"/>
                <w:rPrChange w:id="2987" w:author="jerome draillard" w:date="2015-10-29T11:43:00Z">
                  <w:rPr>
                    <w:rFonts w:ascii="Courier New" w:eastAsia="Times New Roman" w:hAnsi="Courier New" w:cs="Courier New"/>
                    <w:color w:val="000000"/>
                    <w:sz w:val="20"/>
                    <w:u w:val="single"/>
                    <w:lang w:eastAsia="fr-FR"/>
                  </w:rPr>
                </w:rPrChange>
              </w:rPr>
              <w:lastRenderedPageBreak/>
              <w:delText>* INCLUDES GLOBAUX</w:delText>
            </w:r>
          </w:del>
        </w:ins>
      </w:moveFrom>
    </w:p>
    <w:p w:rsidR="00070A2F" w:rsidRDefault="004D7EE5">
      <w:pPr>
        <w:shd w:val="clear" w:color="auto" w:fill="FFFFFF"/>
        <w:jc w:val="left"/>
        <w:rPr>
          <w:ins w:id="2988" w:author="jerome draillard" w:date="2015-10-29T11:43:00Z"/>
          <w:del w:id="2989" w:author="ghislain.aine" w:date="2015-11-04T16:48:00Z"/>
          <w:rFonts w:ascii="Courier New" w:eastAsia="Times New Roman" w:hAnsi="Courier New" w:cs="Courier New"/>
          <w:color w:val="000000"/>
          <w:sz w:val="16"/>
          <w:szCs w:val="16"/>
          <w:lang w:val="en-US" w:eastAsia="fr-FR"/>
          <w:rPrChange w:id="2990" w:author="jerome draillard" w:date="2015-10-29T11:43:00Z">
            <w:rPr>
              <w:ins w:id="2991" w:author="jerome draillard" w:date="2015-10-29T11:43:00Z"/>
              <w:del w:id="2992" w:author="ghislain.aine" w:date="2015-11-04T16:48:00Z"/>
              <w:rFonts w:ascii="Courier New" w:eastAsia="Times New Roman" w:hAnsi="Courier New" w:cs="Courier New"/>
              <w:color w:val="000000"/>
              <w:sz w:val="20"/>
              <w:lang w:eastAsia="fr-FR"/>
            </w:rPr>
          </w:rPrChange>
        </w:rPr>
      </w:pPr>
      <w:moveFrom w:id="2993" w:author="ghislain.aine" w:date="2015-10-30T10:25:00Z">
        <w:ins w:id="2994" w:author="jerome draillard" w:date="2015-10-29T11:43:00Z">
          <w:del w:id="2995" w:author="ghislain.aine" w:date="2015-11-04T16:48:00Z">
            <w:r w:rsidRPr="004D7EE5">
              <w:rPr>
                <w:rFonts w:ascii="Courier New" w:eastAsia="Times New Roman" w:hAnsi="Courier New" w:cs="Courier New"/>
                <w:color w:val="000000"/>
                <w:sz w:val="16"/>
                <w:szCs w:val="16"/>
                <w:lang w:val="en-US" w:eastAsia="fr-FR"/>
                <w:rPrChange w:id="2996" w:author="jerome draillard" w:date="2015-10-29T11:43:00Z">
                  <w:rPr>
                    <w:rFonts w:ascii="Courier New" w:eastAsia="Times New Roman" w:hAnsi="Courier New" w:cs="Courier New"/>
                    <w:color w:val="000000"/>
                    <w:sz w:val="20"/>
                    <w:u w:val="single"/>
                    <w:lang w:eastAsia="fr-FR"/>
                  </w:rPr>
                </w:rPrChange>
              </w:rPr>
              <w:delText>*/</w:delText>
            </w:r>
          </w:del>
        </w:ins>
      </w:moveFrom>
    </w:p>
    <w:p w:rsidR="00070A2F" w:rsidRDefault="00070A2F">
      <w:pPr>
        <w:shd w:val="clear" w:color="auto" w:fill="FFFFFF"/>
        <w:jc w:val="left"/>
        <w:rPr>
          <w:ins w:id="2997" w:author="jerome draillard" w:date="2015-10-29T11:43:00Z"/>
          <w:del w:id="2998" w:author="ghislain.aine" w:date="2015-11-04T16:48:00Z"/>
          <w:rFonts w:ascii="Courier New" w:eastAsia="Times New Roman" w:hAnsi="Courier New" w:cs="Courier New"/>
          <w:color w:val="000000"/>
          <w:sz w:val="16"/>
          <w:szCs w:val="16"/>
          <w:lang w:val="en-US" w:eastAsia="fr-FR"/>
          <w:rPrChange w:id="2999" w:author="jerome draillard" w:date="2015-10-29T11:43:00Z">
            <w:rPr>
              <w:ins w:id="3000" w:author="jerome draillard" w:date="2015-10-29T11:43:00Z"/>
              <w:del w:id="3001"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002" w:author="jerome draillard" w:date="2015-10-29T11:43:00Z"/>
          <w:del w:id="3003" w:author="ghislain.aine" w:date="2015-11-04T16:48:00Z"/>
          <w:rFonts w:ascii="Courier New" w:eastAsia="Times New Roman" w:hAnsi="Courier New" w:cs="Courier New"/>
          <w:color w:val="000000"/>
          <w:sz w:val="16"/>
          <w:szCs w:val="16"/>
          <w:lang w:val="en-US" w:eastAsia="fr-FR"/>
          <w:rPrChange w:id="3004" w:author="jerome draillard" w:date="2015-10-29T11:43:00Z">
            <w:rPr>
              <w:ins w:id="3005" w:author="jerome draillard" w:date="2015-10-29T11:43:00Z"/>
              <w:del w:id="3006" w:author="ghislain.aine" w:date="2015-11-04T16:48:00Z"/>
              <w:rFonts w:ascii="Courier New" w:eastAsia="Times New Roman" w:hAnsi="Courier New" w:cs="Courier New"/>
              <w:color w:val="000000"/>
              <w:sz w:val="20"/>
              <w:lang w:eastAsia="fr-FR"/>
            </w:rPr>
          </w:rPrChange>
        </w:rPr>
      </w:pPr>
      <w:moveFrom w:id="3007" w:author="ghislain.aine" w:date="2015-10-30T10:25:00Z">
        <w:ins w:id="3008" w:author="jerome draillard" w:date="2015-10-29T11:43:00Z">
          <w:del w:id="3009" w:author="ghislain.aine" w:date="2015-11-04T16:48:00Z">
            <w:r w:rsidRPr="004D7EE5">
              <w:rPr>
                <w:rFonts w:ascii="Courier New" w:eastAsia="Times New Roman" w:hAnsi="Courier New" w:cs="Courier New"/>
                <w:b/>
                <w:bCs/>
                <w:color w:val="0000FF"/>
                <w:sz w:val="16"/>
                <w:szCs w:val="16"/>
                <w:lang w:val="en-US" w:eastAsia="fr-FR"/>
                <w:rPrChange w:id="3010" w:author="jerome draillard" w:date="2015-10-29T11:43:00Z">
                  <w:rPr>
                    <w:rFonts w:ascii="Courier New" w:eastAsia="Times New Roman" w:hAnsi="Courier New" w:cs="Courier New"/>
                    <w:b/>
                    <w:bCs/>
                    <w:color w:val="0000FF"/>
                    <w:sz w:val="20"/>
                    <w:u w:val="single"/>
                    <w:lang w:eastAsia="fr-FR"/>
                  </w:rPr>
                </w:rPrChange>
              </w:rPr>
              <w:delText>using</w:delText>
            </w:r>
            <w:r w:rsidRPr="004D7EE5">
              <w:rPr>
                <w:rFonts w:ascii="Courier New" w:eastAsia="Times New Roman" w:hAnsi="Courier New" w:cs="Courier New"/>
                <w:color w:val="000000"/>
                <w:sz w:val="16"/>
                <w:szCs w:val="16"/>
                <w:lang w:val="en-US" w:eastAsia="fr-FR"/>
                <w:rPrChange w:id="3011"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3012" w:author="jerome draillard" w:date="2015-10-29T11:43:00Z">
                  <w:rPr>
                    <w:rFonts w:ascii="Courier New" w:eastAsia="Times New Roman" w:hAnsi="Courier New" w:cs="Courier New"/>
                    <w:b/>
                    <w:bCs/>
                    <w:color w:val="0000FF"/>
                    <w:sz w:val="20"/>
                    <w:u w:val="single"/>
                    <w:lang w:eastAsia="fr-FR"/>
                  </w:rPr>
                </w:rPrChange>
              </w:rPr>
              <w:delText>namespace</w:delText>
            </w:r>
            <w:r w:rsidRPr="004D7EE5">
              <w:rPr>
                <w:rFonts w:ascii="Courier New" w:eastAsia="Times New Roman" w:hAnsi="Courier New" w:cs="Courier New"/>
                <w:color w:val="000000"/>
                <w:sz w:val="16"/>
                <w:szCs w:val="16"/>
                <w:lang w:val="en-US" w:eastAsia="fr-FR"/>
                <w:rPrChange w:id="3013" w:author="jerome draillard" w:date="2015-10-29T11:43:00Z">
                  <w:rPr>
                    <w:rFonts w:ascii="Courier New" w:eastAsia="Times New Roman" w:hAnsi="Courier New" w:cs="Courier New"/>
                    <w:color w:val="000000"/>
                    <w:sz w:val="20"/>
                    <w:u w:val="single"/>
                    <w:lang w:eastAsia="fr-FR"/>
                  </w:rPr>
                </w:rPrChange>
              </w:rPr>
              <w:delText xml:space="preserve"> StreamWork</w:delText>
            </w:r>
            <w:r w:rsidRPr="004D7EE5">
              <w:rPr>
                <w:rFonts w:ascii="Courier New" w:eastAsia="Times New Roman" w:hAnsi="Courier New" w:cs="Courier New"/>
                <w:b/>
                <w:bCs/>
                <w:color w:val="000080"/>
                <w:sz w:val="16"/>
                <w:szCs w:val="16"/>
                <w:lang w:val="en-US" w:eastAsia="fr-FR"/>
                <w:rPrChange w:id="301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015" w:author="jerome draillard" w:date="2015-10-29T11:43:00Z">
                  <w:rPr>
                    <w:rFonts w:ascii="Courier New" w:eastAsia="Times New Roman" w:hAnsi="Courier New" w:cs="Courier New"/>
                    <w:color w:val="000000"/>
                    <w:sz w:val="20"/>
                    <w:u w:val="single"/>
                    <w:lang w:eastAsia="fr-FR"/>
                  </w:rPr>
                </w:rPrChange>
              </w:rPr>
              <w:delText>SwCore</w:delText>
            </w:r>
            <w:r w:rsidRPr="004D7EE5">
              <w:rPr>
                <w:rFonts w:ascii="Courier New" w:eastAsia="Times New Roman" w:hAnsi="Courier New" w:cs="Courier New"/>
                <w:b/>
                <w:bCs/>
                <w:color w:val="000080"/>
                <w:sz w:val="16"/>
                <w:szCs w:val="16"/>
                <w:lang w:val="en-US" w:eastAsia="fr-FR"/>
                <w:rPrChange w:id="301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017" w:author="jerome draillard" w:date="2015-10-29T11:43:00Z"/>
          <w:del w:id="3018" w:author="ghislain.aine" w:date="2015-11-04T16:48:00Z"/>
          <w:rFonts w:ascii="Courier New" w:eastAsia="Times New Roman" w:hAnsi="Courier New" w:cs="Courier New"/>
          <w:color w:val="000000"/>
          <w:sz w:val="16"/>
          <w:szCs w:val="16"/>
          <w:lang w:val="en-US" w:eastAsia="fr-FR"/>
          <w:rPrChange w:id="3019" w:author="jerome draillard" w:date="2015-10-29T11:43:00Z">
            <w:rPr>
              <w:ins w:id="3020" w:author="jerome draillard" w:date="2015-10-29T11:43:00Z"/>
              <w:del w:id="3021"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022" w:author="jerome draillard" w:date="2015-10-29T11:43:00Z"/>
          <w:del w:id="3023" w:author="ghislain.aine" w:date="2015-11-04T16:48:00Z"/>
          <w:rFonts w:ascii="Courier New" w:eastAsia="Times New Roman" w:hAnsi="Courier New" w:cs="Courier New"/>
          <w:color w:val="000000"/>
          <w:sz w:val="16"/>
          <w:szCs w:val="16"/>
          <w:lang w:val="en-US" w:eastAsia="fr-FR"/>
          <w:rPrChange w:id="3024" w:author="jerome draillard" w:date="2015-10-29T11:43:00Z">
            <w:rPr>
              <w:ins w:id="3025" w:author="jerome draillard" w:date="2015-10-29T11:43:00Z"/>
              <w:del w:id="3026" w:author="ghislain.aine" w:date="2015-11-04T16:48:00Z"/>
              <w:rFonts w:ascii="Courier New" w:eastAsia="Times New Roman" w:hAnsi="Courier New" w:cs="Courier New"/>
              <w:color w:val="000000"/>
              <w:sz w:val="20"/>
              <w:lang w:eastAsia="fr-FR"/>
            </w:rPr>
          </w:rPrChange>
        </w:rPr>
      </w:pPr>
      <w:moveFrom w:id="3027" w:author="ghislain.aine" w:date="2015-10-30T10:25:00Z">
        <w:ins w:id="3028" w:author="jerome draillard" w:date="2015-10-29T11:43:00Z">
          <w:del w:id="3029" w:author="ghislain.aine" w:date="2015-11-04T16:48:00Z">
            <w:r w:rsidRPr="004D7EE5">
              <w:rPr>
                <w:rFonts w:ascii="Courier New" w:eastAsia="Times New Roman" w:hAnsi="Courier New" w:cs="Courier New"/>
                <w:b/>
                <w:bCs/>
                <w:color w:val="0000FF"/>
                <w:sz w:val="16"/>
                <w:szCs w:val="16"/>
                <w:lang w:val="en-US" w:eastAsia="fr-FR"/>
                <w:rPrChange w:id="3030" w:author="jerome draillard" w:date="2015-10-29T11:43:00Z">
                  <w:rPr>
                    <w:rFonts w:ascii="Courier New" w:eastAsia="Times New Roman" w:hAnsi="Courier New" w:cs="Courier New"/>
                    <w:b/>
                    <w:bCs/>
                    <w:color w:val="0000FF"/>
                    <w:sz w:val="20"/>
                    <w:u w:val="single"/>
                    <w:lang w:eastAsia="fr-FR"/>
                  </w:rPr>
                </w:rPrChange>
              </w:rPr>
              <w:delText>namespace</w:delText>
            </w:r>
            <w:r w:rsidRPr="004D7EE5">
              <w:rPr>
                <w:rFonts w:ascii="Courier New" w:eastAsia="Times New Roman" w:hAnsi="Courier New" w:cs="Courier New"/>
                <w:color w:val="000000"/>
                <w:sz w:val="16"/>
                <w:szCs w:val="16"/>
                <w:lang w:val="en-US" w:eastAsia="fr-FR"/>
                <w:rPrChange w:id="3031" w:author="jerome draillard" w:date="2015-10-29T11:43:00Z">
                  <w:rPr>
                    <w:rFonts w:ascii="Courier New" w:eastAsia="Times New Roman" w:hAnsi="Courier New" w:cs="Courier New"/>
                    <w:color w:val="000000"/>
                    <w:sz w:val="20"/>
                    <w:u w:val="single"/>
                    <w:lang w:eastAsia="fr-FR"/>
                  </w:rPr>
                </w:rPrChange>
              </w:rPr>
              <w:delText xml:space="preserve"> Demo</w:delText>
            </w:r>
          </w:del>
        </w:ins>
      </w:moveFrom>
    </w:p>
    <w:p w:rsidR="00070A2F" w:rsidRDefault="004D7EE5">
      <w:pPr>
        <w:shd w:val="clear" w:color="auto" w:fill="FFFFFF"/>
        <w:jc w:val="left"/>
        <w:rPr>
          <w:ins w:id="3032" w:author="jerome draillard" w:date="2015-10-29T11:43:00Z"/>
          <w:del w:id="3033" w:author="ghislain.aine" w:date="2015-11-04T16:48:00Z"/>
          <w:rFonts w:ascii="Courier New" w:eastAsia="Times New Roman" w:hAnsi="Courier New" w:cs="Courier New"/>
          <w:color w:val="000000"/>
          <w:sz w:val="16"/>
          <w:szCs w:val="16"/>
          <w:lang w:val="en-US" w:eastAsia="fr-FR"/>
          <w:rPrChange w:id="3034" w:author="jerome draillard" w:date="2015-10-29T11:43:00Z">
            <w:rPr>
              <w:ins w:id="3035" w:author="jerome draillard" w:date="2015-10-29T11:43:00Z"/>
              <w:del w:id="3036" w:author="ghislain.aine" w:date="2015-11-04T16:48:00Z"/>
              <w:rFonts w:ascii="Courier New" w:eastAsia="Times New Roman" w:hAnsi="Courier New" w:cs="Courier New"/>
              <w:color w:val="000000"/>
              <w:sz w:val="20"/>
              <w:lang w:eastAsia="fr-FR"/>
            </w:rPr>
          </w:rPrChange>
        </w:rPr>
      </w:pPr>
      <w:moveFrom w:id="3037" w:author="ghislain.aine" w:date="2015-10-30T10:25:00Z">
        <w:ins w:id="3038" w:author="jerome draillard" w:date="2015-10-29T11:43:00Z">
          <w:del w:id="3039" w:author="ghislain.aine" w:date="2015-11-04T16:48:00Z">
            <w:r w:rsidRPr="004D7EE5">
              <w:rPr>
                <w:rFonts w:ascii="Courier New" w:eastAsia="Times New Roman" w:hAnsi="Courier New" w:cs="Courier New"/>
                <w:b/>
                <w:bCs/>
                <w:color w:val="000080"/>
                <w:sz w:val="16"/>
                <w:szCs w:val="16"/>
                <w:lang w:val="en-US" w:eastAsia="fr-FR"/>
                <w:rPrChange w:id="304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041" w:author="jerome draillard" w:date="2015-10-29T11:43:00Z"/>
          <w:del w:id="3042" w:author="ghislain.aine" w:date="2015-11-04T16:48:00Z"/>
          <w:rFonts w:ascii="Courier New" w:eastAsia="Times New Roman" w:hAnsi="Courier New" w:cs="Courier New"/>
          <w:color w:val="000000"/>
          <w:sz w:val="16"/>
          <w:szCs w:val="16"/>
          <w:lang w:val="en-US" w:eastAsia="fr-FR"/>
          <w:rPrChange w:id="3043" w:author="jerome draillard" w:date="2015-10-29T11:43:00Z">
            <w:rPr>
              <w:ins w:id="3044" w:author="jerome draillard" w:date="2015-10-29T11:43:00Z"/>
              <w:del w:id="3045" w:author="ghislain.aine" w:date="2015-11-04T16:48:00Z"/>
              <w:rFonts w:ascii="Courier New" w:eastAsia="Times New Roman" w:hAnsi="Courier New" w:cs="Courier New"/>
              <w:color w:val="000000"/>
              <w:sz w:val="20"/>
              <w:lang w:eastAsia="fr-FR"/>
            </w:rPr>
          </w:rPrChange>
        </w:rPr>
      </w:pPr>
      <w:moveFrom w:id="3046" w:author="ghislain.aine" w:date="2015-10-30T10:25:00Z">
        <w:ins w:id="3047" w:author="jerome draillard" w:date="2015-10-29T11:43:00Z">
          <w:del w:id="3048" w:author="ghislain.aine" w:date="2015-11-04T16:48:00Z">
            <w:r w:rsidRPr="004D7EE5">
              <w:rPr>
                <w:rFonts w:ascii="Courier New" w:eastAsia="Times New Roman" w:hAnsi="Courier New" w:cs="Courier New"/>
                <w:color w:val="000000"/>
                <w:sz w:val="16"/>
                <w:szCs w:val="16"/>
                <w:lang w:val="en-US" w:eastAsia="fr-FR"/>
                <w:rPrChange w:id="304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050" w:author="jerome draillard" w:date="2015-10-29T11:43:00Z">
                  <w:rPr>
                    <w:rFonts w:ascii="Courier New" w:eastAsia="Times New Roman" w:hAnsi="Courier New" w:cs="Courier New"/>
                    <w:color w:val="008080"/>
                    <w:sz w:val="20"/>
                    <w:u w:val="single"/>
                    <w:lang w:eastAsia="fr-FR"/>
                  </w:rPr>
                </w:rPrChange>
              </w:rPr>
              <w:delText>/** @brief Constructeur */</w:delText>
            </w:r>
          </w:del>
        </w:ins>
      </w:moveFrom>
    </w:p>
    <w:p w:rsidR="00070A2F" w:rsidRDefault="004D7EE5">
      <w:pPr>
        <w:shd w:val="clear" w:color="auto" w:fill="FFFFFF"/>
        <w:jc w:val="left"/>
        <w:rPr>
          <w:ins w:id="3051" w:author="jerome draillard" w:date="2015-10-29T11:43:00Z"/>
          <w:del w:id="3052" w:author="ghislain.aine" w:date="2015-11-04T16:48:00Z"/>
          <w:rFonts w:ascii="Courier New" w:eastAsia="Times New Roman" w:hAnsi="Courier New" w:cs="Courier New"/>
          <w:color w:val="000000"/>
          <w:sz w:val="16"/>
          <w:szCs w:val="16"/>
          <w:lang w:val="en-US" w:eastAsia="fr-FR"/>
          <w:rPrChange w:id="3053" w:author="jerome draillard" w:date="2015-10-29T11:43:00Z">
            <w:rPr>
              <w:ins w:id="3054" w:author="jerome draillard" w:date="2015-10-29T11:43:00Z"/>
              <w:del w:id="3055" w:author="ghislain.aine" w:date="2015-11-04T16:48:00Z"/>
              <w:rFonts w:ascii="Courier New" w:eastAsia="Times New Roman" w:hAnsi="Courier New" w:cs="Courier New"/>
              <w:color w:val="000000"/>
              <w:sz w:val="20"/>
              <w:lang w:eastAsia="fr-FR"/>
            </w:rPr>
          </w:rPrChange>
        </w:rPr>
      </w:pPr>
      <w:moveFrom w:id="3056" w:author="ghislain.aine" w:date="2015-10-30T10:25:00Z">
        <w:ins w:id="3057" w:author="jerome draillard" w:date="2015-10-29T11:43:00Z">
          <w:del w:id="3058" w:author="ghislain.aine" w:date="2015-11-04T16:48:00Z">
            <w:r w:rsidRPr="004D7EE5">
              <w:rPr>
                <w:rFonts w:ascii="Courier New" w:eastAsia="Times New Roman" w:hAnsi="Courier New" w:cs="Courier New"/>
                <w:color w:val="000000"/>
                <w:sz w:val="16"/>
                <w:szCs w:val="16"/>
                <w:lang w:val="en-US" w:eastAsia="fr-FR"/>
                <w:rPrChange w:id="3059"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06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061" w:author="jerome draillard" w:date="2015-10-29T11:43:00Z">
                  <w:rPr>
                    <w:rFonts w:ascii="Courier New" w:eastAsia="Times New Roman" w:hAnsi="Courier New" w:cs="Courier New"/>
                    <w:color w:val="000000"/>
                    <w:sz w:val="20"/>
                    <w:u w:val="single"/>
                    <w:lang w:eastAsia="fr-FR"/>
                  </w:rPr>
                </w:rPrChange>
              </w:rPr>
              <w:delText>DemoPluginFactory_Class</w:delText>
            </w:r>
            <w:r w:rsidRPr="004D7EE5">
              <w:rPr>
                <w:rFonts w:ascii="Courier New" w:eastAsia="Times New Roman" w:hAnsi="Courier New" w:cs="Courier New"/>
                <w:b/>
                <w:bCs/>
                <w:color w:val="000080"/>
                <w:sz w:val="16"/>
                <w:szCs w:val="16"/>
                <w:lang w:val="en-US" w:eastAsia="fr-FR"/>
                <w:rPrChange w:id="306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063"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06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065" w:author="jerome draillard" w:date="2015-10-29T11:43:00Z">
                  <w:rPr>
                    <w:rFonts w:ascii="Courier New" w:eastAsia="Times New Roman" w:hAnsi="Courier New" w:cs="Courier New"/>
                    <w:color w:val="000000"/>
                    <w:sz w:val="20"/>
                    <w:u w:val="single"/>
                    <w:lang w:eastAsia="fr-FR"/>
                  </w:rPr>
                </w:rPrChange>
              </w:rPr>
              <w:delText>SwPluginFactory_Class</w:delText>
            </w:r>
            <w:r w:rsidRPr="004D7EE5">
              <w:rPr>
                <w:rFonts w:ascii="Courier New" w:eastAsia="Times New Roman" w:hAnsi="Courier New" w:cs="Courier New"/>
                <w:b/>
                <w:bCs/>
                <w:color w:val="000080"/>
                <w:sz w:val="16"/>
                <w:szCs w:val="16"/>
                <w:lang w:val="en-US" w:eastAsia="fr-FR"/>
                <w:rPrChange w:id="306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067" w:author="jerome draillard" w:date="2015-10-29T11:43:00Z"/>
          <w:del w:id="3068" w:author="ghislain.aine" w:date="2015-11-04T16:48:00Z"/>
          <w:rFonts w:ascii="Courier New" w:eastAsia="Times New Roman" w:hAnsi="Courier New" w:cs="Courier New"/>
          <w:color w:val="000000"/>
          <w:sz w:val="16"/>
          <w:szCs w:val="16"/>
          <w:lang w:val="en-US" w:eastAsia="fr-FR"/>
          <w:rPrChange w:id="3069" w:author="jerome draillard" w:date="2015-10-29T11:43:00Z">
            <w:rPr>
              <w:ins w:id="3070" w:author="jerome draillard" w:date="2015-10-29T11:43:00Z"/>
              <w:del w:id="3071" w:author="ghislain.aine" w:date="2015-11-04T16:48:00Z"/>
              <w:rFonts w:ascii="Courier New" w:eastAsia="Times New Roman" w:hAnsi="Courier New" w:cs="Courier New"/>
              <w:color w:val="000000"/>
              <w:sz w:val="20"/>
              <w:lang w:eastAsia="fr-FR"/>
            </w:rPr>
          </w:rPrChange>
        </w:rPr>
      </w:pPr>
      <w:moveFrom w:id="3072" w:author="ghislain.aine" w:date="2015-10-30T10:25:00Z">
        <w:ins w:id="3073" w:author="jerome draillard" w:date="2015-10-29T11:43:00Z">
          <w:del w:id="3074" w:author="ghislain.aine" w:date="2015-11-04T16:48:00Z">
            <w:r w:rsidRPr="004D7EE5">
              <w:rPr>
                <w:rFonts w:ascii="Courier New" w:eastAsia="Times New Roman" w:hAnsi="Courier New" w:cs="Courier New"/>
                <w:color w:val="000000"/>
                <w:sz w:val="16"/>
                <w:szCs w:val="16"/>
                <w:lang w:val="en-US" w:eastAsia="fr-FR"/>
                <w:rPrChange w:id="307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07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077" w:author="jerome draillard" w:date="2015-10-29T11:43:00Z"/>
          <w:del w:id="3078" w:author="ghislain.aine" w:date="2015-11-04T16:48:00Z"/>
          <w:rFonts w:ascii="Courier New" w:eastAsia="Times New Roman" w:hAnsi="Courier New" w:cs="Courier New"/>
          <w:color w:val="000000"/>
          <w:sz w:val="16"/>
          <w:szCs w:val="16"/>
          <w:lang w:val="en-US" w:eastAsia="fr-FR"/>
          <w:rPrChange w:id="3079" w:author="jerome draillard" w:date="2015-10-29T11:43:00Z">
            <w:rPr>
              <w:ins w:id="3080" w:author="jerome draillard" w:date="2015-10-29T11:43:00Z"/>
              <w:del w:id="3081" w:author="ghislain.aine" w:date="2015-11-04T16:48:00Z"/>
              <w:rFonts w:ascii="Courier New" w:eastAsia="Times New Roman" w:hAnsi="Courier New" w:cs="Courier New"/>
              <w:color w:val="000000"/>
              <w:sz w:val="20"/>
              <w:lang w:eastAsia="fr-FR"/>
            </w:rPr>
          </w:rPrChange>
        </w:rPr>
      </w:pPr>
      <w:moveFrom w:id="3082" w:author="ghislain.aine" w:date="2015-10-30T10:25:00Z">
        <w:ins w:id="3083" w:author="jerome draillard" w:date="2015-10-29T11:43:00Z">
          <w:del w:id="3084" w:author="ghislain.aine" w:date="2015-11-04T16:48:00Z">
            <w:r w:rsidRPr="004D7EE5">
              <w:rPr>
                <w:rFonts w:ascii="Courier New" w:eastAsia="Times New Roman" w:hAnsi="Courier New" w:cs="Courier New"/>
                <w:color w:val="000000"/>
                <w:sz w:val="16"/>
                <w:szCs w:val="16"/>
                <w:lang w:val="en-US" w:eastAsia="fr-FR"/>
                <w:rPrChange w:id="3085"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070A2F" w:rsidRDefault="004D7EE5">
      <w:pPr>
        <w:shd w:val="clear" w:color="auto" w:fill="FFFFFF"/>
        <w:jc w:val="left"/>
        <w:rPr>
          <w:ins w:id="3086" w:author="jerome draillard" w:date="2015-10-29T11:43:00Z"/>
          <w:del w:id="3087" w:author="ghislain.aine" w:date="2015-11-04T16:48:00Z"/>
          <w:rFonts w:ascii="Courier New" w:eastAsia="Times New Roman" w:hAnsi="Courier New" w:cs="Courier New"/>
          <w:color w:val="000000"/>
          <w:sz w:val="16"/>
          <w:szCs w:val="16"/>
          <w:lang w:val="en-US" w:eastAsia="fr-FR"/>
          <w:rPrChange w:id="3088" w:author="jerome draillard" w:date="2015-10-29T11:43:00Z">
            <w:rPr>
              <w:ins w:id="3089" w:author="jerome draillard" w:date="2015-10-29T11:43:00Z"/>
              <w:del w:id="3090" w:author="ghislain.aine" w:date="2015-11-04T16:48:00Z"/>
              <w:rFonts w:ascii="Courier New" w:eastAsia="Times New Roman" w:hAnsi="Courier New" w:cs="Courier New"/>
              <w:color w:val="000000"/>
              <w:sz w:val="20"/>
              <w:lang w:eastAsia="fr-FR"/>
            </w:rPr>
          </w:rPrChange>
        </w:rPr>
      </w:pPr>
      <w:moveFrom w:id="3091" w:author="ghislain.aine" w:date="2015-10-30T10:25:00Z">
        <w:ins w:id="3092" w:author="jerome draillard" w:date="2015-10-29T11:43:00Z">
          <w:del w:id="3093" w:author="ghislain.aine" w:date="2015-11-04T16:48:00Z">
            <w:r w:rsidRPr="004D7EE5">
              <w:rPr>
                <w:rFonts w:ascii="Courier New" w:eastAsia="Times New Roman" w:hAnsi="Courier New" w:cs="Courier New"/>
                <w:color w:val="000000"/>
                <w:sz w:val="16"/>
                <w:szCs w:val="16"/>
                <w:lang w:val="en-US" w:eastAsia="fr-FR"/>
                <w:rPrChange w:id="309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09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096" w:author="jerome draillard" w:date="2015-10-29T11:43:00Z"/>
          <w:del w:id="3097" w:author="ghislain.aine" w:date="2015-11-04T16:48:00Z"/>
          <w:rFonts w:ascii="Courier New" w:eastAsia="Times New Roman" w:hAnsi="Courier New" w:cs="Courier New"/>
          <w:color w:val="000000"/>
          <w:sz w:val="16"/>
          <w:szCs w:val="16"/>
          <w:lang w:val="en-US" w:eastAsia="fr-FR"/>
          <w:rPrChange w:id="3098" w:author="jerome draillard" w:date="2015-10-29T11:43:00Z">
            <w:rPr>
              <w:ins w:id="3099" w:author="jerome draillard" w:date="2015-10-29T11:43:00Z"/>
              <w:del w:id="3100"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101" w:author="jerome draillard" w:date="2015-10-29T11:43:00Z"/>
          <w:del w:id="3102" w:author="ghislain.aine" w:date="2015-11-04T16:48:00Z"/>
          <w:rFonts w:ascii="Courier New" w:eastAsia="Times New Roman" w:hAnsi="Courier New" w:cs="Courier New"/>
          <w:color w:val="000000"/>
          <w:sz w:val="16"/>
          <w:szCs w:val="16"/>
          <w:lang w:val="en-US" w:eastAsia="fr-FR"/>
          <w:rPrChange w:id="3103" w:author="jerome draillard" w:date="2015-10-29T11:43:00Z">
            <w:rPr>
              <w:ins w:id="3104" w:author="jerome draillard" w:date="2015-10-29T11:43:00Z"/>
              <w:del w:id="3105" w:author="ghislain.aine" w:date="2015-11-04T16:48:00Z"/>
              <w:rFonts w:ascii="Courier New" w:eastAsia="Times New Roman" w:hAnsi="Courier New" w:cs="Courier New"/>
              <w:color w:val="000000"/>
              <w:sz w:val="20"/>
              <w:lang w:eastAsia="fr-FR"/>
            </w:rPr>
          </w:rPrChange>
        </w:rPr>
      </w:pPr>
      <w:moveFrom w:id="3106" w:author="ghislain.aine" w:date="2015-10-30T10:25:00Z">
        <w:ins w:id="3107" w:author="jerome draillard" w:date="2015-10-29T11:43:00Z">
          <w:del w:id="3108" w:author="ghislain.aine" w:date="2015-11-04T16:48:00Z">
            <w:r w:rsidRPr="004D7EE5">
              <w:rPr>
                <w:rFonts w:ascii="Courier New" w:eastAsia="Times New Roman" w:hAnsi="Courier New" w:cs="Courier New"/>
                <w:color w:val="000000"/>
                <w:sz w:val="16"/>
                <w:szCs w:val="16"/>
                <w:lang w:val="en-US" w:eastAsia="fr-FR"/>
                <w:rPrChange w:id="310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110" w:author="jerome draillard" w:date="2015-10-29T11:43:00Z">
                  <w:rPr>
                    <w:rFonts w:ascii="Courier New" w:eastAsia="Times New Roman" w:hAnsi="Courier New" w:cs="Courier New"/>
                    <w:color w:val="008080"/>
                    <w:sz w:val="20"/>
                    <w:u w:val="single"/>
                    <w:lang w:eastAsia="fr-FR"/>
                  </w:rPr>
                </w:rPrChange>
              </w:rPr>
              <w:delText>/** @brief Destructeur */</w:delText>
            </w:r>
          </w:del>
        </w:ins>
      </w:moveFrom>
    </w:p>
    <w:p w:rsidR="00070A2F" w:rsidRDefault="004D7EE5">
      <w:pPr>
        <w:shd w:val="clear" w:color="auto" w:fill="FFFFFF"/>
        <w:jc w:val="left"/>
        <w:rPr>
          <w:ins w:id="3111" w:author="jerome draillard" w:date="2015-10-29T11:43:00Z"/>
          <w:del w:id="3112" w:author="ghislain.aine" w:date="2015-11-04T16:48:00Z"/>
          <w:rFonts w:ascii="Courier New" w:eastAsia="Times New Roman" w:hAnsi="Courier New" w:cs="Courier New"/>
          <w:color w:val="000000"/>
          <w:sz w:val="16"/>
          <w:szCs w:val="16"/>
          <w:lang w:val="en-US" w:eastAsia="fr-FR"/>
          <w:rPrChange w:id="3113" w:author="jerome draillard" w:date="2015-10-29T11:43:00Z">
            <w:rPr>
              <w:ins w:id="3114" w:author="jerome draillard" w:date="2015-10-29T11:43:00Z"/>
              <w:del w:id="3115" w:author="ghislain.aine" w:date="2015-11-04T16:48:00Z"/>
              <w:rFonts w:ascii="Courier New" w:eastAsia="Times New Roman" w:hAnsi="Courier New" w:cs="Courier New"/>
              <w:color w:val="000000"/>
              <w:sz w:val="20"/>
              <w:lang w:eastAsia="fr-FR"/>
            </w:rPr>
          </w:rPrChange>
        </w:rPr>
      </w:pPr>
      <w:moveFrom w:id="3116" w:author="ghislain.aine" w:date="2015-10-30T10:25:00Z">
        <w:ins w:id="3117" w:author="jerome draillard" w:date="2015-10-29T11:43:00Z">
          <w:del w:id="3118" w:author="ghislain.aine" w:date="2015-11-04T16:48:00Z">
            <w:r w:rsidRPr="004D7EE5">
              <w:rPr>
                <w:rFonts w:ascii="Courier New" w:eastAsia="Times New Roman" w:hAnsi="Courier New" w:cs="Courier New"/>
                <w:color w:val="000000"/>
                <w:sz w:val="16"/>
                <w:szCs w:val="16"/>
                <w:lang w:val="en-US" w:eastAsia="fr-FR"/>
                <w:rPrChange w:id="3119"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12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121" w:author="jerome draillard" w:date="2015-10-29T11:43:00Z">
                  <w:rPr>
                    <w:rFonts w:ascii="Courier New" w:eastAsia="Times New Roman" w:hAnsi="Courier New" w:cs="Courier New"/>
                    <w:color w:val="000000"/>
                    <w:sz w:val="20"/>
                    <w:u w:val="single"/>
                    <w:lang w:eastAsia="fr-FR"/>
                  </w:rPr>
                </w:rPrChange>
              </w:rPr>
              <w:delText>DemoPluginFactory_Class</w:delText>
            </w:r>
            <w:r w:rsidRPr="004D7EE5">
              <w:rPr>
                <w:rFonts w:ascii="Courier New" w:eastAsia="Times New Roman" w:hAnsi="Courier New" w:cs="Courier New"/>
                <w:b/>
                <w:bCs/>
                <w:color w:val="000080"/>
                <w:sz w:val="16"/>
                <w:szCs w:val="16"/>
                <w:lang w:val="en-US" w:eastAsia="fr-FR"/>
                <w:rPrChange w:id="312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123" w:author="jerome draillard" w:date="2015-10-29T11:43:00Z"/>
          <w:del w:id="3124" w:author="ghislain.aine" w:date="2015-11-04T16:48:00Z"/>
          <w:rFonts w:ascii="Courier New" w:eastAsia="Times New Roman" w:hAnsi="Courier New" w:cs="Courier New"/>
          <w:color w:val="000000"/>
          <w:sz w:val="16"/>
          <w:szCs w:val="16"/>
          <w:lang w:val="en-US" w:eastAsia="fr-FR"/>
          <w:rPrChange w:id="3125" w:author="jerome draillard" w:date="2015-10-29T11:43:00Z">
            <w:rPr>
              <w:ins w:id="3126" w:author="jerome draillard" w:date="2015-10-29T11:43:00Z"/>
              <w:del w:id="3127" w:author="ghislain.aine" w:date="2015-11-04T16:48:00Z"/>
              <w:rFonts w:ascii="Courier New" w:eastAsia="Times New Roman" w:hAnsi="Courier New" w:cs="Courier New"/>
              <w:color w:val="000000"/>
              <w:sz w:val="20"/>
              <w:lang w:eastAsia="fr-FR"/>
            </w:rPr>
          </w:rPrChange>
        </w:rPr>
      </w:pPr>
      <w:moveFrom w:id="3128" w:author="ghislain.aine" w:date="2015-10-30T10:25:00Z">
        <w:ins w:id="3129" w:author="jerome draillard" w:date="2015-10-29T11:43:00Z">
          <w:del w:id="3130" w:author="ghislain.aine" w:date="2015-11-04T16:48:00Z">
            <w:r w:rsidRPr="004D7EE5">
              <w:rPr>
                <w:rFonts w:ascii="Courier New" w:eastAsia="Times New Roman" w:hAnsi="Courier New" w:cs="Courier New"/>
                <w:color w:val="000000"/>
                <w:sz w:val="16"/>
                <w:szCs w:val="16"/>
                <w:lang w:val="en-US" w:eastAsia="fr-FR"/>
                <w:rPrChange w:id="3131"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13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133" w:author="jerome draillard" w:date="2015-10-29T11:43:00Z"/>
          <w:del w:id="3134" w:author="ghislain.aine" w:date="2015-11-04T16:48:00Z"/>
          <w:rFonts w:ascii="Courier New" w:eastAsia="Times New Roman" w:hAnsi="Courier New" w:cs="Courier New"/>
          <w:color w:val="000000"/>
          <w:sz w:val="16"/>
          <w:szCs w:val="16"/>
          <w:lang w:val="en-US" w:eastAsia="fr-FR"/>
          <w:rPrChange w:id="3135" w:author="jerome draillard" w:date="2015-10-29T11:43:00Z">
            <w:rPr>
              <w:ins w:id="3136" w:author="jerome draillard" w:date="2015-10-29T11:43:00Z"/>
              <w:del w:id="3137" w:author="ghislain.aine" w:date="2015-11-04T16:48:00Z"/>
              <w:rFonts w:ascii="Courier New" w:eastAsia="Times New Roman" w:hAnsi="Courier New" w:cs="Courier New"/>
              <w:color w:val="000000"/>
              <w:sz w:val="20"/>
              <w:lang w:eastAsia="fr-FR"/>
            </w:rPr>
          </w:rPrChange>
        </w:rPr>
      </w:pPr>
      <w:moveFrom w:id="3138" w:author="ghislain.aine" w:date="2015-10-30T10:25:00Z">
        <w:ins w:id="3139" w:author="jerome draillard" w:date="2015-10-29T11:43:00Z">
          <w:del w:id="3140" w:author="ghislain.aine" w:date="2015-11-04T16:48:00Z">
            <w:r w:rsidRPr="004D7EE5">
              <w:rPr>
                <w:rFonts w:ascii="Courier New" w:eastAsia="Times New Roman" w:hAnsi="Courier New" w:cs="Courier New"/>
                <w:color w:val="000000"/>
                <w:sz w:val="16"/>
                <w:szCs w:val="16"/>
                <w:lang w:val="en-US" w:eastAsia="fr-FR"/>
                <w:rPrChange w:id="3141"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070A2F" w:rsidRDefault="004D7EE5">
      <w:pPr>
        <w:shd w:val="clear" w:color="auto" w:fill="FFFFFF"/>
        <w:jc w:val="left"/>
        <w:rPr>
          <w:ins w:id="3142" w:author="jerome draillard" w:date="2015-10-29T11:43:00Z"/>
          <w:del w:id="3143" w:author="ghislain.aine" w:date="2015-11-04T16:48:00Z"/>
          <w:rFonts w:ascii="Courier New" w:eastAsia="Times New Roman" w:hAnsi="Courier New" w:cs="Courier New"/>
          <w:color w:val="000000"/>
          <w:sz w:val="16"/>
          <w:szCs w:val="16"/>
          <w:lang w:val="en-US" w:eastAsia="fr-FR"/>
          <w:rPrChange w:id="3144" w:author="jerome draillard" w:date="2015-10-29T11:43:00Z">
            <w:rPr>
              <w:ins w:id="3145" w:author="jerome draillard" w:date="2015-10-29T11:43:00Z"/>
              <w:del w:id="3146" w:author="ghislain.aine" w:date="2015-11-04T16:48:00Z"/>
              <w:rFonts w:ascii="Courier New" w:eastAsia="Times New Roman" w:hAnsi="Courier New" w:cs="Courier New"/>
              <w:color w:val="000000"/>
              <w:sz w:val="20"/>
              <w:lang w:eastAsia="fr-FR"/>
            </w:rPr>
          </w:rPrChange>
        </w:rPr>
      </w:pPr>
      <w:moveFrom w:id="3147" w:author="ghislain.aine" w:date="2015-10-30T10:25:00Z">
        <w:ins w:id="3148" w:author="jerome draillard" w:date="2015-10-29T11:43:00Z">
          <w:del w:id="3149" w:author="ghislain.aine" w:date="2015-11-04T16:48:00Z">
            <w:r w:rsidRPr="004D7EE5">
              <w:rPr>
                <w:rFonts w:ascii="Courier New" w:eastAsia="Times New Roman" w:hAnsi="Courier New" w:cs="Courier New"/>
                <w:color w:val="000000"/>
                <w:sz w:val="16"/>
                <w:szCs w:val="16"/>
                <w:lang w:val="en-US" w:eastAsia="fr-FR"/>
                <w:rPrChange w:id="3150"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15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152" w:author="jerome draillard" w:date="2015-10-29T11:43:00Z"/>
          <w:del w:id="3153" w:author="ghislain.aine" w:date="2015-11-04T16:48:00Z"/>
          <w:rFonts w:ascii="Courier New" w:eastAsia="Times New Roman" w:hAnsi="Courier New" w:cs="Courier New"/>
          <w:color w:val="000000"/>
          <w:sz w:val="16"/>
          <w:szCs w:val="16"/>
          <w:lang w:val="en-US" w:eastAsia="fr-FR"/>
          <w:rPrChange w:id="3154" w:author="jerome draillard" w:date="2015-10-29T11:43:00Z">
            <w:rPr>
              <w:ins w:id="3155" w:author="jerome draillard" w:date="2015-10-29T11:43:00Z"/>
              <w:del w:id="3156"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157" w:author="jerome draillard" w:date="2015-10-29T11:43:00Z"/>
          <w:del w:id="3158" w:author="ghislain.aine" w:date="2015-11-04T16:48:00Z"/>
          <w:rFonts w:ascii="Courier New" w:eastAsia="Times New Roman" w:hAnsi="Courier New" w:cs="Courier New"/>
          <w:color w:val="000000"/>
          <w:sz w:val="16"/>
          <w:szCs w:val="16"/>
          <w:lang w:val="en-US" w:eastAsia="fr-FR"/>
          <w:rPrChange w:id="3159" w:author="jerome draillard" w:date="2015-10-29T11:43:00Z">
            <w:rPr>
              <w:ins w:id="3160" w:author="jerome draillard" w:date="2015-10-29T11:43:00Z"/>
              <w:del w:id="3161" w:author="ghislain.aine" w:date="2015-11-04T16:48:00Z"/>
              <w:rFonts w:ascii="Courier New" w:eastAsia="Times New Roman" w:hAnsi="Courier New" w:cs="Courier New"/>
              <w:color w:val="000000"/>
              <w:sz w:val="20"/>
              <w:lang w:eastAsia="fr-FR"/>
            </w:rPr>
          </w:rPrChange>
        </w:rPr>
      </w:pPr>
      <w:moveFrom w:id="3162" w:author="ghislain.aine" w:date="2015-10-30T10:25:00Z">
        <w:ins w:id="3163" w:author="jerome draillard" w:date="2015-10-29T11:43:00Z">
          <w:del w:id="3164" w:author="ghislain.aine" w:date="2015-11-04T16:48:00Z">
            <w:r w:rsidRPr="004D7EE5">
              <w:rPr>
                <w:rFonts w:ascii="Courier New" w:eastAsia="Times New Roman" w:hAnsi="Courier New" w:cs="Courier New"/>
                <w:color w:val="000000"/>
                <w:sz w:val="16"/>
                <w:szCs w:val="16"/>
                <w:lang w:val="en-US" w:eastAsia="fr-FR"/>
                <w:rPrChange w:id="316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166" w:author="jerome draillard" w:date="2015-10-29T11:43:00Z">
                  <w:rPr>
                    <w:rFonts w:ascii="Courier New" w:eastAsia="Times New Roman" w:hAnsi="Courier New" w:cs="Courier New"/>
                    <w:color w:val="008080"/>
                    <w:sz w:val="20"/>
                    <w:u w:val="single"/>
                    <w:lang w:eastAsia="fr-FR"/>
                  </w:rPr>
                </w:rPrChange>
              </w:rPr>
              <w:delText>/** @brief Initialisation */</w:delText>
            </w:r>
          </w:del>
        </w:ins>
      </w:moveFrom>
    </w:p>
    <w:p w:rsidR="00070A2F" w:rsidRDefault="004D7EE5">
      <w:pPr>
        <w:shd w:val="clear" w:color="auto" w:fill="FFFFFF"/>
        <w:jc w:val="left"/>
        <w:rPr>
          <w:ins w:id="3167" w:author="jerome draillard" w:date="2015-10-29T11:43:00Z"/>
          <w:del w:id="3168" w:author="ghislain.aine" w:date="2015-11-04T16:48:00Z"/>
          <w:rFonts w:ascii="Courier New" w:eastAsia="Times New Roman" w:hAnsi="Courier New" w:cs="Courier New"/>
          <w:color w:val="000000"/>
          <w:sz w:val="16"/>
          <w:szCs w:val="16"/>
          <w:lang w:val="en-US" w:eastAsia="fr-FR"/>
          <w:rPrChange w:id="3169" w:author="jerome draillard" w:date="2015-10-29T11:43:00Z">
            <w:rPr>
              <w:ins w:id="3170" w:author="jerome draillard" w:date="2015-10-29T11:43:00Z"/>
              <w:del w:id="3171" w:author="ghislain.aine" w:date="2015-11-04T16:48:00Z"/>
              <w:rFonts w:ascii="Courier New" w:eastAsia="Times New Roman" w:hAnsi="Courier New" w:cs="Courier New"/>
              <w:color w:val="000000"/>
              <w:sz w:val="20"/>
              <w:lang w:eastAsia="fr-FR"/>
            </w:rPr>
          </w:rPrChange>
        </w:rPr>
      </w:pPr>
      <w:moveFrom w:id="3172" w:author="ghislain.aine" w:date="2015-10-30T10:25:00Z">
        <w:ins w:id="3173" w:author="jerome draillard" w:date="2015-10-29T11:43:00Z">
          <w:del w:id="3174" w:author="ghislain.aine" w:date="2015-11-04T16:48:00Z">
            <w:r w:rsidRPr="004D7EE5">
              <w:rPr>
                <w:rFonts w:ascii="Courier New" w:eastAsia="Times New Roman" w:hAnsi="Courier New" w:cs="Courier New"/>
                <w:color w:val="000000"/>
                <w:sz w:val="16"/>
                <w:szCs w:val="16"/>
                <w:lang w:val="en-US" w:eastAsia="fr-FR"/>
                <w:rPrChange w:id="317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00FF"/>
                <w:sz w:val="16"/>
                <w:szCs w:val="16"/>
                <w:lang w:val="en-US" w:eastAsia="fr-FR"/>
                <w:rPrChange w:id="3176" w:author="jerome draillard" w:date="2015-10-29T11:43:00Z">
                  <w:rPr>
                    <w:rFonts w:ascii="Courier New" w:eastAsia="Times New Roman" w:hAnsi="Courier New" w:cs="Courier New"/>
                    <w:color w:val="8000FF"/>
                    <w:sz w:val="20"/>
                    <w:u w:val="single"/>
                    <w:lang w:eastAsia="fr-FR"/>
                  </w:rPr>
                </w:rPrChange>
              </w:rPr>
              <w:delText>void</w:delText>
            </w:r>
            <w:r w:rsidRPr="004D7EE5">
              <w:rPr>
                <w:rFonts w:ascii="Courier New" w:eastAsia="Times New Roman" w:hAnsi="Courier New" w:cs="Courier New"/>
                <w:color w:val="000000"/>
                <w:sz w:val="16"/>
                <w:szCs w:val="16"/>
                <w:lang w:val="en-US" w:eastAsia="fr-FR"/>
                <w:rPrChange w:id="3177"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17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179" w:author="jerome draillard" w:date="2015-10-29T11:43:00Z">
                  <w:rPr>
                    <w:rFonts w:ascii="Courier New" w:eastAsia="Times New Roman" w:hAnsi="Courier New" w:cs="Courier New"/>
                    <w:color w:val="000000"/>
                    <w:sz w:val="20"/>
                    <w:u w:val="single"/>
                    <w:lang w:eastAsia="fr-FR"/>
                  </w:rPr>
                </w:rPrChange>
              </w:rPr>
              <w:delText>Initialize</w:delText>
            </w:r>
            <w:r w:rsidRPr="004D7EE5">
              <w:rPr>
                <w:rFonts w:ascii="Courier New" w:eastAsia="Times New Roman" w:hAnsi="Courier New" w:cs="Courier New"/>
                <w:b/>
                <w:bCs/>
                <w:color w:val="000080"/>
                <w:sz w:val="16"/>
                <w:szCs w:val="16"/>
                <w:lang w:val="en-US" w:eastAsia="fr-FR"/>
                <w:rPrChange w:id="318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181" w:author="jerome draillard" w:date="2015-10-29T11:43:00Z"/>
          <w:del w:id="3182" w:author="ghislain.aine" w:date="2015-11-04T16:48:00Z"/>
          <w:rFonts w:ascii="Courier New" w:eastAsia="Times New Roman" w:hAnsi="Courier New" w:cs="Courier New"/>
          <w:color w:val="000000"/>
          <w:sz w:val="16"/>
          <w:szCs w:val="16"/>
          <w:lang w:val="en-US" w:eastAsia="fr-FR"/>
          <w:rPrChange w:id="3183" w:author="jerome draillard" w:date="2015-10-29T11:43:00Z">
            <w:rPr>
              <w:ins w:id="3184" w:author="jerome draillard" w:date="2015-10-29T11:43:00Z"/>
              <w:del w:id="3185" w:author="ghislain.aine" w:date="2015-11-04T16:48:00Z"/>
              <w:rFonts w:ascii="Courier New" w:eastAsia="Times New Roman" w:hAnsi="Courier New" w:cs="Courier New"/>
              <w:color w:val="000000"/>
              <w:sz w:val="20"/>
              <w:lang w:eastAsia="fr-FR"/>
            </w:rPr>
          </w:rPrChange>
        </w:rPr>
      </w:pPr>
      <w:moveFrom w:id="3186" w:author="ghislain.aine" w:date="2015-10-30T10:25:00Z">
        <w:ins w:id="3187" w:author="jerome draillard" w:date="2015-10-29T11:43:00Z">
          <w:del w:id="3188" w:author="ghislain.aine" w:date="2015-11-04T16:48:00Z">
            <w:r w:rsidRPr="004D7EE5">
              <w:rPr>
                <w:rFonts w:ascii="Courier New" w:eastAsia="Times New Roman" w:hAnsi="Courier New" w:cs="Courier New"/>
                <w:color w:val="000000"/>
                <w:sz w:val="16"/>
                <w:szCs w:val="16"/>
                <w:lang w:val="en-US" w:eastAsia="fr-FR"/>
                <w:rPrChange w:id="318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19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191" w:author="jerome draillard" w:date="2015-10-29T11:43:00Z"/>
          <w:del w:id="3192" w:author="ghislain.aine" w:date="2015-11-04T16:48:00Z"/>
          <w:rFonts w:ascii="Courier New" w:eastAsia="Times New Roman" w:hAnsi="Courier New" w:cs="Courier New"/>
          <w:color w:val="000000"/>
          <w:sz w:val="16"/>
          <w:szCs w:val="16"/>
          <w:lang w:val="en-US" w:eastAsia="fr-FR"/>
          <w:rPrChange w:id="3193" w:author="jerome draillard" w:date="2015-10-29T11:43:00Z">
            <w:rPr>
              <w:ins w:id="3194" w:author="jerome draillard" w:date="2015-10-29T11:43:00Z"/>
              <w:del w:id="3195" w:author="ghislain.aine" w:date="2015-11-04T16:48:00Z"/>
              <w:rFonts w:ascii="Courier New" w:eastAsia="Times New Roman" w:hAnsi="Courier New" w:cs="Courier New"/>
              <w:color w:val="000000"/>
              <w:sz w:val="20"/>
              <w:lang w:eastAsia="fr-FR"/>
            </w:rPr>
          </w:rPrChange>
        </w:rPr>
      </w:pPr>
      <w:moveFrom w:id="3196" w:author="ghislain.aine" w:date="2015-10-30T10:25:00Z">
        <w:ins w:id="3197" w:author="jerome draillard" w:date="2015-10-29T11:43:00Z">
          <w:del w:id="3198" w:author="ghislain.aine" w:date="2015-11-04T16:48:00Z">
            <w:r w:rsidRPr="004D7EE5">
              <w:rPr>
                <w:rFonts w:ascii="Courier New" w:eastAsia="Times New Roman" w:hAnsi="Courier New" w:cs="Courier New"/>
                <w:color w:val="000000"/>
                <w:sz w:val="16"/>
                <w:szCs w:val="16"/>
                <w:lang w:val="en-US" w:eastAsia="fr-FR"/>
                <w:rPrChange w:id="3199"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070A2F" w:rsidRDefault="004D7EE5">
      <w:pPr>
        <w:shd w:val="clear" w:color="auto" w:fill="FFFFFF"/>
        <w:jc w:val="left"/>
        <w:rPr>
          <w:ins w:id="3200" w:author="jerome draillard" w:date="2015-10-29T11:43:00Z"/>
          <w:del w:id="3201" w:author="ghislain.aine" w:date="2015-11-04T16:48:00Z"/>
          <w:rFonts w:ascii="Courier New" w:eastAsia="Times New Roman" w:hAnsi="Courier New" w:cs="Courier New"/>
          <w:color w:val="000000"/>
          <w:sz w:val="16"/>
          <w:szCs w:val="16"/>
          <w:lang w:val="en-US" w:eastAsia="fr-FR"/>
          <w:rPrChange w:id="3202" w:author="jerome draillard" w:date="2015-10-29T11:43:00Z">
            <w:rPr>
              <w:ins w:id="3203" w:author="jerome draillard" w:date="2015-10-29T11:43:00Z"/>
              <w:del w:id="3204" w:author="ghislain.aine" w:date="2015-11-04T16:48:00Z"/>
              <w:rFonts w:ascii="Courier New" w:eastAsia="Times New Roman" w:hAnsi="Courier New" w:cs="Courier New"/>
              <w:color w:val="000000"/>
              <w:sz w:val="20"/>
              <w:lang w:eastAsia="fr-FR"/>
            </w:rPr>
          </w:rPrChange>
        </w:rPr>
      </w:pPr>
      <w:moveFrom w:id="3205" w:author="ghislain.aine" w:date="2015-10-30T10:25:00Z">
        <w:ins w:id="3206" w:author="jerome draillard" w:date="2015-10-29T11:43:00Z">
          <w:del w:id="3207" w:author="ghislain.aine" w:date="2015-11-04T16:48:00Z">
            <w:r w:rsidRPr="004D7EE5">
              <w:rPr>
                <w:rFonts w:ascii="Courier New" w:eastAsia="Times New Roman" w:hAnsi="Courier New" w:cs="Courier New"/>
                <w:color w:val="000000"/>
                <w:sz w:val="16"/>
                <w:szCs w:val="16"/>
                <w:lang w:val="en-US" w:eastAsia="fr-FR"/>
                <w:rPrChange w:id="3208"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209"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210" w:author="jerome draillard" w:date="2015-10-29T11:43:00Z"/>
          <w:del w:id="3211" w:author="ghislain.aine" w:date="2015-11-04T16:48:00Z"/>
          <w:rFonts w:ascii="Courier New" w:eastAsia="Times New Roman" w:hAnsi="Courier New" w:cs="Courier New"/>
          <w:color w:val="000000"/>
          <w:sz w:val="16"/>
          <w:szCs w:val="16"/>
          <w:lang w:val="en-US" w:eastAsia="fr-FR"/>
          <w:rPrChange w:id="3212" w:author="jerome draillard" w:date="2015-10-29T11:43:00Z">
            <w:rPr>
              <w:ins w:id="3213" w:author="jerome draillard" w:date="2015-10-29T11:43:00Z"/>
              <w:del w:id="3214"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215" w:author="jerome draillard" w:date="2015-10-29T11:43:00Z"/>
          <w:del w:id="3216" w:author="ghislain.aine" w:date="2015-11-04T16:48:00Z"/>
          <w:rFonts w:ascii="Courier New" w:eastAsia="Times New Roman" w:hAnsi="Courier New" w:cs="Courier New"/>
          <w:color w:val="000000"/>
          <w:sz w:val="16"/>
          <w:szCs w:val="16"/>
          <w:lang w:val="en-US" w:eastAsia="fr-FR"/>
          <w:rPrChange w:id="3217" w:author="jerome draillard" w:date="2015-10-29T11:43:00Z">
            <w:rPr>
              <w:ins w:id="3218" w:author="jerome draillard" w:date="2015-10-29T11:43:00Z"/>
              <w:del w:id="3219" w:author="ghislain.aine" w:date="2015-11-04T16:48:00Z"/>
              <w:rFonts w:ascii="Courier New" w:eastAsia="Times New Roman" w:hAnsi="Courier New" w:cs="Courier New"/>
              <w:color w:val="000000"/>
              <w:sz w:val="20"/>
              <w:lang w:eastAsia="fr-FR"/>
            </w:rPr>
          </w:rPrChange>
        </w:rPr>
      </w:pPr>
      <w:moveFrom w:id="3220" w:author="ghislain.aine" w:date="2015-10-30T10:25:00Z">
        <w:ins w:id="3221" w:author="jerome draillard" w:date="2015-10-29T11:43:00Z">
          <w:del w:id="3222" w:author="ghislain.aine" w:date="2015-11-04T16:48:00Z">
            <w:r w:rsidRPr="004D7EE5">
              <w:rPr>
                <w:rFonts w:ascii="Courier New" w:eastAsia="Times New Roman" w:hAnsi="Courier New" w:cs="Courier New"/>
                <w:color w:val="000000"/>
                <w:sz w:val="16"/>
                <w:szCs w:val="16"/>
                <w:lang w:val="en-US" w:eastAsia="fr-FR"/>
                <w:rPrChange w:id="3223"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224" w:author="jerome draillard" w:date="2015-10-29T11:43:00Z">
                  <w:rPr>
                    <w:rFonts w:ascii="Courier New" w:eastAsia="Times New Roman" w:hAnsi="Courier New" w:cs="Courier New"/>
                    <w:color w:val="008080"/>
                    <w:sz w:val="20"/>
                    <w:u w:val="single"/>
                    <w:lang w:eastAsia="fr-FR"/>
                  </w:rPr>
                </w:rPrChange>
              </w:rPr>
              <w:delText>/** @brief Libération */</w:delText>
            </w:r>
          </w:del>
        </w:ins>
      </w:moveFrom>
    </w:p>
    <w:p w:rsidR="00070A2F" w:rsidRDefault="004D7EE5">
      <w:pPr>
        <w:shd w:val="clear" w:color="auto" w:fill="FFFFFF"/>
        <w:jc w:val="left"/>
        <w:rPr>
          <w:ins w:id="3225" w:author="jerome draillard" w:date="2015-10-29T11:43:00Z"/>
          <w:del w:id="3226" w:author="ghislain.aine" w:date="2015-11-04T16:48:00Z"/>
          <w:rFonts w:ascii="Courier New" w:eastAsia="Times New Roman" w:hAnsi="Courier New" w:cs="Courier New"/>
          <w:color w:val="000000"/>
          <w:sz w:val="16"/>
          <w:szCs w:val="16"/>
          <w:lang w:val="en-US" w:eastAsia="fr-FR"/>
          <w:rPrChange w:id="3227" w:author="jerome draillard" w:date="2015-10-29T11:43:00Z">
            <w:rPr>
              <w:ins w:id="3228" w:author="jerome draillard" w:date="2015-10-29T11:43:00Z"/>
              <w:del w:id="3229" w:author="ghislain.aine" w:date="2015-11-04T16:48:00Z"/>
              <w:rFonts w:ascii="Courier New" w:eastAsia="Times New Roman" w:hAnsi="Courier New" w:cs="Courier New"/>
              <w:color w:val="000000"/>
              <w:sz w:val="20"/>
              <w:lang w:eastAsia="fr-FR"/>
            </w:rPr>
          </w:rPrChange>
        </w:rPr>
      </w:pPr>
      <w:moveFrom w:id="3230" w:author="ghislain.aine" w:date="2015-10-30T10:25:00Z">
        <w:ins w:id="3231" w:author="jerome draillard" w:date="2015-10-29T11:43:00Z">
          <w:del w:id="3232" w:author="ghislain.aine" w:date="2015-11-04T16:48:00Z">
            <w:r w:rsidRPr="004D7EE5">
              <w:rPr>
                <w:rFonts w:ascii="Courier New" w:eastAsia="Times New Roman" w:hAnsi="Courier New" w:cs="Courier New"/>
                <w:color w:val="000000"/>
                <w:sz w:val="16"/>
                <w:szCs w:val="16"/>
                <w:lang w:val="en-US" w:eastAsia="fr-FR"/>
                <w:rPrChange w:id="3233"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00FF"/>
                <w:sz w:val="16"/>
                <w:szCs w:val="16"/>
                <w:lang w:val="en-US" w:eastAsia="fr-FR"/>
                <w:rPrChange w:id="3234" w:author="jerome draillard" w:date="2015-10-29T11:43:00Z">
                  <w:rPr>
                    <w:rFonts w:ascii="Courier New" w:eastAsia="Times New Roman" w:hAnsi="Courier New" w:cs="Courier New"/>
                    <w:color w:val="8000FF"/>
                    <w:sz w:val="20"/>
                    <w:u w:val="single"/>
                    <w:lang w:eastAsia="fr-FR"/>
                  </w:rPr>
                </w:rPrChange>
              </w:rPr>
              <w:delText>void</w:delText>
            </w:r>
            <w:r w:rsidRPr="004D7EE5">
              <w:rPr>
                <w:rFonts w:ascii="Courier New" w:eastAsia="Times New Roman" w:hAnsi="Courier New" w:cs="Courier New"/>
                <w:color w:val="000000"/>
                <w:sz w:val="16"/>
                <w:szCs w:val="16"/>
                <w:lang w:val="en-US" w:eastAsia="fr-FR"/>
                <w:rPrChange w:id="3235"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23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237" w:author="jerome draillard" w:date="2015-10-29T11:43:00Z">
                  <w:rPr>
                    <w:rFonts w:ascii="Courier New" w:eastAsia="Times New Roman" w:hAnsi="Courier New" w:cs="Courier New"/>
                    <w:color w:val="000000"/>
                    <w:sz w:val="20"/>
                    <w:u w:val="single"/>
                    <w:lang w:eastAsia="fr-FR"/>
                  </w:rPr>
                </w:rPrChange>
              </w:rPr>
              <w:delText>Liberate</w:delText>
            </w:r>
            <w:r w:rsidRPr="004D7EE5">
              <w:rPr>
                <w:rFonts w:ascii="Courier New" w:eastAsia="Times New Roman" w:hAnsi="Courier New" w:cs="Courier New"/>
                <w:b/>
                <w:bCs/>
                <w:color w:val="000080"/>
                <w:sz w:val="16"/>
                <w:szCs w:val="16"/>
                <w:lang w:val="en-US" w:eastAsia="fr-FR"/>
                <w:rPrChange w:id="323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239" w:author="jerome draillard" w:date="2015-10-29T11:43:00Z"/>
          <w:del w:id="3240" w:author="ghislain.aine" w:date="2015-11-04T16:48:00Z"/>
          <w:rFonts w:ascii="Courier New" w:eastAsia="Times New Roman" w:hAnsi="Courier New" w:cs="Courier New"/>
          <w:color w:val="000000"/>
          <w:sz w:val="16"/>
          <w:szCs w:val="16"/>
          <w:lang w:val="en-US" w:eastAsia="fr-FR"/>
          <w:rPrChange w:id="3241" w:author="jerome draillard" w:date="2015-10-29T11:43:00Z">
            <w:rPr>
              <w:ins w:id="3242" w:author="jerome draillard" w:date="2015-10-29T11:43:00Z"/>
              <w:del w:id="3243" w:author="ghislain.aine" w:date="2015-11-04T16:48:00Z"/>
              <w:rFonts w:ascii="Courier New" w:eastAsia="Times New Roman" w:hAnsi="Courier New" w:cs="Courier New"/>
              <w:color w:val="000000"/>
              <w:sz w:val="20"/>
              <w:lang w:eastAsia="fr-FR"/>
            </w:rPr>
          </w:rPrChange>
        </w:rPr>
      </w:pPr>
      <w:moveFrom w:id="3244" w:author="ghislain.aine" w:date="2015-10-30T10:25:00Z">
        <w:ins w:id="3245" w:author="jerome draillard" w:date="2015-10-29T11:43:00Z">
          <w:del w:id="3246" w:author="ghislain.aine" w:date="2015-11-04T16:48:00Z">
            <w:r w:rsidRPr="004D7EE5">
              <w:rPr>
                <w:rFonts w:ascii="Courier New" w:eastAsia="Times New Roman" w:hAnsi="Courier New" w:cs="Courier New"/>
                <w:color w:val="000000"/>
                <w:sz w:val="16"/>
                <w:szCs w:val="16"/>
                <w:lang w:val="en-US" w:eastAsia="fr-FR"/>
                <w:rPrChange w:id="324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24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249" w:author="jerome draillard" w:date="2015-10-29T11:43:00Z"/>
          <w:del w:id="3250" w:author="ghislain.aine" w:date="2015-11-04T16:48:00Z"/>
          <w:rFonts w:ascii="Courier New" w:eastAsia="Times New Roman" w:hAnsi="Courier New" w:cs="Courier New"/>
          <w:color w:val="000000"/>
          <w:sz w:val="16"/>
          <w:szCs w:val="16"/>
          <w:lang w:val="en-US" w:eastAsia="fr-FR"/>
          <w:rPrChange w:id="3251" w:author="jerome draillard" w:date="2015-10-29T11:43:00Z">
            <w:rPr>
              <w:ins w:id="3252" w:author="jerome draillard" w:date="2015-10-29T11:43:00Z"/>
              <w:del w:id="3253" w:author="ghislain.aine" w:date="2015-11-04T16:48:00Z"/>
              <w:rFonts w:ascii="Courier New" w:eastAsia="Times New Roman" w:hAnsi="Courier New" w:cs="Courier New"/>
              <w:color w:val="000000"/>
              <w:sz w:val="20"/>
              <w:lang w:eastAsia="fr-FR"/>
            </w:rPr>
          </w:rPrChange>
        </w:rPr>
      </w:pPr>
      <w:moveFrom w:id="3254" w:author="ghislain.aine" w:date="2015-10-30T10:25:00Z">
        <w:ins w:id="3255" w:author="jerome draillard" w:date="2015-10-29T11:43:00Z">
          <w:del w:id="3256" w:author="ghislain.aine" w:date="2015-11-04T16:48:00Z">
            <w:r w:rsidRPr="004D7EE5">
              <w:rPr>
                <w:rFonts w:ascii="Courier New" w:eastAsia="Times New Roman" w:hAnsi="Courier New" w:cs="Courier New"/>
                <w:color w:val="000000"/>
                <w:sz w:val="16"/>
                <w:szCs w:val="16"/>
                <w:lang w:val="en-US" w:eastAsia="fr-FR"/>
                <w:rPrChange w:id="3257"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070A2F" w:rsidRDefault="004D7EE5">
      <w:pPr>
        <w:shd w:val="clear" w:color="auto" w:fill="FFFFFF"/>
        <w:jc w:val="left"/>
        <w:rPr>
          <w:ins w:id="3258" w:author="jerome draillard" w:date="2015-10-29T11:43:00Z"/>
          <w:del w:id="3259" w:author="ghislain.aine" w:date="2015-11-04T16:48:00Z"/>
          <w:rFonts w:ascii="Courier New" w:eastAsia="Times New Roman" w:hAnsi="Courier New" w:cs="Courier New"/>
          <w:color w:val="000000"/>
          <w:sz w:val="16"/>
          <w:szCs w:val="16"/>
          <w:lang w:val="en-US" w:eastAsia="fr-FR"/>
          <w:rPrChange w:id="3260" w:author="jerome draillard" w:date="2015-10-29T11:43:00Z">
            <w:rPr>
              <w:ins w:id="3261" w:author="jerome draillard" w:date="2015-10-29T11:43:00Z"/>
              <w:del w:id="3262" w:author="ghislain.aine" w:date="2015-11-04T16:48:00Z"/>
              <w:rFonts w:ascii="Courier New" w:eastAsia="Times New Roman" w:hAnsi="Courier New" w:cs="Courier New"/>
              <w:color w:val="000000"/>
              <w:sz w:val="20"/>
              <w:lang w:eastAsia="fr-FR"/>
            </w:rPr>
          </w:rPrChange>
        </w:rPr>
      </w:pPr>
      <w:moveFrom w:id="3263" w:author="ghislain.aine" w:date="2015-10-30T10:25:00Z">
        <w:ins w:id="3264" w:author="jerome draillard" w:date="2015-10-29T11:43:00Z">
          <w:del w:id="3265" w:author="ghislain.aine" w:date="2015-11-04T16:48:00Z">
            <w:r w:rsidRPr="004D7EE5">
              <w:rPr>
                <w:rFonts w:ascii="Courier New" w:eastAsia="Times New Roman" w:hAnsi="Courier New" w:cs="Courier New"/>
                <w:color w:val="000000"/>
                <w:sz w:val="16"/>
                <w:szCs w:val="16"/>
                <w:lang w:val="en-US" w:eastAsia="fr-FR"/>
                <w:rPrChange w:id="326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26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268" w:author="jerome draillard" w:date="2015-10-29T11:43:00Z"/>
          <w:del w:id="3269" w:author="ghislain.aine" w:date="2015-11-04T16:48:00Z"/>
          <w:rFonts w:ascii="Courier New" w:eastAsia="Times New Roman" w:hAnsi="Courier New" w:cs="Courier New"/>
          <w:color w:val="000000"/>
          <w:sz w:val="16"/>
          <w:szCs w:val="16"/>
          <w:lang w:val="en-US" w:eastAsia="fr-FR"/>
          <w:rPrChange w:id="3270" w:author="jerome draillard" w:date="2015-10-29T11:43:00Z">
            <w:rPr>
              <w:ins w:id="3271" w:author="jerome draillard" w:date="2015-10-29T11:43:00Z"/>
              <w:del w:id="3272"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273" w:author="jerome draillard" w:date="2015-10-29T11:43:00Z"/>
          <w:del w:id="3274" w:author="ghislain.aine" w:date="2015-11-04T16:48:00Z"/>
          <w:rFonts w:ascii="Courier New" w:eastAsia="Times New Roman" w:hAnsi="Courier New" w:cs="Courier New"/>
          <w:color w:val="000000"/>
          <w:sz w:val="16"/>
          <w:szCs w:val="16"/>
          <w:lang w:val="en-US" w:eastAsia="fr-FR"/>
          <w:rPrChange w:id="3275" w:author="jerome draillard" w:date="2015-10-29T11:43:00Z">
            <w:rPr>
              <w:ins w:id="3276" w:author="jerome draillard" w:date="2015-10-29T11:43:00Z"/>
              <w:del w:id="3277" w:author="ghislain.aine" w:date="2015-11-04T16:48:00Z"/>
              <w:rFonts w:ascii="Courier New" w:eastAsia="Times New Roman" w:hAnsi="Courier New" w:cs="Courier New"/>
              <w:color w:val="000000"/>
              <w:sz w:val="20"/>
              <w:lang w:eastAsia="fr-FR"/>
            </w:rPr>
          </w:rPrChange>
        </w:rPr>
      </w:pPr>
      <w:moveFrom w:id="3278" w:author="ghislain.aine" w:date="2015-10-30T10:25:00Z">
        <w:ins w:id="3279" w:author="jerome draillard" w:date="2015-10-29T11:43:00Z">
          <w:del w:id="3280" w:author="ghislain.aine" w:date="2015-11-04T16:48:00Z">
            <w:r w:rsidRPr="004D7EE5">
              <w:rPr>
                <w:rFonts w:ascii="Courier New" w:eastAsia="Times New Roman" w:hAnsi="Courier New" w:cs="Courier New"/>
                <w:color w:val="000000"/>
                <w:sz w:val="16"/>
                <w:szCs w:val="16"/>
                <w:lang w:val="en-US" w:eastAsia="fr-FR"/>
                <w:rPrChange w:id="3281"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282" w:author="jerome draillard" w:date="2015-10-29T11:43:00Z">
                  <w:rPr>
                    <w:rFonts w:ascii="Courier New" w:eastAsia="Times New Roman" w:hAnsi="Courier New" w:cs="Courier New"/>
                    <w:color w:val="008080"/>
                    <w:sz w:val="20"/>
                    <w:u w:val="single"/>
                    <w:lang w:eastAsia="fr-FR"/>
                  </w:rPr>
                </w:rPrChange>
              </w:rPr>
              <w:delText>/** @brief instanciation d'un composant */</w:delText>
            </w:r>
          </w:del>
        </w:ins>
      </w:moveFrom>
    </w:p>
    <w:p w:rsidR="00070A2F" w:rsidRDefault="004D7EE5">
      <w:pPr>
        <w:shd w:val="clear" w:color="auto" w:fill="FFFFFF"/>
        <w:jc w:val="left"/>
        <w:rPr>
          <w:ins w:id="3283" w:author="jerome draillard" w:date="2015-10-29T11:43:00Z"/>
          <w:del w:id="3284" w:author="ghislain.aine" w:date="2015-11-04T16:48:00Z"/>
          <w:rFonts w:ascii="Courier New" w:eastAsia="Times New Roman" w:hAnsi="Courier New" w:cs="Courier New"/>
          <w:color w:val="000000"/>
          <w:sz w:val="16"/>
          <w:szCs w:val="16"/>
          <w:lang w:val="en-US" w:eastAsia="fr-FR"/>
          <w:rPrChange w:id="3285" w:author="jerome draillard" w:date="2015-10-29T11:43:00Z">
            <w:rPr>
              <w:ins w:id="3286" w:author="jerome draillard" w:date="2015-10-29T11:43:00Z"/>
              <w:del w:id="3287" w:author="ghislain.aine" w:date="2015-11-04T16:48:00Z"/>
              <w:rFonts w:ascii="Courier New" w:eastAsia="Times New Roman" w:hAnsi="Courier New" w:cs="Courier New"/>
              <w:color w:val="000000"/>
              <w:sz w:val="20"/>
              <w:lang w:eastAsia="fr-FR"/>
            </w:rPr>
          </w:rPrChange>
        </w:rPr>
      </w:pPr>
      <w:moveFrom w:id="3288" w:author="ghislain.aine" w:date="2015-10-30T10:25:00Z">
        <w:ins w:id="3289" w:author="jerome draillard" w:date="2015-10-29T11:43:00Z">
          <w:del w:id="3290" w:author="ghislain.aine" w:date="2015-11-04T16:48:00Z">
            <w:r w:rsidRPr="004D7EE5">
              <w:rPr>
                <w:rFonts w:ascii="Courier New" w:eastAsia="Times New Roman" w:hAnsi="Courier New" w:cs="Courier New"/>
                <w:color w:val="000000"/>
                <w:sz w:val="16"/>
                <w:szCs w:val="16"/>
                <w:lang w:val="en-US" w:eastAsia="fr-FR"/>
                <w:rPrChange w:id="3291" w:author="jerome draillard" w:date="2015-10-29T11:43:00Z">
                  <w:rPr>
                    <w:rFonts w:ascii="Courier New" w:eastAsia="Times New Roman" w:hAnsi="Courier New" w:cs="Courier New"/>
                    <w:color w:val="000000"/>
                    <w:sz w:val="20"/>
                    <w:u w:val="single"/>
                    <w:lang w:eastAsia="fr-FR"/>
                  </w:rPr>
                </w:rPrChange>
              </w:rPr>
              <w:delText xml:space="preserve">    SwComponent_Class </w:delText>
            </w:r>
            <w:r w:rsidRPr="004D7EE5">
              <w:rPr>
                <w:rFonts w:ascii="Courier New" w:eastAsia="Times New Roman" w:hAnsi="Courier New" w:cs="Courier New"/>
                <w:b/>
                <w:bCs/>
                <w:color w:val="000080"/>
                <w:sz w:val="16"/>
                <w:szCs w:val="16"/>
                <w:lang w:val="en-US" w:eastAsia="fr-FR"/>
                <w:rPrChange w:id="329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293"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29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295" w:author="jerome draillard" w:date="2015-10-29T11:43:00Z">
                  <w:rPr>
                    <w:rFonts w:ascii="Courier New" w:eastAsia="Times New Roman" w:hAnsi="Courier New" w:cs="Courier New"/>
                    <w:color w:val="000000"/>
                    <w:sz w:val="20"/>
                    <w:u w:val="single"/>
                    <w:lang w:eastAsia="fr-FR"/>
                  </w:rPr>
                </w:rPrChange>
              </w:rPr>
              <w:delText>CreateInstanceOf</w:delText>
            </w:r>
            <w:r w:rsidRPr="004D7EE5">
              <w:rPr>
                <w:rFonts w:ascii="Courier New" w:eastAsia="Times New Roman" w:hAnsi="Courier New" w:cs="Courier New"/>
                <w:b/>
                <w:bCs/>
                <w:color w:val="000080"/>
                <w:sz w:val="16"/>
                <w:szCs w:val="16"/>
                <w:lang w:val="en-US" w:eastAsia="fr-FR"/>
                <w:rPrChange w:id="329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297" w:author="jerome draillard" w:date="2015-10-29T11:43:00Z">
                  <w:rPr>
                    <w:rFonts w:ascii="Courier New" w:eastAsia="Times New Roman" w:hAnsi="Courier New" w:cs="Courier New"/>
                    <w:color w:val="000000"/>
                    <w:sz w:val="20"/>
                    <w:u w:val="single"/>
                    <w:lang w:eastAsia="fr-FR"/>
                  </w:rPr>
                </w:rPrChange>
              </w:rPr>
              <w:delText>QString name</w:delText>
            </w:r>
            <w:r w:rsidRPr="004D7EE5">
              <w:rPr>
                <w:rFonts w:ascii="Courier New" w:eastAsia="Times New Roman" w:hAnsi="Courier New" w:cs="Courier New"/>
                <w:b/>
                <w:bCs/>
                <w:color w:val="000080"/>
                <w:sz w:val="16"/>
                <w:szCs w:val="16"/>
                <w:lang w:val="en-US" w:eastAsia="fr-FR"/>
                <w:rPrChange w:id="329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299" w:author="jerome draillard" w:date="2015-10-29T11:43:00Z"/>
          <w:del w:id="3300" w:author="ghislain.aine" w:date="2015-11-04T16:48:00Z"/>
          <w:rFonts w:ascii="Courier New" w:eastAsia="Times New Roman" w:hAnsi="Courier New" w:cs="Courier New"/>
          <w:color w:val="000000"/>
          <w:sz w:val="16"/>
          <w:szCs w:val="16"/>
          <w:lang w:val="en-US" w:eastAsia="fr-FR"/>
          <w:rPrChange w:id="3301" w:author="jerome draillard" w:date="2015-10-29T11:43:00Z">
            <w:rPr>
              <w:ins w:id="3302" w:author="jerome draillard" w:date="2015-10-29T11:43:00Z"/>
              <w:del w:id="3303" w:author="ghislain.aine" w:date="2015-11-04T16:48:00Z"/>
              <w:rFonts w:ascii="Courier New" w:eastAsia="Times New Roman" w:hAnsi="Courier New" w:cs="Courier New"/>
              <w:color w:val="000000"/>
              <w:sz w:val="20"/>
              <w:lang w:eastAsia="fr-FR"/>
            </w:rPr>
          </w:rPrChange>
        </w:rPr>
      </w:pPr>
      <w:moveFrom w:id="3304" w:author="ghislain.aine" w:date="2015-10-30T10:25:00Z">
        <w:ins w:id="3305" w:author="jerome draillard" w:date="2015-10-29T11:43:00Z">
          <w:del w:id="3306" w:author="ghislain.aine" w:date="2015-11-04T16:48:00Z">
            <w:r w:rsidRPr="004D7EE5">
              <w:rPr>
                <w:rFonts w:ascii="Courier New" w:eastAsia="Times New Roman" w:hAnsi="Courier New" w:cs="Courier New"/>
                <w:color w:val="000000"/>
                <w:sz w:val="16"/>
                <w:szCs w:val="16"/>
                <w:lang w:val="en-US" w:eastAsia="fr-FR"/>
                <w:rPrChange w:id="330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30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309" w:author="jerome draillard" w:date="2015-10-29T11:43:00Z"/>
          <w:del w:id="3310" w:author="ghislain.aine" w:date="2015-11-04T16:48:00Z"/>
          <w:rFonts w:ascii="Courier New" w:eastAsia="Times New Roman" w:hAnsi="Courier New" w:cs="Courier New"/>
          <w:color w:val="000000"/>
          <w:sz w:val="16"/>
          <w:szCs w:val="16"/>
          <w:lang w:val="en-US" w:eastAsia="fr-FR"/>
          <w:rPrChange w:id="3311" w:author="jerome draillard" w:date="2015-10-29T11:43:00Z">
            <w:rPr>
              <w:ins w:id="3312" w:author="jerome draillard" w:date="2015-10-29T11:43:00Z"/>
              <w:del w:id="3313" w:author="ghislain.aine" w:date="2015-11-04T16:48:00Z"/>
              <w:rFonts w:ascii="Courier New" w:eastAsia="Times New Roman" w:hAnsi="Courier New" w:cs="Courier New"/>
              <w:color w:val="000000"/>
              <w:sz w:val="20"/>
              <w:lang w:eastAsia="fr-FR"/>
            </w:rPr>
          </w:rPrChange>
        </w:rPr>
      </w:pPr>
      <w:moveFrom w:id="3314" w:author="ghislain.aine" w:date="2015-10-30T10:25:00Z">
        <w:ins w:id="3315" w:author="jerome draillard" w:date="2015-10-29T11:43:00Z">
          <w:del w:id="3316" w:author="ghislain.aine" w:date="2015-11-04T16:48:00Z">
            <w:r w:rsidRPr="004D7EE5">
              <w:rPr>
                <w:rFonts w:ascii="Courier New" w:eastAsia="Times New Roman" w:hAnsi="Courier New" w:cs="Courier New"/>
                <w:color w:val="000000"/>
                <w:sz w:val="16"/>
                <w:szCs w:val="16"/>
                <w:lang w:val="en-US" w:eastAsia="fr-FR"/>
                <w:rPrChange w:id="331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3318" w:author="jerome draillard" w:date="2015-10-29T11:43: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val="en-US" w:eastAsia="fr-FR"/>
                <w:rPrChange w:id="331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FF8000"/>
                <w:sz w:val="16"/>
                <w:szCs w:val="16"/>
                <w:lang w:val="en-US" w:eastAsia="fr-FR"/>
                <w:rPrChange w:id="3320" w:author="jerome draillard" w:date="2015-10-29T11:43:00Z">
                  <w:rPr>
                    <w:rFonts w:ascii="Courier New" w:eastAsia="Times New Roman" w:hAnsi="Courier New" w:cs="Courier New"/>
                    <w:color w:val="FF8000"/>
                    <w:sz w:val="20"/>
                    <w:u w:val="single"/>
                    <w:lang w:eastAsia="fr-FR"/>
                  </w:rPr>
                </w:rPrChange>
              </w:rPr>
              <w:delText>0</w:delText>
            </w:r>
            <w:r w:rsidRPr="004D7EE5">
              <w:rPr>
                <w:rFonts w:ascii="Courier New" w:eastAsia="Times New Roman" w:hAnsi="Courier New" w:cs="Courier New"/>
                <w:b/>
                <w:bCs/>
                <w:color w:val="000080"/>
                <w:sz w:val="16"/>
                <w:szCs w:val="16"/>
                <w:lang w:val="en-US" w:eastAsia="fr-FR"/>
                <w:rPrChange w:id="332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322" w:author="jerome draillard" w:date="2015-10-29T11:43:00Z"/>
          <w:del w:id="3323" w:author="ghislain.aine" w:date="2015-11-04T16:48:00Z"/>
          <w:rFonts w:ascii="Courier New" w:eastAsia="Times New Roman" w:hAnsi="Courier New" w:cs="Courier New"/>
          <w:color w:val="000000"/>
          <w:sz w:val="16"/>
          <w:szCs w:val="16"/>
          <w:lang w:val="en-US" w:eastAsia="fr-FR"/>
          <w:rPrChange w:id="3324" w:author="jerome draillard" w:date="2015-10-29T11:43:00Z">
            <w:rPr>
              <w:ins w:id="3325" w:author="jerome draillard" w:date="2015-10-29T11:43:00Z"/>
              <w:del w:id="3326" w:author="ghislain.aine" w:date="2015-11-04T16:48:00Z"/>
              <w:rFonts w:ascii="Courier New" w:eastAsia="Times New Roman" w:hAnsi="Courier New" w:cs="Courier New"/>
              <w:color w:val="000000"/>
              <w:sz w:val="20"/>
              <w:lang w:eastAsia="fr-FR"/>
            </w:rPr>
          </w:rPrChange>
        </w:rPr>
      </w:pPr>
      <w:moveFrom w:id="3327" w:author="ghislain.aine" w:date="2015-10-30T10:25:00Z">
        <w:ins w:id="3328" w:author="jerome draillard" w:date="2015-10-29T11:43:00Z">
          <w:del w:id="3329" w:author="ghislain.aine" w:date="2015-11-04T16:48:00Z">
            <w:r w:rsidRPr="004D7EE5">
              <w:rPr>
                <w:rFonts w:ascii="Courier New" w:eastAsia="Times New Roman" w:hAnsi="Courier New" w:cs="Courier New"/>
                <w:color w:val="000000"/>
                <w:sz w:val="16"/>
                <w:szCs w:val="16"/>
                <w:lang w:val="en-US" w:eastAsia="fr-FR"/>
                <w:rPrChange w:id="3330"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33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332" w:author="jerome draillard" w:date="2015-10-29T11:43:00Z"/>
          <w:del w:id="3333" w:author="ghislain.aine" w:date="2015-11-04T16:48:00Z"/>
          <w:rFonts w:ascii="Courier New" w:eastAsia="Times New Roman" w:hAnsi="Courier New" w:cs="Courier New"/>
          <w:color w:val="000000"/>
          <w:sz w:val="16"/>
          <w:szCs w:val="16"/>
          <w:lang w:val="en-US" w:eastAsia="fr-FR"/>
          <w:rPrChange w:id="3334" w:author="jerome draillard" w:date="2015-10-29T11:43:00Z">
            <w:rPr>
              <w:ins w:id="3335" w:author="jerome draillard" w:date="2015-10-29T11:43:00Z"/>
              <w:del w:id="3336"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337" w:author="jerome draillard" w:date="2015-10-29T11:43:00Z"/>
          <w:del w:id="3338" w:author="ghislain.aine" w:date="2015-11-04T16:48:00Z"/>
          <w:rFonts w:ascii="Courier New" w:eastAsia="Times New Roman" w:hAnsi="Courier New" w:cs="Courier New"/>
          <w:color w:val="000000"/>
          <w:sz w:val="16"/>
          <w:szCs w:val="16"/>
          <w:lang w:val="en-US" w:eastAsia="fr-FR"/>
          <w:rPrChange w:id="3339" w:author="jerome draillard" w:date="2015-10-29T11:43:00Z">
            <w:rPr>
              <w:ins w:id="3340" w:author="jerome draillard" w:date="2015-10-29T11:43:00Z"/>
              <w:del w:id="3341" w:author="ghislain.aine" w:date="2015-11-04T16:48:00Z"/>
              <w:rFonts w:ascii="Courier New" w:eastAsia="Times New Roman" w:hAnsi="Courier New" w:cs="Courier New"/>
              <w:color w:val="000000"/>
              <w:sz w:val="20"/>
              <w:lang w:eastAsia="fr-FR"/>
            </w:rPr>
          </w:rPrChange>
        </w:rPr>
      </w:pPr>
      <w:moveFrom w:id="3342" w:author="ghislain.aine" w:date="2015-10-30T10:25:00Z">
        <w:ins w:id="3343" w:author="jerome draillard" w:date="2015-10-29T11:43:00Z">
          <w:del w:id="3344" w:author="ghislain.aine" w:date="2015-11-04T16:48:00Z">
            <w:r w:rsidRPr="004D7EE5">
              <w:rPr>
                <w:rFonts w:ascii="Courier New" w:eastAsia="Times New Roman" w:hAnsi="Courier New" w:cs="Courier New"/>
                <w:color w:val="000000"/>
                <w:sz w:val="16"/>
                <w:szCs w:val="16"/>
                <w:lang w:val="en-US" w:eastAsia="fr-FR"/>
                <w:rPrChange w:id="334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346" w:author="jerome draillard" w:date="2015-10-29T11:43:00Z">
                  <w:rPr>
                    <w:rFonts w:ascii="Courier New" w:eastAsia="Times New Roman" w:hAnsi="Courier New" w:cs="Courier New"/>
                    <w:color w:val="008080"/>
                    <w:sz w:val="20"/>
                    <w:u w:val="single"/>
                    <w:lang w:eastAsia="fr-FR"/>
                  </w:rPr>
                </w:rPrChange>
              </w:rPr>
              <w:delText>/** @brief instanciation d'une data */</w:delText>
            </w:r>
          </w:del>
        </w:ins>
      </w:moveFrom>
    </w:p>
    <w:p w:rsidR="00070A2F" w:rsidRDefault="004D7EE5">
      <w:pPr>
        <w:shd w:val="clear" w:color="auto" w:fill="FFFFFF"/>
        <w:jc w:val="left"/>
        <w:rPr>
          <w:ins w:id="3347" w:author="jerome draillard" w:date="2015-10-29T11:43:00Z"/>
          <w:del w:id="3348" w:author="ghislain.aine" w:date="2015-11-04T16:48:00Z"/>
          <w:rFonts w:ascii="Courier New" w:eastAsia="Times New Roman" w:hAnsi="Courier New" w:cs="Courier New"/>
          <w:color w:val="000000"/>
          <w:sz w:val="16"/>
          <w:szCs w:val="16"/>
          <w:lang w:val="en-US" w:eastAsia="fr-FR"/>
          <w:rPrChange w:id="3349" w:author="jerome draillard" w:date="2015-10-29T11:43:00Z">
            <w:rPr>
              <w:ins w:id="3350" w:author="jerome draillard" w:date="2015-10-29T11:43:00Z"/>
              <w:del w:id="3351" w:author="ghislain.aine" w:date="2015-11-04T16:48:00Z"/>
              <w:rFonts w:ascii="Courier New" w:eastAsia="Times New Roman" w:hAnsi="Courier New" w:cs="Courier New"/>
              <w:color w:val="000000"/>
              <w:sz w:val="20"/>
              <w:lang w:eastAsia="fr-FR"/>
            </w:rPr>
          </w:rPrChange>
        </w:rPr>
      </w:pPr>
      <w:moveFrom w:id="3352" w:author="ghislain.aine" w:date="2015-10-30T10:25:00Z">
        <w:ins w:id="3353" w:author="jerome draillard" w:date="2015-10-29T11:43:00Z">
          <w:del w:id="3354" w:author="ghislain.aine" w:date="2015-11-04T16:48:00Z">
            <w:r w:rsidRPr="004D7EE5">
              <w:rPr>
                <w:rFonts w:ascii="Courier New" w:eastAsia="Times New Roman" w:hAnsi="Courier New" w:cs="Courier New"/>
                <w:color w:val="000000"/>
                <w:sz w:val="16"/>
                <w:szCs w:val="16"/>
                <w:lang w:val="en-US" w:eastAsia="fr-FR"/>
                <w:rPrChange w:id="3355" w:author="jerome draillard" w:date="2015-10-29T11:43:00Z">
                  <w:rPr>
                    <w:rFonts w:ascii="Courier New" w:eastAsia="Times New Roman" w:hAnsi="Courier New" w:cs="Courier New"/>
                    <w:color w:val="000000"/>
                    <w:sz w:val="20"/>
                    <w:u w:val="single"/>
                    <w:lang w:eastAsia="fr-FR"/>
                  </w:rPr>
                </w:rPrChange>
              </w:rPr>
              <w:delText xml:space="preserve">    SwData_Class </w:delText>
            </w:r>
            <w:r w:rsidRPr="004D7EE5">
              <w:rPr>
                <w:rFonts w:ascii="Courier New" w:eastAsia="Times New Roman" w:hAnsi="Courier New" w:cs="Courier New"/>
                <w:b/>
                <w:bCs/>
                <w:color w:val="000080"/>
                <w:sz w:val="16"/>
                <w:szCs w:val="16"/>
                <w:lang w:val="en-US" w:eastAsia="fr-FR"/>
                <w:rPrChange w:id="335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357"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val="en-US" w:eastAsia="fr-FR"/>
                <w:rPrChange w:id="335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359" w:author="jerome draillard" w:date="2015-10-29T11:43:00Z">
                  <w:rPr>
                    <w:rFonts w:ascii="Courier New" w:eastAsia="Times New Roman" w:hAnsi="Courier New" w:cs="Courier New"/>
                    <w:color w:val="000000"/>
                    <w:sz w:val="20"/>
                    <w:u w:val="single"/>
                    <w:lang w:eastAsia="fr-FR"/>
                  </w:rPr>
                </w:rPrChange>
              </w:rPr>
              <w:delText>CreateInstanceOf</w:delText>
            </w:r>
            <w:r w:rsidRPr="004D7EE5">
              <w:rPr>
                <w:rFonts w:ascii="Courier New" w:eastAsia="Times New Roman" w:hAnsi="Courier New" w:cs="Courier New"/>
                <w:b/>
                <w:bCs/>
                <w:color w:val="000080"/>
                <w:sz w:val="16"/>
                <w:szCs w:val="16"/>
                <w:lang w:val="en-US" w:eastAsia="fr-FR"/>
                <w:rPrChange w:id="336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8000FF"/>
                <w:sz w:val="16"/>
                <w:szCs w:val="16"/>
                <w:lang w:val="en-US" w:eastAsia="fr-FR"/>
                <w:rPrChange w:id="3361" w:author="jerome draillard" w:date="2015-10-29T11:43:00Z">
                  <w:rPr>
                    <w:rFonts w:ascii="Courier New" w:eastAsia="Times New Roman" w:hAnsi="Courier New" w:cs="Courier New"/>
                    <w:color w:val="8000FF"/>
                    <w:sz w:val="20"/>
                    <w:u w:val="single"/>
                    <w:lang w:eastAsia="fr-FR"/>
                  </w:rPr>
                </w:rPrChange>
              </w:rPr>
              <w:delText>const</w:delText>
            </w:r>
            <w:r w:rsidRPr="004D7EE5">
              <w:rPr>
                <w:rFonts w:ascii="Courier New" w:eastAsia="Times New Roman" w:hAnsi="Courier New" w:cs="Courier New"/>
                <w:color w:val="000000"/>
                <w:sz w:val="16"/>
                <w:szCs w:val="16"/>
                <w:lang w:val="en-US" w:eastAsia="fr-FR"/>
                <w:rPrChange w:id="3362" w:author="jerome draillard" w:date="2015-10-29T11:43:00Z">
                  <w:rPr>
                    <w:rFonts w:ascii="Courier New" w:eastAsia="Times New Roman" w:hAnsi="Courier New" w:cs="Courier New"/>
                    <w:color w:val="000000"/>
                    <w:sz w:val="20"/>
                    <w:u w:val="single"/>
                    <w:lang w:eastAsia="fr-FR"/>
                  </w:rPr>
                </w:rPrChange>
              </w:rPr>
              <w:delText xml:space="preserve"> SwUUID </w:delText>
            </w:r>
            <w:r w:rsidRPr="004D7EE5">
              <w:rPr>
                <w:rFonts w:ascii="Courier New" w:eastAsia="Times New Roman" w:hAnsi="Courier New" w:cs="Courier New"/>
                <w:b/>
                <w:bCs/>
                <w:color w:val="000080"/>
                <w:sz w:val="16"/>
                <w:szCs w:val="16"/>
                <w:lang w:val="en-US" w:eastAsia="fr-FR"/>
                <w:rPrChange w:id="3363" w:author="jerome draillard" w:date="2015-10-29T11:43:00Z">
                  <w:rPr>
                    <w:rFonts w:ascii="Courier New" w:eastAsia="Times New Roman" w:hAnsi="Courier New" w:cs="Courier New"/>
                    <w:b/>
                    <w:bCs/>
                    <w:color w:val="000080"/>
                    <w:sz w:val="20"/>
                    <w:u w:val="single"/>
                    <w:lang w:eastAsia="fr-FR"/>
                  </w:rPr>
                </w:rPrChange>
              </w:rPr>
              <w:delText>&amp;</w:delText>
            </w:r>
            <w:r w:rsidRPr="004D7EE5">
              <w:rPr>
                <w:rFonts w:ascii="Courier New" w:eastAsia="Times New Roman" w:hAnsi="Courier New" w:cs="Courier New"/>
                <w:color w:val="000000"/>
                <w:sz w:val="16"/>
                <w:szCs w:val="16"/>
                <w:lang w:val="en-US" w:eastAsia="fr-FR"/>
                <w:rPrChange w:id="3364" w:author="jerome draillard" w:date="2015-10-29T11:43:00Z">
                  <w:rPr>
                    <w:rFonts w:ascii="Courier New" w:eastAsia="Times New Roman" w:hAnsi="Courier New" w:cs="Courier New"/>
                    <w:color w:val="000000"/>
                    <w:sz w:val="20"/>
                    <w:u w:val="single"/>
                    <w:lang w:eastAsia="fr-FR"/>
                  </w:rPr>
                </w:rPrChange>
              </w:rPr>
              <w:delText xml:space="preserve"> type_id</w:delText>
            </w:r>
            <w:r w:rsidRPr="004D7EE5">
              <w:rPr>
                <w:rFonts w:ascii="Courier New" w:eastAsia="Times New Roman" w:hAnsi="Courier New" w:cs="Courier New"/>
                <w:b/>
                <w:bCs/>
                <w:color w:val="000080"/>
                <w:sz w:val="16"/>
                <w:szCs w:val="16"/>
                <w:lang w:val="en-US" w:eastAsia="fr-FR"/>
                <w:rPrChange w:id="336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366" w:author="jerome draillard" w:date="2015-10-29T11:43:00Z"/>
          <w:del w:id="3367" w:author="ghislain.aine" w:date="2015-11-04T16:48:00Z"/>
          <w:rFonts w:ascii="Courier New" w:eastAsia="Times New Roman" w:hAnsi="Courier New" w:cs="Courier New"/>
          <w:color w:val="000000"/>
          <w:sz w:val="16"/>
          <w:szCs w:val="16"/>
          <w:lang w:eastAsia="fr-FR"/>
          <w:rPrChange w:id="3368" w:author="jerome draillard" w:date="2015-10-29T11:43:00Z">
            <w:rPr>
              <w:ins w:id="3369" w:author="jerome draillard" w:date="2015-10-29T11:43:00Z"/>
              <w:del w:id="3370" w:author="ghislain.aine" w:date="2015-11-04T16:48:00Z"/>
              <w:rFonts w:ascii="Courier New" w:eastAsia="Times New Roman" w:hAnsi="Courier New" w:cs="Courier New"/>
              <w:color w:val="000000"/>
              <w:sz w:val="20"/>
              <w:lang w:eastAsia="fr-FR"/>
            </w:rPr>
          </w:rPrChange>
        </w:rPr>
      </w:pPr>
      <w:moveFrom w:id="3371" w:author="ghislain.aine" w:date="2015-10-30T10:25:00Z">
        <w:ins w:id="3372" w:author="jerome draillard" w:date="2015-10-29T11:43:00Z">
          <w:del w:id="3373" w:author="ghislain.aine" w:date="2015-11-04T16:48:00Z">
            <w:r w:rsidRPr="004D7EE5">
              <w:rPr>
                <w:rFonts w:ascii="Courier New" w:eastAsia="Times New Roman" w:hAnsi="Courier New" w:cs="Courier New"/>
                <w:color w:val="000000"/>
                <w:sz w:val="16"/>
                <w:szCs w:val="16"/>
                <w:lang w:val="en-US" w:eastAsia="fr-FR"/>
                <w:rPrChange w:id="337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37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376" w:author="jerome draillard" w:date="2015-10-29T11:43:00Z"/>
          <w:del w:id="3377" w:author="ghislain.aine" w:date="2015-11-04T16:48:00Z"/>
          <w:rFonts w:ascii="Courier New" w:eastAsia="Times New Roman" w:hAnsi="Courier New" w:cs="Courier New"/>
          <w:color w:val="000000"/>
          <w:sz w:val="16"/>
          <w:szCs w:val="16"/>
          <w:lang w:eastAsia="fr-FR"/>
          <w:rPrChange w:id="3378" w:author="jerome draillard" w:date="2015-10-29T11:43:00Z">
            <w:rPr>
              <w:ins w:id="3379" w:author="jerome draillard" w:date="2015-10-29T11:43:00Z"/>
              <w:del w:id="3380" w:author="ghislain.aine" w:date="2015-11-04T16:48:00Z"/>
              <w:rFonts w:ascii="Courier New" w:eastAsia="Times New Roman" w:hAnsi="Courier New" w:cs="Courier New"/>
              <w:color w:val="000000"/>
              <w:sz w:val="20"/>
              <w:lang w:eastAsia="fr-FR"/>
            </w:rPr>
          </w:rPrChange>
        </w:rPr>
      </w:pPr>
      <w:moveFrom w:id="3381" w:author="ghislain.aine" w:date="2015-10-30T10:25:00Z">
        <w:ins w:id="3382" w:author="jerome draillard" w:date="2015-10-29T11:43:00Z">
          <w:del w:id="3383" w:author="ghislain.aine" w:date="2015-11-04T16:48:00Z">
            <w:r w:rsidRPr="004D7EE5">
              <w:rPr>
                <w:rFonts w:ascii="Courier New" w:eastAsia="Times New Roman" w:hAnsi="Courier New" w:cs="Courier New"/>
                <w:color w:val="000000"/>
                <w:sz w:val="16"/>
                <w:szCs w:val="16"/>
                <w:lang w:eastAsia="fr-FR"/>
                <w:rPrChange w:id="338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eastAsia="fr-FR"/>
                <w:rPrChange w:id="3385" w:author="jerome draillard" w:date="2015-10-29T11:43: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eastAsia="fr-FR"/>
                <w:rPrChange w:id="338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FF8000"/>
                <w:sz w:val="16"/>
                <w:szCs w:val="16"/>
                <w:lang w:eastAsia="fr-FR"/>
                <w:rPrChange w:id="3387" w:author="jerome draillard" w:date="2015-10-29T11:43:00Z">
                  <w:rPr>
                    <w:rFonts w:ascii="Courier New" w:eastAsia="Times New Roman" w:hAnsi="Courier New" w:cs="Courier New"/>
                    <w:color w:val="FF8000"/>
                    <w:sz w:val="20"/>
                    <w:u w:val="single"/>
                    <w:lang w:eastAsia="fr-FR"/>
                  </w:rPr>
                </w:rPrChange>
              </w:rPr>
              <w:delText>0</w:delText>
            </w:r>
            <w:r w:rsidRPr="004D7EE5">
              <w:rPr>
                <w:rFonts w:ascii="Courier New" w:eastAsia="Times New Roman" w:hAnsi="Courier New" w:cs="Courier New"/>
                <w:b/>
                <w:bCs/>
                <w:color w:val="000080"/>
                <w:sz w:val="16"/>
                <w:szCs w:val="16"/>
                <w:lang w:eastAsia="fr-FR"/>
                <w:rPrChange w:id="338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389" w:author="jerome draillard" w:date="2015-10-29T11:43:00Z"/>
          <w:del w:id="3390" w:author="ghislain.aine" w:date="2015-11-04T16:48:00Z"/>
          <w:rFonts w:ascii="Courier New" w:eastAsia="Times New Roman" w:hAnsi="Courier New" w:cs="Courier New"/>
          <w:color w:val="000000"/>
          <w:sz w:val="16"/>
          <w:szCs w:val="16"/>
          <w:lang w:eastAsia="fr-FR"/>
          <w:rPrChange w:id="3391" w:author="jerome draillard" w:date="2015-10-29T11:43:00Z">
            <w:rPr>
              <w:ins w:id="3392" w:author="jerome draillard" w:date="2015-10-29T11:43:00Z"/>
              <w:del w:id="3393" w:author="ghislain.aine" w:date="2015-11-04T16:48:00Z"/>
              <w:rFonts w:ascii="Courier New" w:eastAsia="Times New Roman" w:hAnsi="Courier New" w:cs="Courier New"/>
              <w:color w:val="000000"/>
              <w:sz w:val="20"/>
              <w:lang w:eastAsia="fr-FR"/>
            </w:rPr>
          </w:rPrChange>
        </w:rPr>
      </w:pPr>
      <w:moveFrom w:id="3394" w:author="ghislain.aine" w:date="2015-10-30T10:25:00Z">
        <w:ins w:id="3395" w:author="jerome draillard" w:date="2015-10-29T11:43:00Z">
          <w:del w:id="3396" w:author="ghislain.aine" w:date="2015-11-04T16:48:00Z">
            <w:r w:rsidRPr="004D7EE5">
              <w:rPr>
                <w:rFonts w:ascii="Courier New" w:eastAsia="Times New Roman" w:hAnsi="Courier New" w:cs="Courier New"/>
                <w:color w:val="000000"/>
                <w:sz w:val="16"/>
                <w:szCs w:val="16"/>
                <w:lang w:eastAsia="fr-FR"/>
                <w:rPrChange w:id="339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39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399" w:author="jerome draillard" w:date="2015-10-29T11:43:00Z"/>
          <w:del w:id="3400" w:author="ghislain.aine" w:date="2015-11-04T16:48:00Z"/>
          <w:rFonts w:ascii="Courier New" w:eastAsia="Times New Roman" w:hAnsi="Courier New" w:cs="Courier New"/>
          <w:color w:val="000000"/>
          <w:sz w:val="16"/>
          <w:szCs w:val="16"/>
          <w:lang w:eastAsia="fr-FR"/>
          <w:rPrChange w:id="3401" w:author="jerome draillard" w:date="2015-10-29T11:43:00Z">
            <w:rPr>
              <w:ins w:id="3402" w:author="jerome draillard" w:date="2015-10-29T11:43:00Z"/>
              <w:del w:id="3403"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404" w:author="jerome draillard" w:date="2015-10-29T11:43:00Z"/>
          <w:del w:id="3405" w:author="ghislain.aine" w:date="2015-11-04T16:48:00Z"/>
          <w:rFonts w:ascii="Courier New" w:eastAsia="Times New Roman" w:hAnsi="Courier New" w:cs="Courier New"/>
          <w:color w:val="008080"/>
          <w:sz w:val="16"/>
          <w:szCs w:val="16"/>
          <w:lang w:eastAsia="fr-FR"/>
          <w:rPrChange w:id="3406" w:author="jerome draillard" w:date="2015-10-29T11:43:00Z">
            <w:rPr>
              <w:ins w:id="3407" w:author="jerome draillard" w:date="2015-10-29T11:43:00Z"/>
              <w:del w:id="3408" w:author="ghislain.aine" w:date="2015-11-04T16:48:00Z"/>
              <w:rFonts w:ascii="Courier New" w:eastAsia="Times New Roman" w:hAnsi="Courier New" w:cs="Courier New"/>
              <w:color w:val="008080"/>
              <w:sz w:val="20"/>
              <w:lang w:eastAsia="fr-FR"/>
            </w:rPr>
          </w:rPrChange>
        </w:rPr>
      </w:pPr>
      <w:moveFrom w:id="3409" w:author="ghislain.aine" w:date="2015-10-30T10:25:00Z">
        <w:ins w:id="3410" w:author="jerome draillard" w:date="2015-10-29T11:43:00Z">
          <w:del w:id="3411" w:author="ghislain.aine" w:date="2015-11-04T16:48:00Z">
            <w:r w:rsidRPr="004D7EE5">
              <w:rPr>
                <w:rFonts w:ascii="Courier New" w:eastAsia="Times New Roman" w:hAnsi="Courier New" w:cs="Courier New"/>
                <w:color w:val="000000"/>
                <w:sz w:val="16"/>
                <w:szCs w:val="16"/>
                <w:lang w:eastAsia="fr-FR"/>
                <w:rPrChange w:id="3412"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eastAsia="fr-FR"/>
                <w:rPrChange w:id="3413" w:author="jerome draillard" w:date="2015-10-29T11:43:00Z">
                  <w:rPr>
                    <w:rFonts w:ascii="Courier New" w:eastAsia="Times New Roman" w:hAnsi="Courier New" w:cs="Courier New"/>
                    <w:color w:val="008080"/>
                    <w:sz w:val="20"/>
                    <w:u w:val="single"/>
                    <w:lang w:eastAsia="fr-FR"/>
                  </w:rPr>
                </w:rPrChange>
              </w:rPr>
              <w:delText>/**</w:delText>
            </w:r>
          </w:del>
        </w:ins>
      </w:moveFrom>
    </w:p>
    <w:p w:rsidR="00070A2F" w:rsidRDefault="004D7EE5">
      <w:pPr>
        <w:shd w:val="clear" w:color="auto" w:fill="FFFFFF"/>
        <w:jc w:val="left"/>
        <w:rPr>
          <w:ins w:id="3414" w:author="jerome draillard" w:date="2015-10-29T11:43:00Z"/>
          <w:del w:id="3415" w:author="ghislain.aine" w:date="2015-11-04T16:48:00Z"/>
          <w:rFonts w:ascii="Courier New" w:eastAsia="Times New Roman" w:hAnsi="Courier New" w:cs="Courier New"/>
          <w:color w:val="008080"/>
          <w:sz w:val="16"/>
          <w:szCs w:val="16"/>
          <w:lang w:eastAsia="fr-FR"/>
          <w:rPrChange w:id="3416" w:author="jerome draillard" w:date="2015-10-29T11:43:00Z">
            <w:rPr>
              <w:ins w:id="3417" w:author="jerome draillard" w:date="2015-10-29T11:43:00Z"/>
              <w:del w:id="3418" w:author="ghislain.aine" w:date="2015-11-04T16:48:00Z"/>
              <w:rFonts w:ascii="Courier New" w:eastAsia="Times New Roman" w:hAnsi="Courier New" w:cs="Courier New"/>
              <w:color w:val="008080"/>
              <w:sz w:val="20"/>
              <w:lang w:eastAsia="fr-FR"/>
            </w:rPr>
          </w:rPrChange>
        </w:rPr>
      </w:pPr>
      <w:moveFrom w:id="3419" w:author="ghislain.aine" w:date="2015-10-30T10:25:00Z">
        <w:ins w:id="3420" w:author="jerome draillard" w:date="2015-10-29T11:43:00Z">
          <w:del w:id="3421" w:author="ghislain.aine" w:date="2015-11-04T16:48:00Z">
            <w:r w:rsidRPr="004D7EE5">
              <w:rPr>
                <w:rFonts w:ascii="Courier New" w:eastAsia="Times New Roman" w:hAnsi="Courier New" w:cs="Courier New"/>
                <w:color w:val="008080"/>
                <w:sz w:val="16"/>
                <w:szCs w:val="16"/>
                <w:lang w:eastAsia="fr-FR"/>
                <w:rPrChange w:id="3422" w:author="jerome draillard" w:date="2015-10-29T11:43:00Z">
                  <w:rPr>
                    <w:rFonts w:ascii="Courier New" w:eastAsia="Times New Roman" w:hAnsi="Courier New" w:cs="Courier New"/>
                    <w:color w:val="008080"/>
                    <w:sz w:val="20"/>
                    <w:u w:val="single"/>
                    <w:lang w:eastAsia="fr-FR"/>
                  </w:rPr>
                </w:rPrChange>
              </w:rPr>
              <w:delText xml:space="preserve">    * @brief Accès a l’icône d'un composant</w:delText>
            </w:r>
          </w:del>
        </w:ins>
      </w:moveFrom>
    </w:p>
    <w:p w:rsidR="00070A2F" w:rsidRDefault="004D7EE5">
      <w:pPr>
        <w:shd w:val="clear" w:color="auto" w:fill="FFFFFF"/>
        <w:jc w:val="left"/>
        <w:rPr>
          <w:ins w:id="3423" w:author="jerome draillard" w:date="2015-10-29T11:43:00Z"/>
          <w:del w:id="3424" w:author="ghislain.aine" w:date="2015-11-04T16:48:00Z"/>
          <w:rFonts w:ascii="Courier New" w:eastAsia="Times New Roman" w:hAnsi="Courier New" w:cs="Courier New"/>
          <w:color w:val="008080"/>
          <w:sz w:val="16"/>
          <w:szCs w:val="16"/>
          <w:lang w:eastAsia="fr-FR"/>
          <w:rPrChange w:id="3425" w:author="jerome draillard" w:date="2015-10-29T11:43:00Z">
            <w:rPr>
              <w:ins w:id="3426" w:author="jerome draillard" w:date="2015-10-29T11:43:00Z"/>
              <w:del w:id="3427" w:author="ghislain.aine" w:date="2015-11-04T16:48:00Z"/>
              <w:rFonts w:ascii="Courier New" w:eastAsia="Times New Roman" w:hAnsi="Courier New" w:cs="Courier New"/>
              <w:color w:val="008080"/>
              <w:sz w:val="20"/>
              <w:lang w:eastAsia="fr-FR"/>
            </w:rPr>
          </w:rPrChange>
        </w:rPr>
      </w:pPr>
      <w:moveFrom w:id="3428" w:author="ghislain.aine" w:date="2015-10-30T10:25:00Z">
        <w:ins w:id="3429" w:author="jerome draillard" w:date="2015-10-29T11:43:00Z">
          <w:del w:id="3430" w:author="ghislain.aine" w:date="2015-11-04T16:48:00Z">
            <w:r w:rsidRPr="004D7EE5">
              <w:rPr>
                <w:rFonts w:ascii="Courier New" w:eastAsia="Times New Roman" w:hAnsi="Courier New" w:cs="Courier New"/>
                <w:color w:val="008080"/>
                <w:sz w:val="16"/>
                <w:szCs w:val="16"/>
                <w:lang w:eastAsia="fr-FR"/>
                <w:rPrChange w:id="3431" w:author="jerome draillard" w:date="2015-10-29T11:43:00Z">
                  <w:rPr>
                    <w:rFonts w:ascii="Courier New" w:eastAsia="Times New Roman" w:hAnsi="Courier New" w:cs="Courier New"/>
                    <w:color w:val="008080"/>
                    <w:sz w:val="20"/>
                    <w:u w:val="single"/>
                    <w:lang w:eastAsia="fr-FR"/>
                  </w:rPr>
                </w:rPrChange>
              </w:rPr>
              <w:delText xml:space="preserve">    * @param[in] name   Nom du composant</w:delText>
            </w:r>
          </w:del>
        </w:ins>
      </w:moveFrom>
    </w:p>
    <w:p w:rsidR="00070A2F" w:rsidRDefault="004D7EE5">
      <w:pPr>
        <w:shd w:val="clear" w:color="auto" w:fill="FFFFFF"/>
        <w:jc w:val="left"/>
        <w:rPr>
          <w:ins w:id="3432" w:author="jerome draillard" w:date="2015-10-29T11:43:00Z"/>
          <w:del w:id="3433" w:author="ghislain.aine" w:date="2015-11-04T16:48:00Z"/>
          <w:rFonts w:ascii="Courier New" w:eastAsia="Times New Roman" w:hAnsi="Courier New" w:cs="Courier New"/>
          <w:color w:val="008080"/>
          <w:sz w:val="16"/>
          <w:szCs w:val="16"/>
          <w:lang w:eastAsia="fr-FR"/>
          <w:rPrChange w:id="3434" w:author="jerome draillard" w:date="2015-10-29T11:43:00Z">
            <w:rPr>
              <w:ins w:id="3435" w:author="jerome draillard" w:date="2015-10-29T11:43:00Z"/>
              <w:del w:id="3436" w:author="ghislain.aine" w:date="2015-11-04T16:48:00Z"/>
              <w:rFonts w:ascii="Courier New" w:eastAsia="Times New Roman" w:hAnsi="Courier New" w:cs="Courier New"/>
              <w:color w:val="008080"/>
              <w:sz w:val="20"/>
              <w:lang w:eastAsia="fr-FR"/>
            </w:rPr>
          </w:rPrChange>
        </w:rPr>
      </w:pPr>
      <w:moveFrom w:id="3437" w:author="ghislain.aine" w:date="2015-10-30T10:25:00Z">
        <w:ins w:id="3438" w:author="jerome draillard" w:date="2015-10-29T11:43:00Z">
          <w:del w:id="3439" w:author="ghislain.aine" w:date="2015-11-04T16:48:00Z">
            <w:r w:rsidRPr="004D7EE5">
              <w:rPr>
                <w:rFonts w:ascii="Courier New" w:eastAsia="Times New Roman" w:hAnsi="Courier New" w:cs="Courier New"/>
                <w:color w:val="008080"/>
                <w:sz w:val="16"/>
                <w:szCs w:val="16"/>
                <w:lang w:eastAsia="fr-FR"/>
                <w:rPrChange w:id="3440" w:author="jerome draillard" w:date="2015-10-29T11:43:00Z">
                  <w:rPr>
                    <w:rFonts w:ascii="Courier New" w:eastAsia="Times New Roman" w:hAnsi="Courier New" w:cs="Courier New"/>
                    <w:color w:val="008080"/>
                    <w:sz w:val="20"/>
                    <w:u w:val="single"/>
                    <w:lang w:eastAsia="fr-FR"/>
                  </w:rPr>
                </w:rPrChange>
              </w:rPr>
              <w:delText xml:space="preserve">    * @return           L’icône ou icône vide si non trouvé</w:delText>
            </w:r>
          </w:del>
        </w:ins>
      </w:moveFrom>
    </w:p>
    <w:p w:rsidR="00070A2F" w:rsidRDefault="004D7EE5">
      <w:pPr>
        <w:shd w:val="clear" w:color="auto" w:fill="FFFFFF"/>
        <w:jc w:val="left"/>
        <w:rPr>
          <w:ins w:id="3441" w:author="jerome draillard" w:date="2015-10-29T11:43:00Z"/>
          <w:del w:id="3442" w:author="ghislain.aine" w:date="2015-11-04T16:48:00Z"/>
          <w:rFonts w:ascii="Courier New" w:eastAsia="Times New Roman" w:hAnsi="Courier New" w:cs="Courier New"/>
          <w:color w:val="000000"/>
          <w:sz w:val="16"/>
          <w:szCs w:val="16"/>
          <w:lang w:val="en-US" w:eastAsia="fr-FR"/>
          <w:rPrChange w:id="3443" w:author="jerome draillard" w:date="2015-10-29T11:43:00Z">
            <w:rPr>
              <w:ins w:id="3444" w:author="jerome draillard" w:date="2015-10-29T11:43:00Z"/>
              <w:del w:id="3445" w:author="ghislain.aine" w:date="2015-11-04T16:48:00Z"/>
              <w:rFonts w:ascii="Courier New" w:eastAsia="Times New Roman" w:hAnsi="Courier New" w:cs="Courier New"/>
              <w:color w:val="000000"/>
              <w:sz w:val="20"/>
              <w:lang w:eastAsia="fr-FR"/>
            </w:rPr>
          </w:rPrChange>
        </w:rPr>
      </w:pPr>
      <w:moveFrom w:id="3446" w:author="ghislain.aine" w:date="2015-10-30T10:25:00Z">
        <w:ins w:id="3447" w:author="jerome draillard" w:date="2015-10-29T11:43:00Z">
          <w:del w:id="3448" w:author="ghislain.aine" w:date="2015-11-04T16:48:00Z">
            <w:r w:rsidRPr="004D7EE5">
              <w:rPr>
                <w:rFonts w:ascii="Courier New" w:eastAsia="Times New Roman" w:hAnsi="Courier New" w:cs="Courier New"/>
                <w:color w:val="008080"/>
                <w:sz w:val="16"/>
                <w:szCs w:val="16"/>
                <w:lang w:eastAsia="fr-FR"/>
                <w:rPrChange w:id="3449" w:author="jerome draillard" w:date="2015-10-29T11:43:00Z">
                  <w:rPr>
                    <w:rFonts w:ascii="Courier New" w:eastAsia="Times New Roman" w:hAnsi="Courier New" w:cs="Courier New"/>
                    <w:color w:val="00808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450" w:author="jerome draillard" w:date="2015-10-29T11:43:00Z">
                  <w:rPr>
                    <w:rFonts w:ascii="Courier New" w:eastAsia="Times New Roman" w:hAnsi="Courier New" w:cs="Courier New"/>
                    <w:color w:val="008080"/>
                    <w:sz w:val="20"/>
                    <w:u w:val="single"/>
                    <w:lang w:eastAsia="fr-FR"/>
                  </w:rPr>
                </w:rPrChange>
              </w:rPr>
              <w:delText>*/</w:delText>
            </w:r>
          </w:del>
        </w:ins>
      </w:moveFrom>
    </w:p>
    <w:p w:rsidR="00070A2F" w:rsidRDefault="004D7EE5">
      <w:pPr>
        <w:shd w:val="clear" w:color="auto" w:fill="FFFFFF"/>
        <w:jc w:val="left"/>
        <w:rPr>
          <w:ins w:id="3451" w:author="jerome draillard" w:date="2015-10-29T11:43:00Z"/>
          <w:del w:id="3452" w:author="ghislain.aine" w:date="2015-11-04T16:48:00Z"/>
          <w:rFonts w:ascii="Courier New" w:eastAsia="Times New Roman" w:hAnsi="Courier New" w:cs="Courier New"/>
          <w:color w:val="000000"/>
          <w:sz w:val="16"/>
          <w:szCs w:val="16"/>
          <w:lang w:val="en-US" w:eastAsia="fr-FR"/>
          <w:rPrChange w:id="3453" w:author="jerome draillard" w:date="2015-10-29T11:43:00Z">
            <w:rPr>
              <w:ins w:id="3454" w:author="jerome draillard" w:date="2015-10-29T11:43:00Z"/>
              <w:del w:id="3455" w:author="ghislain.aine" w:date="2015-11-04T16:48:00Z"/>
              <w:rFonts w:ascii="Courier New" w:eastAsia="Times New Roman" w:hAnsi="Courier New" w:cs="Courier New"/>
              <w:color w:val="000000"/>
              <w:sz w:val="20"/>
              <w:lang w:eastAsia="fr-FR"/>
            </w:rPr>
          </w:rPrChange>
        </w:rPr>
      </w:pPr>
      <w:moveFrom w:id="3456" w:author="ghislain.aine" w:date="2015-10-30T10:25:00Z">
        <w:ins w:id="3457" w:author="jerome draillard" w:date="2015-10-29T11:43:00Z">
          <w:del w:id="3458" w:author="ghislain.aine" w:date="2015-11-04T16:48:00Z">
            <w:r w:rsidRPr="004D7EE5">
              <w:rPr>
                <w:rFonts w:ascii="Courier New" w:eastAsia="Times New Roman" w:hAnsi="Courier New" w:cs="Courier New"/>
                <w:color w:val="000000"/>
                <w:sz w:val="16"/>
                <w:szCs w:val="16"/>
                <w:lang w:val="en-US" w:eastAsia="fr-FR"/>
                <w:rPrChange w:id="3459" w:author="jerome draillard" w:date="2015-10-29T11:43:00Z">
                  <w:rPr>
                    <w:rFonts w:ascii="Courier New" w:eastAsia="Times New Roman" w:hAnsi="Courier New" w:cs="Courier New"/>
                    <w:color w:val="000000"/>
                    <w:sz w:val="20"/>
                    <w:u w:val="single"/>
                    <w:lang w:eastAsia="fr-FR"/>
                  </w:rPr>
                </w:rPrChange>
              </w:rPr>
              <w:delText xml:space="preserve">    QIcon DemoPluginFactory_Class</w:delText>
            </w:r>
            <w:r w:rsidRPr="004D7EE5">
              <w:rPr>
                <w:rFonts w:ascii="Courier New" w:eastAsia="Times New Roman" w:hAnsi="Courier New" w:cs="Courier New"/>
                <w:b/>
                <w:bCs/>
                <w:color w:val="000080"/>
                <w:sz w:val="16"/>
                <w:szCs w:val="16"/>
                <w:lang w:val="en-US" w:eastAsia="fr-FR"/>
                <w:rPrChange w:id="346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461" w:author="jerome draillard" w:date="2015-10-29T11:43:00Z">
                  <w:rPr>
                    <w:rFonts w:ascii="Courier New" w:eastAsia="Times New Roman" w:hAnsi="Courier New" w:cs="Courier New"/>
                    <w:color w:val="000000"/>
                    <w:sz w:val="20"/>
                    <w:u w:val="single"/>
                    <w:lang w:eastAsia="fr-FR"/>
                  </w:rPr>
                </w:rPrChange>
              </w:rPr>
              <w:delText>CreateIconOf</w:delText>
            </w:r>
            <w:r w:rsidRPr="004D7EE5">
              <w:rPr>
                <w:rFonts w:ascii="Courier New" w:eastAsia="Times New Roman" w:hAnsi="Courier New" w:cs="Courier New"/>
                <w:b/>
                <w:bCs/>
                <w:color w:val="000080"/>
                <w:sz w:val="16"/>
                <w:szCs w:val="16"/>
                <w:lang w:val="en-US" w:eastAsia="fr-FR"/>
                <w:rPrChange w:id="346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463" w:author="jerome draillard" w:date="2015-10-29T11:43:00Z">
                  <w:rPr>
                    <w:rFonts w:ascii="Courier New" w:eastAsia="Times New Roman" w:hAnsi="Courier New" w:cs="Courier New"/>
                    <w:color w:val="000000"/>
                    <w:sz w:val="20"/>
                    <w:u w:val="single"/>
                    <w:lang w:eastAsia="fr-FR"/>
                  </w:rPr>
                </w:rPrChange>
              </w:rPr>
              <w:delText>QString name</w:delText>
            </w:r>
            <w:r w:rsidRPr="004D7EE5">
              <w:rPr>
                <w:rFonts w:ascii="Courier New" w:eastAsia="Times New Roman" w:hAnsi="Courier New" w:cs="Courier New"/>
                <w:b/>
                <w:bCs/>
                <w:color w:val="000080"/>
                <w:sz w:val="16"/>
                <w:szCs w:val="16"/>
                <w:lang w:val="en-US" w:eastAsia="fr-FR"/>
                <w:rPrChange w:id="346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46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00FF"/>
                <w:sz w:val="16"/>
                <w:szCs w:val="16"/>
                <w:lang w:val="en-US" w:eastAsia="fr-FR"/>
                <w:rPrChange w:id="3466" w:author="jerome draillard" w:date="2015-10-29T11:43:00Z">
                  <w:rPr>
                    <w:rFonts w:ascii="Courier New" w:eastAsia="Times New Roman" w:hAnsi="Courier New" w:cs="Courier New"/>
                    <w:color w:val="8000FF"/>
                    <w:sz w:val="20"/>
                    <w:u w:val="single"/>
                    <w:lang w:eastAsia="fr-FR"/>
                  </w:rPr>
                </w:rPrChange>
              </w:rPr>
              <w:delText>const</w:delText>
            </w:r>
          </w:del>
        </w:ins>
      </w:moveFrom>
    </w:p>
    <w:p w:rsidR="00070A2F" w:rsidRDefault="004D7EE5">
      <w:pPr>
        <w:shd w:val="clear" w:color="auto" w:fill="FFFFFF"/>
        <w:jc w:val="left"/>
        <w:rPr>
          <w:ins w:id="3467" w:author="jerome draillard" w:date="2015-10-29T11:43:00Z"/>
          <w:del w:id="3468" w:author="ghislain.aine" w:date="2015-11-04T16:48:00Z"/>
          <w:rFonts w:ascii="Courier New" w:eastAsia="Times New Roman" w:hAnsi="Courier New" w:cs="Courier New"/>
          <w:color w:val="000000"/>
          <w:sz w:val="16"/>
          <w:szCs w:val="16"/>
          <w:lang w:eastAsia="fr-FR"/>
          <w:rPrChange w:id="3469" w:author="jerome draillard" w:date="2015-10-29T11:43:00Z">
            <w:rPr>
              <w:ins w:id="3470" w:author="jerome draillard" w:date="2015-10-29T11:43:00Z"/>
              <w:del w:id="3471" w:author="ghislain.aine" w:date="2015-11-04T16:48:00Z"/>
              <w:rFonts w:ascii="Courier New" w:eastAsia="Times New Roman" w:hAnsi="Courier New" w:cs="Courier New"/>
              <w:color w:val="000000"/>
              <w:sz w:val="20"/>
              <w:lang w:eastAsia="fr-FR"/>
            </w:rPr>
          </w:rPrChange>
        </w:rPr>
      </w:pPr>
      <w:moveFrom w:id="3472" w:author="ghislain.aine" w:date="2015-10-30T10:25:00Z">
        <w:ins w:id="3473" w:author="jerome draillard" w:date="2015-10-29T11:43:00Z">
          <w:del w:id="3474" w:author="ghislain.aine" w:date="2015-11-04T16:48:00Z">
            <w:r w:rsidRPr="004D7EE5">
              <w:rPr>
                <w:rFonts w:ascii="Courier New" w:eastAsia="Times New Roman" w:hAnsi="Courier New" w:cs="Courier New"/>
                <w:color w:val="000000"/>
                <w:sz w:val="16"/>
                <w:szCs w:val="16"/>
                <w:lang w:val="en-US" w:eastAsia="fr-FR"/>
                <w:rPrChange w:id="347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47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477" w:author="jerome draillard" w:date="2015-10-29T11:43:00Z"/>
          <w:del w:id="3478" w:author="ghislain.aine" w:date="2015-11-04T16:48:00Z"/>
          <w:rFonts w:ascii="Courier New" w:eastAsia="Times New Roman" w:hAnsi="Courier New" w:cs="Courier New"/>
          <w:color w:val="000000"/>
          <w:sz w:val="16"/>
          <w:szCs w:val="16"/>
          <w:lang w:eastAsia="fr-FR"/>
          <w:rPrChange w:id="3479" w:author="jerome draillard" w:date="2015-10-29T11:43:00Z">
            <w:rPr>
              <w:ins w:id="3480" w:author="jerome draillard" w:date="2015-10-29T11:43:00Z"/>
              <w:del w:id="3481" w:author="ghislain.aine" w:date="2015-11-04T16:48:00Z"/>
              <w:rFonts w:ascii="Courier New" w:eastAsia="Times New Roman" w:hAnsi="Courier New" w:cs="Courier New"/>
              <w:color w:val="000000"/>
              <w:sz w:val="20"/>
              <w:lang w:eastAsia="fr-FR"/>
            </w:rPr>
          </w:rPrChange>
        </w:rPr>
      </w:pPr>
      <w:moveFrom w:id="3482" w:author="ghislain.aine" w:date="2015-10-30T10:25:00Z">
        <w:ins w:id="3483" w:author="jerome draillard" w:date="2015-10-29T11:43:00Z">
          <w:del w:id="3484" w:author="ghislain.aine" w:date="2015-11-04T16:48:00Z">
            <w:r w:rsidRPr="004D7EE5">
              <w:rPr>
                <w:rFonts w:ascii="Courier New" w:eastAsia="Times New Roman" w:hAnsi="Courier New" w:cs="Courier New"/>
                <w:color w:val="000000"/>
                <w:sz w:val="16"/>
                <w:szCs w:val="16"/>
                <w:lang w:eastAsia="fr-FR"/>
                <w:rPrChange w:id="3485" w:author="jerome draillard" w:date="2015-10-29T11:43:00Z">
                  <w:rPr>
                    <w:rFonts w:ascii="Courier New" w:eastAsia="Times New Roman" w:hAnsi="Courier New" w:cs="Courier New"/>
                    <w:color w:val="000000"/>
                    <w:sz w:val="20"/>
                    <w:u w:val="single"/>
                    <w:lang w:eastAsia="fr-FR"/>
                  </w:rPr>
                </w:rPrChange>
              </w:rPr>
              <w:delText xml:space="preserve">        QIcon ico</w:delText>
            </w:r>
            <w:r w:rsidRPr="004D7EE5">
              <w:rPr>
                <w:rFonts w:ascii="Courier New" w:eastAsia="Times New Roman" w:hAnsi="Courier New" w:cs="Courier New"/>
                <w:b/>
                <w:bCs/>
                <w:color w:val="000080"/>
                <w:sz w:val="16"/>
                <w:szCs w:val="16"/>
                <w:lang w:eastAsia="fr-FR"/>
                <w:rPrChange w:id="348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487" w:author="jerome draillard" w:date="2015-10-29T11:43:00Z"/>
          <w:del w:id="3488" w:author="ghislain.aine" w:date="2015-11-04T16:48:00Z"/>
          <w:rFonts w:ascii="Courier New" w:eastAsia="Times New Roman" w:hAnsi="Courier New" w:cs="Courier New"/>
          <w:color w:val="000000"/>
          <w:sz w:val="16"/>
          <w:szCs w:val="16"/>
          <w:lang w:eastAsia="fr-FR"/>
          <w:rPrChange w:id="3489" w:author="jerome draillard" w:date="2015-10-29T11:43:00Z">
            <w:rPr>
              <w:ins w:id="3490" w:author="jerome draillard" w:date="2015-10-29T11:43:00Z"/>
              <w:del w:id="3491" w:author="ghislain.aine" w:date="2015-11-04T16:48:00Z"/>
              <w:rFonts w:ascii="Courier New" w:eastAsia="Times New Roman" w:hAnsi="Courier New" w:cs="Courier New"/>
              <w:color w:val="000000"/>
              <w:sz w:val="20"/>
              <w:lang w:eastAsia="fr-FR"/>
            </w:rPr>
          </w:rPrChange>
        </w:rPr>
      </w:pPr>
      <w:moveFrom w:id="3492" w:author="ghislain.aine" w:date="2015-10-30T10:25:00Z">
        <w:ins w:id="3493" w:author="jerome draillard" w:date="2015-10-29T11:43:00Z">
          <w:del w:id="3494" w:author="ghislain.aine" w:date="2015-11-04T16:48:00Z">
            <w:r w:rsidRPr="004D7EE5">
              <w:rPr>
                <w:rFonts w:ascii="Courier New" w:eastAsia="Times New Roman" w:hAnsi="Courier New" w:cs="Courier New"/>
                <w:color w:val="000000"/>
                <w:sz w:val="16"/>
                <w:szCs w:val="16"/>
                <w:lang w:eastAsia="fr-FR"/>
                <w:rPrChange w:id="349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eastAsia="fr-FR"/>
                <w:rPrChange w:id="3496" w:author="jerome draillard" w:date="2015-10-29T11:43: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eastAsia="fr-FR"/>
                <w:rPrChange w:id="3497" w:author="jerome draillard" w:date="2015-10-29T11:43:00Z">
                  <w:rPr>
                    <w:rFonts w:ascii="Courier New" w:eastAsia="Times New Roman" w:hAnsi="Courier New" w:cs="Courier New"/>
                    <w:color w:val="000000"/>
                    <w:sz w:val="20"/>
                    <w:u w:val="single"/>
                    <w:lang w:eastAsia="fr-FR"/>
                  </w:rPr>
                </w:rPrChange>
              </w:rPr>
              <w:delText xml:space="preserve"> ico</w:delText>
            </w:r>
            <w:r w:rsidRPr="004D7EE5">
              <w:rPr>
                <w:rFonts w:ascii="Courier New" w:eastAsia="Times New Roman" w:hAnsi="Courier New" w:cs="Courier New"/>
                <w:b/>
                <w:bCs/>
                <w:color w:val="000080"/>
                <w:sz w:val="16"/>
                <w:szCs w:val="16"/>
                <w:lang w:eastAsia="fr-FR"/>
                <w:rPrChange w:id="349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499" w:author="jerome draillard" w:date="2015-10-29T11:43:00Z"/>
          <w:del w:id="3500" w:author="ghislain.aine" w:date="2015-11-04T16:48:00Z"/>
          <w:rFonts w:ascii="Courier New" w:eastAsia="Times New Roman" w:hAnsi="Courier New" w:cs="Courier New"/>
          <w:color w:val="000000"/>
          <w:sz w:val="16"/>
          <w:szCs w:val="16"/>
          <w:lang w:eastAsia="fr-FR"/>
          <w:rPrChange w:id="3501" w:author="jerome draillard" w:date="2015-10-29T11:43:00Z">
            <w:rPr>
              <w:ins w:id="3502" w:author="jerome draillard" w:date="2015-10-29T11:43:00Z"/>
              <w:del w:id="3503" w:author="ghislain.aine" w:date="2015-11-04T16:48:00Z"/>
              <w:rFonts w:ascii="Courier New" w:eastAsia="Times New Roman" w:hAnsi="Courier New" w:cs="Courier New"/>
              <w:color w:val="000000"/>
              <w:sz w:val="20"/>
              <w:lang w:eastAsia="fr-FR"/>
            </w:rPr>
          </w:rPrChange>
        </w:rPr>
      </w:pPr>
      <w:moveFrom w:id="3504" w:author="ghislain.aine" w:date="2015-10-30T10:25:00Z">
        <w:ins w:id="3505" w:author="jerome draillard" w:date="2015-10-29T11:43:00Z">
          <w:del w:id="3506" w:author="ghislain.aine" w:date="2015-11-04T16:48:00Z">
            <w:r w:rsidRPr="004D7EE5">
              <w:rPr>
                <w:rFonts w:ascii="Courier New" w:eastAsia="Times New Roman" w:hAnsi="Courier New" w:cs="Courier New"/>
                <w:color w:val="000000"/>
                <w:sz w:val="16"/>
                <w:szCs w:val="16"/>
                <w:lang w:eastAsia="fr-FR"/>
                <w:rPrChange w:id="350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508" w:author="jerome draillard" w:date="2015-10-29T11:43:00Z">
                  <w:rPr>
                    <w:rFonts w:ascii="Courier New" w:eastAsia="Times New Roman" w:hAnsi="Courier New" w:cs="Courier New"/>
                    <w:b/>
                    <w:bCs/>
                    <w:color w:val="000080"/>
                    <w:sz w:val="20"/>
                    <w:u w:val="single"/>
                    <w:lang w:eastAsia="fr-FR"/>
                  </w:rPr>
                </w:rPrChange>
              </w:rPr>
              <w:delText>}</w:delText>
            </w:r>
          </w:del>
        </w:ins>
      </w:moveFrom>
    </w:p>
    <w:moveFromRangeEnd w:id="2929"/>
    <w:p w:rsidR="00070A2F" w:rsidRDefault="00070A2F">
      <w:pPr>
        <w:shd w:val="clear" w:color="auto" w:fill="FFFFFF"/>
        <w:jc w:val="left"/>
        <w:rPr>
          <w:ins w:id="3509" w:author="jerome draillard" w:date="2015-10-29T11:43:00Z"/>
          <w:del w:id="3510" w:author="ghislain.aine" w:date="2015-11-04T16:48:00Z"/>
          <w:rFonts w:ascii="Courier New" w:eastAsia="Times New Roman" w:hAnsi="Courier New" w:cs="Courier New"/>
          <w:color w:val="000000"/>
          <w:sz w:val="16"/>
          <w:szCs w:val="16"/>
          <w:lang w:eastAsia="fr-FR"/>
          <w:rPrChange w:id="3511" w:author="jerome draillard" w:date="2015-10-29T11:43:00Z">
            <w:rPr>
              <w:ins w:id="3512" w:author="jerome draillard" w:date="2015-10-29T11:43:00Z"/>
              <w:del w:id="3513"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514" w:author="jerome draillard" w:date="2015-10-29T11:43:00Z"/>
          <w:del w:id="3515" w:author="ghislain.aine" w:date="2015-11-04T16:48:00Z"/>
          <w:rFonts w:ascii="Courier New" w:eastAsia="Times New Roman" w:hAnsi="Courier New" w:cs="Courier New"/>
          <w:color w:val="008080"/>
          <w:sz w:val="16"/>
          <w:szCs w:val="16"/>
          <w:lang w:eastAsia="fr-FR"/>
          <w:rPrChange w:id="3516" w:author="jerome draillard" w:date="2015-10-29T11:43:00Z">
            <w:rPr>
              <w:ins w:id="3517" w:author="jerome draillard" w:date="2015-10-29T11:43:00Z"/>
              <w:del w:id="3518" w:author="ghislain.aine" w:date="2015-11-04T16:48:00Z"/>
              <w:rFonts w:ascii="Courier New" w:eastAsia="Times New Roman" w:hAnsi="Courier New" w:cs="Courier New"/>
              <w:color w:val="008080"/>
              <w:sz w:val="20"/>
              <w:lang w:eastAsia="fr-FR"/>
            </w:rPr>
          </w:rPrChange>
        </w:rPr>
      </w:pPr>
      <w:ins w:id="3519" w:author="jerome draillard" w:date="2015-10-29T11:43:00Z">
        <w:del w:id="3520" w:author="ghislain.aine" w:date="2015-11-04T16:48:00Z">
          <w:r w:rsidRPr="004D7EE5">
            <w:rPr>
              <w:rFonts w:ascii="Courier New" w:eastAsia="Times New Roman" w:hAnsi="Courier New" w:cs="Courier New"/>
              <w:color w:val="000000"/>
              <w:sz w:val="16"/>
              <w:szCs w:val="16"/>
              <w:lang w:eastAsia="fr-FR"/>
              <w:rPrChange w:id="3521" w:author="jerome draillard" w:date="2015-10-29T11:43:00Z">
                <w:rPr>
                  <w:rFonts w:ascii="Courier New" w:eastAsia="Times New Roman" w:hAnsi="Courier New" w:cs="Courier New"/>
                  <w:color w:val="000000"/>
                  <w:sz w:val="20"/>
                  <w:u w:val="single"/>
                  <w:lang w:eastAsia="fr-FR"/>
                </w:rPr>
              </w:rPrChange>
            </w:rPr>
            <w:delText xml:space="preserve"> </w:delText>
          </w:r>
        </w:del>
      </w:ins>
      <w:moveFromRangeStart w:id="3522" w:author="ghislain.aine" w:date="2015-10-30T10:26:00Z" w:name="move433964090"/>
      <w:moveFrom w:id="3523" w:author="ghislain.aine" w:date="2015-10-30T10:26:00Z">
        <w:ins w:id="3524" w:author="jerome draillard" w:date="2015-10-29T11:43:00Z">
          <w:del w:id="3525" w:author="ghislain.aine" w:date="2015-11-04T16:48:00Z">
            <w:r w:rsidRPr="004D7EE5">
              <w:rPr>
                <w:rFonts w:ascii="Courier New" w:eastAsia="Times New Roman" w:hAnsi="Courier New" w:cs="Courier New"/>
                <w:color w:val="000000"/>
                <w:sz w:val="16"/>
                <w:szCs w:val="16"/>
                <w:lang w:eastAsia="fr-FR"/>
                <w:rPrChange w:id="352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80"/>
                <w:sz w:val="16"/>
                <w:szCs w:val="16"/>
                <w:lang w:eastAsia="fr-FR"/>
                <w:rPrChange w:id="3527" w:author="jerome draillard" w:date="2015-10-29T11:43:00Z">
                  <w:rPr>
                    <w:rFonts w:ascii="Courier New" w:eastAsia="Times New Roman" w:hAnsi="Courier New" w:cs="Courier New"/>
                    <w:color w:val="008080"/>
                    <w:sz w:val="20"/>
                    <w:u w:val="single"/>
                    <w:lang w:eastAsia="fr-FR"/>
                  </w:rPr>
                </w:rPrChange>
              </w:rPr>
              <w:delText>/**</w:delText>
            </w:r>
          </w:del>
        </w:ins>
      </w:moveFrom>
    </w:p>
    <w:p w:rsidR="00070A2F" w:rsidRDefault="004D7EE5">
      <w:pPr>
        <w:shd w:val="clear" w:color="auto" w:fill="FFFFFF"/>
        <w:jc w:val="left"/>
        <w:rPr>
          <w:ins w:id="3528" w:author="jerome draillard" w:date="2015-10-29T11:43:00Z"/>
          <w:del w:id="3529" w:author="ghislain.aine" w:date="2015-11-04T16:48:00Z"/>
          <w:rFonts w:ascii="Courier New" w:eastAsia="Times New Roman" w:hAnsi="Courier New" w:cs="Courier New"/>
          <w:color w:val="008080"/>
          <w:sz w:val="16"/>
          <w:szCs w:val="16"/>
          <w:lang w:eastAsia="fr-FR"/>
          <w:rPrChange w:id="3530" w:author="jerome draillard" w:date="2015-10-29T11:43:00Z">
            <w:rPr>
              <w:ins w:id="3531" w:author="jerome draillard" w:date="2015-10-29T11:43:00Z"/>
              <w:del w:id="3532" w:author="ghislain.aine" w:date="2015-11-04T16:48:00Z"/>
              <w:rFonts w:ascii="Courier New" w:eastAsia="Times New Roman" w:hAnsi="Courier New" w:cs="Courier New"/>
              <w:color w:val="008080"/>
              <w:sz w:val="20"/>
              <w:lang w:eastAsia="fr-FR"/>
            </w:rPr>
          </w:rPrChange>
        </w:rPr>
      </w:pPr>
      <w:moveFrom w:id="3533" w:author="ghislain.aine" w:date="2015-10-30T10:26:00Z">
        <w:ins w:id="3534" w:author="jerome draillard" w:date="2015-10-29T11:43:00Z">
          <w:del w:id="3535" w:author="ghislain.aine" w:date="2015-11-04T16:48:00Z">
            <w:r w:rsidRPr="004D7EE5">
              <w:rPr>
                <w:rFonts w:ascii="Courier New" w:eastAsia="Times New Roman" w:hAnsi="Courier New" w:cs="Courier New"/>
                <w:color w:val="008080"/>
                <w:sz w:val="16"/>
                <w:szCs w:val="16"/>
                <w:lang w:eastAsia="fr-FR"/>
                <w:rPrChange w:id="3536" w:author="jerome draillard" w:date="2015-10-29T11:43:00Z">
                  <w:rPr>
                    <w:rFonts w:ascii="Courier New" w:eastAsia="Times New Roman" w:hAnsi="Courier New" w:cs="Courier New"/>
                    <w:color w:val="008080"/>
                    <w:sz w:val="20"/>
                    <w:u w:val="single"/>
                    <w:lang w:eastAsia="fr-FR"/>
                  </w:rPr>
                </w:rPrChange>
              </w:rPr>
              <w:delText xml:space="preserve">    * @brief Accès a la version du plugin</w:delText>
            </w:r>
          </w:del>
        </w:ins>
      </w:moveFrom>
    </w:p>
    <w:p w:rsidR="00070A2F" w:rsidRDefault="004D7EE5">
      <w:pPr>
        <w:shd w:val="clear" w:color="auto" w:fill="FFFFFF"/>
        <w:jc w:val="left"/>
        <w:rPr>
          <w:ins w:id="3537" w:author="jerome draillard" w:date="2015-10-29T11:43:00Z"/>
          <w:del w:id="3538" w:author="ghislain.aine" w:date="2015-11-04T16:48:00Z"/>
          <w:rFonts w:ascii="Courier New" w:eastAsia="Times New Roman" w:hAnsi="Courier New" w:cs="Courier New"/>
          <w:color w:val="008080"/>
          <w:sz w:val="16"/>
          <w:szCs w:val="16"/>
          <w:lang w:val="en-US" w:eastAsia="fr-FR"/>
          <w:rPrChange w:id="3539" w:author="jerome draillard" w:date="2015-10-29T11:43:00Z">
            <w:rPr>
              <w:ins w:id="3540" w:author="jerome draillard" w:date="2015-10-29T11:43:00Z"/>
              <w:del w:id="3541" w:author="ghislain.aine" w:date="2015-11-04T16:48:00Z"/>
              <w:rFonts w:ascii="Courier New" w:eastAsia="Times New Roman" w:hAnsi="Courier New" w:cs="Courier New"/>
              <w:color w:val="008080"/>
              <w:sz w:val="20"/>
              <w:lang w:eastAsia="fr-FR"/>
            </w:rPr>
          </w:rPrChange>
        </w:rPr>
      </w:pPr>
      <w:moveFrom w:id="3542" w:author="ghislain.aine" w:date="2015-10-30T10:26:00Z">
        <w:ins w:id="3543" w:author="jerome draillard" w:date="2015-10-29T11:43:00Z">
          <w:del w:id="3544" w:author="ghislain.aine" w:date="2015-11-04T16:48:00Z">
            <w:r w:rsidRPr="004D7EE5">
              <w:rPr>
                <w:rFonts w:ascii="Courier New" w:eastAsia="Times New Roman" w:hAnsi="Courier New" w:cs="Courier New"/>
                <w:color w:val="008080"/>
                <w:sz w:val="16"/>
                <w:szCs w:val="16"/>
                <w:lang w:eastAsia="fr-FR"/>
                <w:rPrChange w:id="3545" w:author="jerome draillard" w:date="2015-10-29T11:43:00Z">
                  <w:rPr>
                    <w:rFonts w:ascii="Courier New" w:eastAsia="Times New Roman" w:hAnsi="Courier New" w:cs="Courier New"/>
                    <w:color w:val="008080"/>
                    <w:sz w:val="20"/>
                    <w:u w:val="single"/>
                    <w:lang w:eastAsia="fr-FR"/>
                  </w:rPr>
                </w:rPrChange>
              </w:rPr>
              <w:delText xml:space="preserve">    </w:delText>
            </w:r>
            <w:r w:rsidRPr="004D7EE5">
              <w:rPr>
                <w:rFonts w:ascii="Courier New" w:eastAsia="Times New Roman" w:hAnsi="Courier New" w:cs="Courier New"/>
                <w:color w:val="008080"/>
                <w:sz w:val="16"/>
                <w:szCs w:val="16"/>
                <w:lang w:val="en-US" w:eastAsia="fr-FR"/>
                <w:rPrChange w:id="3546" w:author="jerome draillard" w:date="2015-10-29T11:43:00Z">
                  <w:rPr>
                    <w:rFonts w:ascii="Courier New" w:eastAsia="Times New Roman" w:hAnsi="Courier New" w:cs="Courier New"/>
                    <w:color w:val="008080"/>
                    <w:sz w:val="20"/>
                    <w:u w:val="single"/>
                    <w:lang w:eastAsia="fr-FR"/>
                  </w:rPr>
                </w:rPrChange>
              </w:rPr>
              <w:delText>* @return Numéro de version</w:delText>
            </w:r>
          </w:del>
        </w:ins>
      </w:moveFrom>
    </w:p>
    <w:p w:rsidR="00070A2F" w:rsidRDefault="004D7EE5">
      <w:pPr>
        <w:shd w:val="clear" w:color="auto" w:fill="FFFFFF"/>
        <w:jc w:val="left"/>
        <w:rPr>
          <w:ins w:id="3547" w:author="jerome draillard" w:date="2015-10-29T11:43:00Z"/>
          <w:del w:id="3548" w:author="ghislain.aine" w:date="2015-11-04T16:48:00Z"/>
          <w:rFonts w:ascii="Courier New" w:eastAsia="Times New Roman" w:hAnsi="Courier New" w:cs="Courier New"/>
          <w:color w:val="000000"/>
          <w:sz w:val="16"/>
          <w:szCs w:val="16"/>
          <w:lang w:val="en-US" w:eastAsia="fr-FR"/>
          <w:rPrChange w:id="3549" w:author="jerome draillard" w:date="2015-10-29T11:43:00Z">
            <w:rPr>
              <w:ins w:id="3550" w:author="jerome draillard" w:date="2015-10-29T11:43:00Z"/>
              <w:del w:id="3551" w:author="ghislain.aine" w:date="2015-11-04T16:48:00Z"/>
              <w:rFonts w:ascii="Courier New" w:eastAsia="Times New Roman" w:hAnsi="Courier New" w:cs="Courier New"/>
              <w:color w:val="000000"/>
              <w:sz w:val="20"/>
              <w:lang w:eastAsia="fr-FR"/>
            </w:rPr>
          </w:rPrChange>
        </w:rPr>
      </w:pPr>
      <w:moveFrom w:id="3552" w:author="ghislain.aine" w:date="2015-10-30T10:26:00Z">
        <w:ins w:id="3553" w:author="jerome draillard" w:date="2015-10-29T11:43:00Z">
          <w:del w:id="3554" w:author="ghislain.aine" w:date="2015-11-04T16:48:00Z">
            <w:r w:rsidRPr="004D7EE5">
              <w:rPr>
                <w:rFonts w:ascii="Courier New" w:eastAsia="Times New Roman" w:hAnsi="Courier New" w:cs="Courier New"/>
                <w:color w:val="008080"/>
                <w:sz w:val="16"/>
                <w:szCs w:val="16"/>
                <w:lang w:val="en-US" w:eastAsia="fr-FR"/>
                <w:rPrChange w:id="3555" w:author="jerome draillard" w:date="2015-10-29T11:43:00Z">
                  <w:rPr>
                    <w:rFonts w:ascii="Courier New" w:eastAsia="Times New Roman" w:hAnsi="Courier New" w:cs="Courier New"/>
                    <w:color w:val="008080"/>
                    <w:sz w:val="20"/>
                    <w:u w:val="single"/>
                    <w:lang w:eastAsia="fr-FR"/>
                  </w:rPr>
                </w:rPrChange>
              </w:rPr>
              <w:delText xml:space="preserve">    */</w:delText>
            </w:r>
          </w:del>
        </w:ins>
      </w:moveFrom>
    </w:p>
    <w:p w:rsidR="00070A2F" w:rsidRDefault="004D7EE5">
      <w:pPr>
        <w:shd w:val="clear" w:color="auto" w:fill="FFFFFF"/>
        <w:jc w:val="left"/>
        <w:rPr>
          <w:ins w:id="3556" w:author="jerome draillard" w:date="2015-10-29T11:43:00Z"/>
          <w:del w:id="3557" w:author="ghislain.aine" w:date="2015-11-04T16:48:00Z"/>
          <w:rFonts w:ascii="Courier New" w:eastAsia="Times New Roman" w:hAnsi="Courier New" w:cs="Courier New"/>
          <w:color w:val="000000"/>
          <w:sz w:val="16"/>
          <w:szCs w:val="16"/>
          <w:lang w:val="en-US" w:eastAsia="fr-FR"/>
          <w:rPrChange w:id="3558" w:author="jerome draillard" w:date="2015-10-29T11:43:00Z">
            <w:rPr>
              <w:ins w:id="3559" w:author="jerome draillard" w:date="2015-10-29T11:43:00Z"/>
              <w:del w:id="3560" w:author="ghislain.aine" w:date="2015-11-04T16:48:00Z"/>
              <w:rFonts w:ascii="Courier New" w:eastAsia="Times New Roman" w:hAnsi="Courier New" w:cs="Courier New"/>
              <w:color w:val="000000"/>
              <w:sz w:val="20"/>
              <w:lang w:eastAsia="fr-FR"/>
            </w:rPr>
          </w:rPrChange>
        </w:rPr>
      </w:pPr>
      <w:moveFrom w:id="3561" w:author="ghislain.aine" w:date="2015-10-30T10:26:00Z">
        <w:ins w:id="3562" w:author="jerome draillard" w:date="2015-10-29T11:43:00Z">
          <w:del w:id="3563" w:author="ghislain.aine" w:date="2015-11-04T16:48:00Z">
            <w:r w:rsidRPr="004D7EE5">
              <w:rPr>
                <w:rFonts w:ascii="Courier New" w:eastAsia="Times New Roman" w:hAnsi="Courier New" w:cs="Courier New"/>
                <w:color w:val="000000"/>
                <w:sz w:val="16"/>
                <w:szCs w:val="16"/>
                <w:lang w:val="en-US" w:eastAsia="fr-FR"/>
                <w:rPrChange w:id="3564" w:author="jerome draillard" w:date="2015-10-29T11:43:00Z">
                  <w:rPr>
                    <w:rFonts w:ascii="Courier New" w:eastAsia="Times New Roman" w:hAnsi="Courier New" w:cs="Courier New"/>
                    <w:color w:val="000000"/>
                    <w:sz w:val="20"/>
                    <w:u w:val="single"/>
                    <w:lang w:eastAsia="fr-FR"/>
                  </w:rPr>
                </w:rPrChange>
              </w:rPr>
              <w:delText xml:space="preserve">    QString DemoPluginFactory_Class</w:delText>
            </w:r>
            <w:r w:rsidRPr="004D7EE5">
              <w:rPr>
                <w:rFonts w:ascii="Courier New" w:eastAsia="Times New Roman" w:hAnsi="Courier New" w:cs="Courier New"/>
                <w:b/>
                <w:bCs/>
                <w:color w:val="000080"/>
                <w:sz w:val="16"/>
                <w:szCs w:val="16"/>
                <w:lang w:val="en-US" w:eastAsia="fr-FR"/>
                <w:rPrChange w:id="3565"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566" w:author="jerome draillard" w:date="2015-10-29T11:43:00Z">
                  <w:rPr>
                    <w:rFonts w:ascii="Courier New" w:eastAsia="Times New Roman" w:hAnsi="Courier New" w:cs="Courier New"/>
                    <w:color w:val="000000"/>
                    <w:sz w:val="20"/>
                    <w:u w:val="single"/>
                    <w:lang w:eastAsia="fr-FR"/>
                  </w:rPr>
                </w:rPrChange>
              </w:rPr>
              <w:delText>GetPluginVersion</w:delText>
            </w:r>
            <w:r w:rsidRPr="004D7EE5">
              <w:rPr>
                <w:rFonts w:ascii="Courier New" w:eastAsia="Times New Roman" w:hAnsi="Courier New" w:cs="Courier New"/>
                <w:b/>
                <w:bCs/>
                <w:color w:val="000080"/>
                <w:sz w:val="16"/>
                <w:szCs w:val="16"/>
                <w:lang w:val="en-US" w:eastAsia="fr-FR"/>
                <w:rPrChange w:id="356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568" w:author="jerome draillard" w:date="2015-10-29T11:43:00Z"/>
          <w:del w:id="3569" w:author="ghislain.aine" w:date="2015-11-04T16:48:00Z"/>
          <w:rFonts w:ascii="Courier New" w:eastAsia="Times New Roman" w:hAnsi="Courier New" w:cs="Courier New"/>
          <w:color w:val="000000"/>
          <w:sz w:val="16"/>
          <w:szCs w:val="16"/>
          <w:lang w:val="en-US" w:eastAsia="fr-FR"/>
          <w:rPrChange w:id="3570" w:author="jerome draillard" w:date="2015-10-29T11:43:00Z">
            <w:rPr>
              <w:ins w:id="3571" w:author="jerome draillard" w:date="2015-10-29T11:43:00Z"/>
              <w:del w:id="3572" w:author="ghislain.aine" w:date="2015-11-04T16:48:00Z"/>
              <w:rFonts w:ascii="Courier New" w:eastAsia="Times New Roman" w:hAnsi="Courier New" w:cs="Courier New"/>
              <w:color w:val="000000"/>
              <w:sz w:val="20"/>
              <w:lang w:eastAsia="fr-FR"/>
            </w:rPr>
          </w:rPrChange>
        </w:rPr>
      </w:pPr>
      <w:moveFrom w:id="3573" w:author="ghislain.aine" w:date="2015-10-30T10:26:00Z">
        <w:ins w:id="3574" w:author="jerome draillard" w:date="2015-10-29T11:43:00Z">
          <w:del w:id="3575" w:author="ghislain.aine" w:date="2015-11-04T16:48:00Z">
            <w:r w:rsidRPr="004D7EE5">
              <w:rPr>
                <w:rFonts w:ascii="Courier New" w:eastAsia="Times New Roman" w:hAnsi="Courier New" w:cs="Courier New"/>
                <w:color w:val="000000"/>
                <w:sz w:val="16"/>
                <w:szCs w:val="16"/>
                <w:lang w:val="en-US" w:eastAsia="fr-FR"/>
                <w:rPrChange w:id="357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val="en-US" w:eastAsia="fr-FR"/>
                <w:rPrChange w:id="357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578" w:author="jerome draillard" w:date="2015-10-29T11:43:00Z"/>
          <w:del w:id="3579" w:author="ghislain.aine" w:date="2015-11-04T16:48:00Z"/>
          <w:rFonts w:ascii="Courier New" w:eastAsia="Times New Roman" w:hAnsi="Courier New" w:cs="Courier New"/>
          <w:color w:val="000000"/>
          <w:sz w:val="16"/>
          <w:szCs w:val="16"/>
          <w:lang w:val="en-US" w:eastAsia="fr-FR"/>
          <w:rPrChange w:id="3580" w:author="jerome draillard" w:date="2015-10-29T11:43:00Z">
            <w:rPr>
              <w:ins w:id="3581" w:author="jerome draillard" w:date="2015-10-29T11:43:00Z"/>
              <w:del w:id="3582" w:author="ghislain.aine" w:date="2015-11-04T16:48:00Z"/>
              <w:rFonts w:ascii="Courier New" w:eastAsia="Times New Roman" w:hAnsi="Courier New" w:cs="Courier New"/>
              <w:color w:val="000000"/>
              <w:sz w:val="20"/>
              <w:lang w:eastAsia="fr-FR"/>
            </w:rPr>
          </w:rPrChange>
        </w:rPr>
      </w:pPr>
      <w:moveFrom w:id="3583" w:author="ghislain.aine" w:date="2015-10-30T10:26:00Z">
        <w:ins w:id="3584" w:author="jerome draillard" w:date="2015-10-29T11:43:00Z">
          <w:del w:id="3585" w:author="ghislain.aine" w:date="2015-11-04T16:48:00Z">
            <w:r w:rsidRPr="004D7EE5">
              <w:rPr>
                <w:rFonts w:ascii="Courier New" w:eastAsia="Times New Roman" w:hAnsi="Courier New" w:cs="Courier New"/>
                <w:color w:val="000000"/>
                <w:sz w:val="16"/>
                <w:szCs w:val="16"/>
                <w:lang w:val="en-US" w:eastAsia="fr-FR"/>
                <w:rPrChange w:id="3586" w:author="jerome draillard" w:date="2015-10-29T11:43:00Z">
                  <w:rPr>
                    <w:rFonts w:ascii="Courier New" w:eastAsia="Times New Roman" w:hAnsi="Courier New" w:cs="Courier New"/>
                    <w:color w:val="000000"/>
                    <w:sz w:val="20"/>
                    <w:u w:val="single"/>
                    <w:lang w:eastAsia="fr-FR"/>
                  </w:rPr>
                </w:rPrChange>
              </w:rPr>
              <w:delText xml:space="preserve">        QString build</w:delText>
            </w:r>
            <w:r w:rsidRPr="004D7EE5">
              <w:rPr>
                <w:rFonts w:ascii="Courier New" w:eastAsia="Times New Roman" w:hAnsi="Courier New" w:cs="Courier New"/>
                <w:b/>
                <w:bCs/>
                <w:color w:val="000080"/>
                <w:sz w:val="16"/>
                <w:szCs w:val="16"/>
                <w:lang w:val="en-US" w:eastAsia="fr-FR"/>
                <w:rPrChange w:id="358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588" w:author="jerome draillard" w:date="2015-10-29T11:43:00Z"/>
          <w:del w:id="3589" w:author="ghislain.aine" w:date="2015-11-04T16:48:00Z"/>
          <w:rFonts w:ascii="Courier New" w:eastAsia="Times New Roman" w:hAnsi="Courier New" w:cs="Courier New"/>
          <w:color w:val="000000"/>
          <w:sz w:val="16"/>
          <w:szCs w:val="16"/>
          <w:lang w:val="en-US" w:eastAsia="fr-FR"/>
          <w:rPrChange w:id="3590" w:author="jerome draillard" w:date="2015-10-29T11:43:00Z">
            <w:rPr>
              <w:ins w:id="3591" w:author="jerome draillard" w:date="2015-10-29T11:43:00Z"/>
              <w:del w:id="3592"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593" w:author="jerome draillard" w:date="2015-10-29T11:43:00Z"/>
          <w:del w:id="3594" w:author="ghislain.aine" w:date="2015-11-04T16:48:00Z"/>
          <w:rFonts w:ascii="Courier New" w:eastAsia="Times New Roman" w:hAnsi="Courier New" w:cs="Courier New"/>
          <w:color w:val="000000"/>
          <w:sz w:val="16"/>
          <w:szCs w:val="16"/>
          <w:lang w:val="en-US" w:eastAsia="fr-FR"/>
          <w:rPrChange w:id="3595" w:author="jerome draillard" w:date="2015-10-29T11:43:00Z">
            <w:rPr>
              <w:ins w:id="3596" w:author="jerome draillard" w:date="2015-10-29T11:43:00Z"/>
              <w:del w:id="3597" w:author="ghislain.aine" w:date="2015-11-04T16:48:00Z"/>
              <w:rFonts w:ascii="Courier New" w:eastAsia="Times New Roman" w:hAnsi="Courier New" w:cs="Courier New"/>
              <w:color w:val="000000"/>
              <w:sz w:val="20"/>
              <w:lang w:eastAsia="fr-FR"/>
            </w:rPr>
          </w:rPrChange>
        </w:rPr>
      </w:pPr>
      <w:moveFrom w:id="3598" w:author="ghislain.aine" w:date="2015-10-30T10:26:00Z">
        <w:ins w:id="3599" w:author="jerome draillard" w:date="2015-10-29T11:43:00Z">
          <w:del w:id="3600" w:author="ghislain.aine" w:date="2015-11-04T16:48:00Z">
            <w:r w:rsidRPr="004D7EE5">
              <w:rPr>
                <w:rFonts w:ascii="Courier New" w:eastAsia="Times New Roman" w:hAnsi="Courier New" w:cs="Courier New"/>
                <w:color w:val="000000"/>
                <w:sz w:val="16"/>
                <w:szCs w:val="16"/>
                <w:lang w:val="en-US" w:eastAsia="fr-FR"/>
                <w:rPrChange w:id="3601" w:author="jerome draillard" w:date="2015-10-29T11:43:00Z">
                  <w:rPr>
                    <w:rFonts w:ascii="Courier New" w:eastAsia="Times New Roman" w:hAnsi="Courier New" w:cs="Courier New"/>
                    <w:color w:val="000000"/>
                    <w:sz w:val="20"/>
                    <w:u w:val="single"/>
                    <w:lang w:eastAsia="fr-FR"/>
                  </w:rPr>
                </w:rPrChange>
              </w:rPr>
              <w:delText xml:space="preserve">        build </w:delText>
            </w:r>
            <w:r w:rsidRPr="004D7EE5">
              <w:rPr>
                <w:rFonts w:ascii="Courier New" w:eastAsia="Times New Roman" w:hAnsi="Courier New" w:cs="Courier New"/>
                <w:b/>
                <w:bCs/>
                <w:color w:val="000080"/>
                <w:sz w:val="16"/>
                <w:szCs w:val="16"/>
                <w:lang w:val="en-US" w:eastAsia="fr-FR"/>
                <w:rPrChange w:id="360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03" w:author="jerome draillard" w:date="2015-10-29T11:43:00Z">
                  <w:rPr>
                    <w:rFonts w:ascii="Courier New" w:eastAsia="Times New Roman" w:hAnsi="Courier New" w:cs="Courier New"/>
                    <w:color w:val="000000"/>
                    <w:sz w:val="20"/>
                    <w:u w:val="single"/>
                    <w:lang w:eastAsia="fr-FR"/>
                  </w:rPr>
                </w:rPrChange>
              </w:rPr>
              <w:delText xml:space="preserve"> QString</w:delText>
            </w:r>
            <w:r w:rsidRPr="004D7EE5">
              <w:rPr>
                <w:rFonts w:ascii="Courier New" w:eastAsia="Times New Roman" w:hAnsi="Courier New" w:cs="Courier New"/>
                <w:b/>
                <w:bCs/>
                <w:color w:val="000080"/>
                <w:sz w:val="16"/>
                <w:szCs w:val="16"/>
                <w:lang w:val="en-US" w:eastAsia="fr-FR"/>
                <w:rPrChange w:id="360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808080"/>
                <w:sz w:val="16"/>
                <w:szCs w:val="16"/>
                <w:lang w:val="en-US" w:eastAsia="fr-FR"/>
                <w:rPrChange w:id="3605" w:author="jerome draillard" w:date="2015-10-29T11:43:00Z">
                  <w:rPr>
                    <w:rFonts w:ascii="Courier New" w:eastAsia="Times New Roman" w:hAnsi="Courier New" w:cs="Courier New"/>
                    <w:color w:val="808080"/>
                    <w:sz w:val="20"/>
                    <w:u w:val="single"/>
                    <w:lang w:eastAsia="fr-FR"/>
                  </w:rPr>
                </w:rPrChange>
              </w:rPr>
              <w:delText>"%1 %2"</w:delText>
            </w:r>
            <w:r w:rsidRPr="004D7EE5">
              <w:rPr>
                <w:rFonts w:ascii="Courier New" w:eastAsia="Times New Roman" w:hAnsi="Courier New" w:cs="Courier New"/>
                <w:b/>
                <w:bCs/>
                <w:color w:val="000080"/>
                <w:sz w:val="16"/>
                <w:szCs w:val="16"/>
                <w:lang w:val="en-US" w:eastAsia="fr-FR"/>
                <w:rPrChange w:id="360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07" w:author="jerome draillard" w:date="2015-10-29T11:43:00Z">
                  <w:rPr>
                    <w:rFonts w:ascii="Courier New" w:eastAsia="Times New Roman" w:hAnsi="Courier New" w:cs="Courier New"/>
                    <w:color w:val="000000"/>
                    <w:sz w:val="20"/>
                    <w:u w:val="single"/>
                    <w:lang w:eastAsia="fr-FR"/>
                  </w:rPr>
                </w:rPrChange>
              </w:rPr>
              <w:delText>arg</w:delText>
            </w:r>
            <w:r w:rsidRPr="004D7EE5">
              <w:rPr>
                <w:rFonts w:ascii="Courier New" w:eastAsia="Times New Roman" w:hAnsi="Courier New" w:cs="Courier New"/>
                <w:b/>
                <w:bCs/>
                <w:color w:val="000080"/>
                <w:sz w:val="16"/>
                <w:szCs w:val="16"/>
                <w:lang w:val="en-US" w:eastAsia="fr-FR"/>
                <w:rPrChange w:id="360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09" w:author="jerome draillard" w:date="2015-10-29T11:43:00Z">
                  <w:rPr>
                    <w:rFonts w:ascii="Courier New" w:eastAsia="Times New Roman" w:hAnsi="Courier New" w:cs="Courier New"/>
                    <w:color w:val="000000"/>
                    <w:sz w:val="20"/>
                    <w:u w:val="single"/>
                    <w:lang w:eastAsia="fr-FR"/>
                  </w:rPr>
                </w:rPrChange>
              </w:rPr>
              <w:delText>__DATE__</w:delText>
            </w:r>
            <w:r w:rsidRPr="004D7EE5">
              <w:rPr>
                <w:rFonts w:ascii="Courier New" w:eastAsia="Times New Roman" w:hAnsi="Courier New" w:cs="Courier New"/>
                <w:b/>
                <w:bCs/>
                <w:color w:val="000080"/>
                <w:sz w:val="16"/>
                <w:szCs w:val="16"/>
                <w:lang w:val="en-US" w:eastAsia="fr-FR"/>
                <w:rPrChange w:id="361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11" w:author="jerome draillard" w:date="2015-10-29T11:43:00Z">
                  <w:rPr>
                    <w:rFonts w:ascii="Courier New" w:eastAsia="Times New Roman" w:hAnsi="Courier New" w:cs="Courier New"/>
                    <w:color w:val="000000"/>
                    <w:sz w:val="20"/>
                    <w:u w:val="single"/>
                    <w:lang w:eastAsia="fr-FR"/>
                  </w:rPr>
                </w:rPrChange>
              </w:rPr>
              <w:delText>arg</w:delText>
            </w:r>
            <w:r w:rsidRPr="004D7EE5">
              <w:rPr>
                <w:rFonts w:ascii="Courier New" w:eastAsia="Times New Roman" w:hAnsi="Courier New" w:cs="Courier New"/>
                <w:b/>
                <w:bCs/>
                <w:color w:val="000080"/>
                <w:sz w:val="16"/>
                <w:szCs w:val="16"/>
                <w:lang w:val="en-US" w:eastAsia="fr-FR"/>
                <w:rPrChange w:id="361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13" w:author="jerome draillard" w:date="2015-10-29T11:43:00Z">
                  <w:rPr>
                    <w:rFonts w:ascii="Courier New" w:eastAsia="Times New Roman" w:hAnsi="Courier New" w:cs="Courier New"/>
                    <w:color w:val="000000"/>
                    <w:sz w:val="20"/>
                    <w:u w:val="single"/>
                    <w:lang w:eastAsia="fr-FR"/>
                  </w:rPr>
                </w:rPrChange>
              </w:rPr>
              <w:delText>__TIME__</w:delText>
            </w:r>
            <w:r w:rsidRPr="004D7EE5">
              <w:rPr>
                <w:rFonts w:ascii="Courier New" w:eastAsia="Times New Roman" w:hAnsi="Courier New" w:cs="Courier New"/>
                <w:b/>
                <w:bCs/>
                <w:color w:val="000080"/>
                <w:sz w:val="16"/>
                <w:szCs w:val="16"/>
                <w:lang w:val="en-US" w:eastAsia="fr-FR"/>
                <w:rPrChange w:id="3614"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615" w:author="jerome draillard" w:date="2015-10-29T11:43:00Z"/>
          <w:del w:id="3616" w:author="ghislain.aine" w:date="2015-11-04T16:48:00Z"/>
          <w:rFonts w:ascii="Courier New" w:eastAsia="Times New Roman" w:hAnsi="Courier New" w:cs="Courier New"/>
          <w:color w:val="000000"/>
          <w:sz w:val="16"/>
          <w:szCs w:val="16"/>
          <w:lang w:val="en-US" w:eastAsia="fr-FR"/>
          <w:rPrChange w:id="3617" w:author="jerome draillard" w:date="2015-10-29T11:43:00Z">
            <w:rPr>
              <w:ins w:id="3618" w:author="jerome draillard" w:date="2015-10-29T11:43:00Z"/>
              <w:del w:id="3619" w:author="ghislain.aine" w:date="2015-11-04T16:48:00Z"/>
              <w:rFonts w:ascii="Courier New" w:eastAsia="Times New Roman" w:hAnsi="Courier New" w:cs="Courier New"/>
              <w:color w:val="000000"/>
              <w:sz w:val="20"/>
              <w:lang w:eastAsia="fr-FR"/>
            </w:rPr>
          </w:rPrChange>
        </w:rPr>
      </w:pPr>
      <w:moveFrom w:id="3620" w:author="ghislain.aine" w:date="2015-10-30T10:26:00Z">
        <w:ins w:id="3621" w:author="jerome draillard" w:date="2015-10-29T11:43:00Z">
          <w:del w:id="3622" w:author="ghislain.aine" w:date="2015-11-04T16:48:00Z">
            <w:r w:rsidRPr="004D7EE5">
              <w:rPr>
                <w:rFonts w:ascii="Courier New" w:eastAsia="Times New Roman" w:hAnsi="Courier New" w:cs="Courier New"/>
                <w:color w:val="000000"/>
                <w:sz w:val="16"/>
                <w:szCs w:val="16"/>
                <w:lang w:val="en-US" w:eastAsia="fr-FR"/>
                <w:rPrChange w:id="3623" w:author="jerome draillard" w:date="2015-10-29T11:43:00Z">
                  <w:rPr>
                    <w:rFonts w:ascii="Courier New" w:eastAsia="Times New Roman" w:hAnsi="Courier New" w:cs="Courier New"/>
                    <w:color w:val="000000"/>
                    <w:sz w:val="20"/>
                    <w:u w:val="single"/>
                    <w:lang w:eastAsia="fr-FR"/>
                  </w:rPr>
                </w:rPrChange>
              </w:rPr>
              <w:delText xml:space="preserve">        build </w:delText>
            </w:r>
            <w:r w:rsidRPr="004D7EE5">
              <w:rPr>
                <w:rFonts w:ascii="Courier New" w:eastAsia="Times New Roman" w:hAnsi="Courier New" w:cs="Courier New"/>
                <w:b/>
                <w:bCs/>
                <w:color w:val="000080"/>
                <w:sz w:val="16"/>
                <w:szCs w:val="16"/>
                <w:lang w:val="en-US" w:eastAsia="fr-FR"/>
                <w:rPrChange w:id="362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25" w:author="jerome draillard" w:date="2015-10-29T11:43:00Z">
                  <w:rPr>
                    <w:rFonts w:ascii="Courier New" w:eastAsia="Times New Roman" w:hAnsi="Courier New" w:cs="Courier New"/>
                    <w:color w:val="000000"/>
                    <w:sz w:val="20"/>
                    <w:u w:val="single"/>
                    <w:lang w:eastAsia="fr-FR"/>
                  </w:rPr>
                </w:rPrChange>
              </w:rPr>
              <w:delText xml:space="preserve"> build</w:delText>
            </w:r>
            <w:r w:rsidRPr="004D7EE5">
              <w:rPr>
                <w:rFonts w:ascii="Courier New" w:eastAsia="Times New Roman" w:hAnsi="Courier New" w:cs="Courier New"/>
                <w:b/>
                <w:bCs/>
                <w:color w:val="000080"/>
                <w:sz w:val="16"/>
                <w:szCs w:val="16"/>
                <w:lang w:val="en-US" w:eastAsia="fr-FR"/>
                <w:rPrChange w:id="362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27" w:author="jerome draillard" w:date="2015-10-29T11:43:00Z">
                  <w:rPr>
                    <w:rFonts w:ascii="Courier New" w:eastAsia="Times New Roman" w:hAnsi="Courier New" w:cs="Courier New"/>
                    <w:color w:val="000000"/>
                    <w:sz w:val="20"/>
                    <w:u w:val="single"/>
                    <w:lang w:eastAsia="fr-FR"/>
                  </w:rPr>
                </w:rPrChange>
              </w:rPr>
              <w:delText>toUpper</w:delText>
            </w:r>
            <w:r w:rsidRPr="004D7EE5">
              <w:rPr>
                <w:rFonts w:ascii="Courier New" w:eastAsia="Times New Roman" w:hAnsi="Courier New" w:cs="Courier New"/>
                <w:b/>
                <w:bCs/>
                <w:color w:val="000080"/>
                <w:sz w:val="16"/>
                <w:szCs w:val="16"/>
                <w:lang w:val="en-US" w:eastAsia="fr-FR"/>
                <w:rPrChange w:id="362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629" w:author="jerome draillard" w:date="2015-10-29T11:43:00Z"/>
          <w:del w:id="3630" w:author="ghislain.aine" w:date="2015-11-04T16:48:00Z"/>
          <w:rFonts w:ascii="Courier New" w:eastAsia="Times New Roman" w:hAnsi="Courier New" w:cs="Courier New"/>
          <w:color w:val="000000"/>
          <w:sz w:val="16"/>
          <w:szCs w:val="16"/>
          <w:lang w:val="en-US" w:eastAsia="fr-FR"/>
          <w:rPrChange w:id="3631" w:author="jerome draillard" w:date="2015-10-29T11:43:00Z">
            <w:rPr>
              <w:ins w:id="3632" w:author="jerome draillard" w:date="2015-10-29T11:43:00Z"/>
              <w:del w:id="3633" w:author="ghislain.aine" w:date="2015-11-04T16:48:00Z"/>
              <w:rFonts w:ascii="Courier New" w:eastAsia="Times New Roman" w:hAnsi="Courier New" w:cs="Courier New"/>
              <w:color w:val="000000"/>
              <w:sz w:val="20"/>
              <w:lang w:eastAsia="fr-FR"/>
            </w:rPr>
          </w:rPrChange>
        </w:rPr>
      </w:pPr>
      <w:moveFrom w:id="3634" w:author="ghislain.aine" w:date="2015-10-30T10:26:00Z">
        <w:ins w:id="3635" w:author="jerome draillard" w:date="2015-10-29T11:43:00Z">
          <w:del w:id="3636" w:author="ghislain.aine" w:date="2015-11-04T16:48:00Z">
            <w:r w:rsidRPr="004D7EE5">
              <w:rPr>
                <w:rFonts w:ascii="Courier New" w:eastAsia="Times New Roman" w:hAnsi="Courier New" w:cs="Courier New"/>
                <w:color w:val="000000"/>
                <w:sz w:val="16"/>
                <w:szCs w:val="16"/>
                <w:lang w:val="en-US" w:eastAsia="fr-FR"/>
                <w:rPrChange w:id="3637" w:author="jerome draillard" w:date="2015-10-29T11:43:00Z">
                  <w:rPr>
                    <w:rFonts w:ascii="Courier New" w:eastAsia="Times New Roman" w:hAnsi="Courier New" w:cs="Courier New"/>
                    <w:color w:val="000000"/>
                    <w:sz w:val="20"/>
                    <w:u w:val="single"/>
                    <w:lang w:eastAsia="fr-FR"/>
                  </w:rPr>
                </w:rPrChange>
              </w:rPr>
              <w:delText xml:space="preserve">        build</w:delText>
            </w:r>
            <w:r w:rsidRPr="004D7EE5">
              <w:rPr>
                <w:rFonts w:ascii="Courier New" w:eastAsia="Times New Roman" w:hAnsi="Courier New" w:cs="Courier New"/>
                <w:b/>
                <w:bCs/>
                <w:color w:val="000080"/>
                <w:sz w:val="16"/>
                <w:szCs w:val="16"/>
                <w:lang w:val="en-US" w:eastAsia="fr-FR"/>
                <w:rPrChange w:id="363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39" w:author="jerome draillard" w:date="2015-10-29T11:43:00Z">
                  <w:rPr>
                    <w:rFonts w:ascii="Courier New" w:eastAsia="Times New Roman" w:hAnsi="Courier New" w:cs="Courier New"/>
                    <w:color w:val="000000"/>
                    <w:sz w:val="20"/>
                    <w:u w:val="single"/>
                    <w:lang w:eastAsia="fr-FR"/>
                  </w:rPr>
                </w:rPrChange>
              </w:rPr>
              <w:delText>replace</w:delText>
            </w:r>
            <w:r w:rsidRPr="004D7EE5">
              <w:rPr>
                <w:rFonts w:ascii="Courier New" w:eastAsia="Times New Roman" w:hAnsi="Courier New" w:cs="Courier New"/>
                <w:b/>
                <w:bCs/>
                <w:color w:val="000080"/>
                <w:sz w:val="16"/>
                <w:szCs w:val="16"/>
                <w:lang w:val="en-US" w:eastAsia="fr-FR"/>
                <w:rPrChange w:id="364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41" w:author="jerome draillard" w:date="2015-10-29T11:43:00Z">
                  <w:rPr>
                    <w:rFonts w:ascii="Courier New" w:eastAsia="Times New Roman" w:hAnsi="Courier New" w:cs="Courier New"/>
                    <w:color w:val="000000"/>
                    <w:sz w:val="20"/>
                    <w:u w:val="single"/>
                    <w:lang w:eastAsia="fr-FR"/>
                  </w:rPr>
                </w:rPrChange>
              </w:rPr>
              <w:delText>QRegExp</w:delText>
            </w:r>
            <w:r w:rsidRPr="004D7EE5">
              <w:rPr>
                <w:rFonts w:ascii="Courier New" w:eastAsia="Times New Roman" w:hAnsi="Courier New" w:cs="Courier New"/>
                <w:b/>
                <w:bCs/>
                <w:color w:val="000080"/>
                <w:sz w:val="16"/>
                <w:szCs w:val="16"/>
                <w:lang w:val="en-US" w:eastAsia="fr-FR"/>
                <w:rPrChange w:id="364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808080"/>
                <w:sz w:val="16"/>
                <w:szCs w:val="16"/>
                <w:lang w:val="en-US" w:eastAsia="fr-FR"/>
                <w:rPrChange w:id="3643" w:author="jerome draillard" w:date="2015-10-29T11:43:00Z">
                  <w:rPr>
                    <w:rFonts w:ascii="Courier New" w:eastAsia="Times New Roman" w:hAnsi="Courier New" w:cs="Courier New"/>
                    <w:color w:val="808080"/>
                    <w:sz w:val="20"/>
                    <w:u w:val="single"/>
                    <w:lang w:eastAsia="fr-FR"/>
                  </w:rPr>
                </w:rPrChange>
              </w:rPr>
              <w:delText>"[ |:]+"</w:delText>
            </w:r>
            <w:r w:rsidRPr="004D7EE5">
              <w:rPr>
                <w:rFonts w:ascii="Courier New" w:eastAsia="Times New Roman" w:hAnsi="Courier New" w:cs="Courier New"/>
                <w:b/>
                <w:bCs/>
                <w:color w:val="000080"/>
                <w:sz w:val="16"/>
                <w:szCs w:val="16"/>
                <w:lang w:val="en-US" w:eastAsia="fr-FR"/>
                <w:rPrChange w:id="364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4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3646" w:author="jerome draillard" w:date="2015-10-29T11:43:00Z">
                  <w:rPr>
                    <w:rFonts w:ascii="Courier New" w:eastAsia="Times New Roman" w:hAnsi="Courier New" w:cs="Courier New"/>
                    <w:color w:val="808080"/>
                    <w:sz w:val="20"/>
                    <w:u w:val="single"/>
                    <w:lang w:eastAsia="fr-FR"/>
                  </w:rPr>
                </w:rPrChange>
              </w:rPr>
              <w:delText>"."</w:delText>
            </w:r>
            <w:r w:rsidRPr="004D7EE5">
              <w:rPr>
                <w:rFonts w:ascii="Courier New" w:eastAsia="Times New Roman" w:hAnsi="Courier New" w:cs="Courier New"/>
                <w:b/>
                <w:bCs/>
                <w:color w:val="000080"/>
                <w:sz w:val="16"/>
                <w:szCs w:val="16"/>
                <w:lang w:val="en-US" w:eastAsia="fr-FR"/>
                <w:rPrChange w:id="364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648" w:author="jerome draillard" w:date="2015-10-29T11:43:00Z"/>
          <w:del w:id="3649" w:author="ghislain.aine" w:date="2015-11-04T16:48:00Z"/>
          <w:rFonts w:ascii="Courier New" w:eastAsia="Times New Roman" w:hAnsi="Courier New" w:cs="Courier New"/>
          <w:color w:val="804000"/>
          <w:sz w:val="16"/>
          <w:szCs w:val="16"/>
          <w:lang w:val="en-US" w:eastAsia="fr-FR"/>
          <w:rPrChange w:id="3650" w:author="jerome draillard" w:date="2015-10-29T12:50:00Z">
            <w:rPr>
              <w:ins w:id="3651" w:author="jerome draillard" w:date="2015-10-29T11:43:00Z"/>
              <w:del w:id="3652" w:author="ghislain.aine" w:date="2015-11-04T16:48:00Z"/>
              <w:rFonts w:ascii="Courier New" w:eastAsia="Times New Roman" w:hAnsi="Courier New" w:cs="Courier New"/>
              <w:color w:val="804000"/>
              <w:sz w:val="20"/>
              <w:lang w:eastAsia="fr-FR"/>
            </w:rPr>
          </w:rPrChange>
        </w:rPr>
      </w:pPr>
      <w:moveFrom w:id="3653" w:author="ghislain.aine" w:date="2015-10-30T10:26:00Z">
        <w:ins w:id="3654" w:author="jerome draillard" w:date="2015-10-29T11:43:00Z">
          <w:del w:id="3655" w:author="ghislain.aine" w:date="2015-11-04T16:48:00Z">
            <w:r w:rsidRPr="004D7EE5">
              <w:rPr>
                <w:rFonts w:ascii="Courier New" w:eastAsia="Times New Roman" w:hAnsi="Courier New" w:cs="Courier New"/>
                <w:color w:val="804000"/>
                <w:sz w:val="16"/>
                <w:szCs w:val="16"/>
                <w:lang w:val="en-US" w:eastAsia="fr-FR"/>
                <w:rPrChange w:id="3656" w:author="jerome draillard" w:date="2015-10-29T12:50:00Z">
                  <w:rPr>
                    <w:rFonts w:ascii="Courier New" w:eastAsia="Times New Roman" w:hAnsi="Courier New" w:cs="Courier New"/>
                    <w:color w:val="804000"/>
                    <w:sz w:val="20"/>
                    <w:u w:val="single"/>
                    <w:lang w:eastAsia="fr-FR"/>
                  </w:rPr>
                </w:rPrChange>
              </w:rPr>
              <w:delText>#ifndef QT_NO_DEBUG</w:delText>
            </w:r>
          </w:del>
        </w:ins>
      </w:moveFrom>
    </w:p>
    <w:p w:rsidR="00070A2F" w:rsidRDefault="004D7EE5">
      <w:pPr>
        <w:shd w:val="clear" w:color="auto" w:fill="FFFFFF"/>
        <w:jc w:val="left"/>
        <w:rPr>
          <w:ins w:id="3657" w:author="jerome draillard" w:date="2015-10-29T11:43:00Z"/>
          <w:del w:id="3658" w:author="ghislain.aine" w:date="2015-11-04T16:48:00Z"/>
          <w:rFonts w:ascii="Courier New" w:eastAsia="Times New Roman" w:hAnsi="Courier New" w:cs="Courier New"/>
          <w:color w:val="000000"/>
          <w:sz w:val="16"/>
          <w:szCs w:val="16"/>
          <w:lang w:val="en-US" w:eastAsia="fr-FR"/>
          <w:rPrChange w:id="3659" w:author="jerome draillard" w:date="2015-10-29T11:43:00Z">
            <w:rPr>
              <w:ins w:id="3660" w:author="jerome draillard" w:date="2015-10-29T11:43:00Z"/>
              <w:del w:id="3661" w:author="ghislain.aine" w:date="2015-11-04T16:48:00Z"/>
              <w:rFonts w:ascii="Courier New" w:eastAsia="Times New Roman" w:hAnsi="Courier New" w:cs="Courier New"/>
              <w:color w:val="000000"/>
              <w:sz w:val="20"/>
              <w:lang w:eastAsia="fr-FR"/>
            </w:rPr>
          </w:rPrChange>
        </w:rPr>
      </w:pPr>
      <w:moveFrom w:id="3662" w:author="ghislain.aine" w:date="2015-10-30T10:26:00Z">
        <w:ins w:id="3663" w:author="jerome draillard" w:date="2015-10-29T11:43:00Z">
          <w:del w:id="3664" w:author="ghislain.aine" w:date="2015-11-04T16:48:00Z">
            <w:r w:rsidRPr="004D7EE5">
              <w:rPr>
                <w:rFonts w:ascii="Courier New" w:eastAsia="Times New Roman" w:hAnsi="Courier New" w:cs="Courier New"/>
                <w:color w:val="000000"/>
                <w:sz w:val="16"/>
                <w:szCs w:val="16"/>
                <w:lang w:val="en-US" w:eastAsia="fr-FR"/>
                <w:rPrChange w:id="3665" w:author="jerome draillard" w:date="2015-10-29T11:43:00Z">
                  <w:rPr>
                    <w:rFonts w:ascii="Courier New" w:eastAsia="Times New Roman" w:hAnsi="Courier New" w:cs="Courier New"/>
                    <w:color w:val="000000"/>
                    <w:sz w:val="20"/>
                    <w:u w:val="single"/>
                    <w:lang w:eastAsia="fr-FR"/>
                  </w:rPr>
                </w:rPrChange>
              </w:rPr>
              <w:delText xml:space="preserve">        build </w:delText>
            </w:r>
            <w:r w:rsidRPr="004D7EE5">
              <w:rPr>
                <w:rFonts w:ascii="Courier New" w:eastAsia="Times New Roman" w:hAnsi="Courier New" w:cs="Courier New"/>
                <w:b/>
                <w:bCs/>
                <w:color w:val="000080"/>
                <w:sz w:val="16"/>
                <w:szCs w:val="16"/>
                <w:lang w:val="en-US" w:eastAsia="fr-FR"/>
                <w:rPrChange w:id="366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6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3668" w:author="jerome draillard" w:date="2015-10-29T11:43:00Z">
                  <w:rPr>
                    <w:rFonts w:ascii="Courier New" w:eastAsia="Times New Roman" w:hAnsi="Courier New" w:cs="Courier New"/>
                    <w:color w:val="808080"/>
                    <w:sz w:val="20"/>
                    <w:u w:val="single"/>
                    <w:lang w:eastAsia="fr-FR"/>
                  </w:rPr>
                </w:rPrChange>
              </w:rPr>
              <w:delText>" (Debug)"</w:delText>
            </w:r>
            <w:r w:rsidRPr="004D7EE5">
              <w:rPr>
                <w:rFonts w:ascii="Courier New" w:eastAsia="Times New Roman" w:hAnsi="Courier New" w:cs="Courier New"/>
                <w:b/>
                <w:bCs/>
                <w:color w:val="000080"/>
                <w:sz w:val="16"/>
                <w:szCs w:val="16"/>
                <w:lang w:val="en-US" w:eastAsia="fr-FR"/>
                <w:rPrChange w:id="3669"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670" w:author="jerome draillard" w:date="2015-10-29T11:43:00Z"/>
          <w:del w:id="3671" w:author="ghislain.aine" w:date="2015-11-04T16:48:00Z"/>
          <w:rFonts w:ascii="Courier New" w:eastAsia="Times New Roman" w:hAnsi="Courier New" w:cs="Courier New"/>
          <w:color w:val="804000"/>
          <w:sz w:val="16"/>
          <w:szCs w:val="16"/>
          <w:lang w:val="en-US" w:eastAsia="fr-FR"/>
          <w:rPrChange w:id="3672" w:author="jerome draillard" w:date="2015-10-29T11:43:00Z">
            <w:rPr>
              <w:ins w:id="3673" w:author="jerome draillard" w:date="2015-10-29T11:43:00Z"/>
              <w:del w:id="3674" w:author="ghislain.aine" w:date="2015-11-04T16:48:00Z"/>
              <w:rFonts w:ascii="Courier New" w:eastAsia="Times New Roman" w:hAnsi="Courier New" w:cs="Courier New"/>
              <w:color w:val="804000"/>
              <w:sz w:val="20"/>
              <w:lang w:eastAsia="fr-FR"/>
            </w:rPr>
          </w:rPrChange>
        </w:rPr>
      </w:pPr>
      <w:moveFrom w:id="3675" w:author="ghislain.aine" w:date="2015-10-30T10:26:00Z">
        <w:ins w:id="3676" w:author="jerome draillard" w:date="2015-10-29T11:43:00Z">
          <w:del w:id="3677" w:author="ghislain.aine" w:date="2015-11-04T16:48:00Z">
            <w:r w:rsidRPr="004D7EE5">
              <w:rPr>
                <w:rFonts w:ascii="Courier New" w:eastAsia="Times New Roman" w:hAnsi="Courier New" w:cs="Courier New"/>
                <w:color w:val="804000"/>
                <w:sz w:val="16"/>
                <w:szCs w:val="16"/>
                <w:lang w:val="en-US" w:eastAsia="fr-FR"/>
                <w:rPrChange w:id="3678" w:author="jerome draillard" w:date="2015-10-29T11:43:00Z">
                  <w:rPr>
                    <w:rFonts w:ascii="Courier New" w:eastAsia="Times New Roman" w:hAnsi="Courier New" w:cs="Courier New"/>
                    <w:color w:val="804000"/>
                    <w:sz w:val="20"/>
                    <w:u w:val="single"/>
                    <w:lang w:eastAsia="fr-FR"/>
                  </w:rPr>
                </w:rPrChange>
              </w:rPr>
              <w:delText xml:space="preserve">#else </w:delText>
            </w:r>
          </w:del>
        </w:ins>
      </w:moveFrom>
    </w:p>
    <w:p w:rsidR="00070A2F" w:rsidRDefault="004D7EE5">
      <w:pPr>
        <w:shd w:val="clear" w:color="auto" w:fill="FFFFFF"/>
        <w:jc w:val="left"/>
        <w:rPr>
          <w:ins w:id="3679" w:author="jerome draillard" w:date="2015-10-29T11:43:00Z"/>
          <w:del w:id="3680" w:author="ghislain.aine" w:date="2015-11-04T16:48:00Z"/>
          <w:rFonts w:ascii="Courier New" w:eastAsia="Times New Roman" w:hAnsi="Courier New" w:cs="Courier New"/>
          <w:color w:val="000000"/>
          <w:sz w:val="16"/>
          <w:szCs w:val="16"/>
          <w:lang w:val="en-US" w:eastAsia="fr-FR"/>
          <w:rPrChange w:id="3681" w:author="jerome draillard" w:date="2015-10-29T11:43:00Z">
            <w:rPr>
              <w:ins w:id="3682" w:author="jerome draillard" w:date="2015-10-29T11:43:00Z"/>
              <w:del w:id="3683" w:author="ghislain.aine" w:date="2015-11-04T16:48:00Z"/>
              <w:rFonts w:ascii="Courier New" w:eastAsia="Times New Roman" w:hAnsi="Courier New" w:cs="Courier New"/>
              <w:color w:val="000000"/>
              <w:sz w:val="20"/>
              <w:lang w:eastAsia="fr-FR"/>
            </w:rPr>
          </w:rPrChange>
        </w:rPr>
      </w:pPr>
      <w:moveFrom w:id="3684" w:author="ghislain.aine" w:date="2015-10-30T10:26:00Z">
        <w:ins w:id="3685" w:author="jerome draillard" w:date="2015-10-29T11:43:00Z">
          <w:del w:id="3686" w:author="ghislain.aine" w:date="2015-11-04T16:48:00Z">
            <w:r w:rsidRPr="004D7EE5">
              <w:rPr>
                <w:rFonts w:ascii="Courier New" w:eastAsia="Times New Roman" w:hAnsi="Courier New" w:cs="Courier New"/>
                <w:color w:val="000000"/>
                <w:sz w:val="16"/>
                <w:szCs w:val="16"/>
                <w:lang w:val="en-US" w:eastAsia="fr-FR"/>
                <w:rPrChange w:id="3687" w:author="jerome draillard" w:date="2015-10-29T11:43:00Z">
                  <w:rPr>
                    <w:rFonts w:ascii="Courier New" w:eastAsia="Times New Roman" w:hAnsi="Courier New" w:cs="Courier New"/>
                    <w:color w:val="000000"/>
                    <w:sz w:val="20"/>
                    <w:u w:val="single"/>
                    <w:lang w:eastAsia="fr-FR"/>
                  </w:rPr>
                </w:rPrChange>
              </w:rPr>
              <w:delText xml:space="preserve">        build </w:delText>
            </w:r>
            <w:r w:rsidRPr="004D7EE5">
              <w:rPr>
                <w:rFonts w:ascii="Courier New" w:eastAsia="Times New Roman" w:hAnsi="Courier New" w:cs="Courier New"/>
                <w:b/>
                <w:bCs/>
                <w:color w:val="000080"/>
                <w:sz w:val="16"/>
                <w:szCs w:val="16"/>
                <w:lang w:val="en-US" w:eastAsia="fr-FR"/>
                <w:rPrChange w:id="368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68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3690" w:author="jerome draillard" w:date="2015-10-29T11:43:00Z">
                  <w:rPr>
                    <w:rFonts w:ascii="Courier New" w:eastAsia="Times New Roman" w:hAnsi="Courier New" w:cs="Courier New"/>
                    <w:color w:val="808080"/>
                    <w:sz w:val="20"/>
                    <w:u w:val="single"/>
                    <w:lang w:eastAsia="fr-FR"/>
                  </w:rPr>
                </w:rPrChange>
              </w:rPr>
              <w:delText>" (Release)"</w:delText>
            </w:r>
            <w:r w:rsidRPr="004D7EE5">
              <w:rPr>
                <w:rFonts w:ascii="Courier New" w:eastAsia="Times New Roman" w:hAnsi="Courier New" w:cs="Courier New"/>
                <w:b/>
                <w:bCs/>
                <w:color w:val="000080"/>
                <w:sz w:val="16"/>
                <w:szCs w:val="16"/>
                <w:lang w:val="en-US" w:eastAsia="fr-FR"/>
                <w:rPrChange w:id="369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692" w:author="jerome draillard" w:date="2015-10-29T11:43:00Z"/>
          <w:del w:id="3693" w:author="ghislain.aine" w:date="2015-11-04T16:48:00Z"/>
          <w:rFonts w:ascii="Courier New" w:eastAsia="Times New Roman" w:hAnsi="Courier New" w:cs="Courier New"/>
          <w:color w:val="804000"/>
          <w:sz w:val="16"/>
          <w:szCs w:val="16"/>
          <w:lang w:val="en-US" w:eastAsia="fr-FR"/>
          <w:rPrChange w:id="3694" w:author="jerome draillard" w:date="2015-10-29T11:43:00Z">
            <w:rPr>
              <w:ins w:id="3695" w:author="jerome draillard" w:date="2015-10-29T11:43:00Z"/>
              <w:del w:id="3696" w:author="ghislain.aine" w:date="2015-11-04T16:48:00Z"/>
              <w:rFonts w:ascii="Courier New" w:eastAsia="Times New Roman" w:hAnsi="Courier New" w:cs="Courier New"/>
              <w:color w:val="804000"/>
              <w:sz w:val="20"/>
              <w:lang w:eastAsia="fr-FR"/>
            </w:rPr>
          </w:rPrChange>
        </w:rPr>
      </w:pPr>
      <w:moveFrom w:id="3697" w:author="ghislain.aine" w:date="2015-10-30T10:26:00Z">
        <w:ins w:id="3698" w:author="jerome draillard" w:date="2015-10-29T11:43:00Z">
          <w:del w:id="3699" w:author="ghislain.aine" w:date="2015-11-04T16:48:00Z">
            <w:r w:rsidRPr="004D7EE5">
              <w:rPr>
                <w:rFonts w:ascii="Courier New" w:eastAsia="Times New Roman" w:hAnsi="Courier New" w:cs="Courier New"/>
                <w:color w:val="804000"/>
                <w:sz w:val="16"/>
                <w:szCs w:val="16"/>
                <w:lang w:val="en-US" w:eastAsia="fr-FR"/>
                <w:rPrChange w:id="3700" w:author="jerome draillard" w:date="2015-10-29T11:43:00Z">
                  <w:rPr>
                    <w:rFonts w:ascii="Courier New" w:eastAsia="Times New Roman" w:hAnsi="Courier New" w:cs="Courier New"/>
                    <w:color w:val="804000"/>
                    <w:sz w:val="20"/>
                    <w:u w:val="single"/>
                    <w:lang w:eastAsia="fr-FR"/>
                  </w:rPr>
                </w:rPrChange>
              </w:rPr>
              <w:delText>#endif</w:delText>
            </w:r>
          </w:del>
        </w:ins>
      </w:moveFrom>
    </w:p>
    <w:p w:rsidR="00070A2F" w:rsidRDefault="004D7EE5">
      <w:pPr>
        <w:shd w:val="clear" w:color="auto" w:fill="FFFFFF"/>
        <w:jc w:val="left"/>
        <w:rPr>
          <w:ins w:id="3701" w:author="jerome draillard" w:date="2015-10-29T11:43:00Z"/>
          <w:del w:id="3702" w:author="ghislain.aine" w:date="2015-11-04T16:48:00Z"/>
          <w:rFonts w:ascii="Courier New" w:eastAsia="Times New Roman" w:hAnsi="Courier New" w:cs="Courier New"/>
          <w:color w:val="000000"/>
          <w:sz w:val="16"/>
          <w:szCs w:val="16"/>
          <w:lang w:val="en-US" w:eastAsia="fr-FR"/>
          <w:rPrChange w:id="3703" w:author="jerome draillard" w:date="2015-10-29T11:43:00Z">
            <w:rPr>
              <w:ins w:id="3704" w:author="jerome draillard" w:date="2015-10-29T11:43:00Z"/>
              <w:del w:id="3705" w:author="ghislain.aine" w:date="2015-11-04T16:48:00Z"/>
              <w:rFonts w:ascii="Courier New" w:eastAsia="Times New Roman" w:hAnsi="Courier New" w:cs="Courier New"/>
              <w:color w:val="000000"/>
              <w:sz w:val="20"/>
              <w:lang w:eastAsia="fr-FR"/>
            </w:rPr>
          </w:rPrChange>
        </w:rPr>
      </w:pPr>
      <w:moveFrom w:id="3706" w:author="ghislain.aine" w:date="2015-10-30T10:26:00Z">
        <w:ins w:id="3707" w:author="jerome draillard" w:date="2015-10-29T11:43:00Z">
          <w:del w:id="3708" w:author="ghislain.aine" w:date="2015-11-04T16:48:00Z">
            <w:r w:rsidRPr="004D7EE5">
              <w:rPr>
                <w:rFonts w:ascii="Courier New" w:eastAsia="Times New Roman" w:hAnsi="Courier New" w:cs="Courier New"/>
                <w:color w:val="000000"/>
                <w:sz w:val="16"/>
                <w:szCs w:val="16"/>
                <w:lang w:val="en-US" w:eastAsia="fr-FR"/>
                <w:rPrChange w:id="3709"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val="en-US" w:eastAsia="fr-FR"/>
                <w:rPrChange w:id="3710" w:author="jerome draillard" w:date="2015-10-29T11:43: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val="en-US" w:eastAsia="fr-FR"/>
                <w:rPrChange w:id="3711" w:author="jerome draillard" w:date="2015-10-29T11:43:00Z">
                  <w:rPr>
                    <w:rFonts w:ascii="Courier New" w:eastAsia="Times New Roman" w:hAnsi="Courier New" w:cs="Courier New"/>
                    <w:color w:val="000000"/>
                    <w:sz w:val="20"/>
                    <w:u w:val="single"/>
                    <w:lang w:eastAsia="fr-FR"/>
                  </w:rPr>
                </w:rPrChange>
              </w:rPr>
              <w:delText xml:space="preserve"> build</w:delText>
            </w:r>
            <w:r w:rsidRPr="004D7EE5">
              <w:rPr>
                <w:rFonts w:ascii="Courier New" w:eastAsia="Times New Roman" w:hAnsi="Courier New" w:cs="Courier New"/>
                <w:b/>
                <w:bCs/>
                <w:color w:val="000080"/>
                <w:sz w:val="16"/>
                <w:szCs w:val="16"/>
                <w:lang w:val="en-US" w:eastAsia="fr-FR"/>
                <w:rPrChange w:id="371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713" w:author="jerome draillard" w:date="2015-10-29T11:43:00Z"/>
          <w:del w:id="3714" w:author="ghislain.aine" w:date="2015-11-04T16:48:00Z"/>
          <w:rFonts w:ascii="Courier New" w:eastAsia="Times New Roman" w:hAnsi="Courier New" w:cs="Courier New"/>
          <w:color w:val="000000"/>
          <w:sz w:val="16"/>
          <w:szCs w:val="16"/>
          <w:lang w:eastAsia="fr-FR"/>
          <w:rPrChange w:id="3715" w:author="jerome draillard" w:date="2015-10-29T12:50:00Z">
            <w:rPr>
              <w:ins w:id="3716" w:author="jerome draillard" w:date="2015-10-29T11:43:00Z"/>
              <w:del w:id="3717" w:author="ghislain.aine" w:date="2015-11-04T16:48:00Z"/>
              <w:rFonts w:ascii="Courier New" w:eastAsia="Times New Roman" w:hAnsi="Courier New" w:cs="Courier New"/>
              <w:color w:val="000000"/>
              <w:sz w:val="20"/>
              <w:lang w:eastAsia="fr-FR"/>
            </w:rPr>
          </w:rPrChange>
        </w:rPr>
      </w:pPr>
      <w:moveFrom w:id="3718" w:author="ghislain.aine" w:date="2015-10-30T10:26:00Z">
        <w:ins w:id="3719" w:author="jerome draillard" w:date="2015-10-29T11:43:00Z">
          <w:del w:id="3720" w:author="ghislain.aine" w:date="2015-11-04T16:48:00Z">
            <w:r w:rsidRPr="004D7EE5">
              <w:rPr>
                <w:rFonts w:ascii="Courier New" w:eastAsia="Times New Roman" w:hAnsi="Courier New" w:cs="Courier New"/>
                <w:color w:val="000000"/>
                <w:sz w:val="16"/>
                <w:szCs w:val="16"/>
                <w:lang w:val="en-US" w:eastAsia="fr-FR"/>
                <w:rPrChange w:id="3721"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722" w:author="jerome draillard" w:date="2015-10-29T12:50: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723" w:author="jerome draillard" w:date="2015-10-29T11:43:00Z"/>
          <w:del w:id="3724" w:author="ghislain.aine" w:date="2015-11-04T16:48:00Z"/>
          <w:rFonts w:ascii="Courier New" w:eastAsia="Times New Roman" w:hAnsi="Courier New" w:cs="Courier New"/>
          <w:color w:val="000000"/>
          <w:sz w:val="16"/>
          <w:szCs w:val="16"/>
          <w:lang w:eastAsia="fr-FR"/>
          <w:rPrChange w:id="3725" w:author="jerome draillard" w:date="2015-10-29T12:50:00Z">
            <w:rPr>
              <w:ins w:id="3726" w:author="jerome draillard" w:date="2015-10-29T11:43:00Z"/>
              <w:del w:id="3727"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728" w:author="jerome draillard" w:date="2015-10-29T11:43:00Z"/>
          <w:del w:id="3729" w:author="ghislain.aine" w:date="2015-11-04T16:48:00Z"/>
          <w:rFonts w:ascii="Courier New" w:eastAsia="Times New Roman" w:hAnsi="Courier New" w:cs="Courier New"/>
          <w:color w:val="000000"/>
          <w:sz w:val="16"/>
          <w:szCs w:val="16"/>
          <w:lang w:eastAsia="fr-FR"/>
          <w:rPrChange w:id="3730" w:author="jerome draillard" w:date="2015-10-29T12:50:00Z">
            <w:rPr>
              <w:ins w:id="3731" w:author="jerome draillard" w:date="2015-10-29T11:43:00Z"/>
              <w:del w:id="3732" w:author="ghislain.aine" w:date="2015-11-04T16:48:00Z"/>
              <w:rFonts w:ascii="Courier New" w:eastAsia="Times New Roman" w:hAnsi="Courier New" w:cs="Courier New"/>
              <w:color w:val="000000"/>
              <w:sz w:val="20"/>
              <w:lang w:eastAsia="fr-FR"/>
            </w:rPr>
          </w:rPrChange>
        </w:rPr>
      </w:pPr>
      <w:moveFrom w:id="3733" w:author="ghislain.aine" w:date="2015-10-30T10:26:00Z">
        <w:ins w:id="3734" w:author="jerome draillard" w:date="2015-10-29T11:43:00Z">
          <w:del w:id="3735" w:author="ghislain.aine" w:date="2015-11-04T16:48:00Z">
            <w:r w:rsidRPr="004D7EE5">
              <w:rPr>
                <w:rFonts w:ascii="Courier New" w:eastAsia="Times New Roman" w:hAnsi="Courier New" w:cs="Courier New"/>
                <w:color w:val="000000"/>
                <w:sz w:val="16"/>
                <w:szCs w:val="16"/>
                <w:lang w:eastAsia="fr-FR"/>
                <w:rPrChange w:id="3736" w:author="jerome draillard" w:date="2015-10-29T12:50:00Z">
                  <w:rPr>
                    <w:rFonts w:ascii="Courier New" w:eastAsia="Times New Roman" w:hAnsi="Courier New" w:cs="Courier New"/>
                    <w:color w:val="000000"/>
                    <w:sz w:val="20"/>
                    <w:u w:val="single"/>
                    <w:lang w:eastAsia="fr-FR"/>
                  </w:rPr>
                </w:rPrChange>
              </w:rPr>
              <w:lastRenderedPageBreak/>
              <w:delText xml:space="preserve">    </w:delText>
            </w:r>
            <w:r w:rsidRPr="004D7EE5">
              <w:rPr>
                <w:rFonts w:ascii="Courier New" w:eastAsia="Times New Roman" w:hAnsi="Courier New" w:cs="Courier New"/>
                <w:color w:val="8000FF"/>
                <w:sz w:val="16"/>
                <w:szCs w:val="16"/>
                <w:lang w:eastAsia="fr-FR"/>
                <w:rPrChange w:id="3737" w:author="jerome draillard" w:date="2015-10-29T12:50:00Z">
                  <w:rPr>
                    <w:rFonts w:ascii="Courier New" w:eastAsia="Times New Roman" w:hAnsi="Courier New" w:cs="Courier New"/>
                    <w:color w:val="8000FF"/>
                    <w:sz w:val="20"/>
                    <w:u w:val="single"/>
                    <w:lang w:eastAsia="fr-FR"/>
                  </w:rPr>
                </w:rPrChange>
              </w:rPr>
              <w:delText>double</w:delText>
            </w:r>
            <w:r w:rsidRPr="004D7EE5">
              <w:rPr>
                <w:rFonts w:ascii="Courier New" w:eastAsia="Times New Roman" w:hAnsi="Courier New" w:cs="Courier New"/>
                <w:color w:val="000000"/>
                <w:sz w:val="16"/>
                <w:szCs w:val="16"/>
                <w:lang w:eastAsia="fr-FR"/>
                <w:rPrChange w:id="3738" w:author="jerome draillard" w:date="2015-10-29T12:50:00Z">
                  <w:rPr>
                    <w:rFonts w:ascii="Courier New" w:eastAsia="Times New Roman" w:hAnsi="Courier New" w:cs="Courier New"/>
                    <w:color w:val="000000"/>
                    <w:sz w:val="20"/>
                    <w:u w:val="single"/>
                    <w:lang w:eastAsia="fr-FR"/>
                  </w:rPr>
                </w:rPrChange>
              </w:rPr>
              <w:delText xml:space="preserve"> DemoPluginFactory_Class</w:delText>
            </w:r>
            <w:r w:rsidRPr="004D7EE5">
              <w:rPr>
                <w:rFonts w:ascii="Courier New" w:eastAsia="Times New Roman" w:hAnsi="Courier New" w:cs="Courier New"/>
                <w:b/>
                <w:bCs/>
                <w:color w:val="000080"/>
                <w:sz w:val="16"/>
                <w:szCs w:val="16"/>
                <w:lang w:eastAsia="fr-FR"/>
                <w:rPrChange w:id="3739" w:author="jerome draillard" w:date="2015-10-29T12:50: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3740" w:author="jerome draillard" w:date="2015-10-29T12:50:00Z">
                  <w:rPr>
                    <w:rFonts w:ascii="Courier New" w:eastAsia="Times New Roman" w:hAnsi="Courier New" w:cs="Courier New"/>
                    <w:color w:val="000000"/>
                    <w:sz w:val="20"/>
                    <w:u w:val="single"/>
                    <w:lang w:eastAsia="fr-FR"/>
                  </w:rPr>
                </w:rPrChange>
              </w:rPr>
              <w:delText>GetPluginCompilationDate</w:delText>
            </w:r>
            <w:r w:rsidRPr="004D7EE5">
              <w:rPr>
                <w:rFonts w:ascii="Courier New" w:eastAsia="Times New Roman" w:hAnsi="Courier New" w:cs="Courier New"/>
                <w:b/>
                <w:bCs/>
                <w:color w:val="000080"/>
                <w:sz w:val="16"/>
                <w:szCs w:val="16"/>
                <w:lang w:eastAsia="fr-FR"/>
                <w:rPrChange w:id="3741" w:author="jerome draillard" w:date="2015-10-29T12:50: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742" w:author="jerome draillard" w:date="2015-10-29T11:43:00Z"/>
          <w:del w:id="3743" w:author="ghislain.aine" w:date="2015-11-04T16:48:00Z"/>
          <w:rFonts w:ascii="Courier New" w:eastAsia="Times New Roman" w:hAnsi="Courier New" w:cs="Courier New"/>
          <w:color w:val="000000"/>
          <w:sz w:val="16"/>
          <w:szCs w:val="16"/>
          <w:lang w:eastAsia="fr-FR"/>
          <w:rPrChange w:id="3744" w:author="jerome draillard" w:date="2015-10-29T11:43:00Z">
            <w:rPr>
              <w:ins w:id="3745" w:author="jerome draillard" w:date="2015-10-29T11:43:00Z"/>
              <w:del w:id="3746" w:author="ghislain.aine" w:date="2015-11-04T16:48:00Z"/>
              <w:rFonts w:ascii="Courier New" w:eastAsia="Times New Roman" w:hAnsi="Courier New" w:cs="Courier New"/>
              <w:color w:val="000000"/>
              <w:sz w:val="20"/>
              <w:lang w:eastAsia="fr-FR"/>
            </w:rPr>
          </w:rPrChange>
        </w:rPr>
      </w:pPr>
      <w:moveFrom w:id="3747" w:author="ghislain.aine" w:date="2015-10-30T10:26:00Z">
        <w:ins w:id="3748" w:author="jerome draillard" w:date="2015-10-29T11:43:00Z">
          <w:del w:id="3749" w:author="ghislain.aine" w:date="2015-11-04T16:48:00Z">
            <w:r w:rsidRPr="004D7EE5">
              <w:rPr>
                <w:rFonts w:ascii="Courier New" w:eastAsia="Times New Roman" w:hAnsi="Courier New" w:cs="Courier New"/>
                <w:color w:val="000000"/>
                <w:sz w:val="16"/>
                <w:szCs w:val="16"/>
                <w:lang w:eastAsia="fr-FR"/>
                <w:rPrChange w:id="3750" w:author="jerome draillard" w:date="2015-10-29T12:50: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75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752" w:author="jerome draillard" w:date="2015-10-29T11:43:00Z"/>
          <w:del w:id="3753" w:author="ghislain.aine" w:date="2015-11-04T16:48:00Z"/>
          <w:rFonts w:ascii="Courier New" w:eastAsia="Times New Roman" w:hAnsi="Courier New" w:cs="Courier New"/>
          <w:color w:val="008000"/>
          <w:sz w:val="16"/>
          <w:szCs w:val="16"/>
          <w:lang w:eastAsia="fr-FR"/>
          <w:rPrChange w:id="3754" w:author="jerome draillard" w:date="2015-10-29T11:43:00Z">
            <w:rPr>
              <w:ins w:id="3755" w:author="jerome draillard" w:date="2015-10-29T11:43:00Z"/>
              <w:del w:id="3756" w:author="ghislain.aine" w:date="2015-11-04T16:48:00Z"/>
              <w:rFonts w:ascii="Courier New" w:eastAsia="Times New Roman" w:hAnsi="Courier New" w:cs="Courier New"/>
              <w:color w:val="008000"/>
              <w:sz w:val="20"/>
              <w:lang w:eastAsia="fr-FR"/>
            </w:rPr>
          </w:rPrChange>
        </w:rPr>
      </w:pPr>
      <w:moveFrom w:id="3757" w:author="ghislain.aine" w:date="2015-10-30T10:26:00Z">
        <w:ins w:id="3758" w:author="jerome draillard" w:date="2015-10-29T11:43:00Z">
          <w:del w:id="3759" w:author="ghislain.aine" w:date="2015-11-04T16:48:00Z">
            <w:r w:rsidRPr="004D7EE5">
              <w:rPr>
                <w:rFonts w:ascii="Courier New" w:eastAsia="Times New Roman" w:hAnsi="Courier New" w:cs="Courier New"/>
                <w:color w:val="000000"/>
                <w:sz w:val="16"/>
                <w:szCs w:val="16"/>
                <w:lang w:eastAsia="fr-FR"/>
                <w:rPrChange w:id="3760"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00"/>
                <w:sz w:val="16"/>
                <w:szCs w:val="16"/>
                <w:lang w:eastAsia="fr-FR"/>
                <w:rPrChange w:id="3761" w:author="jerome draillard" w:date="2015-10-29T11:43:00Z">
                  <w:rPr>
                    <w:rFonts w:ascii="Courier New" w:eastAsia="Times New Roman" w:hAnsi="Courier New" w:cs="Courier New"/>
                    <w:color w:val="008000"/>
                    <w:sz w:val="20"/>
                    <w:u w:val="single"/>
                    <w:lang w:eastAsia="fr-FR"/>
                  </w:rPr>
                </w:rPrChange>
              </w:rPr>
              <w:delText>//recup de la date à partir de __DATE__</w:delText>
            </w:r>
          </w:del>
        </w:ins>
      </w:moveFrom>
    </w:p>
    <w:p w:rsidR="00070A2F" w:rsidRDefault="004D7EE5">
      <w:pPr>
        <w:shd w:val="clear" w:color="auto" w:fill="FFFFFF"/>
        <w:jc w:val="left"/>
        <w:rPr>
          <w:ins w:id="3762" w:author="jerome draillard" w:date="2015-10-29T11:43:00Z"/>
          <w:del w:id="3763" w:author="ghislain.aine" w:date="2015-11-04T16:48:00Z"/>
          <w:rFonts w:ascii="Courier New" w:eastAsia="Times New Roman" w:hAnsi="Courier New" w:cs="Courier New"/>
          <w:color w:val="000000"/>
          <w:sz w:val="16"/>
          <w:szCs w:val="16"/>
          <w:lang w:val="en-US" w:eastAsia="fr-FR"/>
          <w:rPrChange w:id="3764" w:author="jerome draillard" w:date="2015-10-29T11:43:00Z">
            <w:rPr>
              <w:ins w:id="3765" w:author="jerome draillard" w:date="2015-10-29T11:43:00Z"/>
              <w:del w:id="3766" w:author="ghislain.aine" w:date="2015-11-04T16:48:00Z"/>
              <w:rFonts w:ascii="Courier New" w:eastAsia="Times New Roman" w:hAnsi="Courier New" w:cs="Courier New"/>
              <w:color w:val="000000"/>
              <w:sz w:val="20"/>
              <w:lang w:eastAsia="fr-FR"/>
            </w:rPr>
          </w:rPrChange>
        </w:rPr>
      </w:pPr>
      <w:moveFrom w:id="3767" w:author="ghislain.aine" w:date="2015-10-30T10:26:00Z">
        <w:ins w:id="3768" w:author="jerome draillard" w:date="2015-10-29T11:43:00Z">
          <w:del w:id="3769" w:author="ghislain.aine" w:date="2015-11-04T16:48:00Z">
            <w:r w:rsidRPr="004D7EE5">
              <w:rPr>
                <w:rFonts w:ascii="Courier New" w:eastAsia="Times New Roman" w:hAnsi="Courier New" w:cs="Courier New"/>
                <w:color w:val="000000"/>
                <w:sz w:val="16"/>
                <w:szCs w:val="16"/>
                <w:lang w:eastAsia="fr-FR"/>
                <w:rPrChange w:id="3770"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0000"/>
                <w:sz w:val="16"/>
                <w:szCs w:val="16"/>
                <w:lang w:val="en-US" w:eastAsia="fr-FR"/>
                <w:rPrChange w:id="3771" w:author="jerome draillard" w:date="2015-10-29T11:43:00Z">
                  <w:rPr>
                    <w:rFonts w:ascii="Courier New" w:eastAsia="Times New Roman" w:hAnsi="Courier New" w:cs="Courier New"/>
                    <w:color w:val="000000"/>
                    <w:sz w:val="20"/>
                    <w:u w:val="single"/>
                    <w:lang w:eastAsia="fr-FR"/>
                  </w:rPr>
                </w:rPrChange>
              </w:rPr>
              <w:delText xml:space="preserve">QDate date </w:delText>
            </w:r>
            <w:r w:rsidRPr="004D7EE5">
              <w:rPr>
                <w:rFonts w:ascii="Courier New" w:eastAsia="Times New Roman" w:hAnsi="Courier New" w:cs="Courier New"/>
                <w:b/>
                <w:bCs/>
                <w:color w:val="000080"/>
                <w:sz w:val="16"/>
                <w:szCs w:val="16"/>
                <w:lang w:val="en-US" w:eastAsia="fr-FR"/>
                <w:rPrChange w:id="377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73" w:author="jerome draillard" w:date="2015-10-29T11:43:00Z">
                  <w:rPr>
                    <w:rFonts w:ascii="Courier New" w:eastAsia="Times New Roman" w:hAnsi="Courier New" w:cs="Courier New"/>
                    <w:color w:val="000000"/>
                    <w:sz w:val="20"/>
                    <w:u w:val="single"/>
                    <w:lang w:eastAsia="fr-FR"/>
                  </w:rPr>
                </w:rPrChange>
              </w:rPr>
              <w:delText xml:space="preserve"> QLocale</w:delText>
            </w:r>
            <w:r w:rsidRPr="004D7EE5">
              <w:rPr>
                <w:rFonts w:ascii="Courier New" w:eastAsia="Times New Roman" w:hAnsi="Courier New" w:cs="Courier New"/>
                <w:b/>
                <w:bCs/>
                <w:color w:val="000080"/>
                <w:sz w:val="16"/>
                <w:szCs w:val="16"/>
                <w:lang w:val="en-US" w:eastAsia="fr-FR"/>
                <w:rPrChange w:id="377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75" w:author="jerome draillard" w:date="2015-10-29T11:43:00Z">
                  <w:rPr>
                    <w:rFonts w:ascii="Courier New" w:eastAsia="Times New Roman" w:hAnsi="Courier New" w:cs="Courier New"/>
                    <w:color w:val="000000"/>
                    <w:sz w:val="20"/>
                    <w:u w:val="single"/>
                    <w:lang w:eastAsia="fr-FR"/>
                  </w:rPr>
                </w:rPrChange>
              </w:rPr>
              <w:delText>QLocale</w:delText>
            </w:r>
            <w:r w:rsidRPr="004D7EE5">
              <w:rPr>
                <w:rFonts w:ascii="Courier New" w:eastAsia="Times New Roman" w:hAnsi="Courier New" w:cs="Courier New"/>
                <w:b/>
                <w:bCs/>
                <w:color w:val="000080"/>
                <w:sz w:val="16"/>
                <w:szCs w:val="16"/>
                <w:lang w:val="en-US" w:eastAsia="fr-FR"/>
                <w:rPrChange w:id="377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77" w:author="jerome draillard" w:date="2015-10-29T11:43:00Z">
                  <w:rPr>
                    <w:rFonts w:ascii="Courier New" w:eastAsia="Times New Roman" w:hAnsi="Courier New" w:cs="Courier New"/>
                    <w:color w:val="000000"/>
                    <w:sz w:val="20"/>
                    <w:u w:val="single"/>
                    <w:lang w:eastAsia="fr-FR"/>
                  </w:rPr>
                </w:rPrChange>
              </w:rPr>
              <w:delText>C</w:delText>
            </w:r>
            <w:r w:rsidRPr="004D7EE5">
              <w:rPr>
                <w:rFonts w:ascii="Courier New" w:eastAsia="Times New Roman" w:hAnsi="Courier New" w:cs="Courier New"/>
                <w:b/>
                <w:bCs/>
                <w:color w:val="000080"/>
                <w:sz w:val="16"/>
                <w:szCs w:val="16"/>
                <w:lang w:val="en-US" w:eastAsia="fr-FR"/>
                <w:rPrChange w:id="377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79" w:author="jerome draillard" w:date="2015-10-29T11:43:00Z">
                  <w:rPr>
                    <w:rFonts w:ascii="Courier New" w:eastAsia="Times New Roman" w:hAnsi="Courier New" w:cs="Courier New"/>
                    <w:color w:val="000000"/>
                    <w:sz w:val="20"/>
                    <w:u w:val="single"/>
                    <w:lang w:eastAsia="fr-FR"/>
                  </w:rPr>
                </w:rPrChange>
              </w:rPr>
              <w:delText>toDate</w:delText>
            </w:r>
            <w:r w:rsidRPr="004D7EE5">
              <w:rPr>
                <w:rFonts w:ascii="Courier New" w:eastAsia="Times New Roman" w:hAnsi="Courier New" w:cs="Courier New"/>
                <w:b/>
                <w:bCs/>
                <w:color w:val="000080"/>
                <w:sz w:val="16"/>
                <w:szCs w:val="16"/>
                <w:lang w:val="en-US" w:eastAsia="fr-FR"/>
                <w:rPrChange w:id="378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81" w:author="jerome draillard" w:date="2015-10-29T11:43:00Z">
                  <w:rPr>
                    <w:rFonts w:ascii="Courier New" w:eastAsia="Times New Roman" w:hAnsi="Courier New" w:cs="Courier New"/>
                    <w:color w:val="000000"/>
                    <w:sz w:val="20"/>
                    <w:u w:val="single"/>
                    <w:lang w:eastAsia="fr-FR"/>
                  </w:rPr>
                </w:rPrChange>
              </w:rPr>
              <w:delText>QString</w:delText>
            </w:r>
            <w:r w:rsidRPr="004D7EE5">
              <w:rPr>
                <w:rFonts w:ascii="Courier New" w:eastAsia="Times New Roman" w:hAnsi="Courier New" w:cs="Courier New"/>
                <w:b/>
                <w:bCs/>
                <w:color w:val="000080"/>
                <w:sz w:val="16"/>
                <w:szCs w:val="16"/>
                <w:lang w:val="en-US" w:eastAsia="fr-FR"/>
                <w:rPrChange w:id="378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83" w:author="jerome draillard" w:date="2015-10-29T11:43:00Z">
                  <w:rPr>
                    <w:rFonts w:ascii="Courier New" w:eastAsia="Times New Roman" w:hAnsi="Courier New" w:cs="Courier New"/>
                    <w:color w:val="000000"/>
                    <w:sz w:val="20"/>
                    <w:u w:val="single"/>
                    <w:lang w:eastAsia="fr-FR"/>
                  </w:rPr>
                </w:rPrChange>
              </w:rPr>
              <w:delText>__DATE__</w:delText>
            </w:r>
            <w:r w:rsidRPr="004D7EE5">
              <w:rPr>
                <w:rFonts w:ascii="Courier New" w:eastAsia="Times New Roman" w:hAnsi="Courier New" w:cs="Courier New"/>
                <w:b/>
                <w:bCs/>
                <w:color w:val="000080"/>
                <w:sz w:val="16"/>
                <w:szCs w:val="16"/>
                <w:lang w:val="en-US" w:eastAsia="fr-FR"/>
                <w:rPrChange w:id="378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85" w:author="jerome draillard" w:date="2015-10-29T11:43:00Z">
                  <w:rPr>
                    <w:rFonts w:ascii="Courier New" w:eastAsia="Times New Roman" w:hAnsi="Courier New" w:cs="Courier New"/>
                    <w:color w:val="000000"/>
                    <w:sz w:val="20"/>
                    <w:u w:val="single"/>
                    <w:lang w:eastAsia="fr-FR"/>
                  </w:rPr>
                </w:rPrChange>
              </w:rPr>
              <w:delText>simplified</w:delText>
            </w:r>
            <w:r w:rsidRPr="004D7EE5">
              <w:rPr>
                <w:rFonts w:ascii="Courier New" w:eastAsia="Times New Roman" w:hAnsi="Courier New" w:cs="Courier New"/>
                <w:b/>
                <w:bCs/>
                <w:color w:val="000080"/>
                <w:sz w:val="16"/>
                <w:szCs w:val="16"/>
                <w:lang w:val="en-US" w:eastAsia="fr-FR"/>
                <w:rPrChange w:id="378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787" w:author="jerome draillard" w:date="2015-10-29T11:43:00Z">
                  <w:rPr>
                    <w:rFonts w:ascii="Courier New" w:eastAsia="Times New Roman" w:hAnsi="Courier New" w:cs="Courier New"/>
                    <w:color w:val="000000"/>
                    <w:sz w:val="20"/>
                    <w:u w:val="single"/>
                    <w:lang w:eastAsia="fr-FR"/>
                  </w:rPr>
                </w:rPrChange>
              </w:rPr>
              <w:delText xml:space="preserve"> QLatin1String</w:delText>
            </w:r>
            <w:r w:rsidRPr="004D7EE5">
              <w:rPr>
                <w:rFonts w:ascii="Courier New" w:eastAsia="Times New Roman" w:hAnsi="Courier New" w:cs="Courier New"/>
                <w:b/>
                <w:bCs/>
                <w:color w:val="000080"/>
                <w:sz w:val="16"/>
                <w:szCs w:val="16"/>
                <w:lang w:val="en-US" w:eastAsia="fr-FR"/>
                <w:rPrChange w:id="378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808080"/>
                <w:sz w:val="16"/>
                <w:szCs w:val="16"/>
                <w:lang w:val="en-US" w:eastAsia="fr-FR"/>
                <w:rPrChange w:id="3789" w:author="jerome draillard" w:date="2015-10-29T11:43:00Z">
                  <w:rPr>
                    <w:rFonts w:ascii="Courier New" w:eastAsia="Times New Roman" w:hAnsi="Courier New" w:cs="Courier New"/>
                    <w:color w:val="808080"/>
                    <w:sz w:val="20"/>
                    <w:u w:val="single"/>
                    <w:lang w:eastAsia="fr-FR"/>
                  </w:rPr>
                </w:rPrChange>
              </w:rPr>
              <w:delText>"MMM d yyyy"</w:delText>
            </w:r>
            <w:r w:rsidRPr="004D7EE5">
              <w:rPr>
                <w:rFonts w:ascii="Courier New" w:eastAsia="Times New Roman" w:hAnsi="Courier New" w:cs="Courier New"/>
                <w:b/>
                <w:bCs/>
                <w:color w:val="000080"/>
                <w:sz w:val="16"/>
                <w:szCs w:val="16"/>
                <w:lang w:val="en-US" w:eastAsia="fr-FR"/>
                <w:rPrChange w:id="379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791" w:author="jerome draillard" w:date="2015-10-29T11:43:00Z"/>
          <w:del w:id="3792" w:author="ghislain.aine" w:date="2015-11-04T16:48:00Z"/>
          <w:rFonts w:ascii="Courier New" w:eastAsia="Times New Roman" w:hAnsi="Courier New" w:cs="Courier New"/>
          <w:color w:val="000000"/>
          <w:sz w:val="16"/>
          <w:szCs w:val="16"/>
          <w:lang w:val="en-US" w:eastAsia="fr-FR"/>
          <w:rPrChange w:id="3793" w:author="jerome draillard" w:date="2015-10-29T11:43:00Z">
            <w:rPr>
              <w:ins w:id="3794" w:author="jerome draillard" w:date="2015-10-29T11:43:00Z"/>
              <w:del w:id="3795"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796" w:author="jerome draillard" w:date="2015-10-29T11:43:00Z"/>
          <w:del w:id="3797" w:author="ghislain.aine" w:date="2015-11-04T16:48:00Z"/>
          <w:rFonts w:ascii="Courier New" w:eastAsia="Times New Roman" w:hAnsi="Courier New" w:cs="Courier New"/>
          <w:color w:val="008000"/>
          <w:sz w:val="16"/>
          <w:szCs w:val="16"/>
          <w:lang w:eastAsia="fr-FR"/>
          <w:rPrChange w:id="3798" w:author="jerome draillard" w:date="2015-10-29T11:43:00Z">
            <w:rPr>
              <w:ins w:id="3799" w:author="jerome draillard" w:date="2015-10-29T11:43:00Z"/>
              <w:del w:id="3800" w:author="ghislain.aine" w:date="2015-11-04T16:48:00Z"/>
              <w:rFonts w:ascii="Courier New" w:eastAsia="Times New Roman" w:hAnsi="Courier New" w:cs="Courier New"/>
              <w:color w:val="008000"/>
              <w:sz w:val="20"/>
              <w:lang w:eastAsia="fr-FR"/>
            </w:rPr>
          </w:rPrChange>
        </w:rPr>
      </w:pPr>
      <w:moveFrom w:id="3801" w:author="ghislain.aine" w:date="2015-10-30T10:26:00Z">
        <w:ins w:id="3802" w:author="jerome draillard" w:date="2015-10-29T11:43:00Z">
          <w:del w:id="3803" w:author="ghislain.aine" w:date="2015-11-04T16:48:00Z">
            <w:r w:rsidRPr="004D7EE5">
              <w:rPr>
                <w:rFonts w:ascii="Courier New" w:eastAsia="Times New Roman" w:hAnsi="Courier New" w:cs="Courier New"/>
                <w:color w:val="000000"/>
                <w:sz w:val="16"/>
                <w:szCs w:val="16"/>
                <w:lang w:val="en-US" w:eastAsia="fr-FR"/>
                <w:rPrChange w:id="380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00"/>
                <w:sz w:val="16"/>
                <w:szCs w:val="16"/>
                <w:lang w:eastAsia="fr-FR"/>
                <w:rPrChange w:id="3805" w:author="jerome draillard" w:date="2015-10-29T11:43:00Z">
                  <w:rPr>
                    <w:rFonts w:ascii="Courier New" w:eastAsia="Times New Roman" w:hAnsi="Courier New" w:cs="Courier New"/>
                    <w:color w:val="008000"/>
                    <w:sz w:val="20"/>
                    <w:u w:val="single"/>
                    <w:lang w:eastAsia="fr-FR"/>
                  </w:rPr>
                </w:rPrChange>
              </w:rPr>
              <w:delText>//recup de l'heure à partir de __TIME__</w:delText>
            </w:r>
          </w:del>
        </w:ins>
      </w:moveFrom>
    </w:p>
    <w:p w:rsidR="00070A2F" w:rsidRDefault="004D7EE5">
      <w:pPr>
        <w:shd w:val="clear" w:color="auto" w:fill="FFFFFF"/>
        <w:jc w:val="left"/>
        <w:rPr>
          <w:ins w:id="3806" w:author="jerome draillard" w:date="2015-10-29T11:43:00Z"/>
          <w:del w:id="3807" w:author="ghislain.aine" w:date="2015-11-04T16:48:00Z"/>
          <w:rFonts w:ascii="Courier New" w:eastAsia="Times New Roman" w:hAnsi="Courier New" w:cs="Courier New"/>
          <w:color w:val="000000"/>
          <w:sz w:val="16"/>
          <w:szCs w:val="16"/>
          <w:lang w:val="en-US" w:eastAsia="fr-FR"/>
          <w:rPrChange w:id="3808" w:author="jerome draillard" w:date="2015-10-29T11:43:00Z">
            <w:rPr>
              <w:ins w:id="3809" w:author="jerome draillard" w:date="2015-10-29T11:43:00Z"/>
              <w:del w:id="3810" w:author="ghislain.aine" w:date="2015-11-04T16:48:00Z"/>
              <w:rFonts w:ascii="Courier New" w:eastAsia="Times New Roman" w:hAnsi="Courier New" w:cs="Courier New"/>
              <w:color w:val="000000"/>
              <w:sz w:val="20"/>
              <w:lang w:eastAsia="fr-FR"/>
            </w:rPr>
          </w:rPrChange>
        </w:rPr>
      </w:pPr>
      <w:moveFrom w:id="3811" w:author="ghislain.aine" w:date="2015-10-30T10:26:00Z">
        <w:ins w:id="3812" w:author="jerome draillard" w:date="2015-10-29T11:43:00Z">
          <w:del w:id="3813" w:author="ghislain.aine" w:date="2015-11-04T16:48:00Z">
            <w:r w:rsidRPr="004D7EE5">
              <w:rPr>
                <w:rFonts w:ascii="Courier New" w:eastAsia="Times New Roman" w:hAnsi="Courier New" w:cs="Courier New"/>
                <w:color w:val="000000"/>
                <w:sz w:val="16"/>
                <w:szCs w:val="16"/>
                <w:lang w:eastAsia="fr-FR"/>
                <w:rPrChange w:id="381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0000"/>
                <w:sz w:val="16"/>
                <w:szCs w:val="16"/>
                <w:lang w:val="en-US" w:eastAsia="fr-FR"/>
                <w:rPrChange w:id="3815" w:author="jerome draillard" w:date="2015-10-29T11:43:00Z">
                  <w:rPr>
                    <w:rFonts w:ascii="Courier New" w:eastAsia="Times New Roman" w:hAnsi="Courier New" w:cs="Courier New"/>
                    <w:color w:val="000000"/>
                    <w:sz w:val="20"/>
                    <w:u w:val="single"/>
                    <w:lang w:eastAsia="fr-FR"/>
                  </w:rPr>
                </w:rPrChange>
              </w:rPr>
              <w:delText xml:space="preserve">QString strTime </w:delText>
            </w:r>
            <w:r w:rsidRPr="004D7EE5">
              <w:rPr>
                <w:rFonts w:ascii="Courier New" w:eastAsia="Times New Roman" w:hAnsi="Courier New" w:cs="Courier New"/>
                <w:b/>
                <w:bCs/>
                <w:color w:val="000080"/>
                <w:sz w:val="16"/>
                <w:szCs w:val="16"/>
                <w:lang w:val="en-US" w:eastAsia="fr-FR"/>
                <w:rPrChange w:id="381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17" w:author="jerome draillard" w:date="2015-10-29T11:43:00Z">
                  <w:rPr>
                    <w:rFonts w:ascii="Courier New" w:eastAsia="Times New Roman" w:hAnsi="Courier New" w:cs="Courier New"/>
                    <w:color w:val="000000"/>
                    <w:sz w:val="20"/>
                    <w:u w:val="single"/>
                    <w:lang w:eastAsia="fr-FR"/>
                  </w:rPr>
                </w:rPrChange>
              </w:rPr>
              <w:delText xml:space="preserve"> __TIME__</w:delText>
            </w:r>
            <w:r w:rsidRPr="004D7EE5">
              <w:rPr>
                <w:rFonts w:ascii="Courier New" w:eastAsia="Times New Roman" w:hAnsi="Courier New" w:cs="Courier New"/>
                <w:b/>
                <w:bCs/>
                <w:color w:val="000080"/>
                <w:sz w:val="16"/>
                <w:szCs w:val="16"/>
                <w:lang w:val="en-US" w:eastAsia="fr-FR"/>
                <w:rPrChange w:id="381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819" w:author="jerome draillard" w:date="2015-10-29T11:43:00Z"/>
          <w:del w:id="3820" w:author="ghislain.aine" w:date="2015-11-04T16:48:00Z"/>
          <w:rFonts w:ascii="Courier New" w:eastAsia="Times New Roman" w:hAnsi="Courier New" w:cs="Courier New"/>
          <w:color w:val="000000"/>
          <w:sz w:val="16"/>
          <w:szCs w:val="16"/>
          <w:lang w:val="en-US" w:eastAsia="fr-FR"/>
          <w:rPrChange w:id="3821" w:author="jerome draillard" w:date="2015-10-29T11:43:00Z">
            <w:rPr>
              <w:ins w:id="3822" w:author="jerome draillard" w:date="2015-10-29T11:43:00Z"/>
              <w:del w:id="3823" w:author="ghislain.aine" w:date="2015-11-04T16:48:00Z"/>
              <w:rFonts w:ascii="Courier New" w:eastAsia="Times New Roman" w:hAnsi="Courier New" w:cs="Courier New"/>
              <w:color w:val="000000"/>
              <w:sz w:val="20"/>
              <w:lang w:eastAsia="fr-FR"/>
            </w:rPr>
          </w:rPrChange>
        </w:rPr>
      </w:pPr>
      <w:moveFrom w:id="3824" w:author="ghislain.aine" w:date="2015-10-30T10:26:00Z">
        <w:ins w:id="3825" w:author="jerome draillard" w:date="2015-10-29T11:43:00Z">
          <w:del w:id="3826" w:author="ghislain.aine" w:date="2015-11-04T16:48:00Z">
            <w:r w:rsidRPr="004D7EE5">
              <w:rPr>
                <w:rFonts w:ascii="Courier New" w:eastAsia="Times New Roman" w:hAnsi="Courier New" w:cs="Courier New"/>
                <w:color w:val="000000"/>
                <w:sz w:val="16"/>
                <w:szCs w:val="16"/>
                <w:lang w:val="en-US" w:eastAsia="fr-FR"/>
                <w:rPrChange w:id="3827" w:author="jerome draillard" w:date="2015-10-29T11:43:00Z">
                  <w:rPr>
                    <w:rFonts w:ascii="Courier New" w:eastAsia="Times New Roman" w:hAnsi="Courier New" w:cs="Courier New"/>
                    <w:color w:val="000000"/>
                    <w:sz w:val="20"/>
                    <w:u w:val="single"/>
                    <w:lang w:eastAsia="fr-FR"/>
                  </w:rPr>
                </w:rPrChange>
              </w:rPr>
              <w:delText xml:space="preserve">        QTime time </w:delText>
            </w:r>
            <w:r w:rsidRPr="004D7EE5">
              <w:rPr>
                <w:rFonts w:ascii="Courier New" w:eastAsia="Times New Roman" w:hAnsi="Courier New" w:cs="Courier New"/>
                <w:b/>
                <w:bCs/>
                <w:color w:val="000080"/>
                <w:sz w:val="16"/>
                <w:szCs w:val="16"/>
                <w:lang w:val="en-US" w:eastAsia="fr-FR"/>
                <w:rPrChange w:id="382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29" w:author="jerome draillard" w:date="2015-10-29T11:43:00Z">
                  <w:rPr>
                    <w:rFonts w:ascii="Courier New" w:eastAsia="Times New Roman" w:hAnsi="Courier New" w:cs="Courier New"/>
                    <w:color w:val="000000"/>
                    <w:sz w:val="20"/>
                    <w:u w:val="single"/>
                    <w:lang w:eastAsia="fr-FR"/>
                  </w:rPr>
                </w:rPrChange>
              </w:rPr>
              <w:delText xml:space="preserve"> time</w:delText>
            </w:r>
            <w:r w:rsidRPr="004D7EE5">
              <w:rPr>
                <w:rFonts w:ascii="Courier New" w:eastAsia="Times New Roman" w:hAnsi="Courier New" w:cs="Courier New"/>
                <w:b/>
                <w:bCs/>
                <w:color w:val="000080"/>
                <w:sz w:val="16"/>
                <w:szCs w:val="16"/>
                <w:lang w:val="en-US" w:eastAsia="fr-FR"/>
                <w:rPrChange w:id="383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31" w:author="jerome draillard" w:date="2015-10-29T11:43:00Z">
                  <w:rPr>
                    <w:rFonts w:ascii="Courier New" w:eastAsia="Times New Roman" w:hAnsi="Courier New" w:cs="Courier New"/>
                    <w:color w:val="000000"/>
                    <w:sz w:val="20"/>
                    <w:u w:val="single"/>
                    <w:lang w:eastAsia="fr-FR"/>
                  </w:rPr>
                </w:rPrChange>
              </w:rPr>
              <w:delText>fromString</w:delText>
            </w:r>
            <w:r w:rsidRPr="004D7EE5">
              <w:rPr>
                <w:rFonts w:ascii="Courier New" w:eastAsia="Times New Roman" w:hAnsi="Courier New" w:cs="Courier New"/>
                <w:b/>
                <w:bCs/>
                <w:color w:val="000080"/>
                <w:sz w:val="16"/>
                <w:szCs w:val="16"/>
                <w:lang w:val="en-US" w:eastAsia="fr-FR"/>
                <w:rPrChange w:id="3832"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33" w:author="jerome draillard" w:date="2015-10-29T11:43:00Z">
                  <w:rPr>
                    <w:rFonts w:ascii="Courier New" w:eastAsia="Times New Roman" w:hAnsi="Courier New" w:cs="Courier New"/>
                    <w:color w:val="000000"/>
                    <w:sz w:val="20"/>
                    <w:u w:val="single"/>
                    <w:lang w:eastAsia="fr-FR"/>
                  </w:rPr>
                </w:rPrChange>
              </w:rPr>
              <w:delText>strTime</w:delText>
            </w:r>
            <w:r w:rsidRPr="004D7EE5">
              <w:rPr>
                <w:rFonts w:ascii="Courier New" w:eastAsia="Times New Roman" w:hAnsi="Courier New" w:cs="Courier New"/>
                <w:b/>
                <w:bCs/>
                <w:color w:val="000080"/>
                <w:sz w:val="16"/>
                <w:szCs w:val="16"/>
                <w:lang w:val="en-US" w:eastAsia="fr-FR"/>
                <w:rPrChange w:id="383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35"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8080"/>
                <w:sz w:val="16"/>
                <w:szCs w:val="16"/>
                <w:lang w:val="en-US" w:eastAsia="fr-FR"/>
                <w:rPrChange w:id="3836" w:author="jerome draillard" w:date="2015-10-29T11:43:00Z">
                  <w:rPr>
                    <w:rFonts w:ascii="Courier New" w:eastAsia="Times New Roman" w:hAnsi="Courier New" w:cs="Courier New"/>
                    <w:color w:val="808080"/>
                    <w:sz w:val="20"/>
                    <w:u w:val="single"/>
                    <w:lang w:eastAsia="fr-FR"/>
                  </w:rPr>
                </w:rPrChange>
              </w:rPr>
              <w:delText>"hh:mm:ss"</w:delText>
            </w:r>
            <w:r w:rsidRPr="004D7EE5">
              <w:rPr>
                <w:rFonts w:ascii="Courier New" w:eastAsia="Times New Roman" w:hAnsi="Courier New" w:cs="Courier New"/>
                <w:b/>
                <w:bCs/>
                <w:color w:val="000080"/>
                <w:sz w:val="16"/>
                <w:szCs w:val="16"/>
                <w:lang w:val="en-US" w:eastAsia="fr-FR"/>
                <w:rPrChange w:id="383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838" w:author="jerome draillard" w:date="2015-10-29T11:43:00Z"/>
          <w:del w:id="3839" w:author="ghislain.aine" w:date="2015-11-04T16:48:00Z"/>
          <w:rFonts w:ascii="Courier New" w:eastAsia="Times New Roman" w:hAnsi="Courier New" w:cs="Courier New"/>
          <w:color w:val="000000"/>
          <w:sz w:val="16"/>
          <w:szCs w:val="16"/>
          <w:lang w:val="en-US" w:eastAsia="fr-FR"/>
          <w:rPrChange w:id="3840" w:author="jerome draillard" w:date="2015-10-29T11:43:00Z">
            <w:rPr>
              <w:ins w:id="3841" w:author="jerome draillard" w:date="2015-10-29T11:43:00Z"/>
              <w:del w:id="3842"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843" w:author="jerome draillard" w:date="2015-10-29T11:43:00Z"/>
          <w:del w:id="3844" w:author="ghislain.aine" w:date="2015-11-04T16:48:00Z"/>
          <w:rFonts w:ascii="Courier New" w:eastAsia="Times New Roman" w:hAnsi="Courier New" w:cs="Courier New"/>
          <w:color w:val="000000"/>
          <w:sz w:val="16"/>
          <w:szCs w:val="16"/>
          <w:lang w:eastAsia="fr-FR"/>
          <w:rPrChange w:id="3845" w:author="jerome draillard" w:date="2015-10-29T11:43:00Z">
            <w:rPr>
              <w:ins w:id="3846" w:author="jerome draillard" w:date="2015-10-29T11:43:00Z"/>
              <w:del w:id="3847" w:author="ghislain.aine" w:date="2015-11-04T16:48:00Z"/>
              <w:rFonts w:ascii="Courier New" w:eastAsia="Times New Roman" w:hAnsi="Courier New" w:cs="Courier New"/>
              <w:color w:val="000000"/>
              <w:sz w:val="20"/>
              <w:lang w:eastAsia="fr-FR"/>
            </w:rPr>
          </w:rPrChange>
        </w:rPr>
      </w:pPr>
      <w:moveFrom w:id="3848" w:author="ghislain.aine" w:date="2015-10-30T10:26:00Z">
        <w:ins w:id="3849" w:author="jerome draillard" w:date="2015-10-29T11:43:00Z">
          <w:del w:id="3850" w:author="ghislain.aine" w:date="2015-11-04T16:48:00Z">
            <w:r w:rsidRPr="004D7EE5">
              <w:rPr>
                <w:rFonts w:ascii="Courier New" w:eastAsia="Times New Roman" w:hAnsi="Courier New" w:cs="Courier New"/>
                <w:color w:val="000000"/>
                <w:sz w:val="16"/>
                <w:szCs w:val="16"/>
                <w:lang w:val="en-US" w:eastAsia="fr-FR"/>
                <w:rPrChange w:id="3851"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0000"/>
                <w:sz w:val="16"/>
                <w:szCs w:val="16"/>
                <w:lang w:eastAsia="fr-FR"/>
                <w:rPrChange w:id="3852" w:author="jerome draillard" w:date="2015-10-29T11:43:00Z">
                  <w:rPr>
                    <w:rFonts w:ascii="Courier New" w:eastAsia="Times New Roman" w:hAnsi="Courier New" w:cs="Courier New"/>
                    <w:color w:val="000000"/>
                    <w:sz w:val="20"/>
                    <w:u w:val="single"/>
                    <w:lang w:eastAsia="fr-FR"/>
                  </w:rPr>
                </w:rPrChange>
              </w:rPr>
              <w:delText>QDateTime finalDateTime</w:delText>
            </w:r>
            <w:r w:rsidRPr="004D7EE5">
              <w:rPr>
                <w:rFonts w:ascii="Courier New" w:eastAsia="Times New Roman" w:hAnsi="Courier New" w:cs="Courier New"/>
                <w:b/>
                <w:bCs/>
                <w:color w:val="000080"/>
                <w:sz w:val="16"/>
                <w:szCs w:val="16"/>
                <w:lang w:eastAsia="fr-FR"/>
                <w:rPrChange w:id="3853"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854" w:author="jerome draillard" w:date="2015-10-29T11:43:00Z"/>
          <w:del w:id="3855" w:author="ghislain.aine" w:date="2015-11-04T16:48:00Z"/>
          <w:rFonts w:ascii="Courier New" w:eastAsia="Times New Roman" w:hAnsi="Courier New" w:cs="Courier New"/>
          <w:color w:val="008000"/>
          <w:sz w:val="16"/>
          <w:szCs w:val="16"/>
          <w:lang w:eastAsia="fr-FR"/>
          <w:rPrChange w:id="3856" w:author="jerome draillard" w:date="2015-10-29T11:43:00Z">
            <w:rPr>
              <w:ins w:id="3857" w:author="jerome draillard" w:date="2015-10-29T11:43:00Z"/>
              <w:del w:id="3858" w:author="ghislain.aine" w:date="2015-11-04T16:48:00Z"/>
              <w:rFonts w:ascii="Courier New" w:eastAsia="Times New Roman" w:hAnsi="Courier New" w:cs="Courier New"/>
              <w:color w:val="008000"/>
              <w:sz w:val="20"/>
              <w:lang w:eastAsia="fr-FR"/>
            </w:rPr>
          </w:rPrChange>
        </w:rPr>
      </w:pPr>
      <w:moveFrom w:id="3859" w:author="ghislain.aine" w:date="2015-10-30T10:26:00Z">
        <w:ins w:id="3860" w:author="jerome draillard" w:date="2015-10-29T11:43:00Z">
          <w:del w:id="3861" w:author="ghislain.aine" w:date="2015-11-04T16:48:00Z">
            <w:r w:rsidRPr="004D7EE5">
              <w:rPr>
                <w:rFonts w:ascii="Courier New" w:eastAsia="Times New Roman" w:hAnsi="Courier New" w:cs="Courier New"/>
                <w:color w:val="000000"/>
                <w:sz w:val="16"/>
                <w:szCs w:val="16"/>
                <w:lang w:eastAsia="fr-FR"/>
                <w:rPrChange w:id="3862"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00"/>
                <w:sz w:val="16"/>
                <w:szCs w:val="16"/>
                <w:lang w:eastAsia="fr-FR"/>
                <w:rPrChange w:id="3863" w:author="jerome draillard" w:date="2015-10-29T11:43:00Z">
                  <w:rPr>
                    <w:rFonts w:ascii="Courier New" w:eastAsia="Times New Roman" w:hAnsi="Courier New" w:cs="Courier New"/>
                    <w:color w:val="008000"/>
                    <w:sz w:val="20"/>
                    <w:u w:val="single"/>
                    <w:lang w:eastAsia="fr-FR"/>
                  </w:rPr>
                </w:rPrChange>
              </w:rPr>
              <w:delText>//set la date dans QDateTime</w:delText>
            </w:r>
          </w:del>
        </w:ins>
      </w:moveFrom>
    </w:p>
    <w:p w:rsidR="00070A2F" w:rsidRDefault="004D7EE5">
      <w:pPr>
        <w:shd w:val="clear" w:color="auto" w:fill="FFFFFF"/>
        <w:jc w:val="left"/>
        <w:rPr>
          <w:ins w:id="3864" w:author="jerome draillard" w:date="2015-10-29T11:43:00Z"/>
          <w:del w:id="3865" w:author="ghislain.aine" w:date="2015-11-04T16:48:00Z"/>
          <w:rFonts w:ascii="Courier New" w:eastAsia="Times New Roman" w:hAnsi="Courier New" w:cs="Courier New"/>
          <w:color w:val="000000"/>
          <w:sz w:val="16"/>
          <w:szCs w:val="16"/>
          <w:lang w:val="en-US" w:eastAsia="fr-FR"/>
          <w:rPrChange w:id="3866" w:author="jerome draillard" w:date="2015-10-29T11:43:00Z">
            <w:rPr>
              <w:ins w:id="3867" w:author="jerome draillard" w:date="2015-10-29T11:43:00Z"/>
              <w:del w:id="3868" w:author="ghislain.aine" w:date="2015-11-04T16:48:00Z"/>
              <w:rFonts w:ascii="Courier New" w:eastAsia="Times New Roman" w:hAnsi="Courier New" w:cs="Courier New"/>
              <w:color w:val="000000"/>
              <w:sz w:val="20"/>
              <w:lang w:eastAsia="fr-FR"/>
            </w:rPr>
          </w:rPrChange>
        </w:rPr>
      </w:pPr>
      <w:moveFrom w:id="3869" w:author="ghislain.aine" w:date="2015-10-30T10:26:00Z">
        <w:ins w:id="3870" w:author="jerome draillard" w:date="2015-10-29T11:43:00Z">
          <w:del w:id="3871" w:author="ghislain.aine" w:date="2015-11-04T16:48:00Z">
            <w:r w:rsidRPr="004D7EE5">
              <w:rPr>
                <w:rFonts w:ascii="Courier New" w:eastAsia="Times New Roman" w:hAnsi="Courier New" w:cs="Courier New"/>
                <w:color w:val="000000"/>
                <w:sz w:val="16"/>
                <w:szCs w:val="16"/>
                <w:lang w:eastAsia="fr-FR"/>
                <w:rPrChange w:id="3872"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0000"/>
                <w:sz w:val="16"/>
                <w:szCs w:val="16"/>
                <w:lang w:val="en-US" w:eastAsia="fr-FR"/>
                <w:rPrChange w:id="3873" w:author="jerome draillard" w:date="2015-10-29T11:43:00Z">
                  <w:rPr>
                    <w:rFonts w:ascii="Courier New" w:eastAsia="Times New Roman" w:hAnsi="Courier New" w:cs="Courier New"/>
                    <w:color w:val="000000"/>
                    <w:sz w:val="20"/>
                    <w:u w:val="single"/>
                    <w:lang w:eastAsia="fr-FR"/>
                  </w:rPr>
                </w:rPrChange>
              </w:rPr>
              <w:delText>finalDateTime</w:delText>
            </w:r>
            <w:r w:rsidRPr="004D7EE5">
              <w:rPr>
                <w:rFonts w:ascii="Courier New" w:eastAsia="Times New Roman" w:hAnsi="Courier New" w:cs="Courier New"/>
                <w:b/>
                <w:bCs/>
                <w:color w:val="000080"/>
                <w:sz w:val="16"/>
                <w:szCs w:val="16"/>
                <w:lang w:val="en-US" w:eastAsia="fr-FR"/>
                <w:rPrChange w:id="3874"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75" w:author="jerome draillard" w:date="2015-10-29T11:43:00Z">
                  <w:rPr>
                    <w:rFonts w:ascii="Courier New" w:eastAsia="Times New Roman" w:hAnsi="Courier New" w:cs="Courier New"/>
                    <w:color w:val="000000"/>
                    <w:sz w:val="20"/>
                    <w:u w:val="single"/>
                    <w:lang w:eastAsia="fr-FR"/>
                  </w:rPr>
                </w:rPrChange>
              </w:rPr>
              <w:delText>setDate</w:delText>
            </w:r>
            <w:r w:rsidRPr="004D7EE5">
              <w:rPr>
                <w:rFonts w:ascii="Courier New" w:eastAsia="Times New Roman" w:hAnsi="Courier New" w:cs="Courier New"/>
                <w:b/>
                <w:bCs/>
                <w:color w:val="000080"/>
                <w:sz w:val="16"/>
                <w:szCs w:val="16"/>
                <w:lang w:val="en-US" w:eastAsia="fr-FR"/>
                <w:rPrChange w:id="3876"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77" w:author="jerome draillard" w:date="2015-10-29T11:43:00Z">
                  <w:rPr>
                    <w:rFonts w:ascii="Courier New" w:eastAsia="Times New Roman" w:hAnsi="Courier New" w:cs="Courier New"/>
                    <w:color w:val="000000"/>
                    <w:sz w:val="20"/>
                    <w:u w:val="single"/>
                    <w:lang w:eastAsia="fr-FR"/>
                  </w:rPr>
                </w:rPrChange>
              </w:rPr>
              <w:delText>date</w:delText>
            </w:r>
            <w:r w:rsidRPr="004D7EE5">
              <w:rPr>
                <w:rFonts w:ascii="Courier New" w:eastAsia="Times New Roman" w:hAnsi="Courier New" w:cs="Courier New"/>
                <w:b/>
                <w:bCs/>
                <w:color w:val="000080"/>
                <w:sz w:val="16"/>
                <w:szCs w:val="16"/>
                <w:lang w:val="en-US" w:eastAsia="fr-FR"/>
                <w:rPrChange w:id="387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4D7EE5">
      <w:pPr>
        <w:shd w:val="clear" w:color="auto" w:fill="FFFFFF"/>
        <w:jc w:val="left"/>
        <w:rPr>
          <w:ins w:id="3879" w:author="jerome draillard" w:date="2015-10-29T11:43:00Z"/>
          <w:del w:id="3880" w:author="ghislain.aine" w:date="2015-11-04T16:48:00Z"/>
          <w:rFonts w:ascii="Courier New" w:eastAsia="Times New Roman" w:hAnsi="Courier New" w:cs="Courier New"/>
          <w:color w:val="008000"/>
          <w:sz w:val="16"/>
          <w:szCs w:val="16"/>
          <w:lang w:val="en-US" w:eastAsia="fr-FR"/>
          <w:rPrChange w:id="3881" w:author="jerome draillard" w:date="2015-10-29T11:43:00Z">
            <w:rPr>
              <w:ins w:id="3882" w:author="jerome draillard" w:date="2015-10-29T11:43:00Z"/>
              <w:del w:id="3883" w:author="ghislain.aine" w:date="2015-11-04T16:48:00Z"/>
              <w:rFonts w:ascii="Courier New" w:eastAsia="Times New Roman" w:hAnsi="Courier New" w:cs="Courier New"/>
              <w:color w:val="008000"/>
              <w:sz w:val="20"/>
              <w:lang w:eastAsia="fr-FR"/>
            </w:rPr>
          </w:rPrChange>
        </w:rPr>
      </w:pPr>
      <w:moveFrom w:id="3884" w:author="ghislain.aine" w:date="2015-10-30T10:26:00Z">
        <w:ins w:id="3885" w:author="jerome draillard" w:date="2015-10-29T11:43:00Z">
          <w:del w:id="3886" w:author="ghislain.aine" w:date="2015-11-04T16:48:00Z">
            <w:r w:rsidRPr="004D7EE5">
              <w:rPr>
                <w:rFonts w:ascii="Courier New" w:eastAsia="Times New Roman" w:hAnsi="Courier New" w:cs="Courier New"/>
                <w:color w:val="000000"/>
                <w:sz w:val="16"/>
                <w:szCs w:val="16"/>
                <w:lang w:val="en-US" w:eastAsia="fr-FR"/>
                <w:rPrChange w:id="3887"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008000"/>
                <w:sz w:val="16"/>
                <w:szCs w:val="16"/>
                <w:lang w:val="en-US" w:eastAsia="fr-FR"/>
                <w:rPrChange w:id="3888" w:author="jerome draillard" w:date="2015-10-29T11:43:00Z">
                  <w:rPr>
                    <w:rFonts w:ascii="Courier New" w:eastAsia="Times New Roman" w:hAnsi="Courier New" w:cs="Courier New"/>
                    <w:color w:val="008000"/>
                    <w:sz w:val="20"/>
                    <w:u w:val="single"/>
                    <w:lang w:eastAsia="fr-FR"/>
                  </w:rPr>
                </w:rPrChange>
              </w:rPr>
              <w:delText>//set le time dans QDateTime</w:delText>
            </w:r>
          </w:del>
        </w:ins>
      </w:moveFrom>
    </w:p>
    <w:p w:rsidR="00070A2F" w:rsidRDefault="004D7EE5">
      <w:pPr>
        <w:shd w:val="clear" w:color="auto" w:fill="FFFFFF"/>
        <w:jc w:val="left"/>
        <w:rPr>
          <w:ins w:id="3889" w:author="jerome draillard" w:date="2015-10-29T11:43:00Z"/>
          <w:del w:id="3890" w:author="ghislain.aine" w:date="2015-11-04T16:48:00Z"/>
          <w:rFonts w:ascii="Courier New" w:eastAsia="Times New Roman" w:hAnsi="Courier New" w:cs="Courier New"/>
          <w:color w:val="000000"/>
          <w:sz w:val="16"/>
          <w:szCs w:val="16"/>
          <w:lang w:val="en-US" w:eastAsia="fr-FR"/>
          <w:rPrChange w:id="3891" w:author="jerome draillard" w:date="2015-10-29T11:43:00Z">
            <w:rPr>
              <w:ins w:id="3892" w:author="jerome draillard" w:date="2015-10-29T11:43:00Z"/>
              <w:del w:id="3893" w:author="ghislain.aine" w:date="2015-11-04T16:48:00Z"/>
              <w:rFonts w:ascii="Courier New" w:eastAsia="Times New Roman" w:hAnsi="Courier New" w:cs="Courier New"/>
              <w:color w:val="000000"/>
              <w:sz w:val="20"/>
              <w:lang w:eastAsia="fr-FR"/>
            </w:rPr>
          </w:rPrChange>
        </w:rPr>
      </w:pPr>
      <w:moveFrom w:id="3894" w:author="ghislain.aine" w:date="2015-10-30T10:26:00Z">
        <w:ins w:id="3895" w:author="jerome draillard" w:date="2015-10-29T11:43:00Z">
          <w:del w:id="3896" w:author="ghislain.aine" w:date="2015-11-04T16:48:00Z">
            <w:r w:rsidRPr="004D7EE5">
              <w:rPr>
                <w:rFonts w:ascii="Courier New" w:eastAsia="Times New Roman" w:hAnsi="Courier New" w:cs="Courier New"/>
                <w:color w:val="000000"/>
                <w:sz w:val="16"/>
                <w:szCs w:val="16"/>
                <w:lang w:val="en-US" w:eastAsia="fr-FR"/>
                <w:rPrChange w:id="3897" w:author="jerome draillard" w:date="2015-10-29T11:43:00Z">
                  <w:rPr>
                    <w:rFonts w:ascii="Courier New" w:eastAsia="Times New Roman" w:hAnsi="Courier New" w:cs="Courier New"/>
                    <w:color w:val="000000"/>
                    <w:sz w:val="20"/>
                    <w:u w:val="single"/>
                    <w:lang w:eastAsia="fr-FR"/>
                  </w:rPr>
                </w:rPrChange>
              </w:rPr>
              <w:delText xml:space="preserve">        finalDateTime</w:delText>
            </w:r>
            <w:r w:rsidRPr="004D7EE5">
              <w:rPr>
                <w:rFonts w:ascii="Courier New" w:eastAsia="Times New Roman" w:hAnsi="Courier New" w:cs="Courier New"/>
                <w:b/>
                <w:bCs/>
                <w:color w:val="000080"/>
                <w:sz w:val="16"/>
                <w:szCs w:val="16"/>
                <w:lang w:val="en-US" w:eastAsia="fr-FR"/>
                <w:rPrChange w:id="389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899" w:author="jerome draillard" w:date="2015-10-29T11:43:00Z">
                  <w:rPr>
                    <w:rFonts w:ascii="Courier New" w:eastAsia="Times New Roman" w:hAnsi="Courier New" w:cs="Courier New"/>
                    <w:color w:val="000000"/>
                    <w:sz w:val="20"/>
                    <w:u w:val="single"/>
                    <w:lang w:eastAsia="fr-FR"/>
                  </w:rPr>
                </w:rPrChange>
              </w:rPr>
              <w:delText>setTime</w:delText>
            </w:r>
            <w:r w:rsidRPr="004D7EE5">
              <w:rPr>
                <w:rFonts w:ascii="Courier New" w:eastAsia="Times New Roman" w:hAnsi="Courier New" w:cs="Courier New"/>
                <w:b/>
                <w:bCs/>
                <w:color w:val="000080"/>
                <w:sz w:val="16"/>
                <w:szCs w:val="16"/>
                <w:lang w:val="en-US" w:eastAsia="fr-FR"/>
                <w:rPrChange w:id="3900"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val="en-US" w:eastAsia="fr-FR"/>
                <w:rPrChange w:id="3901" w:author="jerome draillard" w:date="2015-10-29T11:43:00Z">
                  <w:rPr>
                    <w:rFonts w:ascii="Courier New" w:eastAsia="Times New Roman" w:hAnsi="Courier New" w:cs="Courier New"/>
                    <w:color w:val="000000"/>
                    <w:sz w:val="20"/>
                    <w:u w:val="single"/>
                    <w:lang w:eastAsia="fr-FR"/>
                  </w:rPr>
                </w:rPrChange>
              </w:rPr>
              <w:delText>time</w:delText>
            </w:r>
            <w:r w:rsidRPr="004D7EE5">
              <w:rPr>
                <w:rFonts w:ascii="Courier New" w:eastAsia="Times New Roman" w:hAnsi="Courier New" w:cs="Courier New"/>
                <w:b/>
                <w:bCs/>
                <w:color w:val="000080"/>
                <w:sz w:val="16"/>
                <w:szCs w:val="16"/>
                <w:lang w:val="en-US" w:eastAsia="fr-FR"/>
                <w:rPrChange w:id="390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070A2F" w:rsidRDefault="00070A2F">
      <w:pPr>
        <w:shd w:val="clear" w:color="auto" w:fill="FFFFFF"/>
        <w:jc w:val="left"/>
        <w:rPr>
          <w:ins w:id="3903" w:author="jerome draillard" w:date="2015-10-29T11:43:00Z"/>
          <w:del w:id="3904" w:author="ghislain.aine" w:date="2015-11-04T16:48:00Z"/>
          <w:rFonts w:ascii="Courier New" w:eastAsia="Times New Roman" w:hAnsi="Courier New" w:cs="Courier New"/>
          <w:color w:val="000000"/>
          <w:sz w:val="16"/>
          <w:szCs w:val="16"/>
          <w:lang w:val="en-US" w:eastAsia="fr-FR"/>
          <w:rPrChange w:id="3905" w:author="jerome draillard" w:date="2015-10-29T11:43:00Z">
            <w:rPr>
              <w:ins w:id="3906" w:author="jerome draillard" w:date="2015-10-29T11:43:00Z"/>
              <w:del w:id="3907" w:author="ghislain.aine" w:date="2015-11-04T16:48:00Z"/>
              <w:rFonts w:ascii="Courier New" w:eastAsia="Times New Roman" w:hAnsi="Courier New" w:cs="Courier New"/>
              <w:color w:val="000000"/>
              <w:sz w:val="20"/>
              <w:lang w:eastAsia="fr-FR"/>
            </w:rPr>
          </w:rPrChange>
        </w:rPr>
      </w:pPr>
    </w:p>
    <w:p w:rsidR="00070A2F" w:rsidRDefault="004D7EE5">
      <w:pPr>
        <w:shd w:val="clear" w:color="auto" w:fill="FFFFFF"/>
        <w:jc w:val="left"/>
        <w:rPr>
          <w:ins w:id="3908" w:author="jerome draillard" w:date="2015-10-29T11:43:00Z"/>
          <w:del w:id="3909" w:author="ghislain.aine" w:date="2015-11-04T16:48:00Z"/>
          <w:rFonts w:ascii="Courier New" w:eastAsia="Times New Roman" w:hAnsi="Courier New" w:cs="Courier New"/>
          <w:color w:val="008000"/>
          <w:sz w:val="16"/>
          <w:szCs w:val="16"/>
          <w:lang w:eastAsia="fr-FR"/>
          <w:rPrChange w:id="3910" w:author="jerome draillard" w:date="2015-10-29T11:43:00Z">
            <w:rPr>
              <w:ins w:id="3911" w:author="jerome draillard" w:date="2015-10-29T11:43:00Z"/>
              <w:del w:id="3912" w:author="ghislain.aine" w:date="2015-11-04T16:48:00Z"/>
              <w:rFonts w:ascii="Courier New" w:eastAsia="Times New Roman" w:hAnsi="Courier New" w:cs="Courier New"/>
              <w:color w:val="008000"/>
              <w:sz w:val="20"/>
              <w:lang w:eastAsia="fr-FR"/>
            </w:rPr>
          </w:rPrChange>
        </w:rPr>
      </w:pPr>
      <w:moveFrom w:id="3913" w:author="ghislain.aine" w:date="2015-10-30T10:26:00Z">
        <w:ins w:id="3914" w:author="jerome draillard" w:date="2015-10-29T11:43:00Z">
          <w:del w:id="3915" w:author="ghislain.aine" w:date="2015-11-04T16:48:00Z">
            <w:r w:rsidRPr="004D7EE5">
              <w:rPr>
                <w:rFonts w:ascii="Courier New" w:eastAsia="Times New Roman" w:hAnsi="Courier New" w:cs="Courier New"/>
                <w:color w:val="000000"/>
                <w:sz w:val="16"/>
                <w:szCs w:val="16"/>
                <w:lang w:val="en-US" w:eastAsia="fr-FR"/>
                <w:rPrChange w:id="391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eastAsia="fr-FR"/>
                <w:rPrChange w:id="3917" w:author="jerome draillard" w:date="2015-10-29T11:43:00Z">
                  <w:rPr>
                    <w:rFonts w:ascii="Courier New" w:eastAsia="Times New Roman" w:hAnsi="Courier New" w:cs="Courier New"/>
                    <w:b/>
                    <w:bCs/>
                    <w:color w:val="0000FF"/>
                    <w:sz w:val="20"/>
                    <w:u w:val="single"/>
                    <w:lang w:eastAsia="fr-FR"/>
                  </w:rPr>
                </w:rPrChange>
              </w:rPr>
              <w:delText>return</w:delText>
            </w:r>
            <w:r w:rsidRPr="004D7EE5">
              <w:rPr>
                <w:rFonts w:ascii="Courier New" w:eastAsia="Times New Roman" w:hAnsi="Courier New" w:cs="Courier New"/>
                <w:color w:val="000000"/>
                <w:sz w:val="16"/>
                <w:szCs w:val="16"/>
                <w:lang w:eastAsia="fr-FR"/>
                <w:rPrChange w:id="3918"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919"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3920" w:author="jerome draillard" w:date="2015-10-29T11:43:00Z">
                  <w:rPr>
                    <w:rFonts w:ascii="Courier New" w:eastAsia="Times New Roman" w:hAnsi="Courier New" w:cs="Courier New"/>
                    <w:color w:val="000000"/>
                    <w:sz w:val="20"/>
                    <w:u w:val="single"/>
                    <w:lang w:eastAsia="fr-FR"/>
                  </w:rPr>
                </w:rPrChange>
              </w:rPr>
              <w:delText>finalDateTime</w:delText>
            </w:r>
            <w:r w:rsidRPr="004D7EE5">
              <w:rPr>
                <w:rFonts w:ascii="Courier New" w:eastAsia="Times New Roman" w:hAnsi="Courier New" w:cs="Courier New"/>
                <w:b/>
                <w:bCs/>
                <w:color w:val="000080"/>
                <w:sz w:val="16"/>
                <w:szCs w:val="16"/>
                <w:lang w:eastAsia="fr-FR"/>
                <w:rPrChange w:id="3921"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3922" w:author="jerome draillard" w:date="2015-10-29T11:43:00Z">
                  <w:rPr>
                    <w:rFonts w:ascii="Courier New" w:eastAsia="Times New Roman" w:hAnsi="Courier New" w:cs="Courier New"/>
                    <w:color w:val="000000"/>
                    <w:sz w:val="20"/>
                    <w:u w:val="single"/>
                    <w:lang w:eastAsia="fr-FR"/>
                  </w:rPr>
                </w:rPrChange>
              </w:rPr>
              <w:delText>toMSecsSinceEpoch</w:delText>
            </w:r>
            <w:r w:rsidRPr="004D7EE5">
              <w:rPr>
                <w:rFonts w:ascii="Courier New" w:eastAsia="Times New Roman" w:hAnsi="Courier New" w:cs="Courier New"/>
                <w:b/>
                <w:bCs/>
                <w:color w:val="000080"/>
                <w:sz w:val="16"/>
                <w:szCs w:val="16"/>
                <w:lang w:eastAsia="fr-FR"/>
                <w:rPrChange w:id="3923"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3924"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925"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3926"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FF8000"/>
                <w:sz w:val="16"/>
                <w:szCs w:val="16"/>
                <w:lang w:eastAsia="fr-FR"/>
                <w:rPrChange w:id="3927" w:author="jerome draillard" w:date="2015-10-29T11:43:00Z">
                  <w:rPr>
                    <w:rFonts w:ascii="Courier New" w:eastAsia="Times New Roman" w:hAnsi="Courier New" w:cs="Courier New"/>
                    <w:color w:val="FF8000"/>
                    <w:sz w:val="20"/>
                    <w:u w:val="single"/>
                    <w:lang w:eastAsia="fr-FR"/>
                  </w:rPr>
                </w:rPrChange>
              </w:rPr>
              <w:delText>1000.0</w:delText>
            </w:r>
            <w:r w:rsidRPr="004D7EE5">
              <w:rPr>
                <w:rFonts w:ascii="Courier New" w:eastAsia="Times New Roman" w:hAnsi="Courier New" w:cs="Courier New"/>
                <w:b/>
                <w:bCs/>
                <w:color w:val="000080"/>
                <w:sz w:val="16"/>
                <w:szCs w:val="16"/>
                <w:lang w:eastAsia="fr-FR"/>
                <w:rPrChange w:id="3928" w:author="jerome draillard" w:date="2015-10-29T11:4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8000"/>
                <w:sz w:val="16"/>
                <w:szCs w:val="16"/>
                <w:lang w:eastAsia="fr-FR"/>
                <w:rPrChange w:id="3929" w:author="jerome draillard" w:date="2015-10-29T11:43:00Z">
                  <w:rPr>
                    <w:rFonts w:ascii="Courier New" w:eastAsia="Times New Roman" w:hAnsi="Courier New" w:cs="Courier New"/>
                    <w:color w:val="008000"/>
                    <w:sz w:val="20"/>
                    <w:u w:val="single"/>
                    <w:lang w:eastAsia="fr-FR"/>
                  </w:rPr>
                </w:rPrChange>
              </w:rPr>
              <w:delText>//retourne la date en secondes depuis le 1er janvier 1970</w:delText>
            </w:r>
          </w:del>
        </w:ins>
      </w:moveFrom>
    </w:p>
    <w:p w:rsidR="00070A2F" w:rsidRDefault="00070A2F">
      <w:pPr>
        <w:shd w:val="clear" w:color="auto" w:fill="FFFFFF"/>
        <w:jc w:val="left"/>
        <w:rPr>
          <w:ins w:id="3930" w:author="jerome draillard" w:date="2015-10-29T11:43:00Z"/>
          <w:del w:id="3931" w:author="ghislain.aine" w:date="2015-11-04T16:49:00Z"/>
          <w:rFonts w:ascii="Courier New" w:eastAsia="Times New Roman" w:hAnsi="Courier New" w:cs="Courier New"/>
          <w:color w:val="000000"/>
          <w:sz w:val="16"/>
          <w:szCs w:val="16"/>
          <w:lang w:eastAsia="fr-FR"/>
          <w:rPrChange w:id="3932" w:author="jerome draillard" w:date="2015-10-29T11:43:00Z">
            <w:rPr>
              <w:ins w:id="3933" w:author="jerome draillard" w:date="2015-10-29T11:43:00Z"/>
              <w:del w:id="3934" w:author="ghislain.aine" w:date="2015-11-04T16:49:00Z"/>
              <w:rFonts w:ascii="Courier New" w:eastAsia="Times New Roman" w:hAnsi="Courier New" w:cs="Courier New"/>
              <w:color w:val="000000"/>
              <w:sz w:val="20"/>
              <w:lang w:eastAsia="fr-FR"/>
            </w:rPr>
          </w:rPrChange>
        </w:rPr>
      </w:pPr>
    </w:p>
    <w:p w:rsidR="00E71FE0" w:rsidDel="0049323F" w:rsidRDefault="004D7EE5">
      <w:pPr>
        <w:shd w:val="clear" w:color="auto" w:fill="FFFFFF"/>
        <w:jc w:val="left"/>
        <w:rPr>
          <w:ins w:id="3935" w:author="jerome draillard" w:date="2015-10-29T11:43:00Z"/>
          <w:del w:id="3936" w:author="ghislain.aine" w:date="2015-11-04T16:49:00Z"/>
          <w:rFonts w:ascii="Courier New" w:eastAsia="Times New Roman" w:hAnsi="Courier New" w:cs="Courier New"/>
          <w:color w:val="000000"/>
          <w:sz w:val="16"/>
          <w:szCs w:val="16"/>
          <w:lang w:eastAsia="fr-FR"/>
          <w:rPrChange w:id="3937" w:author="jerome draillard" w:date="2015-10-29T11:43:00Z">
            <w:rPr>
              <w:ins w:id="3938" w:author="jerome draillard" w:date="2015-10-29T11:43:00Z"/>
              <w:del w:id="3939" w:author="ghislain.aine" w:date="2015-11-04T16:49:00Z"/>
              <w:rFonts w:ascii="Courier New" w:eastAsia="Times New Roman" w:hAnsi="Courier New" w:cs="Courier New"/>
              <w:color w:val="000000"/>
              <w:sz w:val="20"/>
              <w:lang w:eastAsia="fr-FR"/>
            </w:rPr>
          </w:rPrChange>
        </w:rPr>
      </w:pPr>
      <w:moveFrom w:id="3940" w:author="ghislain.aine" w:date="2015-10-30T10:26:00Z">
        <w:ins w:id="3941" w:author="jerome draillard" w:date="2015-10-29T11:43:00Z">
          <w:del w:id="3942" w:author="ghislain.aine" w:date="2015-11-04T16:49:00Z">
            <w:r w:rsidRPr="004D7EE5">
              <w:rPr>
                <w:rFonts w:ascii="Courier New" w:eastAsia="Times New Roman" w:hAnsi="Courier New" w:cs="Courier New"/>
                <w:color w:val="000000"/>
                <w:sz w:val="16"/>
                <w:szCs w:val="16"/>
                <w:lang w:eastAsia="fr-FR"/>
                <w:rPrChange w:id="3943" w:author="jerome draillard" w:date="2015-10-29T11:4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3944"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E71FE0" w:rsidRDefault="004D7EE5">
      <w:pPr>
        <w:shd w:val="clear" w:color="auto" w:fill="FFFFFF"/>
        <w:jc w:val="left"/>
        <w:rPr>
          <w:ins w:id="3945" w:author="jerome draillard" w:date="2015-10-29T11:43:00Z"/>
          <w:rFonts w:ascii="Times New Roman" w:eastAsia="Times New Roman" w:hAnsi="Times New Roman" w:cs="Times New Roman"/>
          <w:sz w:val="16"/>
          <w:szCs w:val="16"/>
          <w:lang w:eastAsia="fr-FR"/>
          <w:rPrChange w:id="3946" w:author="jerome draillard" w:date="2015-10-29T11:43:00Z">
            <w:rPr>
              <w:ins w:id="3947" w:author="jerome draillard" w:date="2015-10-29T11:43:00Z"/>
              <w:rFonts w:ascii="Times New Roman" w:eastAsia="Times New Roman" w:hAnsi="Times New Roman" w:cs="Times New Roman"/>
              <w:sz w:val="24"/>
              <w:szCs w:val="24"/>
              <w:lang w:eastAsia="fr-FR"/>
            </w:rPr>
          </w:rPrChange>
        </w:rPr>
      </w:pPr>
      <w:moveFrom w:id="3948" w:author="ghislain.aine" w:date="2015-10-30T10:26:00Z">
        <w:ins w:id="3949" w:author="jerome draillard" w:date="2015-10-29T11:43:00Z">
          <w:r w:rsidRPr="004D7EE5">
            <w:rPr>
              <w:rFonts w:ascii="Courier New" w:eastAsia="Times New Roman" w:hAnsi="Courier New" w:cs="Courier New"/>
              <w:b/>
              <w:bCs/>
              <w:color w:val="000080"/>
              <w:sz w:val="16"/>
              <w:szCs w:val="16"/>
              <w:lang w:eastAsia="fr-FR"/>
              <w:rPrChange w:id="3950" w:author="jerome draillard" w:date="2015-10-29T11:43:00Z">
                <w:rPr>
                  <w:rFonts w:ascii="Courier New" w:eastAsia="Times New Roman" w:hAnsi="Courier New" w:cs="Courier New"/>
                  <w:b/>
                  <w:bCs/>
                  <w:color w:val="000080"/>
                  <w:sz w:val="20"/>
                  <w:u w:val="single"/>
                  <w:lang w:eastAsia="fr-FR"/>
                </w:rPr>
              </w:rPrChange>
            </w:rPr>
            <w:t>}</w:t>
          </w:r>
        </w:ins>
      </w:moveFrom>
      <w:moveFromRangeEnd w:id="3522"/>
    </w:p>
    <w:p w:rsidR="009F7BE5" w:rsidDel="0013549D" w:rsidRDefault="009F7BE5">
      <w:pPr>
        <w:spacing w:after="200" w:line="276" w:lineRule="auto"/>
        <w:jc w:val="left"/>
        <w:rPr>
          <w:ins w:id="3951" w:author="jerome draillard" w:date="2015-10-29T11:34:00Z"/>
          <w:del w:id="3952" w:author="ghislain.aine" w:date="2015-10-30T10:26:00Z"/>
        </w:rPr>
      </w:pPr>
    </w:p>
    <w:p w:rsidR="00944E6B" w:rsidRDefault="009F7BE5">
      <w:pPr>
        <w:spacing w:after="200" w:line="276" w:lineRule="auto"/>
        <w:jc w:val="left"/>
        <w:rPr>
          <w:ins w:id="3953" w:author="jerome draillard" w:date="2015-10-29T11:43:00Z"/>
        </w:rPr>
      </w:pPr>
      <w:ins w:id="3954" w:author="jerome draillard" w:date="2015-10-29T11:43:00Z">
        <w:r>
          <w:t>Les méthodes pour l'instant vide seront remplies au fur et à mesure du TP.</w:t>
        </w:r>
      </w:ins>
    </w:p>
    <w:p w:rsidR="009F7BE5" w:rsidRPr="00944E6B" w:rsidRDefault="009F7BE5">
      <w:pPr>
        <w:spacing w:after="200" w:line="276" w:lineRule="auto"/>
        <w:jc w:val="left"/>
        <w:rPr>
          <w:ins w:id="3955" w:author="jerome draillard" w:date="2015-10-29T11:24:00Z"/>
        </w:rPr>
      </w:pPr>
      <w:ins w:id="3956" w:author="jerome draillard" w:date="2015-10-29T11:44:00Z">
        <w:r>
          <w:t>Les méthodes pour récupérer la date de compilation et la version du plugin sont les mêmes pour tous les plugins.</w:t>
        </w:r>
      </w:ins>
    </w:p>
    <w:p w:rsidR="00A43A6B" w:rsidRDefault="007F2B65">
      <w:pPr>
        <w:pStyle w:val="Titre4"/>
        <w:rPr>
          <w:ins w:id="3957" w:author="jerome draillard" w:date="2015-10-29T11:44:00Z"/>
        </w:rPr>
        <w:pPrChange w:id="3958" w:author="jerome draillard" w:date="2015-10-29T11:44:00Z">
          <w:pPr>
            <w:spacing w:after="200" w:line="276" w:lineRule="auto"/>
            <w:jc w:val="left"/>
          </w:pPr>
        </w:pPrChange>
      </w:pPr>
      <w:ins w:id="3959" w:author="jerome draillard" w:date="2015-10-29T11:44:00Z">
        <w:r>
          <w:t xml:space="preserve">Création du composant </w:t>
        </w:r>
        <w:del w:id="3960" w:author="ghislain.aine" w:date="2015-11-04T16:56:00Z">
          <w:r w:rsidDel="0049323F">
            <w:delText>DemoCoreComponent</w:delText>
          </w:r>
        </w:del>
      </w:ins>
      <w:proofErr w:type="spellStart"/>
      <w:ins w:id="3961" w:author="ghislain.aine" w:date="2015-11-04T16:56:00Z">
        <w:r w:rsidR="0049323F">
          <w:t>CoreComponent</w:t>
        </w:r>
      </w:ins>
      <w:proofErr w:type="spellEnd"/>
    </w:p>
    <w:p w:rsidR="00A43A6B" w:rsidRDefault="00A43A6B">
      <w:pPr>
        <w:rPr>
          <w:ins w:id="3962" w:author="jerome draillard" w:date="2015-10-29T11:45:00Z"/>
        </w:rPr>
        <w:pPrChange w:id="3963" w:author="jerome draillard" w:date="2015-10-29T11:44:00Z">
          <w:pPr>
            <w:spacing w:after="200" w:line="276" w:lineRule="auto"/>
            <w:jc w:val="left"/>
          </w:pPr>
        </w:pPrChange>
      </w:pPr>
    </w:p>
    <w:p w:rsidR="00A43A6B" w:rsidRDefault="00A43A6B">
      <w:pPr>
        <w:rPr>
          <w:ins w:id="3964" w:author="jerome draillard" w:date="2015-10-29T11:45:00Z"/>
        </w:rPr>
        <w:pPrChange w:id="3965" w:author="jerome draillard" w:date="2015-10-29T11:44:00Z">
          <w:pPr>
            <w:spacing w:after="200" w:line="276" w:lineRule="auto"/>
            <w:jc w:val="left"/>
          </w:pPr>
        </w:pPrChange>
      </w:pPr>
    </w:p>
    <w:p w:rsidR="00A43A6B" w:rsidRDefault="007B3C31">
      <w:pPr>
        <w:rPr>
          <w:ins w:id="3966" w:author="jerome draillard" w:date="2015-11-27T15:36:00Z"/>
        </w:rPr>
        <w:pPrChange w:id="3967" w:author="jerome draillard" w:date="2015-10-29T11:44:00Z">
          <w:pPr>
            <w:spacing w:after="200" w:line="276" w:lineRule="auto"/>
            <w:jc w:val="left"/>
          </w:pPr>
        </w:pPrChange>
      </w:pPr>
      <w:ins w:id="3968" w:author="jerome draillard" w:date="2015-11-27T15:36:00Z">
        <w:r>
          <w:t>Nous allons (enfin!) créer notre premier composant!</w:t>
        </w:r>
      </w:ins>
    </w:p>
    <w:p w:rsidR="00A43A6B" w:rsidRDefault="00A43A6B">
      <w:pPr>
        <w:rPr>
          <w:ins w:id="3969" w:author="jerome draillard" w:date="2015-11-27T15:36:00Z"/>
        </w:rPr>
        <w:pPrChange w:id="3970" w:author="jerome draillard" w:date="2015-10-29T11:44:00Z">
          <w:pPr>
            <w:spacing w:after="200" w:line="276" w:lineRule="auto"/>
            <w:jc w:val="left"/>
          </w:pPr>
        </w:pPrChange>
      </w:pPr>
    </w:p>
    <w:p w:rsidR="00A43A6B" w:rsidRDefault="0049323F">
      <w:pPr>
        <w:rPr>
          <w:ins w:id="3971" w:author="jerome draillard" w:date="2015-10-29T11:48:00Z"/>
          <w:del w:id="3972" w:author="ghislain.aine" w:date="2015-10-29T16:00:00Z"/>
        </w:rPr>
        <w:pPrChange w:id="3973" w:author="jerome draillard" w:date="2015-10-29T11:44:00Z">
          <w:pPr>
            <w:spacing w:after="200" w:line="276" w:lineRule="auto"/>
            <w:jc w:val="left"/>
          </w:pPr>
        </w:pPrChange>
      </w:pPr>
      <w:ins w:id="3974" w:author="ghislain.aine" w:date="2015-11-04T16:49:00Z">
        <w:r>
          <w:t xml:space="preserve">Dans le dossier </w:t>
        </w:r>
        <w:proofErr w:type="spellStart"/>
        <w:r>
          <w:t>Demo</w:t>
        </w:r>
        <w:proofErr w:type="spellEnd"/>
        <w:r>
          <w:t>, créer le dossier C</w:t>
        </w:r>
      </w:ins>
      <w:ins w:id="3975" w:author="ghislain.aine" w:date="2015-11-04T16:50:00Z">
        <w:r>
          <w:t>o</w:t>
        </w:r>
      </w:ins>
      <w:ins w:id="3976" w:author="ghislain.aine" w:date="2015-11-04T16:49:00Z">
        <w:r>
          <w:t xml:space="preserve">mponent, et </w:t>
        </w:r>
      </w:ins>
      <w:ins w:id="3977" w:author="jerome draillard" w:date="2015-10-29T11:48:00Z">
        <w:del w:id="3978" w:author="ghislain.aine" w:date="2015-10-29T16:00:00Z">
          <w:r w:rsidR="00481048" w:rsidDel="00C40D79">
            <w:delText xml:space="preserve">Créer un dossier </w:delText>
          </w:r>
          <w:r w:rsidR="00481048" w:rsidRPr="00481048" w:rsidDel="00C40D79">
            <w:delText>C:\tt4\TP\Sources\Demo\Component</w:delText>
          </w:r>
          <w:r w:rsidR="00481048" w:rsidDel="00C40D79">
            <w:delText>.</w:delText>
          </w:r>
        </w:del>
      </w:ins>
    </w:p>
    <w:p w:rsidR="00A43A6B" w:rsidRDefault="00A43A6B">
      <w:pPr>
        <w:rPr>
          <w:ins w:id="3979" w:author="jerome draillard" w:date="2015-10-29T11:48:00Z"/>
          <w:del w:id="3980" w:author="ghislain.aine" w:date="2015-10-29T16:00:00Z"/>
        </w:rPr>
        <w:pPrChange w:id="3981" w:author="jerome draillard" w:date="2015-10-29T11:44:00Z">
          <w:pPr>
            <w:spacing w:after="200" w:line="276" w:lineRule="auto"/>
            <w:jc w:val="left"/>
          </w:pPr>
        </w:pPrChange>
      </w:pPr>
    </w:p>
    <w:p w:rsidR="00A43A6B" w:rsidRDefault="00481048">
      <w:pPr>
        <w:rPr>
          <w:ins w:id="3982" w:author="jerome draillard" w:date="2015-10-29T11:48:00Z"/>
        </w:rPr>
        <w:pPrChange w:id="3983" w:author="jerome draillard" w:date="2015-10-29T11:44:00Z">
          <w:pPr>
            <w:spacing w:after="200" w:line="276" w:lineRule="auto"/>
            <w:jc w:val="left"/>
          </w:pPr>
        </w:pPrChange>
      </w:pPr>
      <w:ins w:id="3984" w:author="jerome draillard" w:date="2015-10-29T11:48:00Z">
        <w:del w:id="3985" w:author="ghislain.aine" w:date="2015-11-04T16:49:00Z">
          <w:r w:rsidDel="0049323F">
            <w:delText>C</w:delText>
          </w:r>
        </w:del>
      </w:ins>
      <w:ins w:id="3986" w:author="ghislain.aine" w:date="2015-11-04T16:49:00Z">
        <w:r w:rsidR="0049323F">
          <w:t>c</w:t>
        </w:r>
      </w:ins>
      <w:ins w:id="3987" w:author="jerome draillard" w:date="2015-10-29T11:48:00Z">
        <w:r>
          <w:t>réer les fichier</w:t>
        </w:r>
      </w:ins>
      <w:ins w:id="3988" w:author="ghislain.aine" w:date="2015-11-04T16:49:00Z">
        <w:r w:rsidR="0049323F">
          <w:t>s</w:t>
        </w:r>
      </w:ins>
      <w:ins w:id="3989" w:author="jerome draillard" w:date="2015-10-29T11:48:00Z">
        <w:r>
          <w:t xml:space="preserve"> </w:t>
        </w:r>
        <w:del w:id="3990" w:author="ghislain.aine" w:date="2015-11-04T16:50:00Z">
          <w:r w:rsidDel="0049323F">
            <w:delText>Demo</w:delText>
          </w:r>
        </w:del>
        <w:proofErr w:type="spellStart"/>
        <w:r>
          <w:t>CoreComponent.h</w:t>
        </w:r>
        <w:proofErr w:type="spellEnd"/>
        <w:r>
          <w:t xml:space="preserve"> et </w:t>
        </w:r>
        <w:del w:id="3991" w:author="ghislain.aine" w:date="2015-11-04T16:50:00Z">
          <w:r w:rsidDel="0049323F">
            <w:delText>Demo</w:delText>
          </w:r>
        </w:del>
        <w:r>
          <w:t>CoreComponent.cpp</w:t>
        </w:r>
      </w:ins>
      <w:ins w:id="3992" w:author="ghislain.aine" w:date="2015-10-29T16:00:00Z">
        <w:r w:rsidR="00C40D79">
          <w:t xml:space="preserve"> dans</w:t>
        </w:r>
      </w:ins>
      <w:ins w:id="3993" w:author="ghislain.aine" w:date="2015-10-29T16:01:00Z">
        <w:r w:rsidR="00C40D79">
          <w:t xml:space="preserve"> </w:t>
        </w:r>
      </w:ins>
      <w:ins w:id="3994" w:author="ghislain.aine" w:date="2015-11-04T16:50:00Z">
        <w:r w:rsidR="0049323F">
          <w:t>ce dernier</w:t>
        </w:r>
      </w:ins>
      <w:ins w:id="3995" w:author="jerome draillard" w:date="2015-10-29T11:48:00Z">
        <w:r>
          <w:t>.</w:t>
        </w:r>
      </w:ins>
    </w:p>
    <w:p w:rsidR="00A43A6B" w:rsidRDefault="00A43A6B">
      <w:pPr>
        <w:rPr>
          <w:ins w:id="3996" w:author="jerome draillard" w:date="2015-10-29T11:48:00Z"/>
        </w:rPr>
        <w:pPrChange w:id="3997" w:author="jerome draillard" w:date="2015-10-29T11:44:00Z">
          <w:pPr>
            <w:spacing w:after="200" w:line="276" w:lineRule="auto"/>
            <w:jc w:val="left"/>
          </w:pPr>
        </w:pPrChange>
      </w:pPr>
    </w:p>
    <w:p w:rsidR="00A43A6B" w:rsidRDefault="00481048">
      <w:pPr>
        <w:rPr>
          <w:ins w:id="3998" w:author="jerome draillard" w:date="2015-10-29T11:48:00Z"/>
        </w:rPr>
        <w:pPrChange w:id="3999" w:author="jerome draillard" w:date="2015-10-29T11:44:00Z">
          <w:pPr>
            <w:spacing w:after="200" w:line="276" w:lineRule="auto"/>
            <w:jc w:val="left"/>
          </w:pPr>
        </w:pPrChange>
      </w:pPr>
      <w:ins w:id="4000" w:author="jerome draillard" w:date="2015-10-29T11:48:00Z">
        <w:r>
          <w:t>Ces deux fichier</w:t>
        </w:r>
      </w:ins>
      <w:ins w:id="4001" w:author="ghislain.aine" w:date="2015-11-04T17:33:00Z">
        <w:r w:rsidR="00E54AC5">
          <w:t>s</w:t>
        </w:r>
      </w:ins>
      <w:ins w:id="4002" w:author="jerome draillard" w:date="2015-10-29T11:48:00Z">
        <w:r>
          <w:t xml:space="preserve"> vont nous permettre de décrire une classe </w:t>
        </w:r>
        <w:del w:id="4003" w:author="ghislain.aine" w:date="2015-11-04T16:50:00Z">
          <w:r w:rsidDel="0049323F">
            <w:delText>Demo</w:delText>
          </w:r>
        </w:del>
        <w:proofErr w:type="spellStart"/>
        <w:r>
          <w:t>CoreComponent</w:t>
        </w:r>
        <w:proofErr w:type="spellEnd"/>
        <w:r>
          <w:t xml:space="preserve"> héri</w:t>
        </w:r>
      </w:ins>
      <w:ins w:id="4004" w:author="jerome draillard" w:date="2015-10-29T11:50:00Z">
        <w:r>
          <w:t>t</w:t>
        </w:r>
      </w:ins>
      <w:ins w:id="4005" w:author="jerome draillard" w:date="2015-10-29T11:48:00Z">
        <w:r>
          <w:t xml:space="preserve">ant de </w:t>
        </w:r>
        <w:proofErr w:type="spellStart"/>
        <w:r>
          <w:t>SwAssistedComponent</w:t>
        </w:r>
        <w:proofErr w:type="spellEnd"/>
        <w:r>
          <w:t>.</w:t>
        </w:r>
      </w:ins>
    </w:p>
    <w:p w:rsidR="00A43A6B" w:rsidRDefault="00A43A6B">
      <w:pPr>
        <w:rPr>
          <w:ins w:id="4006" w:author="jerome draillard" w:date="2015-10-29T12:03:00Z"/>
        </w:rPr>
        <w:pPrChange w:id="4007" w:author="jerome draillard" w:date="2015-10-29T11:44:00Z">
          <w:pPr>
            <w:spacing w:after="200" w:line="276" w:lineRule="auto"/>
            <w:jc w:val="left"/>
          </w:pPr>
        </w:pPrChange>
      </w:pPr>
    </w:p>
    <w:p w:rsidR="00693990" w:rsidRDefault="00693990" w:rsidP="00693990">
      <w:pPr>
        <w:rPr>
          <w:ins w:id="4008" w:author="ghislain.aine" w:date="2015-10-29T16:03:00Z"/>
        </w:rPr>
      </w:pPr>
      <w:ins w:id="4009" w:author="ghislain.aine" w:date="2015-10-29T16:03:00Z">
        <w:del w:id="4010" w:author="jerome draillard" w:date="2015-11-27T15:37:00Z">
          <w:r w:rsidDel="00C01AEA">
            <w:delText>"Exécuter" à</w:delText>
          </w:r>
        </w:del>
      </w:ins>
      <w:ins w:id="4011" w:author="jerome draillard" w:date="2015-11-27T15:37:00Z">
        <w:r w:rsidR="00C01AEA">
          <w:t>Double-cliquer à nouveau</w:t>
        </w:r>
      </w:ins>
      <w:ins w:id="4012" w:author="ghislain.aine" w:date="2015-10-29T16:03:00Z">
        <w:r>
          <w:t xml:space="preserve"> </w:t>
        </w:r>
        <w:del w:id="4013" w:author="jerome draillard" w:date="2015-11-27T15:37:00Z">
          <w:r w:rsidDel="00281CF9">
            <w:delText>nouveau</w:delText>
          </w:r>
        </w:del>
      </w:ins>
      <w:ins w:id="4014" w:author="jerome draillard" w:date="2015-11-27T15:37:00Z">
        <w:r w:rsidR="00281CF9">
          <w:t>sur</w:t>
        </w:r>
      </w:ins>
      <w:ins w:id="4015" w:author="ghislain.aine" w:date="2015-10-29T16:03:00Z">
        <w:r>
          <w:t xml:space="preserve"> le fichier projet.d</w:t>
        </w:r>
      </w:ins>
      <w:ins w:id="4016" w:author="jerome draillard" w:date="2015-11-27T15:37:00Z">
        <w:r w:rsidR="00A61D1F">
          <w:t>g</w:t>
        </w:r>
      </w:ins>
      <w:ins w:id="4017" w:author="ghislain.aine" w:date="2015-10-29T16:03:00Z">
        <w:del w:id="4018" w:author="jerome draillard" w:date="2015-11-27T15:37:00Z">
          <w:r w:rsidDel="00A61D1F">
            <w:delText>b</w:delText>
          </w:r>
        </w:del>
        <w:r>
          <w:t>x pour les ajouter au projet</w:t>
        </w:r>
      </w:ins>
    </w:p>
    <w:p w:rsidR="00A43A6B" w:rsidRDefault="00A43A6B">
      <w:pPr>
        <w:rPr>
          <w:ins w:id="4019" w:author="jerome draillard" w:date="2015-10-29T12:03:00Z"/>
          <w:del w:id="4020" w:author="ghislain.aine" w:date="2015-11-04T17:33:00Z"/>
        </w:rPr>
        <w:pPrChange w:id="4021" w:author="jerome draillard" w:date="2015-10-29T11:44:00Z">
          <w:pPr>
            <w:spacing w:after="200" w:line="276" w:lineRule="auto"/>
            <w:jc w:val="left"/>
          </w:pPr>
        </w:pPrChange>
      </w:pPr>
    </w:p>
    <w:p w:rsidR="00A43A6B" w:rsidRDefault="00A43A6B">
      <w:pPr>
        <w:rPr>
          <w:ins w:id="4022" w:author="jerome draillard" w:date="2015-10-29T12:03:00Z"/>
          <w:del w:id="4023" w:author="ghislain.aine" w:date="2015-11-04T17:33:00Z"/>
        </w:rPr>
        <w:pPrChange w:id="4024" w:author="jerome draillard" w:date="2015-10-29T11:44:00Z">
          <w:pPr>
            <w:spacing w:after="200" w:line="276" w:lineRule="auto"/>
            <w:jc w:val="left"/>
          </w:pPr>
        </w:pPrChange>
      </w:pPr>
    </w:p>
    <w:p w:rsidR="00A43A6B" w:rsidRDefault="00A43A6B">
      <w:pPr>
        <w:rPr>
          <w:ins w:id="4025" w:author="jerome draillard" w:date="2015-10-29T12:03:00Z"/>
          <w:del w:id="4026" w:author="ghislain.aine" w:date="2015-11-04T17:33:00Z"/>
        </w:rPr>
        <w:pPrChange w:id="4027" w:author="jerome draillard" w:date="2015-10-29T11:44:00Z">
          <w:pPr>
            <w:spacing w:after="200" w:line="276" w:lineRule="auto"/>
            <w:jc w:val="left"/>
          </w:pPr>
        </w:pPrChange>
      </w:pPr>
    </w:p>
    <w:p w:rsidR="00A43A6B" w:rsidRDefault="00A43A6B">
      <w:pPr>
        <w:rPr>
          <w:ins w:id="4028" w:author="jerome draillard" w:date="2015-10-29T12:03:00Z"/>
          <w:del w:id="4029" w:author="ghislain.aine" w:date="2015-11-04T17:33:00Z"/>
        </w:rPr>
        <w:pPrChange w:id="4030" w:author="jerome draillard" w:date="2015-10-29T11:44:00Z">
          <w:pPr>
            <w:spacing w:after="200" w:line="276" w:lineRule="auto"/>
            <w:jc w:val="left"/>
          </w:pPr>
        </w:pPrChange>
      </w:pPr>
    </w:p>
    <w:p w:rsidR="00A43A6B" w:rsidRDefault="00A43A6B">
      <w:pPr>
        <w:rPr>
          <w:ins w:id="4031" w:author="jerome draillard" w:date="2015-10-29T12:03:00Z"/>
          <w:del w:id="4032" w:author="ghislain.aine" w:date="2015-11-04T17:33:00Z"/>
        </w:rPr>
        <w:pPrChange w:id="4033" w:author="jerome draillard" w:date="2015-10-29T11:44:00Z">
          <w:pPr>
            <w:spacing w:after="200" w:line="276" w:lineRule="auto"/>
            <w:jc w:val="left"/>
          </w:pPr>
        </w:pPrChange>
      </w:pPr>
    </w:p>
    <w:p w:rsidR="00A43A6B" w:rsidRDefault="00A43A6B">
      <w:pPr>
        <w:rPr>
          <w:ins w:id="4034" w:author="jerome draillard" w:date="2015-10-29T12:03:00Z"/>
          <w:del w:id="4035" w:author="ghislain.aine" w:date="2015-10-30T10:26:00Z"/>
        </w:rPr>
        <w:pPrChange w:id="4036" w:author="jerome draillard" w:date="2015-10-29T11:44:00Z">
          <w:pPr>
            <w:spacing w:after="200" w:line="276" w:lineRule="auto"/>
            <w:jc w:val="left"/>
          </w:pPr>
        </w:pPrChange>
      </w:pPr>
    </w:p>
    <w:p w:rsidR="00A43A6B" w:rsidRDefault="00A43A6B">
      <w:pPr>
        <w:rPr>
          <w:ins w:id="4037" w:author="jerome draillard" w:date="2015-10-29T12:03:00Z"/>
          <w:del w:id="4038" w:author="ghislain.aine" w:date="2015-10-30T10:26:00Z"/>
        </w:rPr>
        <w:pPrChange w:id="4039" w:author="jerome draillard" w:date="2015-10-29T11:44:00Z">
          <w:pPr>
            <w:spacing w:after="200" w:line="276" w:lineRule="auto"/>
            <w:jc w:val="left"/>
          </w:pPr>
        </w:pPrChange>
      </w:pPr>
    </w:p>
    <w:p w:rsidR="00A43A6B" w:rsidRDefault="00A43A6B">
      <w:pPr>
        <w:rPr>
          <w:ins w:id="4040" w:author="jerome draillard" w:date="2015-10-29T12:03:00Z"/>
        </w:rPr>
        <w:pPrChange w:id="4041" w:author="jerome draillard" w:date="2015-10-29T11:44:00Z">
          <w:pPr>
            <w:spacing w:after="200" w:line="276" w:lineRule="auto"/>
            <w:jc w:val="left"/>
          </w:pPr>
        </w:pPrChange>
      </w:pPr>
    </w:p>
    <w:p w:rsidR="00A43A6B" w:rsidRDefault="004D7EE5">
      <w:pPr>
        <w:rPr>
          <w:ins w:id="4042" w:author="jerome draillard" w:date="2015-10-29T12:03:00Z"/>
          <w:del w:id="4043" w:author="ghislain.aine" w:date="2015-10-30T11:06:00Z"/>
        </w:rPr>
        <w:pPrChange w:id="4044" w:author="jerome draillard" w:date="2015-10-29T11:44:00Z">
          <w:pPr>
            <w:spacing w:after="200" w:line="276" w:lineRule="auto"/>
            <w:jc w:val="left"/>
          </w:pPr>
        </w:pPrChange>
      </w:pPr>
      <w:del w:id="4045" w:author="ghislain.aine" w:date="2015-10-30T11:06:00Z">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93.35pt;height:21.9pt">
              <v:imagedata croptop="-65520f" cropbottom="65520f"/>
            </v:shape>
          </w:pict>
        </w:r>
      </w:del>
    </w:p>
    <w:p w:rsidR="00A43A6B" w:rsidRDefault="00A43A6B">
      <w:pPr>
        <w:rPr>
          <w:ins w:id="4046" w:author="jerome draillard" w:date="2015-10-29T12:03:00Z"/>
          <w:del w:id="4047" w:author="ghislain.aine" w:date="2015-10-30T11:06:00Z"/>
        </w:rPr>
        <w:pPrChange w:id="4048" w:author="jerome draillard" w:date="2015-10-29T11:44:00Z">
          <w:pPr>
            <w:spacing w:after="200" w:line="276" w:lineRule="auto"/>
            <w:jc w:val="left"/>
          </w:pPr>
        </w:pPrChange>
      </w:pPr>
    </w:p>
    <w:p w:rsidR="00A43A6B" w:rsidRDefault="00A43A6B">
      <w:pPr>
        <w:rPr>
          <w:ins w:id="4049" w:author="jerome draillard" w:date="2015-10-29T11:50:00Z"/>
          <w:del w:id="4050" w:author="ghislain.aine" w:date="2015-10-30T11:06:00Z"/>
        </w:rPr>
        <w:pPrChange w:id="4051" w:author="jerome draillard" w:date="2015-10-29T11:44:00Z">
          <w:pPr>
            <w:spacing w:after="200" w:line="276" w:lineRule="auto"/>
            <w:jc w:val="left"/>
          </w:pPr>
        </w:pPrChange>
      </w:pPr>
    </w:p>
    <w:p w:rsidR="00A43A6B" w:rsidRDefault="00481048">
      <w:pPr>
        <w:rPr>
          <w:ins w:id="4052" w:author="ghislain.aine" w:date="2015-10-30T10:24:00Z"/>
        </w:rPr>
        <w:pPrChange w:id="4053" w:author="jerome draillard" w:date="2015-10-29T11:44:00Z">
          <w:pPr>
            <w:spacing w:after="200" w:line="276" w:lineRule="auto"/>
            <w:jc w:val="left"/>
          </w:pPr>
        </w:pPrChange>
      </w:pPr>
      <w:ins w:id="4054" w:author="jerome draillard" w:date="2015-10-29T11:50:00Z">
        <w:r>
          <w:t>Le squelette du .h :</w:t>
        </w:r>
      </w:ins>
    </w:p>
    <w:p w:rsidR="00A43A6B" w:rsidRDefault="00A43A6B">
      <w:pPr>
        <w:rPr>
          <w:ins w:id="4055" w:author="ghislain.aine" w:date="2015-10-30T10:24:00Z"/>
        </w:rPr>
        <w:pPrChange w:id="4056" w:author="jerome draillard" w:date="2015-10-29T11:44:00Z">
          <w:pPr>
            <w:spacing w:after="200" w:line="276" w:lineRule="auto"/>
            <w:jc w:val="left"/>
          </w:pPr>
        </w:pPrChange>
      </w:pPr>
    </w:p>
    <w:p w:rsidR="00A43A6B" w:rsidRDefault="004D7EE5">
      <w:pPr>
        <w:rPr>
          <w:ins w:id="4057" w:author="ghislain.aine" w:date="2015-10-30T10:24:00Z"/>
        </w:rPr>
        <w:pPrChange w:id="4058" w:author="jerome draillard" w:date="2015-10-29T11:44:00Z">
          <w:pPr>
            <w:spacing w:after="200" w:line="276" w:lineRule="auto"/>
            <w:jc w:val="left"/>
          </w:pPr>
        </w:pPrChange>
      </w:pPr>
      <w:ins w:id="4059" w:author="ghislain.aine" w:date="2015-10-30T10:24:00Z">
        <w:r w:rsidR="00A43A6B">
          <w:pict>
            <v:shape id="_x0000_s114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1;mso-fit-shape-to-text:t">
                <w:txbxContent>
                  <w:p w:rsidR="00AC30F5" w:rsidRPr="0049323F" w:rsidRDefault="00AC30F5" w:rsidP="0049323F">
                    <w:pPr>
                      <w:autoSpaceDE w:val="0"/>
                      <w:autoSpaceDN w:val="0"/>
                      <w:adjustRightInd w:val="0"/>
                      <w:jc w:val="left"/>
                      <w:rPr>
                        <w:ins w:id="4060" w:author="ghislain.aine" w:date="2015-11-04T16:50:00Z"/>
                        <w:rFonts w:ascii="Consolas" w:hAnsi="Consolas" w:cs="Consolas"/>
                        <w:color w:val="000000"/>
                        <w:sz w:val="19"/>
                        <w:szCs w:val="19"/>
                        <w:highlight w:val="white"/>
                        <w:lang w:val="en-US"/>
                        <w:rPrChange w:id="4061" w:author="ghislain.aine" w:date="2015-11-04T16:50:00Z">
                          <w:rPr>
                            <w:ins w:id="4062" w:author="ghislain.aine" w:date="2015-11-04T16:50:00Z"/>
                            <w:rFonts w:ascii="Consolas" w:hAnsi="Consolas" w:cs="Consolas"/>
                            <w:color w:val="000000"/>
                            <w:sz w:val="19"/>
                            <w:szCs w:val="19"/>
                            <w:highlight w:val="white"/>
                          </w:rPr>
                        </w:rPrChange>
                      </w:rPr>
                    </w:pPr>
                    <w:ins w:id="4063" w:author="ghislain.aine" w:date="2015-11-04T16:50:00Z">
                      <w:r w:rsidRPr="004D7EE5">
                        <w:rPr>
                          <w:rFonts w:ascii="Consolas" w:hAnsi="Consolas" w:cs="Consolas"/>
                          <w:color w:val="008000"/>
                          <w:sz w:val="19"/>
                          <w:szCs w:val="19"/>
                          <w:highlight w:val="white"/>
                          <w:lang w:val="en-US"/>
                          <w:rPrChange w:id="4064" w:author="ghislain.aine" w:date="2015-11-04T16:50:00Z">
                            <w:rPr>
                              <w:rFonts w:ascii="Consolas" w:hAnsi="Consolas" w:cs="Consolas"/>
                              <w:color w:val="008000"/>
                              <w:sz w:val="19"/>
                              <w:szCs w:val="19"/>
                              <w:highlight w:val="white"/>
                            </w:rPr>
                          </w:rPrChange>
                        </w:rPr>
                        <w:t>/*</w:t>
                      </w:r>
                    </w:ins>
                  </w:p>
                  <w:p w:rsidR="00AC30F5" w:rsidRPr="0049323F" w:rsidRDefault="00AC30F5" w:rsidP="0049323F">
                    <w:pPr>
                      <w:autoSpaceDE w:val="0"/>
                      <w:autoSpaceDN w:val="0"/>
                      <w:adjustRightInd w:val="0"/>
                      <w:jc w:val="left"/>
                      <w:rPr>
                        <w:ins w:id="4065" w:author="ghislain.aine" w:date="2015-11-04T16:50:00Z"/>
                        <w:rFonts w:ascii="Consolas" w:hAnsi="Consolas" w:cs="Consolas"/>
                        <w:color w:val="000000"/>
                        <w:sz w:val="19"/>
                        <w:szCs w:val="19"/>
                        <w:highlight w:val="white"/>
                        <w:lang w:val="en-US"/>
                        <w:rPrChange w:id="4066" w:author="ghislain.aine" w:date="2015-11-04T16:50:00Z">
                          <w:rPr>
                            <w:ins w:id="4067" w:author="ghislain.aine" w:date="2015-11-04T16:50:00Z"/>
                            <w:rFonts w:ascii="Consolas" w:hAnsi="Consolas" w:cs="Consolas"/>
                            <w:color w:val="000000"/>
                            <w:sz w:val="19"/>
                            <w:szCs w:val="19"/>
                            <w:highlight w:val="white"/>
                          </w:rPr>
                        </w:rPrChange>
                      </w:rPr>
                    </w:pPr>
                    <w:ins w:id="4068" w:author="ghislain.aine" w:date="2015-11-04T16:50:00Z">
                      <w:r w:rsidRPr="004D7EE5">
                        <w:rPr>
                          <w:rFonts w:ascii="Consolas" w:hAnsi="Consolas" w:cs="Consolas"/>
                          <w:color w:val="008000"/>
                          <w:sz w:val="19"/>
                          <w:szCs w:val="19"/>
                          <w:highlight w:val="white"/>
                          <w:lang w:val="en-US"/>
                          <w:rPrChange w:id="4069" w:author="ghislain.aine" w:date="2015-11-04T16:50:00Z">
                            <w:rPr>
                              <w:rFonts w:ascii="Consolas" w:hAnsi="Consolas" w:cs="Consolas"/>
                              <w:color w:val="008000"/>
                              <w:sz w:val="19"/>
                              <w:szCs w:val="19"/>
                              <w:highlight w:val="white"/>
                            </w:rPr>
                          </w:rPrChange>
                        </w:rPr>
                        <w:t>* INCLUDES GLOBAUX</w:t>
                      </w:r>
                    </w:ins>
                  </w:p>
                  <w:p w:rsidR="00AC30F5" w:rsidRPr="0049323F" w:rsidRDefault="00AC30F5" w:rsidP="0049323F">
                    <w:pPr>
                      <w:autoSpaceDE w:val="0"/>
                      <w:autoSpaceDN w:val="0"/>
                      <w:adjustRightInd w:val="0"/>
                      <w:jc w:val="left"/>
                      <w:rPr>
                        <w:ins w:id="4070" w:author="ghislain.aine" w:date="2015-11-04T16:50:00Z"/>
                        <w:rFonts w:ascii="Consolas" w:hAnsi="Consolas" w:cs="Consolas"/>
                        <w:color w:val="000000"/>
                        <w:sz w:val="19"/>
                        <w:szCs w:val="19"/>
                        <w:highlight w:val="white"/>
                        <w:lang w:val="en-US"/>
                        <w:rPrChange w:id="4071" w:author="ghislain.aine" w:date="2015-11-04T16:50:00Z">
                          <w:rPr>
                            <w:ins w:id="4072" w:author="ghislain.aine" w:date="2015-11-04T16:50:00Z"/>
                            <w:rFonts w:ascii="Consolas" w:hAnsi="Consolas" w:cs="Consolas"/>
                            <w:color w:val="000000"/>
                            <w:sz w:val="19"/>
                            <w:szCs w:val="19"/>
                            <w:highlight w:val="white"/>
                          </w:rPr>
                        </w:rPrChange>
                      </w:rPr>
                    </w:pPr>
                    <w:ins w:id="4073" w:author="ghislain.aine" w:date="2015-11-04T16:50:00Z">
                      <w:r w:rsidRPr="004D7EE5">
                        <w:rPr>
                          <w:rFonts w:ascii="Consolas" w:hAnsi="Consolas" w:cs="Consolas"/>
                          <w:color w:val="008000"/>
                          <w:sz w:val="19"/>
                          <w:szCs w:val="19"/>
                          <w:highlight w:val="white"/>
                          <w:lang w:val="en-US"/>
                          <w:rPrChange w:id="4074" w:author="ghislain.aine" w:date="2015-11-04T16:50:00Z">
                            <w:rPr>
                              <w:rFonts w:ascii="Consolas" w:hAnsi="Consolas" w:cs="Consolas"/>
                              <w:color w:val="008000"/>
                              <w:sz w:val="19"/>
                              <w:szCs w:val="19"/>
                              <w:highlight w:val="white"/>
                            </w:rPr>
                          </w:rPrChange>
                        </w:rPr>
                        <w:t>*/</w:t>
                      </w:r>
                    </w:ins>
                  </w:p>
                  <w:p w:rsidR="00AC30F5" w:rsidRPr="0049323F" w:rsidRDefault="00AC30F5" w:rsidP="0049323F">
                    <w:pPr>
                      <w:autoSpaceDE w:val="0"/>
                      <w:autoSpaceDN w:val="0"/>
                      <w:adjustRightInd w:val="0"/>
                      <w:jc w:val="left"/>
                      <w:rPr>
                        <w:ins w:id="4075" w:author="ghislain.aine" w:date="2015-11-04T16:50:00Z"/>
                        <w:rFonts w:ascii="Consolas" w:hAnsi="Consolas" w:cs="Consolas"/>
                        <w:color w:val="000000"/>
                        <w:sz w:val="19"/>
                        <w:szCs w:val="19"/>
                        <w:highlight w:val="white"/>
                        <w:lang w:val="en-US"/>
                        <w:rPrChange w:id="4076" w:author="ghislain.aine" w:date="2015-11-04T16:50:00Z">
                          <w:rPr>
                            <w:ins w:id="4077" w:author="ghislain.aine" w:date="2015-11-04T16:50:00Z"/>
                            <w:rFonts w:ascii="Consolas" w:hAnsi="Consolas" w:cs="Consolas"/>
                            <w:color w:val="000000"/>
                            <w:sz w:val="19"/>
                            <w:szCs w:val="19"/>
                            <w:highlight w:val="white"/>
                          </w:rPr>
                        </w:rPrChange>
                      </w:rPr>
                    </w:pPr>
                    <w:ins w:id="4078" w:author="ghislain.aine" w:date="2015-11-04T16:50:00Z">
                      <w:r w:rsidRPr="004D7EE5">
                        <w:rPr>
                          <w:rFonts w:ascii="Consolas" w:hAnsi="Consolas" w:cs="Consolas"/>
                          <w:color w:val="0000FF"/>
                          <w:sz w:val="19"/>
                          <w:szCs w:val="19"/>
                          <w:highlight w:val="white"/>
                          <w:lang w:val="en-US"/>
                          <w:rPrChange w:id="4079" w:author="ghislain.aine" w:date="2015-11-04T16:50:00Z">
                            <w:rPr>
                              <w:rFonts w:ascii="Consolas" w:hAnsi="Consolas" w:cs="Consolas"/>
                              <w:color w:val="0000FF"/>
                              <w:sz w:val="19"/>
                              <w:szCs w:val="19"/>
                              <w:highlight w:val="white"/>
                            </w:rPr>
                          </w:rPrChange>
                        </w:rPr>
                        <w:t>#include</w:t>
                      </w:r>
                      <w:r w:rsidRPr="004D7EE5">
                        <w:rPr>
                          <w:rFonts w:ascii="Consolas" w:hAnsi="Consolas" w:cs="Consolas"/>
                          <w:color w:val="000000"/>
                          <w:sz w:val="19"/>
                          <w:szCs w:val="19"/>
                          <w:highlight w:val="white"/>
                          <w:lang w:val="en-US"/>
                          <w:rPrChange w:id="4080" w:author="ghislain.aine" w:date="2015-11-04T16:50:00Z">
                            <w:rPr>
                              <w:rFonts w:ascii="Consolas" w:hAnsi="Consolas" w:cs="Consolas"/>
                              <w:color w:val="000000"/>
                              <w:sz w:val="19"/>
                              <w:szCs w:val="19"/>
                              <w:highlight w:val="white"/>
                            </w:rPr>
                          </w:rPrChange>
                        </w:rPr>
                        <w:t xml:space="preserve"> </w:t>
                      </w:r>
                      <w:r w:rsidRPr="004D7EE5">
                        <w:rPr>
                          <w:rFonts w:ascii="Consolas" w:hAnsi="Consolas" w:cs="Consolas"/>
                          <w:color w:val="A31515"/>
                          <w:sz w:val="19"/>
                          <w:szCs w:val="19"/>
                          <w:highlight w:val="white"/>
                          <w:lang w:val="en-US"/>
                          <w:rPrChange w:id="4081" w:author="ghislain.aine" w:date="2015-11-04T16:50:00Z">
                            <w:rPr>
                              <w:rFonts w:ascii="Consolas" w:hAnsi="Consolas" w:cs="Consolas"/>
                              <w:color w:val="A31515"/>
                              <w:sz w:val="19"/>
                              <w:szCs w:val="19"/>
                              <w:highlight w:val="white"/>
                            </w:rPr>
                          </w:rPrChange>
                        </w:rPr>
                        <w:t>"</w:t>
                      </w:r>
                      <w:proofErr w:type="spellStart"/>
                      <w:r w:rsidRPr="004D7EE5">
                        <w:rPr>
                          <w:rFonts w:ascii="Consolas" w:hAnsi="Consolas" w:cs="Consolas"/>
                          <w:color w:val="A31515"/>
                          <w:sz w:val="19"/>
                          <w:szCs w:val="19"/>
                          <w:highlight w:val="white"/>
                          <w:lang w:val="en-US"/>
                          <w:rPrChange w:id="4082" w:author="ghislain.aine" w:date="2015-11-04T16:50:00Z">
                            <w:rPr>
                              <w:rFonts w:ascii="Consolas" w:hAnsi="Consolas" w:cs="Consolas"/>
                              <w:color w:val="A31515"/>
                              <w:sz w:val="19"/>
                              <w:szCs w:val="19"/>
                              <w:highlight w:val="white"/>
                            </w:rPr>
                          </w:rPrChange>
                        </w:rPr>
                        <w:t>SwAssistedComponent.h</w:t>
                      </w:r>
                      <w:proofErr w:type="spellEnd"/>
                      <w:r w:rsidRPr="004D7EE5">
                        <w:rPr>
                          <w:rFonts w:ascii="Consolas" w:hAnsi="Consolas" w:cs="Consolas"/>
                          <w:color w:val="A31515"/>
                          <w:sz w:val="19"/>
                          <w:szCs w:val="19"/>
                          <w:highlight w:val="white"/>
                          <w:lang w:val="en-US"/>
                          <w:rPrChange w:id="4083" w:author="ghislain.aine" w:date="2015-11-04T16:50:00Z">
                            <w:rPr>
                              <w:rFonts w:ascii="Consolas" w:hAnsi="Consolas" w:cs="Consolas"/>
                              <w:color w:val="A31515"/>
                              <w:sz w:val="19"/>
                              <w:szCs w:val="19"/>
                              <w:highlight w:val="white"/>
                            </w:rPr>
                          </w:rPrChange>
                        </w:rPr>
                        <w:t>"</w:t>
                      </w:r>
                    </w:ins>
                  </w:p>
                  <w:p w:rsidR="00AC30F5" w:rsidRPr="0049323F" w:rsidRDefault="00AC30F5" w:rsidP="0049323F">
                    <w:pPr>
                      <w:autoSpaceDE w:val="0"/>
                      <w:autoSpaceDN w:val="0"/>
                      <w:adjustRightInd w:val="0"/>
                      <w:jc w:val="left"/>
                      <w:rPr>
                        <w:ins w:id="4084" w:author="ghislain.aine" w:date="2015-11-04T16:50:00Z"/>
                        <w:rFonts w:ascii="Consolas" w:hAnsi="Consolas" w:cs="Consolas"/>
                        <w:color w:val="000000"/>
                        <w:sz w:val="19"/>
                        <w:szCs w:val="19"/>
                        <w:highlight w:val="white"/>
                        <w:lang w:val="en-US"/>
                        <w:rPrChange w:id="4085" w:author="ghislain.aine" w:date="2015-11-04T16:50:00Z">
                          <w:rPr>
                            <w:ins w:id="4086" w:author="ghislain.aine" w:date="2015-11-04T16:50:00Z"/>
                            <w:rFonts w:ascii="Consolas" w:hAnsi="Consolas" w:cs="Consolas"/>
                            <w:color w:val="000000"/>
                            <w:sz w:val="19"/>
                            <w:szCs w:val="19"/>
                            <w:highlight w:val="white"/>
                          </w:rPr>
                        </w:rPrChange>
                      </w:rPr>
                    </w:pPr>
                  </w:p>
                  <w:p w:rsidR="00AC30F5" w:rsidRPr="0049323F" w:rsidRDefault="00AC30F5" w:rsidP="0049323F">
                    <w:pPr>
                      <w:autoSpaceDE w:val="0"/>
                      <w:autoSpaceDN w:val="0"/>
                      <w:adjustRightInd w:val="0"/>
                      <w:jc w:val="left"/>
                      <w:rPr>
                        <w:ins w:id="4087" w:author="ghislain.aine" w:date="2015-11-04T16:50:00Z"/>
                        <w:rFonts w:ascii="Consolas" w:hAnsi="Consolas" w:cs="Consolas"/>
                        <w:color w:val="000000"/>
                        <w:sz w:val="19"/>
                        <w:szCs w:val="19"/>
                        <w:highlight w:val="white"/>
                        <w:lang w:val="en-US"/>
                        <w:rPrChange w:id="4088" w:author="ghislain.aine" w:date="2015-11-04T16:50:00Z">
                          <w:rPr>
                            <w:ins w:id="4089" w:author="ghislain.aine" w:date="2015-11-04T16:50:00Z"/>
                            <w:rFonts w:ascii="Consolas" w:hAnsi="Consolas" w:cs="Consolas"/>
                            <w:color w:val="000000"/>
                            <w:sz w:val="19"/>
                            <w:szCs w:val="19"/>
                            <w:highlight w:val="white"/>
                          </w:rPr>
                        </w:rPrChange>
                      </w:rPr>
                    </w:pPr>
                    <w:ins w:id="4090" w:author="ghislain.aine" w:date="2015-11-04T16:50:00Z">
                      <w:r w:rsidRPr="004D7EE5">
                        <w:rPr>
                          <w:rFonts w:ascii="Consolas" w:hAnsi="Consolas" w:cs="Consolas"/>
                          <w:color w:val="0000FF"/>
                          <w:sz w:val="19"/>
                          <w:szCs w:val="19"/>
                          <w:highlight w:val="white"/>
                          <w:lang w:val="en-US"/>
                          <w:rPrChange w:id="4091" w:author="ghislain.aine" w:date="2015-11-04T16:50:00Z">
                            <w:rPr>
                              <w:rFonts w:ascii="Consolas" w:hAnsi="Consolas" w:cs="Consolas"/>
                              <w:color w:val="0000FF"/>
                              <w:sz w:val="19"/>
                              <w:szCs w:val="19"/>
                              <w:highlight w:val="white"/>
                            </w:rPr>
                          </w:rPrChange>
                        </w:rPr>
                        <w:t>namespace</w:t>
                      </w:r>
                      <w:r w:rsidRPr="004D7EE5">
                        <w:rPr>
                          <w:rFonts w:ascii="Consolas" w:hAnsi="Consolas" w:cs="Consolas"/>
                          <w:color w:val="000000"/>
                          <w:sz w:val="19"/>
                          <w:szCs w:val="19"/>
                          <w:highlight w:val="white"/>
                          <w:lang w:val="en-US"/>
                          <w:rPrChange w:id="4092" w:author="ghislain.aine" w:date="2015-11-04T16:50:00Z">
                            <w:rPr>
                              <w:rFonts w:ascii="Consolas" w:hAnsi="Consolas" w:cs="Consolas"/>
                              <w:color w:val="000000"/>
                              <w:sz w:val="19"/>
                              <w:szCs w:val="19"/>
                              <w:highlight w:val="white"/>
                            </w:rPr>
                          </w:rPrChange>
                        </w:rPr>
                        <w:t xml:space="preserve"> </w:t>
                      </w:r>
                      <w:r w:rsidRPr="004D7EE5">
                        <w:rPr>
                          <w:rFonts w:ascii="Consolas" w:hAnsi="Consolas" w:cs="Consolas"/>
                          <w:color w:val="216F85"/>
                          <w:sz w:val="19"/>
                          <w:szCs w:val="19"/>
                          <w:highlight w:val="white"/>
                          <w:lang w:val="en-US"/>
                          <w:rPrChange w:id="4093" w:author="ghislain.aine" w:date="2015-11-04T16:50:00Z">
                            <w:rPr>
                              <w:rFonts w:ascii="Consolas" w:hAnsi="Consolas" w:cs="Consolas"/>
                              <w:color w:val="216F85"/>
                              <w:sz w:val="19"/>
                              <w:szCs w:val="19"/>
                              <w:highlight w:val="white"/>
                            </w:rPr>
                          </w:rPrChange>
                        </w:rPr>
                        <w:t>Demo</w:t>
                      </w:r>
                    </w:ins>
                  </w:p>
                  <w:p w:rsidR="00AC30F5" w:rsidRPr="0049323F" w:rsidRDefault="00AC30F5" w:rsidP="0049323F">
                    <w:pPr>
                      <w:autoSpaceDE w:val="0"/>
                      <w:autoSpaceDN w:val="0"/>
                      <w:adjustRightInd w:val="0"/>
                      <w:jc w:val="left"/>
                      <w:rPr>
                        <w:ins w:id="4094" w:author="ghislain.aine" w:date="2015-11-04T16:50:00Z"/>
                        <w:rFonts w:ascii="Consolas" w:hAnsi="Consolas" w:cs="Consolas"/>
                        <w:color w:val="000000"/>
                        <w:sz w:val="19"/>
                        <w:szCs w:val="19"/>
                        <w:highlight w:val="white"/>
                        <w:lang w:val="en-US"/>
                        <w:rPrChange w:id="4095" w:author="ghislain.aine" w:date="2015-11-04T16:50:00Z">
                          <w:rPr>
                            <w:ins w:id="4096" w:author="ghislain.aine" w:date="2015-11-04T16:50:00Z"/>
                            <w:rFonts w:ascii="Consolas" w:hAnsi="Consolas" w:cs="Consolas"/>
                            <w:color w:val="000000"/>
                            <w:sz w:val="19"/>
                            <w:szCs w:val="19"/>
                            <w:highlight w:val="white"/>
                          </w:rPr>
                        </w:rPrChange>
                      </w:rPr>
                    </w:pPr>
                    <w:ins w:id="4097" w:author="ghislain.aine" w:date="2015-11-04T16:50:00Z">
                      <w:r w:rsidRPr="004D7EE5">
                        <w:rPr>
                          <w:rFonts w:ascii="Consolas" w:hAnsi="Consolas" w:cs="Consolas"/>
                          <w:color w:val="000000"/>
                          <w:sz w:val="19"/>
                          <w:szCs w:val="19"/>
                          <w:highlight w:val="white"/>
                          <w:lang w:val="en-US"/>
                          <w:rPrChange w:id="4098" w:author="ghislain.aine" w:date="2015-11-04T16:50:00Z">
                            <w:rPr>
                              <w:rFonts w:ascii="Consolas" w:hAnsi="Consolas" w:cs="Consolas"/>
                              <w:color w:val="000000"/>
                              <w:sz w:val="19"/>
                              <w:szCs w:val="19"/>
                              <w:highlight w:val="white"/>
                            </w:rPr>
                          </w:rPrChange>
                        </w:rPr>
                        <w:t>{</w:t>
                      </w:r>
                    </w:ins>
                  </w:p>
                  <w:p w:rsidR="00AC30F5" w:rsidRPr="0049323F" w:rsidRDefault="00AC30F5" w:rsidP="0049323F">
                    <w:pPr>
                      <w:autoSpaceDE w:val="0"/>
                      <w:autoSpaceDN w:val="0"/>
                      <w:adjustRightInd w:val="0"/>
                      <w:jc w:val="left"/>
                      <w:rPr>
                        <w:ins w:id="4099" w:author="ghislain.aine" w:date="2015-11-04T16:50:00Z"/>
                        <w:rFonts w:ascii="Consolas" w:hAnsi="Consolas" w:cs="Consolas"/>
                        <w:color w:val="000000"/>
                        <w:sz w:val="19"/>
                        <w:szCs w:val="19"/>
                        <w:highlight w:val="white"/>
                        <w:lang w:val="en-US"/>
                        <w:rPrChange w:id="4100" w:author="ghislain.aine" w:date="2015-11-04T16:50:00Z">
                          <w:rPr>
                            <w:ins w:id="4101" w:author="ghislain.aine" w:date="2015-11-04T16:50:00Z"/>
                            <w:rFonts w:ascii="Consolas" w:hAnsi="Consolas" w:cs="Consolas"/>
                            <w:color w:val="000000"/>
                            <w:sz w:val="19"/>
                            <w:szCs w:val="19"/>
                            <w:highlight w:val="white"/>
                          </w:rPr>
                        </w:rPrChange>
                      </w:rPr>
                    </w:pPr>
                    <w:ins w:id="4102" w:author="ghislain.aine" w:date="2015-11-04T16:50:00Z">
                      <w:r w:rsidRPr="004D7EE5">
                        <w:rPr>
                          <w:rFonts w:ascii="Consolas" w:hAnsi="Consolas" w:cs="Consolas"/>
                          <w:color w:val="000000"/>
                          <w:sz w:val="19"/>
                          <w:szCs w:val="19"/>
                          <w:highlight w:val="white"/>
                          <w:lang w:val="en-US"/>
                          <w:rPrChange w:id="4103" w:author="ghislain.aine" w:date="2015-11-04T16:50: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4104" w:author="ghislain.aine" w:date="2015-11-04T16:50:00Z">
                            <w:rPr>
                              <w:rFonts w:ascii="Consolas" w:hAnsi="Consolas" w:cs="Consolas"/>
                              <w:color w:val="0000FF"/>
                              <w:sz w:val="19"/>
                              <w:szCs w:val="19"/>
                              <w:highlight w:val="white"/>
                            </w:rPr>
                          </w:rPrChange>
                        </w:rPr>
                        <w:t>#define</w:t>
                      </w:r>
                      <w:r w:rsidRPr="004D7EE5">
                        <w:rPr>
                          <w:rFonts w:ascii="Consolas" w:hAnsi="Consolas" w:cs="Consolas"/>
                          <w:color w:val="000000"/>
                          <w:sz w:val="19"/>
                          <w:szCs w:val="19"/>
                          <w:highlight w:val="white"/>
                          <w:lang w:val="en-US"/>
                          <w:rPrChange w:id="4105" w:author="ghislain.aine" w:date="2015-11-04T16:50: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4106" w:author="ghislain.aine" w:date="2015-11-04T16:50:00Z">
                            <w:rPr>
                              <w:rFonts w:ascii="Consolas" w:hAnsi="Consolas" w:cs="Consolas"/>
                              <w:color w:val="6F008A"/>
                              <w:sz w:val="19"/>
                              <w:szCs w:val="19"/>
                              <w:highlight w:val="white"/>
                            </w:rPr>
                          </w:rPrChange>
                        </w:rPr>
                        <w:t>DEMO_CORE_COMPONENT</w:t>
                      </w:r>
                      <w:r w:rsidRPr="004D7EE5">
                        <w:rPr>
                          <w:rFonts w:ascii="Consolas" w:hAnsi="Consolas" w:cs="Consolas"/>
                          <w:color w:val="000000"/>
                          <w:sz w:val="19"/>
                          <w:szCs w:val="19"/>
                          <w:highlight w:val="white"/>
                          <w:lang w:val="en-US"/>
                          <w:rPrChange w:id="4107" w:author="ghislain.aine" w:date="2015-11-04T16:50:00Z">
                            <w:rPr>
                              <w:rFonts w:ascii="Consolas" w:hAnsi="Consolas" w:cs="Consolas"/>
                              <w:color w:val="000000"/>
                              <w:sz w:val="19"/>
                              <w:szCs w:val="19"/>
                              <w:highlight w:val="white"/>
                            </w:rPr>
                          </w:rPrChange>
                        </w:rPr>
                        <w:t xml:space="preserve"> </w:t>
                      </w:r>
                      <w:r w:rsidRPr="004D7EE5">
                        <w:rPr>
                          <w:rFonts w:ascii="Consolas" w:hAnsi="Consolas" w:cs="Consolas"/>
                          <w:color w:val="A31515"/>
                          <w:sz w:val="19"/>
                          <w:szCs w:val="19"/>
                          <w:highlight w:val="white"/>
                          <w:lang w:val="en-US"/>
                          <w:rPrChange w:id="4108" w:author="ghislain.aine" w:date="2015-11-04T16:50:00Z">
                            <w:rPr>
                              <w:rFonts w:ascii="Consolas" w:hAnsi="Consolas" w:cs="Consolas"/>
                              <w:color w:val="A31515"/>
                              <w:sz w:val="19"/>
                              <w:szCs w:val="19"/>
                              <w:highlight w:val="white"/>
                            </w:rPr>
                          </w:rPrChange>
                        </w:rPr>
                        <w:t>"</w:t>
                      </w:r>
                      <w:proofErr w:type="spellStart"/>
                      <w:r w:rsidRPr="004D7EE5">
                        <w:rPr>
                          <w:rFonts w:ascii="Consolas" w:hAnsi="Consolas" w:cs="Consolas"/>
                          <w:color w:val="A31515"/>
                          <w:sz w:val="19"/>
                          <w:szCs w:val="19"/>
                          <w:highlight w:val="white"/>
                          <w:lang w:val="en-US"/>
                          <w:rPrChange w:id="4109" w:author="ghislain.aine" w:date="2015-11-04T16:50:00Z">
                            <w:rPr>
                              <w:rFonts w:ascii="Consolas" w:hAnsi="Consolas" w:cs="Consolas"/>
                              <w:color w:val="A31515"/>
                              <w:sz w:val="19"/>
                              <w:szCs w:val="19"/>
                              <w:highlight w:val="white"/>
                            </w:rPr>
                          </w:rPrChange>
                        </w:rPr>
                        <w:t>DemoCoreComponent</w:t>
                      </w:r>
                      <w:proofErr w:type="spellEnd"/>
                      <w:r w:rsidRPr="004D7EE5">
                        <w:rPr>
                          <w:rFonts w:ascii="Consolas" w:hAnsi="Consolas" w:cs="Consolas"/>
                          <w:color w:val="A31515"/>
                          <w:sz w:val="19"/>
                          <w:szCs w:val="19"/>
                          <w:highlight w:val="white"/>
                          <w:lang w:val="en-US"/>
                          <w:rPrChange w:id="4110" w:author="ghislain.aine" w:date="2015-11-04T16:50:00Z">
                            <w:rPr>
                              <w:rFonts w:ascii="Consolas" w:hAnsi="Consolas" w:cs="Consolas"/>
                              <w:color w:val="A31515"/>
                              <w:sz w:val="19"/>
                              <w:szCs w:val="19"/>
                              <w:highlight w:val="white"/>
                            </w:rPr>
                          </w:rPrChange>
                        </w:rPr>
                        <w:t>"</w:t>
                      </w:r>
                    </w:ins>
                  </w:p>
                  <w:p w:rsidR="00AC30F5" w:rsidRPr="0049323F" w:rsidRDefault="00AC30F5" w:rsidP="0049323F">
                    <w:pPr>
                      <w:autoSpaceDE w:val="0"/>
                      <w:autoSpaceDN w:val="0"/>
                      <w:adjustRightInd w:val="0"/>
                      <w:jc w:val="left"/>
                      <w:rPr>
                        <w:ins w:id="4111" w:author="ghislain.aine" w:date="2015-11-04T16:50:00Z"/>
                        <w:rFonts w:ascii="Consolas" w:hAnsi="Consolas" w:cs="Consolas"/>
                        <w:color w:val="000000"/>
                        <w:sz w:val="19"/>
                        <w:szCs w:val="19"/>
                        <w:highlight w:val="white"/>
                        <w:lang w:val="en-US"/>
                        <w:rPrChange w:id="4112" w:author="ghislain.aine" w:date="2015-11-04T16:50:00Z">
                          <w:rPr>
                            <w:ins w:id="4113" w:author="ghislain.aine" w:date="2015-11-04T16:50:00Z"/>
                            <w:rFonts w:ascii="Consolas" w:hAnsi="Consolas" w:cs="Consolas"/>
                            <w:color w:val="000000"/>
                            <w:sz w:val="19"/>
                            <w:szCs w:val="19"/>
                            <w:highlight w:val="white"/>
                          </w:rPr>
                        </w:rPrChange>
                      </w:rPr>
                    </w:pPr>
                  </w:p>
                  <w:p w:rsidR="00AC30F5" w:rsidRDefault="00AC30F5" w:rsidP="0049323F">
                    <w:pPr>
                      <w:autoSpaceDE w:val="0"/>
                      <w:autoSpaceDN w:val="0"/>
                      <w:adjustRightInd w:val="0"/>
                      <w:jc w:val="left"/>
                      <w:rPr>
                        <w:ins w:id="4114" w:author="ghislain.aine" w:date="2015-11-04T16:50:00Z"/>
                        <w:rFonts w:ascii="Consolas" w:hAnsi="Consolas" w:cs="Consolas"/>
                        <w:color w:val="000000"/>
                        <w:sz w:val="19"/>
                        <w:szCs w:val="19"/>
                        <w:highlight w:val="white"/>
                      </w:rPr>
                    </w:pPr>
                    <w:ins w:id="4115" w:author="ghislain.aine" w:date="2015-11-04T16:50:00Z">
                      <w:r w:rsidRPr="004D7EE5">
                        <w:rPr>
                          <w:rFonts w:ascii="Consolas" w:hAnsi="Consolas" w:cs="Consolas"/>
                          <w:color w:val="000000"/>
                          <w:sz w:val="19"/>
                          <w:szCs w:val="19"/>
                          <w:highlight w:val="white"/>
                          <w:lang w:val="en-US"/>
                          <w:rPrChange w:id="4116" w:author="ghislain.aine" w:date="2015-11-04T16:50:00Z">
                            <w:rPr>
                              <w:rFonts w:ascii="Consolas" w:hAnsi="Consolas" w:cs="Consolas"/>
                              <w:color w:val="000000"/>
                              <w:sz w:val="19"/>
                              <w:szCs w:val="19"/>
                              <w:highlight w:val="white"/>
                            </w:rPr>
                          </w:rPrChange>
                        </w:rPr>
                        <w:tab/>
                      </w:r>
                      <w:r>
                        <w:rPr>
                          <w:rFonts w:ascii="Consolas" w:hAnsi="Consolas" w:cs="Consolas"/>
                          <w:color w:val="008000"/>
                          <w:sz w:val="19"/>
                          <w:szCs w:val="19"/>
                          <w:highlight w:val="white"/>
                        </w:rPr>
                        <w:t>/**</w:t>
                      </w:r>
                    </w:ins>
                  </w:p>
                  <w:p w:rsidR="00AC30F5" w:rsidRDefault="00AC30F5" w:rsidP="0049323F">
                    <w:pPr>
                      <w:autoSpaceDE w:val="0"/>
                      <w:autoSpaceDN w:val="0"/>
                      <w:adjustRightInd w:val="0"/>
                      <w:jc w:val="left"/>
                      <w:rPr>
                        <w:ins w:id="4117" w:author="ghislain.aine" w:date="2015-11-04T16:50:00Z"/>
                        <w:rFonts w:ascii="Consolas" w:hAnsi="Consolas" w:cs="Consolas"/>
                        <w:color w:val="000000"/>
                        <w:sz w:val="19"/>
                        <w:szCs w:val="19"/>
                        <w:highlight w:val="white"/>
                      </w:rPr>
                    </w:pPr>
                    <w:ins w:id="4118" w:author="ghislain.aine" w:date="2015-11-04T16:50:00Z">
                      <w:r>
                        <w:rPr>
                          <w:rFonts w:ascii="Consolas" w:hAnsi="Consolas" w:cs="Consolas"/>
                          <w:color w:val="008000"/>
                          <w:sz w:val="19"/>
                          <w:szCs w:val="19"/>
                          <w:highlight w:val="white"/>
                        </w:rPr>
                        <w:tab/>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Composant </w:t>
                      </w:r>
                      <w:proofErr w:type="spellStart"/>
                      <w:r>
                        <w:rPr>
                          <w:rFonts w:ascii="Consolas" w:hAnsi="Consolas" w:cs="Consolas"/>
                          <w:color w:val="008000"/>
                          <w:sz w:val="19"/>
                          <w:szCs w:val="19"/>
                          <w:highlight w:val="white"/>
                        </w:rPr>
                        <w:t>core</w:t>
                      </w:r>
                      <w:proofErr w:type="spellEnd"/>
                      <w:r>
                        <w:rPr>
                          <w:rFonts w:ascii="Consolas" w:hAnsi="Consolas" w:cs="Consolas"/>
                          <w:color w:val="008000"/>
                          <w:sz w:val="19"/>
                          <w:szCs w:val="19"/>
                          <w:highlight w:val="white"/>
                        </w:rPr>
                        <w:t xml:space="preserve"> de base</w:t>
                      </w:r>
                    </w:ins>
                  </w:p>
                  <w:p w:rsidR="00AC30F5" w:rsidRDefault="00AC30F5" w:rsidP="0049323F">
                    <w:pPr>
                      <w:autoSpaceDE w:val="0"/>
                      <w:autoSpaceDN w:val="0"/>
                      <w:adjustRightInd w:val="0"/>
                      <w:jc w:val="left"/>
                      <w:rPr>
                        <w:ins w:id="4119" w:author="ghislain.aine" w:date="2015-11-04T16:50:00Z"/>
                        <w:rFonts w:ascii="Consolas" w:hAnsi="Consolas" w:cs="Consolas"/>
                        <w:color w:val="000000"/>
                        <w:sz w:val="19"/>
                        <w:szCs w:val="19"/>
                        <w:highlight w:val="white"/>
                      </w:rPr>
                    </w:pPr>
                    <w:ins w:id="4120" w:author="ghislain.aine" w:date="2015-11-04T16:50:00Z">
                      <w:r>
                        <w:rPr>
                          <w:rFonts w:ascii="Consolas" w:hAnsi="Consolas" w:cs="Consolas"/>
                          <w:color w:val="008000"/>
                          <w:sz w:val="19"/>
                          <w:szCs w:val="19"/>
                          <w:highlight w:val="white"/>
                        </w:rPr>
                        <w:tab/>
                        <w:t>*/</w:t>
                      </w:r>
                    </w:ins>
                  </w:p>
                  <w:p w:rsidR="00AC30F5" w:rsidRDefault="00AC30F5" w:rsidP="0049323F">
                    <w:pPr>
                      <w:autoSpaceDE w:val="0"/>
                      <w:autoSpaceDN w:val="0"/>
                      <w:adjustRightInd w:val="0"/>
                      <w:jc w:val="left"/>
                      <w:rPr>
                        <w:ins w:id="4121" w:author="ghislain.aine" w:date="2015-11-04T16:51:00Z"/>
                        <w:rFonts w:ascii="Consolas" w:hAnsi="Consolas" w:cs="Consolas"/>
                        <w:color w:val="216F85"/>
                        <w:sz w:val="19"/>
                        <w:szCs w:val="19"/>
                        <w:highlight w:val="white"/>
                        <w:lang w:val="en-US"/>
                      </w:rPr>
                    </w:pPr>
                    <w:ins w:id="4122" w:author="ghislain.aine" w:date="2015-11-04T16:50:00Z">
                      <w:r>
                        <w:rPr>
                          <w:rFonts w:ascii="Consolas" w:hAnsi="Consolas" w:cs="Consolas"/>
                          <w:color w:val="000000"/>
                          <w:sz w:val="19"/>
                          <w:szCs w:val="19"/>
                          <w:highlight w:val="white"/>
                        </w:rPr>
                        <w:tab/>
                      </w:r>
                      <w:r w:rsidRPr="004D7EE5">
                        <w:rPr>
                          <w:rFonts w:ascii="Consolas" w:hAnsi="Consolas" w:cs="Consolas"/>
                          <w:color w:val="0000FF"/>
                          <w:sz w:val="19"/>
                          <w:szCs w:val="19"/>
                          <w:highlight w:val="white"/>
                          <w:lang w:val="en-US"/>
                          <w:rPrChange w:id="4123" w:author="ghislain.aine" w:date="2015-11-04T16:50:00Z">
                            <w:rPr>
                              <w:rFonts w:ascii="Consolas" w:hAnsi="Consolas" w:cs="Consolas"/>
                              <w:color w:val="0000FF"/>
                              <w:sz w:val="19"/>
                              <w:szCs w:val="19"/>
                              <w:highlight w:val="white"/>
                            </w:rPr>
                          </w:rPrChange>
                        </w:rPr>
                        <w:t>class</w:t>
                      </w:r>
                      <w:r w:rsidRPr="004D7EE5">
                        <w:rPr>
                          <w:rFonts w:ascii="Consolas" w:hAnsi="Consolas" w:cs="Consolas"/>
                          <w:color w:val="000000"/>
                          <w:sz w:val="19"/>
                          <w:szCs w:val="19"/>
                          <w:highlight w:val="white"/>
                          <w:lang w:val="en-US"/>
                          <w:rPrChange w:id="4124" w:author="ghislain.aine" w:date="2015-11-04T16:5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125" w:author="ghislain.aine" w:date="2015-11-04T16:50:00Z">
                            <w:rPr>
                              <w:rFonts w:ascii="Consolas" w:hAnsi="Consolas" w:cs="Consolas"/>
                              <w:color w:val="216F85"/>
                              <w:sz w:val="19"/>
                              <w:szCs w:val="19"/>
                              <w:highlight w:val="white"/>
                            </w:rPr>
                          </w:rPrChange>
                        </w:rPr>
                        <w:t>CoreComponent</w:t>
                      </w:r>
                      <w:proofErr w:type="spellEnd"/>
                      <w:r w:rsidRPr="004D7EE5">
                        <w:rPr>
                          <w:rFonts w:ascii="Consolas" w:hAnsi="Consolas" w:cs="Consolas"/>
                          <w:color w:val="000000"/>
                          <w:sz w:val="19"/>
                          <w:szCs w:val="19"/>
                          <w:highlight w:val="white"/>
                          <w:lang w:val="en-US"/>
                          <w:rPrChange w:id="4126" w:author="ghislain.aine" w:date="2015-11-04T16:50:00Z">
                            <w:rPr>
                              <w:rFonts w:ascii="Consolas" w:hAnsi="Consolas" w:cs="Consolas"/>
                              <w:color w:val="000000"/>
                              <w:sz w:val="19"/>
                              <w:szCs w:val="19"/>
                              <w:highlight w:val="white"/>
                            </w:rPr>
                          </w:rPrChange>
                        </w:rPr>
                        <w:t xml:space="preserve"> : </w:t>
                      </w:r>
                      <w:r w:rsidRPr="004D7EE5">
                        <w:rPr>
                          <w:rFonts w:ascii="Consolas" w:hAnsi="Consolas" w:cs="Consolas"/>
                          <w:color w:val="0000FF"/>
                          <w:sz w:val="19"/>
                          <w:szCs w:val="19"/>
                          <w:highlight w:val="white"/>
                          <w:lang w:val="en-US"/>
                          <w:rPrChange w:id="4127" w:author="ghislain.aine" w:date="2015-11-04T16:50:00Z">
                            <w:rPr>
                              <w:rFonts w:ascii="Consolas" w:hAnsi="Consolas" w:cs="Consolas"/>
                              <w:color w:val="0000FF"/>
                              <w:sz w:val="19"/>
                              <w:szCs w:val="19"/>
                              <w:highlight w:val="white"/>
                            </w:rPr>
                          </w:rPrChange>
                        </w:rPr>
                        <w:t>public</w:t>
                      </w:r>
                      <w:r w:rsidRPr="004D7EE5">
                        <w:rPr>
                          <w:rFonts w:ascii="Consolas" w:hAnsi="Consolas" w:cs="Consolas"/>
                          <w:color w:val="000000"/>
                          <w:sz w:val="19"/>
                          <w:szCs w:val="19"/>
                          <w:highlight w:val="white"/>
                          <w:lang w:val="en-US"/>
                          <w:rPrChange w:id="4128" w:author="ghislain.aine" w:date="2015-11-04T16:5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129" w:author="ghislain.aine" w:date="2015-11-04T16:50: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4130" w:author="ghislain.aine" w:date="2015-11-04T16:50: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4131" w:author="ghislain.aine" w:date="2015-11-04T16:50:00Z">
                            <w:rPr>
                              <w:rFonts w:ascii="Consolas" w:hAnsi="Consolas" w:cs="Consolas"/>
                              <w:color w:val="216F85"/>
                              <w:sz w:val="19"/>
                              <w:szCs w:val="19"/>
                              <w:highlight w:val="white"/>
                            </w:rPr>
                          </w:rPrChange>
                        </w:rPr>
                        <w:t>SwFoundation</w:t>
                      </w:r>
                      <w:proofErr w:type="spellEnd"/>
                      <w:r w:rsidRPr="004D7EE5">
                        <w:rPr>
                          <w:rFonts w:ascii="Consolas" w:hAnsi="Consolas" w:cs="Consolas"/>
                          <w:color w:val="000000"/>
                          <w:sz w:val="19"/>
                          <w:szCs w:val="19"/>
                          <w:highlight w:val="white"/>
                          <w:lang w:val="en-US"/>
                          <w:rPrChange w:id="4132" w:author="ghislain.aine" w:date="2015-11-04T16:50: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4133" w:author="ghislain.aine" w:date="2015-11-04T16:50:00Z">
                            <w:rPr>
                              <w:rFonts w:ascii="Consolas" w:hAnsi="Consolas" w:cs="Consolas"/>
                              <w:color w:val="216F85"/>
                              <w:sz w:val="19"/>
                              <w:szCs w:val="19"/>
                              <w:highlight w:val="white"/>
                            </w:rPr>
                          </w:rPrChange>
                        </w:rPr>
                        <w:t>SwAssistedComponent</w:t>
                      </w:r>
                    </w:ins>
                    <w:proofErr w:type="spellEnd"/>
                  </w:p>
                  <w:p w:rsidR="00AC30F5" w:rsidRPr="00E17FB3" w:rsidRDefault="00AC30F5" w:rsidP="0049323F">
                    <w:pPr>
                      <w:autoSpaceDE w:val="0"/>
                      <w:autoSpaceDN w:val="0"/>
                      <w:adjustRightInd w:val="0"/>
                      <w:jc w:val="left"/>
                      <w:rPr>
                        <w:ins w:id="4134" w:author="ghislain.aine" w:date="2015-11-04T16:50:00Z"/>
                        <w:rFonts w:ascii="Consolas" w:hAnsi="Consolas" w:cs="Consolas"/>
                        <w:color w:val="000000"/>
                        <w:sz w:val="19"/>
                        <w:szCs w:val="19"/>
                        <w:highlight w:val="white"/>
                      </w:rPr>
                    </w:pPr>
                    <w:ins w:id="4135" w:author="ghislain.aine" w:date="2015-11-04T16:50:00Z">
                      <w:r w:rsidRPr="004D7EE5">
                        <w:rPr>
                          <w:rFonts w:ascii="Consolas" w:hAnsi="Consolas" w:cs="Consolas"/>
                          <w:color w:val="000000"/>
                          <w:sz w:val="19"/>
                          <w:szCs w:val="19"/>
                          <w:highlight w:val="white"/>
                          <w:lang w:val="en-US"/>
                          <w:rPrChange w:id="4136" w:author="ghislain.aine" w:date="2015-11-04T16:50:00Z">
                            <w:rPr>
                              <w:rFonts w:ascii="Consolas" w:hAnsi="Consolas" w:cs="Consolas"/>
                              <w:color w:val="000000"/>
                              <w:sz w:val="19"/>
                              <w:szCs w:val="19"/>
                              <w:highlight w:val="white"/>
                            </w:rPr>
                          </w:rPrChange>
                        </w:rPr>
                        <w:tab/>
                      </w:r>
                      <w:r>
                        <w:rPr>
                          <w:rFonts w:ascii="Consolas" w:hAnsi="Consolas" w:cs="Consolas"/>
                          <w:color w:val="000000"/>
                          <w:sz w:val="19"/>
                          <w:szCs w:val="19"/>
                          <w:highlight w:val="white"/>
                        </w:rPr>
                        <w:t>{</w:t>
                      </w:r>
                    </w:ins>
                  </w:p>
                  <w:p w:rsidR="00AC30F5" w:rsidRPr="00E17FB3" w:rsidRDefault="00AC30F5">
                    <w:pPr>
                      <w:autoSpaceDE w:val="0"/>
                      <w:autoSpaceDN w:val="0"/>
                      <w:adjustRightInd w:val="0"/>
                      <w:jc w:val="left"/>
                      <w:rPr>
                        <w:ins w:id="4137" w:author="ghislain.aine" w:date="2015-11-04T16:50:00Z"/>
                        <w:rFonts w:ascii="Consolas" w:hAnsi="Consolas" w:cs="Consolas"/>
                        <w:color w:val="000000"/>
                        <w:sz w:val="19"/>
                        <w:szCs w:val="19"/>
                        <w:highlight w:val="white"/>
                      </w:rPr>
                    </w:pPr>
                    <w:ins w:id="4138"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Q_OBJECT</w:t>
                      </w:r>
                    </w:ins>
                  </w:p>
                  <w:p w:rsidR="00AC30F5" w:rsidRPr="00E17FB3" w:rsidRDefault="00AC30F5" w:rsidP="0049323F">
                    <w:pPr>
                      <w:autoSpaceDE w:val="0"/>
                      <w:autoSpaceDN w:val="0"/>
                      <w:adjustRightInd w:val="0"/>
                      <w:jc w:val="left"/>
                      <w:rPr>
                        <w:ins w:id="4139" w:author="ghislain.aine" w:date="2015-11-04T16:50:00Z"/>
                        <w:rFonts w:ascii="Consolas" w:hAnsi="Consolas" w:cs="Consolas"/>
                        <w:color w:val="000000"/>
                        <w:sz w:val="19"/>
                        <w:szCs w:val="19"/>
                        <w:highlight w:val="white"/>
                      </w:rPr>
                    </w:pPr>
                    <w:ins w:id="4140"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ins>
                  </w:p>
                  <w:p w:rsidR="00AC30F5" w:rsidRDefault="00AC30F5" w:rsidP="0049323F">
                    <w:pPr>
                      <w:autoSpaceDE w:val="0"/>
                      <w:autoSpaceDN w:val="0"/>
                      <w:adjustRightInd w:val="0"/>
                      <w:jc w:val="left"/>
                      <w:rPr>
                        <w:ins w:id="4141" w:author="ghislain.aine" w:date="2015-11-04T16:50:00Z"/>
                        <w:rFonts w:ascii="Consolas" w:hAnsi="Consolas" w:cs="Consolas"/>
                        <w:color w:val="000000"/>
                        <w:sz w:val="19"/>
                        <w:szCs w:val="19"/>
                        <w:highlight w:val="white"/>
                      </w:rPr>
                    </w:pPr>
                    <w:ins w:id="4142" w:author="ghislain.aine" w:date="2015-11-04T16:50:00Z">
                      <w:r>
                        <w:rPr>
                          <w:rFonts w:ascii="Consolas" w:hAnsi="Consolas" w:cs="Consolas"/>
                          <w:color w:val="000000"/>
                          <w:sz w:val="19"/>
                          <w:szCs w:val="19"/>
                          <w:highlight w:val="white"/>
                        </w:rPr>
                        <w:tab/>
                      </w:r>
                      <w:r>
                        <w:rPr>
                          <w:rFonts w:ascii="Consolas" w:hAnsi="Consolas" w:cs="Consolas"/>
                          <w:color w:val="0000FF"/>
                          <w:sz w:val="19"/>
                          <w:szCs w:val="19"/>
                          <w:highlight w:val="white"/>
                        </w:rPr>
                        <w:t>public</w:t>
                      </w:r>
                      <w:r>
                        <w:rPr>
                          <w:rFonts w:ascii="Consolas" w:hAnsi="Consolas" w:cs="Consolas"/>
                          <w:color w:val="000000"/>
                          <w:sz w:val="19"/>
                          <w:szCs w:val="19"/>
                          <w:highlight w:val="white"/>
                        </w:rPr>
                        <w:t>:</w:t>
                      </w:r>
                    </w:ins>
                  </w:p>
                  <w:p w:rsidR="00AC30F5" w:rsidRDefault="00AC30F5" w:rsidP="0049323F">
                    <w:pPr>
                      <w:autoSpaceDE w:val="0"/>
                      <w:autoSpaceDN w:val="0"/>
                      <w:adjustRightInd w:val="0"/>
                      <w:jc w:val="left"/>
                      <w:rPr>
                        <w:ins w:id="4143" w:author="ghislain.aine" w:date="2015-11-04T16:50:00Z"/>
                        <w:rFonts w:ascii="Consolas" w:hAnsi="Consolas" w:cs="Consolas"/>
                        <w:color w:val="000000"/>
                        <w:sz w:val="19"/>
                        <w:szCs w:val="19"/>
                        <w:highlight w:val="white"/>
                      </w:rPr>
                    </w:pPr>
                    <w:ins w:id="4144"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Constructeur */</w:t>
                      </w:r>
                    </w:ins>
                  </w:p>
                  <w:p w:rsidR="00AC30F5" w:rsidRDefault="00AC30F5" w:rsidP="0049323F">
                    <w:pPr>
                      <w:autoSpaceDE w:val="0"/>
                      <w:autoSpaceDN w:val="0"/>
                      <w:adjustRightInd w:val="0"/>
                      <w:jc w:val="left"/>
                      <w:rPr>
                        <w:ins w:id="4145" w:author="ghislain.aine" w:date="2015-11-04T16:50:00Z"/>
                        <w:rFonts w:ascii="Consolas" w:hAnsi="Consolas" w:cs="Consolas"/>
                        <w:color w:val="000000"/>
                        <w:sz w:val="19"/>
                        <w:szCs w:val="19"/>
                        <w:highlight w:val="white"/>
                      </w:rPr>
                    </w:pPr>
                    <w:ins w:id="4146"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r>
                        <w:rPr>
                          <w:rFonts w:ascii="Consolas" w:hAnsi="Consolas" w:cs="Consolas"/>
                          <w:color w:val="216F85"/>
                          <w:sz w:val="19"/>
                          <w:szCs w:val="19"/>
                          <w:highlight w:val="white"/>
                        </w:rPr>
                        <w:t>CoreComponent</w:t>
                      </w:r>
                      <w:proofErr w:type="spellEnd"/>
                      <w:r>
                        <w:rPr>
                          <w:rFonts w:ascii="Consolas" w:hAnsi="Consolas" w:cs="Consolas"/>
                          <w:color w:val="000000"/>
                          <w:sz w:val="19"/>
                          <w:szCs w:val="19"/>
                          <w:highlight w:val="white"/>
                        </w:rPr>
                        <w:t>();</w:t>
                      </w:r>
                    </w:ins>
                  </w:p>
                  <w:p w:rsidR="00AC30F5" w:rsidRDefault="00AC30F5" w:rsidP="0049323F">
                    <w:pPr>
                      <w:autoSpaceDE w:val="0"/>
                      <w:autoSpaceDN w:val="0"/>
                      <w:adjustRightInd w:val="0"/>
                      <w:jc w:val="left"/>
                      <w:rPr>
                        <w:ins w:id="4147" w:author="ghislain.aine" w:date="2015-11-04T16:50:00Z"/>
                        <w:rFonts w:ascii="Consolas" w:hAnsi="Consolas" w:cs="Consolas"/>
                        <w:color w:val="000000"/>
                        <w:sz w:val="19"/>
                        <w:szCs w:val="19"/>
                        <w:highlight w:val="white"/>
                      </w:rPr>
                    </w:pPr>
                  </w:p>
                  <w:p w:rsidR="00AC30F5" w:rsidRDefault="00AC30F5" w:rsidP="0049323F">
                    <w:pPr>
                      <w:autoSpaceDE w:val="0"/>
                      <w:autoSpaceDN w:val="0"/>
                      <w:adjustRightInd w:val="0"/>
                      <w:jc w:val="left"/>
                      <w:rPr>
                        <w:ins w:id="4148" w:author="ghislain.aine" w:date="2015-11-04T16:50:00Z"/>
                        <w:rFonts w:ascii="Consolas" w:hAnsi="Consolas" w:cs="Consolas"/>
                        <w:color w:val="000000"/>
                        <w:sz w:val="19"/>
                        <w:szCs w:val="19"/>
                        <w:highlight w:val="white"/>
                      </w:rPr>
                    </w:pPr>
                    <w:ins w:id="4149"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Destructeur */</w:t>
                      </w:r>
                    </w:ins>
                  </w:p>
                  <w:p w:rsidR="00AC30F5" w:rsidRDefault="00AC30F5" w:rsidP="0049323F">
                    <w:pPr>
                      <w:shd w:val="clear" w:color="auto" w:fill="FFFFFF"/>
                      <w:jc w:val="left"/>
                      <w:rPr>
                        <w:ins w:id="4150" w:author="ghislain.aine" w:date="2015-11-04T16:51:00Z"/>
                        <w:rFonts w:ascii="Courier New" w:eastAsia="Times New Roman" w:hAnsi="Courier New" w:cs="Courier New"/>
                        <w:color w:val="000000"/>
                        <w:sz w:val="20"/>
                        <w:lang w:eastAsia="fr-FR"/>
                      </w:rPr>
                    </w:pPr>
                    <w:ins w:id="4151"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t>~</w:t>
                      </w:r>
                      <w:proofErr w:type="spellStart"/>
                      <w:r>
                        <w:rPr>
                          <w:rFonts w:ascii="Consolas" w:hAnsi="Consolas" w:cs="Consolas"/>
                          <w:color w:val="216F85"/>
                          <w:sz w:val="19"/>
                          <w:szCs w:val="19"/>
                          <w:highlight w:val="white"/>
                        </w:rPr>
                        <w:t>CoreComponent</w:t>
                      </w:r>
                      <w:proofErr w:type="spellEnd"/>
                      <w:r>
                        <w:rPr>
                          <w:rFonts w:ascii="Consolas" w:hAnsi="Consolas" w:cs="Consolas"/>
                          <w:color w:val="000000"/>
                          <w:sz w:val="19"/>
                          <w:szCs w:val="19"/>
                          <w:highlight w:val="white"/>
                        </w:rPr>
                        <w:t>();</w:t>
                      </w:r>
                    </w:ins>
                    <w:ins w:id="4152" w:author="ghislain.aine" w:date="2015-10-30T10:26:00Z">
                      <w:r w:rsidRPr="00AE5773">
                        <w:rPr>
                          <w:rFonts w:ascii="Courier New" w:eastAsia="Times New Roman" w:hAnsi="Courier New" w:cs="Courier New"/>
                          <w:color w:val="000000"/>
                          <w:sz w:val="20"/>
                          <w:lang w:eastAsia="fr-FR"/>
                        </w:rPr>
                        <w:t xml:space="preserve">    </w:t>
                      </w:r>
                    </w:ins>
                  </w:p>
                  <w:p w:rsidR="00AC30F5" w:rsidRPr="00AE5773" w:rsidRDefault="00AC30F5" w:rsidP="0049323F">
                    <w:pPr>
                      <w:shd w:val="clear" w:color="auto" w:fill="FFFFFF"/>
                      <w:jc w:val="left"/>
                      <w:rPr>
                        <w:ins w:id="4153" w:author="ghislain.aine" w:date="2015-10-30T10:26:00Z"/>
                        <w:rFonts w:ascii="Courier New" w:eastAsia="Times New Roman" w:hAnsi="Courier New" w:cs="Courier New"/>
                        <w:color w:val="000000"/>
                        <w:sz w:val="20"/>
                        <w:lang w:eastAsia="fr-FR"/>
                      </w:rPr>
                    </w:pPr>
                    <w:ins w:id="4154" w:author="ghislain.aine" w:date="2015-11-04T16:51:00Z">
                      <w:r>
                        <w:rPr>
                          <w:rFonts w:ascii="Courier New" w:eastAsia="Times New Roman" w:hAnsi="Courier New" w:cs="Courier New"/>
                          <w:color w:val="000000"/>
                          <w:sz w:val="20"/>
                          <w:lang w:eastAsia="fr-FR"/>
                        </w:rPr>
                        <w:tab/>
                      </w:r>
                    </w:ins>
                    <w:ins w:id="4155" w:author="ghislain.aine" w:date="2015-10-30T10:26:00Z">
                      <w:r w:rsidRPr="00AE5773">
                        <w:rPr>
                          <w:rFonts w:ascii="Courier New" w:eastAsia="Times New Roman" w:hAnsi="Courier New" w:cs="Courier New"/>
                          <w:b/>
                          <w:bCs/>
                          <w:color w:val="000080"/>
                          <w:sz w:val="20"/>
                          <w:lang w:eastAsia="fr-FR"/>
                        </w:rPr>
                        <w:t>};</w:t>
                      </w:r>
                    </w:ins>
                  </w:p>
                  <w:p w:rsidR="00AC30F5" w:rsidRDefault="00AC30F5" w:rsidP="0013549D">
                    <w:ins w:id="4156" w:author="ghislain.aine" w:date="2015-10-30T10:26:00Z">
                      <w:r w:rsidRPr="00AE5773">
                        <w:rPr>
                          <w:rFonts w:ascii="Courier New" w:eastAsia="Times New Roman" w:hAnsi="Courier New" w:cs="Courier New"/>
                          <w:b/>
                          <w:bCs/>
                          <w:color w:val="000080"/>
                          <w:sz w:val="20"/>
                          <w:lang w:eastAsia="fr-FR"/>
                        </w:rPr>
                        <w:t>}</w:t>
                      </w:r>
                    </w:ins>
                  </w:p>
                </w:txbxContent>
              </v:textbox>
              <w10:wrap type="none"/>
              <w10:anchorlock/>
            </v:shape>
          </w:pict>
        </w:r>
      </w:ins>
    </w:p>
    <w:p w:rsidR="00A43A6B" w:rsidRDefault="00A43A6B">
      <w:pPr>
        <w:rPr>
          <w:ins w:id="4157" w:author="jerome draillard" w:date="2015-10-29T12:03:00Z"/>
        </w:rPr>
        <w:pPrChange w:id="4158" w:author="jerome draillard" w:date="2015-10-29T11:44:00Z">
          <w:pPr>
            <w:spacing w:after="200" w:line="276" w:lineRule="auto"/>
            <w:jc w:val="left"/>
          </w:pPr>
        </w:pPrChange>
      </w:pPr>
    </w:p>
    <w:p w:rsidR="00AE5773" w:rsidRPr="00F37020" w:rsidDel="0013549D" w:rsidRDefault="004D7EE5" w:rsidP="00AE5773">
      <w:pPr>
        <w:shd w:val="clear" w:color="auto" w:fill="FFFFFF"/>
        <w:jc w:val="left"/>
        <w:rPr>
          <w:ins w:id="4159" w:author="jerome draillard" w:date="2015-10-29T12:03:00Z"/>
          <w:del w:id="4160" w:author="ghislain.aine" w:date="2015-10-30T10:26:00Z"/>
          <w:rFonts w:ascii="Courier New" w:eastAsia="Times New Roman" w:hAnsi="Courier New" w:cs="Courier New"/>
          <w:color w:val="000000"/>
          <w:sz w:val="20"/>
          <w:lang w:eastAsia="fr-FR"/>
        </w:rPr>
      </w:pPr>
      <w:ins w:id="4161" w:author="jerome draillard" w:date="2015-10-29T12:03:00Z">
        <w:del w:id="4162" w:author="ghislain.aine" w:date="2015-10-30T10:26:00Z">
          <w:r w:rsidRPr="004D7EE5">
            <w:rPr>
              <w:rFonts w:ascii="Courier New" w:eastAsia="Times New Roman" w:hAnsi="Courier New" w:cs="Courier New"/>
              <w:color w:val="000000"/>
              <w:sz w:val="20"/>
              <w:lang w:eastAsia="fr-FR"/>
              <w:rPrChange w:id="4163" w:author="jerome draillard" w:date="2015-10-29T12:50:00Z">
                <w:rPr>
                  <w:rFonts w:ascii="Courier New" w:eastAsia="Times New Roman" w:hAnsi="Courier New" w:cs="Courier New"/>
                  <w:color w:val="000000"/>
                  <w:sz w:val="20"/>
                  <w:u w:val="single"/>
                  <w:lang w:eastAsia="fr-FR"/>
                </w:rPr>
              </w:rPrChange>
            </w:rPr>
            <w:delText>/*</w:delText>
          </w:r>
        </w:del>
      </w:ins>
    </w:p>
    <w:p w:rsidR="00AE5773" w:rsidRPr="00F37020" w:rsidDel="0013549D" w:rsidRDefault="004D7EE5" w:rsidP="00AE5773">
      <w:pPr>
        <w:shd w:val="clear" w:color="auto" w:fill="FFFFFF"/>
        <w:jc w:val="left"/>
        <w:rPr>
          <w:ins w:id="4164" w:author="jerome draillard" w:date="2015-10-29T12:03:00Z"/>
          <w:del w:id="4165" w:author="ghislain.aine" w:date="2015-10-30T10:26:00Z"/>
          <w:rFonts w:ascii="Courier New" w:eastAsia="Times New Roman" w:hAnsi="Courier New" w:cs="Courier New"/>
          <w:color w:val="000000"/>
          <w:sz w:val="20"/>
          <w:lang w:eastAsia="fr-FR"/>
        </w:rPr>
      </w:pPr>
      <w:ins w:id="4166" w:author="jerome draillard" w:date="2015-10-29T12:03:00Z">
        <w:del w:id="4167" w:author="ghislain.aine" w:date="2015-10-30T10:26:00Z">
          <w:r w:rsidRPr="004D7EE5">
            <w:rPr>
              <w:rFonts w:ascii="Courier New" w:eastAsia="Times New Roman" w:hAnsi="Courier New" w:cs="Courier New"/>
              <w:color w:val="000000"/>
              <w:sz w:val="20"/>
              <w:lang w:eastAsia="fr-FR"/>
              <w:rPrChange w:id="4168" w:author="jerome draillard" w:date="2015-10-29T12:50:00Z">
                <w:rPr>
                  <w:rFonts w:ascii="Courier New" w:eastAsia="Times New Roman" w:hAnsi="Courier New" w:cs="Courier New"/>
                  <w:color w:val="000000"/>
                  <w:sz w:val="20"/>
                  <w:u w:val="single"/>
                  <w:lang w:eastAsia="fr-FR"/>
                </w:rPr>
              </w:rPrChange>
            </w:rPr>
            <w:delText>* INCLUDES GLOBAUX</w:delText>
          </w:r>
        </w:del>
      </w:ins>
    </w:p>
    <w:p w:rsidR="00AE5773" w:rsidRPr="00AE5773" w:rsidDel="0013549D" w:rsidRDefault="004D7EE5" w:rsidP="00AE5773">
      <w:pPr>
        <w:shd w:val="clear" w:color="auto" w:fill="FFFFFF"/>
        <w:jc w:val="left"/>
        <w:rPr>
          <w:ins w:id="4169" w:author="jerome draillard" w:date="2015-10-29T12:03:00Z"/>
          <w:del w:id="4170" w:author="ghislain.aine" w:date="2015-10-30T10:26:00Z"/>
          <w:rFonts w:ascii="Courier New" w:eastAsia="Times New Roman" w:hAnsi="Courier New" w:cs="Courier New"/>
          <w:color w:val="000000"/>
          <w:sz w:val="20"/>
          <w:lang w:val="en-US" w:eastAsia="fr-FR"/>
          <w:rPrChange w:id="4171" w:author="jerome draillard" w:date="2015-10-29T12:03:00Z">
            <w:rPr>
              <w:ins w:id="4172" w:author="jerome draillard" w:date="2015-10-29T12:03:00Z"/>
              <w:del w:id="4173" w:author="ghislain.aine" w:date="2015-10-30T10:26:00Z"/>
              <w:rFonts w:ascii="Courier New" w:eastAsia="Times New Roman" w:hAnsi="Courier New" w:cs="Courier New"/>
              <w:color w:val="000000"/>
              <w:sz w:val="20"/>
              <w:lang w:eastAsia="fr-FR"/>
            </w:rPr>
          </w:rPrChange>
        </w:rPr>
      </w:pPr>
      <w:ins w:id="4174" w:author="jerome draillard" w:date="2015-10-29T12:03:00Z">
        <w:del w:id="4175" w:author="ghislain.aine" w:date="2015-10-30T10:26:00Z">
          <w:r w:rsidRPr="004D7EE5">
            <w:rPr>
              <w:rFonts w:ascii="Courier New" w:eastAsia="Times New Roman" w:hAnsi="Courier New" w:cs="Courier New"/>
              <w:color w:val="000000"/>
              <w:sz w:val="20"/>
              <w:lang w:val="en-US" w:eastAsia="fr-FR"/>
              <w:rPrChange w:id="4176" w:author="jerome draillard" w:date="2015-10-29T12:03:00Z">
                <w:rPr>
                  <w:rFonts w:ascii="Courier New" w:eastAsia="Times New Roman" w:hAnsi="Courier New" w:cs="Courier New"/>
                  <w:color w:val="000000"/>
                  <w:sz w:val="20"/>
                  <w:u w:val="single"/>
                  <w:lang w:eastAsia="fr-FR"/>
                </w:rPr>
              </w:rPrChange>
            </w:rPr>
            <w:delText>*/</w:delText>
          </w:r>
        </w:del>
      </w:ins>
    </w:p>
    <w:p w:rsidR="00AE5773" w:rsidRPr="00AE5773" w:rsidDel="0013549D" w:rsidRDefault="004D7EE5" w:rsidP="00AE5773">
      <w:pPr>
        <w:shd w:val="clear" w:color="auto" w:fill="FFFFFF"/>
        <w:jc w:val="left"/>
        <w:rPr>
          <w:ins w:id="4177" w:author="jerome draillard" w:date="2015-10-29T12:03:00Z"/>
          <w:del w:id="4178" w:author="ghislain.aine" w:date="2015-10-30T10:26:00Z"/>
          <w:rFonts w:ascii="Courier New" w:eastAsia="Times New Roman" w:hAnsi="Courier New" w:cs="Courier New"/>
          <w:color w:val="804000"/>
          <w:sz w:val="20"/>
          <w:lang w:val="en-US" w:eastAsia="fr-FR"/>
          <w:rPrChange w:id="4179" w:author="jerome draillard" w:date="2015-10-29T12:03:00Z">
            <w:rPr>
              <w:ins w:id="4180" w:author="jerome draillard" w:date="2015-10-29T12:03:00Z"/>
              <w:del w:id="4181" w:author="ghislain.aine" w:date="2015-10-30T10:26:00Z"/>
              <w:rFonts w:ascii="Courier New" w:eastAsia="Times New Roman" w:hAnsi="Courier New" w:cs="Courier New"/>
              <w:color w:val="804000"/>
              <w:sz w:val="20"/>
              <w:lang w:eastAsia="fr-FR"/>
            </w:rPr>
          </w:rPrChange>
        </w:rPr>
      </w:pPr>
      <w:ins w:id="4182" w:author="jerome draillard" w:date="2015-10-29T12:03:00Z">
        <w:del w:id="4183" w:author="ghislain.aine" w:date="2015-10-30T10:26:00Z">
          <w:r w:rsidRPr="004D7EE5">
            <w:rPr>
              <w:rFonts w:ascii="Courier New" w:eastAsia="Times New Roman" w:hAnsi="Courier New" w:cs="Courier New"/>
              <w:color w:val="804000"/>
              <w:sz w:val="20"/>
              <w:lang w:val="en-US" w:eastAsia="fr-FR"/>
              <w:rPrChange w:id="4184" w:author="jerome draillard" w:date="2015-10-29T12:03:00Z">
                <w:rPr>
                  <w:rFonts w:ascii="Courier New" w:eastAsia="Times New Roman" w:hAnsi="Courier New" w:cs="Courier New"/>
                  <w:color w:val="804000"/>
                  <w:sz w:val="20"/>
                  <w:u w:val="single"/>
                  <w:lang w:eastAsia="fr-FR"/>
                </w:rPr>
              </w:rPrChange>
            </w:rPr>
            <w:delText>#include "SwAssistedComponent.h"</w:delText>
          </w:r>
        </w:del>
      </w:ins>
    </w:p>
    <w:p w:rsidR="00AE5773" w:rsidRPr="00AE5773" w:rsidDel="0013549D" w:rsidRDefault="00AE5773" w:rsidP="00AE5773">
      <w:pPr>
        <w:shd w:val="clear" w:color="auto" w:fill="FFFFFF"/>
        <w:jc w:val="left"/>
        <w:rPr>
          <w:ins w:id="4185" w:author="jerome draillard" w:date="2015-10-29T12:03:00Z"/>
          <w:del w:id="4186" w:author="ghislain.aine" w:date="2015-10-30T10:26:00Z"/>
          <w:rFonts w:ascii="Courier New" w:eastAsia="Times New Roman" w:hAnsi="Courier New" w:cs="Courier New"/>
          <w:color w:val="000000"/>
          <w:sz w:val="20"/>
          <w:lang w:val="en-US" w:eastAsia="fr-FR"/>
          <w:rPrChange w:id="4187" w:author="jerome draillard" w:date="2015-10-29T12:03:00Z">
            <w:rPr>
              <w:ins w:id="4188" w:author="jerome draillard" w:date="2015-10-29T12:03:00Z"/>
              <w:del w:id="4189" w:author="ghislain.aine" w:date="2015-10-30T10:26:00Z"/>
              <w:rFonts w:ascii="Courier New" w:eastAsia="Times New Roman" w:hAnsi="Courier New" w:cs="Courier New"/>
              <w:color w:val="000000"/>
              <w:sz w:val="20"/>
              <w:lang w:eastAsia="fr-FR"/>
            </w:rPr>
          </w:rPrChange>
        </w:rPr>
      </w:pPr>
    </w:p>
    <w:p w:rsidR="00AE5773" w:rsidRPr="00AE5773" w:rsidDel="0013549D" w:rsidRDefault="004D7EE5" w:rsidP="00AE5773">
      <w:pPr>
        <w:shd w:val="clear" w:color="auto" w:fill="FFFFFF"/>
        <w:jc w:val="left"/>
        <w:rPr>
          <w:ins w:id="4190" w:author="jerome draillard" w:date="2015-10-29T12:03:00Z"/>
          <w:del w:id="4191" w:author="ghislain.aine" w:date="2015-10-30T10:26:00Z"/>
          <w:rFonts w:ascii="Courier New" w:eastAsia="Times New Roman" w:hAnsi="Courier New" w:cs="Courier New"/>
          <w:color w:val="804000"/>
          <w:sz w:val="20"/>
          <w:lang w:val="en-US" w:eastAsia="fr-FR"/>
          <w:rPrChange w:id="4192" w:author="jerome draillard" w:date="2015-10-29T12:03:00Z">
            <w:rPr>
              <w:ins w:id="4193" w:author="jerome draillard" w:date="2015-10-29T12:03:00Z"/>
              <w:del w:id="4194" w:author="ghislain.aine" w:date="2015-10-30T10:26:00Z"/>
              <w:rFonts w:ascii="Courier New" w:eastAsia="Times New Roman" w:hAnsi="Courier New" w:cs="Courier New"/>
              <w:color w:val="804000"/>
              <w:sz w:val="20"/>
              <w:lang w:eastAsia="fr-FR"/>
            </w:rPr>
          </w:rPrChange>
        </w:rPr>
      </w:pPr>
      <w:ins w:id="4195" w:author="jerome draillard" w:date="2015-10-29T12:03:00Z">
        <w:del w:id="4196" w:author="ghislain.aine" w:date="2015-10-30T10:26:00Z">
          <w:r w:rsidRPr="004D7EE5">
            <w:rPr>
              <w:rFonts w:ascii="Courier New" w:eastAsia="Times New Roman" w:hAnsi="Courier New" w:cs="Courier New"/>
              <w:color w:val="804000"/>
              <w:sz w:val="20"/>
              <w:lang w:val="en-US" w:eastAsia="fr-FR"/>
              <w:rPrChange w:id="4197" w:author="jerome draillard" w:date="2015-10-29T12:03:00Z">
                <w:rPr>
                  <w:rFonts w:ascii="Courier New" w:eastAsia="Times New Roman" w:hAnsi="Courier New" w:cs="Courier New"/>
                  <w:color w:val="804000"/>
                  <w:sz w:val="20"/>
                  <w:u w:val="single"/>
                  <w:lang w:eastAsia="fr-FR"/>
                </w:rPr>
              </w:rPrChange>
            </w:rPr>
            <w:delText>#define DEMO_CORE_COMPONENT "DemoCoreComponent"</w:delText>
          </w:r>
        </w:del>
      </w:ins>
    </w:p>
    <w:p w:rsidR="00AE5773" w:rsidRPr="00AE5773" w:rsidDel="0013549D" w:rsidRDefault="00AE5773" w:rsidP="00AE5773">
      <w:pPr>
        <w:shd w:val="clear" w:color="auto" w:fill="FFFFFF"/>
        <w:jc w:val="left"/>
        <w:rPr>
          <w:ins w:id="4198" w:author="jerome draillard" w:date="2015-10-29T12:03:00Z"/>
          <w:del w:id="4199" w:author="ghislain.aine" w:date="2015-10-30T10:26:00Z"/>
          <w:rFonts w:ascii="Courier New" w:eastAsia="Times New Roman" w:hAnsi="Courier New" w:cs="Courier New"/>
          <w:color w:val="000000"/>
          <w:sz w:val="20"/>
          <w:lang w:val="en-US" w:eastAsia="fr-FR"/>
          <w:rPrChange w:id="4200" w:author="jerome draillard" w:date="2015-10-29T12:03:00Z">
            <w:rPr>
              <w:ins w:id="4201" w:author="jerome draillard" w:date="2015-10-29T12:03:00Z"/>
              <w:del w:id="4202" w:author="ghislain.aine" w:date="2015-10-30T10:26:00Z"/>
              <w:rFonts w:ascii="Courier New" w:eastAsia="Times New Roman" w:hAnsi="Courier New" w:cs="Courier New"/>
              <w:color w:val="000000"/>
              <w:sz w:val="20"/>
              <w:lang w:eastAsia="fr-FR"/>
            </w:rPr>
          </w:rPrChange>
        </w:rPr>
      </w:pPr>
    </w:p>
    <w:p w:rsidR="00AE5773" w:rsidRPr="00AE5773" w:rsidDel="0013549D" w:rsidRDefault="00AE5773" w:rsidP="00AE5773">
      <w:pPr>
        <w:shd w:val="clear" w:color="auto" w:fill="FFFFFF"/>
        <w:jc w:val="left"/>
        <w:rPr>
          <w:ins w:id="4203" w:author="jerome draillard" w:date="2015-10-29T12:03:00Z"/>
          <w:del w:id="4204" w:author="ghislain.aine" w:date="2015-10-30T10:26:00Z"/>
          <w:rFonts w:ascii="Courier New" w:eastAsia="Times New Roman" w:hAnsi="Courier New" w:cs="Courier New"/>
          <w:color w:val="000000"/>
          <w:sz w:val="20"/>
          <w:lang w:eastAsia="fr-FR"/>
        </w:rPr>
      </w:pPr>
      <w:ins w:id="4205" w:author="jerome draillard" w:date="2015-10-29T12:03:00Z">
        <w:del w:id="4206" w:author="ghislain.aine" w:date="2015-10-30T10:26:00Z">
          <w:r w:rsidRPr="00AE5773" w:rsidDel="0013549D">
            <w:rPr>
              <w:rFonts w:ascii="Courier New" w:eastAsia="Times New Roman" w:hAnsi="Courier New" w:cs="Courier New"/>
              <w:b/>
              <w:bCs/>
              <w:color w:val="0000FF"/>
              <w:sz w:val="20"/>
              <w:lang w:eastAsia="fr-FR"/>
            </w:rPr>
            <w:delText>namespace</w:delText>
          </w:r>
          <w:r w:rsidRPr="00AE5773" w:rsidDel="0013549D">
            <w:rPr>
              <w:rFonts w:ascii="Courier New" w:eastAsia="Times New Roman" w:hAnsi="Courier New" w:cs="Courier New"/>
              <w:color w:val="000000"/>
              <w:sz w:val="20"/>
              <w:lang w:eastAsia="fr-FR"/>
            </w:rPr>
            <w:delText xml:space="preserve"> Demo</w:delText>
          </w:r>
        </w:del>
      </w:ins>
    </w:p>
    <w:p w:rsidR="00AE5773" w:rsidRPr="00AE5773" w:rsidDel="0013549D" w:rsidRDefault="00AE5773" w:rsidP="00AE5773">
      <w:pPr>
        <w:shd w:val="clear" w:color="auto" w:fill="FFFFFF"/>
        <w:jc w:val="left"/>
        <w:rPr>
          <w:ins w:id="4207" w:author="jerome draillard" w:date="2015-10-29T12:03:00Z"/>
          <w:del w:id="4208" w:author="ghislain.aine" w:date="2015-10-30T10:26:00Z"/>
          <w:rFonts w:ascii="Courier New" w:eastAsia="Times New Roman" w:hAnsi="Courier New" w:cs="Courier New"/>
          <w:color w:val="000000"/>
          <w:sz w:val="20"/>
          <w:lang w:eastAsia="fr-FR"/>
        </w:rPr>
      </w:pPr>
      <w:ins w:id="4209" w:author="jerome draillard" w:date="2015-10-29T12:03:00Z">
        <w:del w:id="4210" w:author="ghislain.aine" w:date="2015-10-30T10:26:00Z">
          <w:r w:rsidRPr="00AE5773" w:rsidDel="0013549D">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211" w:author="jerome draillard" w:date="2015-10-29T12:03:00Z"/>
          <w:del w:id="4212" w:author="ghislain.aine" w:date="2015-10-30T10:26:00Z"/>
          <w:rFonts w:ascii="Courier New" w:eastAsia="Times New Roman" w:hAnsi="Courier New" w:cs="Courier New"/>
          <w:color w:val="008080"/>
          <w:sz w:val="20"/>
          <w:lang w:eastAsia="fr-FR"/>
        </w:rPr>
      </w:pPr>
      <w:ins w:id="4213" w:author="jerome draillard" w:date="2015-10-29T12:03:00Z">
        <w:del w:id="4214"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w:delText>
          </w:r>
        </w:del>
      </w:ins>
    </w:p>
    <w:p w:rsidR="00AE5773" w:rsidRPr="00AE5773" w:rsidDel="0013549D" w:rsidRDefault="00AE5773" w:rsidP="00AE5773">
      <w:pPr>
        <w:shd w:val="clear" w:color="auto" w:fill="FFFFFF"/>
        <w:jc w:val="left"/>
        <w:rPr>
          <w:ins w:id="4215" w:author="jerome draillard" w:date="2015-10-29T12:03:00Z"/>
          <w:del w:id="4216" w:author="ghislain.aine" w:date="2015-10-30T10:26:00Z"/>
          <w:rFonts w:ascii="Courier New" w:eastAsia="Times New Roman" w:hAnsi="Courier New" w:cs="Courier New"/>
          <w:color w:val="008080"/>
          <w:sz w:val="20"/>
          <w:lang w:eastAsia="fr-FR"/>
        </w:rPr>
      </w:pPr>
      <w:ins w:id="4217" w:author="jerome draillard" w:date="2015-10-29T12:03:00Z">
        <w:del w:id="4218" w:author="ghislain.aine" w:date="2015-10-30T10:26:00Z">
          <w:r w:rsidRPr="00AE5773" w:rsidDel="0013549D">
            <w:rPr>
              <w:rFonts w:ascii="Courier New" w:eastAsia="Times New Roman" w:hAnsi="Courier New" w:cs="Courier New"/>
              <w:color w:val="008080"/>
              <w:sz w:val="20"/>
              <w:lang w:eastAsia="fr-FR"/>
            </w:rPr>
            <w:delText xml:space="preserve">    * @brief    Composant core de base</w:delText>
          </w:r>
        </w:del>
      </w:ins>
    </w:p>
    <w:p w:rsidR="00AE5773" w:rsidRPr="00F37020" w:rsidDel="0013549D" w:rsidRDefault="00AE5773" w:rsidP="00AE5773">
      <w:pPr>
        <w:shd w:val="clear" w:color="auto" w:fill="FFFFFF"/>
        <w:jc w:val="left"/>
        <w:rPr>
          <w:ins w:id="4219" w:author="jerome draillard" w:date="2015-10-29T12:03:00Z"/>
          <w:del w:id="4220" w:author="ghislain.aine" w:date="2015-10-30T10:26:00Z"/>
          <w:rFonts w:ascii="Courier New" w:eastAsia="Times New Roman" w:hAnsi="Courier New" w:cs="Courier New"/>
          <w:color w:val="000000"/>
          <w:sz w:val="20"/>
          <w:lang w:val="en-US" w:eastAsia="fr-FR"/>
          <w:rPrChange w:id="4221" w:author="jerome draillard" w:date="2015-10-29T12:50:00Z">
            <w:rPr>
              <w:ins w:id="4222" w:author="jerome draillard" w:date="2015-10-29T12:03:00Z"/>
              <w:del w:id="4223" w:author="ghislain.aine" w:date="2015-10-30T10:26:00Z"/>
              <w:rFonts w:ascii="Courier New" w:eastAsia="Times New Roman" w:hAnsi="Courier New" w:cs="Courier New"/>
              <w:color w:val="000000"/>
              <w:sz w:val="20"/>
              <w:lang w:eastAsia="fr-FR"/>
            </w:rPr>
          </w:rPrChange>
        </w:rPr>
      </w:pPr>
      <w:ins w:id="4224" w:author="jerome draillard" w:date="2015-10-29T12:03:00Z">
        <w:del w:id="4225" w:author="ghislain.aine" w:date="2015-10-30T10:26:00Z">
          <w:r w:rsidRPr="00AE5773" w:rsidDel="0013549D">
            <w:rPr>
              <w:rFonts w:ascii="Courier New" w:eastAsia="Times New Roman" w:hAnsi="Courier New" w:cs="Courier New"/>
              <w:color w:val="008080"/>
              <w:sz w:val="20"/>
              <w:lang w:eastAsia="fr-FR"/>
            </w:rPr>
            <w:delText xml:space="preserve">    </w:delText>
          </w:r>
          <w:r w:rsidR="004D7EE5" w:rsidRPr="004D7EE5">
            <w:rPr>
              <w:rFonts w:ascii="Courier New" w:eastAsia="Times New Roman" w:hAnsi="Courier New" w:cs="Courier New"/>
              <w:color w:val="008080"/>
              <w:sz w:val="20"/>
              <w:lang w:val="en-US" w:eastAsia="fr-FR"/>
              <w:rPrChange w:id="4226" w:author="jerome draillard" w:date="2015-10-29T12:50:00Z">
                <w:rPr>
                  <w:rFonts w:ascii="Courier New" w:eastAsia="Times New Roman" w:hAnsi="Courier New" w:cs="Courier New"/>
                  <w:color w:val="008080"/>
                  <w:sz w:val="20"/>
                  <w:u w:val="single"/>
                  <w:lang w:eastAsia="fr-FR"/>
                </w:rPr>
              </w:rPrChange>
            </w:rPr>
            <w:delText>*/</w:delText>
          </w:r>
        </w:del>
      </w:ins>
    </w:p>
    <w:p w:rsidR="00AE5773" w:rsidRPr="00AE5773" w:rsidDel="0013549D" w:rsidRDefault="004D7EE5" w:rsidP="00AE5773">
      <w:pPr>
        <w:shd w:val="clear" w:color="auto" w:fill="FFFFFF"/>
        <w:jc w:val="left"/>
        <w:rPr>
          <w:ins w:id="4227" w:author="jerome draillard" w:date="2015-10-29T12:03:00Z"/>
          <w:del w:id="4228" w:author="ghislain.aine" w:date="2015-10-30T10:26:00Z"/>
          <w:rFonts w:ascii="Courier New" w:eastAsia="Times New Roman" w:hAnsi="Courier New" w:cs="Courier New"/>
          <w:color w:val="000000"/>
          <w:sz w:val="20"/>
          <w:lang w:val="en-US" w:eastAsia="fr-FR"/>
          <w:rPrChange w:id="4229" w:author="jerome draillard" w:date="2015-10-29T12:03:00Z">
            <w:rPr>
              <w:ins w:id="4230" w:author="jerome draillard" w:date="2015-10-29T12:03:00Z"/>
              <w:del w:id="4231" w:author="ghislain.aine" w:date="2015-10-30T10:26:00Z"/>
              <w:rFonts w:ascii="Courier New" w:eastAsia="Times New Roman" w:hAnsi="Courier New" w:cs="Courier New"/>
              <w:color w:val="000000"/>
              <w:sz w:val="20"/>
              <w:lang w:eastAsia="fr-FR"/>
            </w:rPr>
          </w:rPrChange>
        </w:rPr>
      </w:pPr>
      <w:ins w:id="4232" w:author="jerome draillard" w:date="2015-10-29T12:03:00Z">
        <w:del w:id="4233" w:author="ghislain.aine" w:date="2015-10-30T10:26:00Z">
          <w:r w:rsidRPr="004D7EE5">
            <w:rPr>
              <w:rFonts w:ascii="Courier New" w:eastAsia="Times New Roman" w:hAnsi="Courier New" w:cs="Courier New"/>
              <w:color w:val="000000"/>
              <w:sz w:val="20"/>
              <w:lang w:val="en-US" w:eastAsia="fr-FR"/>
              <w:rPrChange w:id="4234" w:author="jerome draillard" w:date="2015-10-29T12:50: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00FF"/>
              <w:sz w:val="20"/>
              <w:lang w:val="en-US" w:eastAsia="fr-FR"/>
              <w:rPrChange w:id="4235" w:author="jerome draillard" w:date="2015-10-29T12:03:00Z">
                <w:rPr>
                  <w:rFonts w:ascii="Courier New" w:eastAsia="Times New Roman" w:hAnsi="Courier New" w:cs="Courier New"/>
                  <w:color w:val="8000FF"/>
                  <w:sz w:val="20"/>
                  <w:u w:val="single"/>
                  <w:lang w:eastAsia="fr-FR"/>
                </w:rPr>
              </w:rPrChange>
            </w:rPr>
            <w:delText>class</w:delText>
          </w:r>
          <w:r w:rsidRPr="004D7EE5">
            <w:rPr>
              <w:rFonts w:ascii="Courier New" w:eastAsia="Times New Roman" w:hAnsi="Courier New" w:cs="Courier New"/>
              <w:color w:val="000000"/>
              <w:sz w:val="20"/>
              <w:lang w:val="en-US" w:eastAsia="fr-FR"/>
              <w:rPrChange w:id="4236" w:author="jerome draillard" w:date="2015-10-29T12:03:00Z">
                <w:rPr>
                  <w:rFonts w:ascii="Courier New" w:eastAsia="Times New Roman" w:hAnsi="Courier New" w:cs="Courier New"/>
                  <w:color w:val="000000"/>
                  <w:sz w:val="20"/>
                  <w:u w:val="single"/>
                  <w:lang w:eastAsia="fr-FR"/>
                </w:rPr>
              </w:rPrChange>
            </w:rPr>
            <w:delText xml:space="preserve"> DemoCoreComponent </w:delText>
          </w:r>
          <w:r w:rsidRPr="004D7EE5">
            <w:rPr>
              <w:rFonts w:ascii="Courier New" w:eastAsia="Times New Roman" w:hAnsi="Courier New" w:cs="Courier New"/>
              <w:b/>
              <w:bCs/>
              <w:color w:val="000080"/>
              <w:sz w:val="20"/>
              <w:lang w:val="en-US" w:eastAsia="fr-FR"/>
              <w:rPrChange w:id="4237" w:author="jerome draillard" w:date="2015-10-29T12:0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20"/>
              <w:lang w:val="en-US" w:eastAsia="fr-FR"/>
              <w:rPrChange w:id="4238" w:author="jerome draillard" w:date="2015-10-29T12:03: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color w:val="8000FF"/>
              <w:sz w:val="20"/>
              <w:lang w:val="en-US" w:eastAsia="fr-FR"/>
              <w:rPrChange w:id="4239" w:author="jerome draillard" w:date="2015-10-29T12:03:00Z">
                <w:rPr>
                  <w:rFonts w:ascii="Courier New" w:eastAsia="Times New Roman" w:hAnsi="Courier New" w:cs="Courier New"/>
                  <w:color w:val="8000FF"/>
                  <w:sz w:val="20"/>
                  <w:u w:val="single"/>
                  <w:lang w:eastAsia="fr-FR"/>
                </w:rPr>
              </w:rPrChange>
            </w:rPr>
            <w:delText>public</w:delText>
          </w:r>
          <w:r w:rsidRPr="004D7EE5">
            <w:rPr>
              <w:rFonts w:ascii="Courier New" w:eastAsia="Times New Roman" w:hAnsi="Courier New" w:cs="Courier New"/>
              <w:color w:val="000000"/>
              <w:sz w:val="20"/>
              <w:lang w:val="en-US" w:eastAsia="fr-FR"/>
              <w:rPrChange w:id="4240" w:author="jerome draillard" w:date="2015-10-29T12:03:00Z">
                <w:rPr>
                  <w:rFonts w:ascii="Courier New" w:eastAsia="Times New Roman" w:hAnsi="Courier New" w:cs="Courier New"/>
                  <w:color w:val="000000"/>
                  <w:sz w:val="20"/>
                  <w:u w:val="single"/>
                  <w:lang w:eastAsia="fr-FR"/>
                </w:rPr>
              </w:rPrChange>
            </w:rPr>
            <w:delText xml:space="preserve"> StreamWork</w:delText>
          </w:r>
          <w:r w:rsidRPr="004D7EE5">
            <w:rPr>
              <w:rFonts w:ascii="Courier New" w:eastAsia="Times New Roman" w:hAnsi="Courier New" w:cs="Courier New"/>
              <w:b/>
              <w:bCs/>
              <w:color w:val="000080"/>
              <w:sz w:val="20"/>
              <w:lang w:val="en-US" w:eastAsia="fr-FR"/>
              <w:rPrChange w:id="4241" w:author="jerome draillard" w:date="2015-10-29T12:0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20"/>
              <w:lang w:val="en-US" w:eastAsia="fr-FR"/>
              <w:rPrChange w:id="4242" w:author="jerome draillard" w:date="2015-10-29T12:03:00Z">
                <w:rPr>
                  <w:rFonts w:ascii="Courier New" w:eastAsia="Times New Roman" w:hAnsi="Courier New" w:cs="Courier New"/>
                  <w:color w:val="000000"/>
                  <w:sz w:val="20"/>
                  <w:u w:val="single"/>
                  <w:lang w:eastAsia="fr-FR"/>
                </w:rPr>
              </w:rPrChange>
            </w:rPr>
            <w:delText>SwFoundation</w:delText>
          </w:r>
          <w:r w:rsidRPr="004D7EE5">
            <w:rPr>
              <w:rFonts w:ascii="Courier New" w:eastAsia="Times New Roman" w:hAnsi="Courier New" w:cs="Courier New"/>
              <w:b/>
              <w:bCs/>
              <w:color w:val="000080"/>
              <w:sz w:val="20"/>
              <w:lang w:val="en-US" w:eastAsia="fr-FR"/>
              <w:rPrChange w:id="4243" w:author="jerome draillard" w:date="2015-10-29T12:03: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20"/>
              <w:lang w:val="en-US" w:eastAsia="fr-FR"/>
              <w:rPrChange w:id="4244" w:author="jerome draillard" w:date="2015-10-29T12:03:00Z">
                <w:rPr>
                  <w:rFonts w:ascii="Courier New" w:eastAsia="Times New Roman" w:hAnsi="Courier New" w:cs="Courier New"/>
                  <w:color w:val="000000"/>
                  <w:sz w:val="20"/>
                  <w:u w:val="single"/>
                  <w:lang w:eastAsia="fr-FR"/>
                </w:rPr>
              </w:rPrChange>
            </w:rPr>
            <w:delText>SwAssistedComponent</w:delText>
          </w:r>
        </w:del>
      </w:ins>
    </w:p>
    <w:p w:rsidR="00AE5773" w:rsidRPr="00AE5773" w:rsidDel="0013549D" w:rsidRDefault="004D7EE5" w:rsidP="00AE5773">
      <w:pPr>
        <w:shd w:val="clear" w:color="auto" w:fill="FFFFFF"/>
        <w:jc w:val="left"/>
        <w:rPr>
          <w:ins w:id="4245" w:author="jerome draillard" w:date="2015-10-29T12:03:00Z"/>
          <w:del w:id="4246" w:author="ghislain.aine" w:date="2015-10-30T10:26:00Z"/>
          <w:rFonts w:ascii="Courier New" w:eastAsia="Times New Roman" w:hAnsi="Courier New" w:cs="Courier New"/>
          <w:color w:val="000000"/>
          <w:sz w:val="20"/>
          <w:lang w:eastAsia="fr-FR"/>
        </w:rPr>
      </w:pPr>
      <w:ins w:id="4247" w:author="jerome draillard" w:date="2015-10-29T12:03:00Z">
        <w:del w:id="4248" w:author="ghislain.aine" w:date="2015-10-30T10:26:00Z">
          <w:r w:rsidRPr="004D7EE5">
            <w:rPr>
              <w:rFonts w:ascii="Courier New" w:eastAsia="Times New Roman" w:hAnsi="Courier New" w:cs="Courier New"/>
              <w:color w:val="000000"/>
              <w:sz w:val="20"/>
              <w:lang w:val="en-US" w:eastAsia="fr-FR"/>
              <w:rPrChange w:id="4249" w:author="jerome draillard" w:date="2015-10-29T12:03:00Z">
                <w:rPr>
                  <w:rFonts w:ascii="Courier New" w:eastAsia="Times New Roman" w:hAnsi="Courier New" w:cs="Courier New"/>
                  <w:color w:val="000000"/>
                  <w:sz w:val="20"/>
                  <w:u w:val="single"/>
                  <w:lang w:eastAsia="fr-FR"/>
                </w:rPr>
              </w:rPrChange>
            </w:rPr>
            <w:delText xml:space="preserve">    </w:delText>
          </w:r>
          <w:r w:rsidR="00AE5773" w:rsidRPr="00AE5773" w:rsidDel="0013549D">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250" w:author="jerome draillard" w:date="2015-10-29T12:03:00Z"/>
          <w:del w:id="4251" w:author="ghislain.aine" w:date="2015-10-30T10:26:00Z"/>
          <w:rFonts w:ascii="Courier New" w:eastAsia="Times New Roman" w:hAnsi="Courier New" w:cs="Courier New"/>
          <w:color w:val="000000"/>
          <w:sz w:val="20"/>
          <w:lang w:eastAsia="fr-FR"/>
        </w:rPr>
      </w:pPr>
      <w:ins w:id="4252" w:author="jerome draillard" w:date="2015-10-29T12:03:00Z">
        <w:del w:id="4253" w:author="ghislain.aine" w:date="2015-10-30T10:26:00Z">
          <w:r w:rsidRPr="00AE5773" w:rsidDel="0013549D">
            <w:rPr>
              <w:rFonts w:ascii="Courier New" w:eastAsia="Times New Roman" w:hAnsi="Courier New" w:cs="Courier New"/>
              <w:color w:val="000000"/>
              <w:sz w:val="20"/>
              <w:lang w:eastAsia="fr-FR"/>
            </w:rPr>
            <w:delText xml:space="preserve">        Q_OBJECT</w:delText>
          </w:r>
        </w:del>
        <w:del w:id="4254" w:author="ghislain.aine" w:date="2015-10-29T16:07:00Z">
          <w:r w:rsidRPr="00AE5773" w:rsidDel="00DE4D1F">
            <w:rPr>
              <w:rFonts w:ascii="Courier New" w:eastAsia="Times New Roman" w:hAnsi="Courier New" w:cs="Courier New"/>
              <w:b/>
              <w:bCs/>
              <w:color w:val="000080"/>
              <w:sz w:val="20"/>
              <w:lang w:eastAsia="fr-FR"/>
            </w:rPr>
            <w:delText>;</w:delText>
          </w:r>
        </w:del>
      </w:ins>
    </w:p>
    <w:p w:rsidR="00AE5773" w:rsidRPr="00AE5773" w:rsidDel="00DE4D1F" w:rsidRDefault="00AE5773" w:rsidP="00AE5773">
      <w:pPr>
        <w:shd w:val="clear" w:color="auto" w:fill="FFFFFF"/>
        <w:jc w:val="left"/>
        <w:rPr>
          <w:ins w:id="4255" w:author="jerome draillard" w:date="2015-10-29T12:03:00Z"/>
          <w:del w:id="4256" w:author="ghislain.aine" w:date="2015-10-29T16:09:00Z"/>
          <w:rFonts w:ascii="Courier New" w:eastAsia="Times New Roman" w:hAnsi="Courier New" w:cs="Courier New"/>
          <w:color w:val="000000"/>
          <w:sz w:val="20"/>
          <w:lang w:eastAsia="fr-FR"/>
        </w:rPr>
      </w:pPr>
    </w:p>
    <w:p w:rsidR="00AE5773" w:rsidRPr="00AE5773" w:rsidDel="00DE4D1F" w:rsidRDefault="00AE5773" w:rsidP="00AE5773">
      <w:pPr>
        <w:shd w:val="clear" w:color="auto" w:fill="FFFFFF"/>
        <w:jc w:val="left"/>
        <w:rPr>
          <w:ins w:id="4257" w:author="jerome draillard" w:date="2015-10-29T12:03:00Z"/>
          <w:del w:id="4258" w:author="ghislain.aine" w:date="2015-10-29T16:09:00Z"/>
          <w:rFonts w:ascii="Courier New" w:eastAsia="Times New Roman" w:hAnsi="Courier New" w:cs="Courier New"/>
          <w:color w:val="000000"/>
          <w:sz w:val="20"/>
          <w:lang w:eastAsia="fr-FR"/>
        </w:rPr>
      </w:pPr>
    </w:p>
    <w:p w:rsidR="00AE5773" w:rsidRPr="00AE5773" w:rsidDel="00DE4D1F" w:rsidRDefault="00AE5773" w:rsidP="00AE5773">
      <w:pPr>
        <w:shd w:val="clear" w:color="auto" w:fill="FFFFFF"/>
        <w:jc w:val="left"/>
        <w:rPr>
          <w:ins w:id="4259" w:author="jerome draillard" w:date="2015-10-29T12:03:00Z"/>
          <w:del w:id="4260" w:author="ghislain.aine" w:date="2015-10-29T16:09:00Z"/>
          <w:rFonts w:ascii="Courier New" w:eastAsia="Times New Roman" w:hAnsi="Courier New" w:cs="Courier New"/>
          <w:color w:val="000000"/>
          <w:sz w:val="20"/>
          <w:lang w:eastAsia="fr-FR"/>
        </w:rPr>
      </w:pPr>
      <w:ins w:id="4261" w:author="jerome draillard" w:date="2015-10-29T12:03:00Z">
        <w:del w:id="4262"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8000FF"/>
              <w:sz w:val="20"/>
              <w:lang w:eastAsia="fr-FR"/>
            </w:rPr>
            <w:delText>public</w:delText>
          </w:r>
          <w:r w:rsidRPr="00AE5773" w:rsidDel="00DE4D1F">
            <w:rPr>
              <w:rFonts w:ascii="Courier New" w:eastAsia="Times New Roman" w:hAnsi="Courier New" w:cs="Courier New"/>
              <w:b/>
              <w:bCs/>
              <w:color w:val="000080"/>
              <w:sz w:val="20"/>
              <w:lang w:eastAsia="fr-FR"/>
            </w:rPr>
            <w:delText>:</w:delText>
          </w:r>
        </w:del>
      </w:ins>
    </w:p>
    <w:p w:rsidR="00AE5773" w:rsidRPr="00AE5773" w:rsidDel="00DE4D1F" w:rsidRDefault="00AE5773" w:rsidP="00AE5773">
      <w:pPr>
        <w:shd w:val="clear" w:color="auto" w:fill="FFFFFF"/>
        <w:jc w:val="left"/>
        <w:rPr>
          <w:ins w:id="4263" w:author="jerome draillard" w:date="2015-10-29T12:03:00Z"/>
          <w:del w:id="4264" w:author="ghislain.aine" w:date="2015-10-29T16:09:00Z"/>
          <w:rFonts w:ascii="Courier New" w:eastAsia="Times New Roman" w:hAnsi="Courier New" w:cs="Courier New"/>
          <w:color w:val="008080"/>
          <w:sz w:val="20"/>
          <w:lang w:eastAsia="fr-FR"/>
        </w:rPr>
      </w:pPr>
      <w:ins w:id="4265" w:author="jerome draillard" w:date="2015-10-29T12:03:00Z">
        <w:del w:id="4266"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008080"/>
              <w:sz w:val="20"/>
              <w:lang w:eastAsia="fr-FR"/>
            </w:rPr>
            <w:delText>/**</w:delText>
          </w:r>
        </w:del>
      </w:ins>
    </w:p>
    <w:p w:rsidR="00AE5773" w:rsidRPr="00AE5773" w:rsidDel="00DE4D1F" w:rsidRDefault="00AE5773" w:rsidP="00AE5773">
      <w:pPr>
        <w:shd w:val="clear" w:color="auto" w:fill="FFFFFF"/>
        <w:jc w:val="left"/>
        <w:rPr>
          <w:ins w:id="4267" w:author="jerome draillard" w:date="2015-10-29T12:03:00Z"/>
          <w:del w:id="4268" w:author="ghislain.aine" w:date="2015-10-29T16:09:00Z"/>
          <w:rFonts w:ascii="Courier New" w:eastAsia="Times New Roman" w:hAnsi="Courier New" w:cs="Courier New"/>
          <w:color w:val="008080"/>
          <w:sz w:val="20"/>
          <w:lang w:eastAsia="fr-FR"/>
        </w:rPr>
      </w:pPr>
      <w:ins w:id="4269" w:author="jerome draillard" w:date="2015-10-29T12:03:00Z">
        <w:del w:id="4270" w:author="ghislain.aine" w:date="2015-10-29T16:09:00Z">
          <w:r w:rsidRPr="00AE5773" w:rsidDel="00DE4D1F">
            <w:rPr>
              <w:rFonts w:ascii="Courier New" w:eastAsia="Times New Roman" w:hAnsi="Courier New" w:cs="Courier New"/>
              <w:color w:val="008080"/>
              <w:sz w:val="20"/>
              <w:lang w:eastAsia="fr-FR"/>
            </w:rPr>
            <w:delText xml:space="preserve">        * @brief Énumérateur décrivant les périodes</w:delText>
          </w:r>
        </w:del>
      </w:ins>
    </w:p>
    <w:p w:rsidR="00AE5773" w:rsidRPr="00AE5773" w:rsidDel="00DE4D1F" w:rsidRDefault="00AE5773" w:rsidP="00AE5773">
      <w:pPr>
        <w:shd w:val="clear" w:color="auto" w:fill="FFFFFF"/>
        <w:jc w:val="left"/>
        <w:rPr>
          <w:ins w:id="4271" w:author="jerome draillard" w:date="2015-10-29T12:03:00Z"/>
          <w:del w:id="4272" w:author="ghislain.aine" w:date="2015-10-29T16:09:00Z"/>
          <w:rFonts w:ascii="Courier New" w:eastAsia="Times New Roman" w:hAnsi="Courier New" w:cs="Courier New"/>
          <w:color w:val="000000"/>
          <w:sz w:val="20"/>
          <w:lang w:eastAsia="fr-FR"/>
        </w:rPr>
      </w:pPr>
      <w:ins w:id="4273" w:author="jerome draillard" w:date="2015-10-29T12:03:00Z">
        <w:del w:id="4274" w:author="ghislain.aine" w:date="2015-10-29T16:09:00Z">
          <w:r w:rsidRPr="00AE5773" w:rsidDel="00DE4D1F">
            <w:rPr>
              <w:rFonts w:ascii="Courier New" w:eastAsia="Times New Roman" w:hAnsi="Courier New" w:cs="Courier New"/>
              <w:color w:val="008080"/>
              <w:sz w:val="20"/>
              <w:lang w:eastAsia="fr-FR"/>
            </w:rPr>
            <w:delText xml:space="preserve">        */</w:delText>
          </w:r>
        </w:del>
      </w:ins>
    </w:p>
    <w:p w:rsidR="00AE5773" w:rsidRPr="00AE5773" w:rsidDel="00DE4D1F" w:rsidRDefault="00AE5773" w:rsidP="00AE5773">
      <w:pPr>
        <w:shd w:val="clear" w:color="auto" w:fill="FFFFFF"/>
        <w:jc w:val="left"/>
        <w:rPr>
          <w:ins w:id="4275" w:author="jerome draillard" w:date="2015-10-29T12:03:00Z"/>
          <w:del w:id="4276" w:author="ghislain.aine" w:date="2015-10-29T16:09:00Z"/>
          <w:rFonts w:ascii="Courier New" w:eastAsia="Times New Roman" w:hAnsi="Courier New" w:cs="Courier New"/>
          <w:color w:val="000000"/>
          <w:sz w:val="20"/>
          <w:lang w:eastAsia="fr-FR"/>
        </w:rPr>
      </w:pPr>
      <w:ins w:id="4277" w:author="jerome draillard" w:date="2015-10-29T12:03:00Z">
        <w:del w:id="4278" w:author="ghislain.aine" w:date="2015-10-29T16:09:00Z">
          <w:r w:rsidRPr="00AE5773" w:rsidDel="00DE4D1F">
            <w:rPr>
              <w:rFonts w:ascii="Courier New" w:eastAsia="Times New Roman" w:hAnsi="Courier New" w:cs="Courier New"/>
              <w:color w:val="000000"/>
              <w:sz w:val="20"/>
              <w:lang w:eastAsia="fr-FR"/>
            </w:rPr>
            <w:delText xml:space="preserve">    </w:delText>
          </w:r>
        </w:del>
      </w:ins>
    </w:p>
    <w:p w:rsidR="00AE5773" w:rsidRPr="00AE5773" w:rsidDel="00DE4D1F" w:rsidRDefault="00AE5773" w:rsidP="00AE5773">
      <w:pPr>
        <w:shd w:val="clear" w:color="auto" w:fill="FFFFFF"/>
        <w:jc w:val="left"/>
        <w:rPr>
          <w:ins w:id="4279" w:author="jerome draillard" w:date="2015-10-29T12:03:00Z"/>
          <w:del w:id="4280" w:author="ghislain.aine" w:date="2015-10-29T16:09:00Z"/>
          <w:rFonts w:ascii="Courier New" w:eastAsia="Times New Roman" w:hAnsi="Courier New" w:cs="Courier New"/>
          <w:color w:val="000000"/>
          <w:sz w:val="20"/>
          <w:lang w:eastAsia="fr-FR"/>
        </w:rPr>
      </w:pPr>
    </w:p>
    <w:p w:rsidR="00AE5773" w:rsidRPr="00AE5773" w:rsidDel="00DE4D1F" w:rsidRDefault="00AE5773" w:rsidP="00AE5773">
      <w:pPr>
        <w:shd w:val="clear" w:color="auto" w:fill="FFFFFF"/>
        <w:jc w:val="left"/>
        <w:rPr>
          <w:ins w:id="4281" w:author="jerome draillard" w:date="2015-10-29T12:03:00Z"/>
          <w:del w:id="4282" w:author="ghislain.aine" w:date="2015-10-29T16:09:00Z"/>
          <w:rFonts w:ascii="Courier New" w:eastAsia="Times New Roman" w:hAnsi="Courier New" w:cs="Courier New"/>
          <w:color w:val="000000"/>
          <w:sz w:val="20"/>
          <w:lang w:eastAsia="fr-FR"/>
        </w:rPr>
      </w:pPr>
      <w:ins w:id="4283" w:author="jerome draillard" w:date="2015-10-29T12:03:00Z">
        <w:del w:id="4284"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8000FF"/>
              <w:sz w:val="20"/>
              <w:lang w:eastAsia="fr-FR"/>
            </w:rPr>
            <w:delText>private</w:delText>
          </w:r>
          <w:r w:rsidRPr="00AE5773" w:rsidDel="00DE4D1F">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285" w:author="jerome draillard" w:date="2015-10-29T12:03:00Z"/>
          <w:del w:id="4286" w:author="ghislain.aine" w:date="2015-10-30T10:26:00Z"/>
          <w:rFonts w:ascii="Courier New" w:eastAsia="Times New Roman" w:hAnsi="Courier New" w:cs="Courier New"/>
          <w:color w:val="000000"/>
          <w:sz w:val="20"/>
          <w:lang w:eastAsia="fr-FR"/>
        </w:rPr>
      </w:pPr>
      <w:ins w:id="4287" w:author="jerome draillard" w:date="2015-10-29T12:03:00Z">
        <w:del w:id="4288" w:author="ghislain.aine" w:date="2015-10-29T16:09:00Z">
          <w:r w:rsidRPr="00AE5773" w:rsidDel="00DE4D1F">
            <w:rPr>
              <w:rFonts w:ascii="Courier New" w:eastAsia="Times New Roman" w:hAnsi="Courier New" w:cs="Courier New"/>
              <w:color w:val="000000"/>
              <w:sz w:val="20"/>
              <w:lang w:eastAsia="fr-FR"/>
            </w:rPr>
            <w:delText xml:space="preserve">  </w:delText>
          </w:r>
        </w:del>
        <w:del w:id="4289" w:author="ghislain.aine" w:date="2015-10-30T10:26:00Z">
          <w:r w:rsidRPr="00AE5773" w:rsidDel="0013549D">
            <w:rPr>
              <w:rFonts w:ascii="Courier New" w:eastAsia="Times New Roman" w:hAnsi="Courier New" w:cs="Courier New"/>
              <w:color w:val="000000"/>
              <w:sz w:val="20"/>
              <w:lang w:eastAsia="fr-FR"/>
            </w:rPr>
            <w:delText xml:space="preserve">      </w:delText>
          </w:r>
        </w:del>
      </w:ins>
    </w:p>
    <w:p w:rsidR="00AE5773" w:rsidRPr="00AE5773" w:rsidDel="0013549D" w:rsidRDefault="00AE5773" w:rsidP="00AE5773">
      <w:pPr>
        <w:shd w:val="clear" w:color="auto" w:fill="FFFFFF"/>
        <w:jc w:val="left"/>
        <w:rPr>
          <w:ins w:id="4290" w:author="jerome draillard" w:date="2015-10-29T12:03:00Z"/>
          <w:del w:id="4291" w:author="ghislain.aine" w:date="2015-10-30T10:26:00Z"/>
          <w:rFonts w:ascii="Courier New" w:eastAsia="Times New Roman" w:hAnsi="Courier New" w:cs="Courier New"/>
          <w:color w:val="000000"/>
          <w:sz w:val="20"/>
          <w:lang w:eastAsia="fr-FR"/>
        </w:rPr>
      </w:pPr>
      <w:ins w:id="4292" w:author="jerome draillard" w:date="2015-10-29T12:03:00Z">
        <w:del w:id="429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8000FF"/>
              <w:sz w:val="20"/>
              <w:lang w:eastAsia="fr-FR"/>
            </w:rPr>
            <w:delText>public</w:delText>
          </w:r>
          <w:r w:rsidRPr="00AE5773" w:rsidDel="0013549D">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294" w:author="jerome draillard" w:date="2015-10-29T12:03:00Z"/>
          <w:del w:id="4295" w:author="ghislain.aine" w:date="2015-10-30T10:26:00Z"/>
          <w:rFonts w:ascii="Courier New" w:eastAsia="Times New Roman" w:hAnsi="Courier New" w:cs="Courier New"/>
          <w:color w:val="000000"/>
          <w:sz w:val="20"/>
          <w:lang w:eastAsia="fr-FR"/>
        </w:rPr>
      </w:pPr>
    </w:p>
    <w:p w:rsidR="00AE5773" w:rsidRPr="00AE5773" w:rsidDel="0013549D" w:rsidRDefault="00AE5773" w:rsidP="00AE5773">
      <w:pPr>
        <w:shd w:val="clear" w:color="auto" w:fill="FFFFFF"/>
        <w:jc w:val="left"/>
        <w:rPr>
          <w:ins w:id="4296" w:author="jerome draillard" w:date="2015-10-29T12:03:00Z"/>
          <w:del w:id="4297" w:author="ghislain.aine" w:date="2015-10-30T10:26:00Z"/>
          <w:rFonts w:ascii="Courier New" w:eastAsia="Times New Roman" w:hAnsi="Courier New" w:cs="Courier New"/>
          <w:color w:val="000000"/>
          <w:sz w:val="20"/>
          <w:lang w:eastAsia="fr-FR"/>
        </w:rPr>
      </w:pPr>
      <w:ins w:id="4298" w:author="jerome draillard" w:date="2015-10-29T12:03:00Z">
        <w:del w:id="4299"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 @brief Constructeur */</w:delText>
          </w:r>
        </w:del>
      </w:ins>
    </w:p>
    <w:p w:rsidR="00AE5773" w:rsidRPr="00AE5773" w:rsidDel="0013549D" w:rsidRDefault="00AE5773" w:rsidP="00AE5773">
      <w:pPr>
        <w:shd w:val="clear" w:color="auto" w:fill="FFFFFF"/>
        <w:jc w:val="left"/>
        <w:rPr>
          <w:ins w:id="4300" w:author="jerome draillard" w:date="2015-10-29T12:03:00Z"/>
          <w:del w:id="4301" w:author="ghislain.aine" w:date="2015-10-30T10:26:00Z"/>
          <w:rFonts w:ascii="Courier New" w:eastAsia="Times New Roman" w:hAnsi="Courier New" w:cs="Courier New"/>
          <w:color w:val="000000"/>
          <w:sz w:val="20"/>
          <w:lang w:eastAsia="fr-FR"/>
        </w:rPr>
      </w:pPr>
      <w:ins w:id="4302" w:author="jerome draillard" w:date="2015-10-29T12:03:00Z">
        <w:del w:id="4303" w:author="ghislain.aine" w:date="2015-10-30T10:26:00Z">
          <w:r w:rsidRPr="00AE5773" w:rsidDel="0013549D">
            <w:rPr>
              <w:rFonts w:ascii="Courier New" w:eastAsia="Times New Roman" w:hAnsi="Courier New" w:cs="Courier New"/>
              <w:color w:val="000000"/>
              <w:sz w:val="20"/>
              <w:lang w:eastAsia="fr-FR"/>
            </w:rPr>
            <w:delText xml:space="preserve">        DemoCoreComponent</w:delText>
          </w:r>
          <w:r w:rsidRPr="00AE5773" w:rsidDel="0013549D">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304" w:author="jerome draillard" w:date="2015-10-29T12:03:00Z"/>
          <w:del w:id="4305" w:author="ghislain.aine" w:date="2015-10-30T10:26:00Z"/>
          <w:rFonts w:ascii="Courier New" w:eastAsia="Times New Roman" w:hAnsi="Courier New" w:cs="Courier New"/>
          <w:color w:val="000000"/>
          <w:sz w:val="20"/>
          <w:lang w:eastAsia="fr-FR"/>
        </w:rPr>
      </w:pPr>
    </w:p>
    <w:p w:rsidR="00AE5773" w:rsidRPr="00AE5773" w:rsidDel="0013549D" w:rsidRDefault="00AE5773" w:rsidP="00AE5773">
      <w:pPr>
        <w:shd w:val="clear" w:color="auto" w:fill="FFFFFF"/>
        <w:jc w:val="left"/>
        <w:rPr>
          <w:ins w:id="4306" w:author="jerome draillard" w:date="2015-10-29T12:03:00Z"/>
          <w:del w:id="4307" w:author="ghislain.aine" w:date="2015-10-30T10:26:00Z"/>
          <w:rFonts w:ascii="Courier New" w:eastAsia="Times New Roman" w:hAnsi="Courier New" w:cs="Courier New"/>
          <w:color w:val="000000"/>
          <w:sz w:val="20"/>
          <w:lang w:eastAsia="fr-FR"/>
        </w:rPr>
      </w:pPr>
      <w:ins w:id="4308" w:author="jerome draillard" w:date="2015-10-29T12:03:00Z">
        <w:del w:id="4309"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 @brief Destructeur */</w:delText>
          </w:r>
        </w:del>
      </w:ins>
    </w:p>
    <w:p w:rsidR="00AE5773" w:rsidRPr="00AE5773" w:rsidDel="0013549D" w:rsidRDefault="00AE5773" w:rsidP="00AE5773">
      <w:pPr>
        <w:shd w:val="clear" w:color="auto" w:fill="FFFFFF"/>
        <w:jc w:val="left"/>
        <w:rPr>
          <w:ins w:id="4310" w:author="jerome draillard" w:date="2015-10-29T12:03:00Z"/>
          <w:del w:id="4311" w:author="ghislain.aine" w:date="2015-10-30T10:26:00Z"/>
          <w:rFonts w:ascii="Courier New" w:eastAsia="Times New Roman" w:hAnsi="Courier New" w:cs="Courier New"/>
          <w:color w:val="000000"/>
          <w:sz w:val="20"/>
          <w:lang w:eastAsia="fr-FR"/>
        </w:rPr>
      </w:pPr>
      <w:ins w:id="4312" w:author="jerome draillard" w:date="2015-10-29T12:03:00Z">
        <w:del w:id="431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b/>
              <w:bCs/>
              <w:color w:val="000080"/>
              <w:sz w:val="20"/>
              <w:lang w:eastAsia="fr-FR"/>
            </w:rPr>
            <w:delText>~</w:delText>
          </w:r>
          <w:r w:rsidRPr="00AE5773" w:rsidDel="0013549D">
            <w:rPr>
              <w:rFonts w:ascii="Courier New" w:eastAsia="Times New Roman" w:hAnsi="Courier New" w:cs="Courier New"/>
              <w:color w:val="000000"/>
              <w:sz w:val="20"/>
              <w:lang w:eastAsia="fr-FR"/>
            </w:rPr>
            <w:delText>DemoCoreComponent</w:delText>
          </w:r>
          <w:r w:rsidRPr="00AE5773" w:rsidDel="0013549D">
            <w:rPr>
              <w:rFonts w:ascii="Courier New" w:eastAsia="Times New Roman" w:hAnsi="Courier New" w:cs="Courier New"/>
              <w:b/>
              <w:bCs/>
              <w:color w:val="000080"/>
              <w:sz w:val="20"/>
              <w:lang w:eastAsia="fr-FR"/>
            </w:rPr>
            <w:delText>();</w:delText>
          </w:r>
        </w:del>
      </w:ins>
    </w:p>
    <w:p w:rsidR="00AE5773" w:rsidRPr="00AE5773" w:rsidDel="0013549D" w:rsidRDefault="00AE5773" w:rsidP="00AE5773">
      <w:pPr>
        <w:shd w:val="clear" w:color="auto" w:fill="FFFFFF"/>
        <w:jc w:val="left"/>
        <w:rPr>
          <w:ins w:id="4314" w:author="jerome draillard" w:date="2015-10-29T12:03:00Z"/>
          <w:del w:id="4315" w:author="ghislain.aine" w:date="2015-10-30T10:26:00Z"/>
          <w:rFonts w:ascii="Courier New" w:eastAsia="Times New Roman" w:hAnsi="Courier New" w:cs="Courier New"/>
          <w:color w:val="000000"/>
          <w:sz w:val="20"/>
          <w:lang w:eastAsia="fr-FR"/>
        </w:rPr>
      </w:pPr>
    </w:p>
    <w:p w:rsidR="00AE5773" w:rsidRPr="00AE5773" w:rsidDel="0013549D" w:rsidRDefault="00AE5773" w:rsidP="00AE5773">
      <w:pPr>
        <w:shd w:val="clear" w:color="auto" w:fill="FFFFFF"/>
        <w:jc w:val="left"/>
        <w:rPr>
          <w:ins w:id="4316" w:author="jerome draillard" w:date="2015-10-29T12:03:00Z"/>
          <w:del w:id="4317" w:author="ghislain.aine" w:date="2015-10-30T10:26:00Z"/>
          <w:rFonts w:ascii="Courier New" w:eastAsia="Times New Roman" w:hAnsi="Courier New" w:cs="Courier New"/>
          <w:color w:val="000000"/>
          <w:sz w:val="20"/>
          <w:lang w:eastAsia="fr-FR"/>
        </w:rPr>
      </w:pPr>
      <w:ins w:id="4318" w:author="jerome draillard" w:date="2015-10-29T12:03:00Z">
        <w:del w:id="4319" w:author="ghislain.aine" w:date="2015-10-30T10:26:00Z">
          <w:r w:rsidRPr="00AE5773" w:rsidDel="0013549D">
            <w:rPr>
              <w:rFonts w:ascii="Courier New" w:eastAsia="Times New Roman" w:hAnsi="Courier New" w:cs="Courier New"/>
              <w:color w:val="000000"/>
              <w:sz w:val="20"/>
              <w:lang w:eastAsia="fr-FR"/>
            </w:rPr>
            <w:delText xml:space="preserve">        </w:delText>
          </w:r>
        </w:del>
      </w:ins>
    </w:p>
    <w:p w:rsidR="00AE5773" w:rsidRPr="00AE5773" w:rsidDel="0013549D" w:rsidRDefault="00AE5773" w:rsidP="00AE5773">
      <w:pPr>
        <w:shd w:val="clear" w:color="auto" w:fill="FFFFFF"/>
        <w:jc w:val="left"/>
        <w:rPr>
          <w:ins w:id="4320" w:author="jerome draillard" w:date="2015-10-29T12:03:00Z"/>
          <w:del w:id="4321" w:author="ghislain.aine" w:date="2015-10-30T10:26:00Z"/>
          <w:rFonts w:ascii="Courier New" w:eastAsia="Times New Roman" w:hAnsi="Courier New" w:cs="Courier New"/>
          <w:color w:val="000000"/>
          <w:sz w:val="20"/>
          <w:lang w:eastAsia="fr-FR"/>
        </w:rPr>
      </w:pPr>
      <w:ins w:id="4322" w:author="jerome draillard" w:date="2015-10-29T12:03:00Z">
        <w:del w:id="432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b/>
              <w:bCs/>
              <w:color w:val="000080"/>
              <w:sz w:val="20"/>
              <w:lang w:eastAsia="fr-FR"/>
            </w:rPr>
            <w:delText>};</w:delText>
          </w:r>
        </w:del>
      </w:ins>
    </w:p>
    <w:p w:rsidR="00AE5773" w:rsidRPr="00AE5773" w:rsidDel="006A407B" w:rsidRDefault="00AE5773" w:rsidP="00AE5773">
      <w:pPr>
        <w:shd w:val="clear" w:color="auto" w:fill="FFFFFF"/>
        <w:jc w:val="left"/>
        <w:rPr>
          <w:ins w:id="4324" w:author="jerome draillard" w:date="2015-10-29T12:03:00Z"/>
          <w:del w:id="4325" w:author="ghislain.aine" w:date="2015-10-30T10:26:00Z"/>
          <w:rFonts w:ascii="Courier New" w:eastAsia="Times New Roman" w:hAnsi="Courier New" w:cs="Courier New"/>
          <w:color w:val="000000"/>
          <w:sz w:val="20"/>
          <w:lang w:eastAsia="fr-FR"/>
        </w:rPr>
      </w:pPr>
      <w:ins w:id="4326" w:author="jerome draillard" w:date="2015-10-29T12:03:00Z">
        <w:del w:id="4327" w:author="ghislain.aine" w:date="2015-10-30T10:26:00Z">
          <w:r w:rsidRPr="00AE5773" w:rsidDel="0013549D">
            <w:rPr>
              <w:rFonts w:ascii="Courier New" w:eastAsia="Times New Roman" w:hAnsi="Courier New" w:cs="Courier New"/>
              <w:b/>
              <w:bCs/>
              <w:color w:val="000080"/>
              <w:sz w:val="20"/>
              <w:lang w:eastAsia="fr-FR"/>
            </w:rPr>
            <w:delText>}</w:delText>
          </w:r>
        </w:del>
      </w:ins>
    </w:p>
    <w:p w:rsidR="00A43A6B" w:rsidRDefault="00A43A6B">
      <w:pPr>
        <w:shd w:val="clear" w:color="auto" w:fill="FFFFFF"/>
        <w:jc w:val="left"/>
        <w:rPr>
          <w:ins w:id="4328" w:author="jerome draillard" w:date="2015-10-29T12:03:00Z"/>
          <w:del w:id="4329" w:author="ghislain.aine" w:date="2015-10-30T10:26:00Z"/>
        </w:rPr>
        <w:pPrChange w:id="4330" w:author="ghislain.aine" w:date="2015-10-30T10:26:00Z">
          <w:pPr>
            <w:spacing w:after="200" w:line="276" w:lineRule="auto"/>
            <w:jc w:val="left"/>
          </w:pPr>
        </w:pPrChange>
      </w:pPr>
    </w:p>
    <w:p w:rsidR="00A43A6B" w:rsidRDefault="00A43A6B">
      <w:pPr>
        <w:rPr>
          <w:ins w:id="4331" w:author="jerome draillard" w:date="2015-10-29T11:50:00Z"/>
          <w:del w:id="4332" w:author="ghislain.aine" w:date="2015-10-30T10:26:00Z"/>
        </w:rPr>
        <w:pPrChange w:id="4333" w:author="jerome draillard" w:date="2015-10-29T11:44:00Z">
          <w:pPr>
            <w:spacing w:after="200" w:line="276" w:lineRule="auto"/>
            <w:jc w:val="left"/>
          </w:pPr>
        </w:pPrChange>
      </w:pPr>
    </w:p>
    <w:p w:rsidR="00A43A6B" w:rsidRDefault="006A407B">
      <w:pPr>
        <w:rPr>
          <w:ins w:id="4334" w:author="jerome draillard" w:date="2015-10-29T12:03:00Z"/>
        </w:rPr>
        <w:pPrChange w:id="4335" w:author="jerome draillard" w:date="2015-10-29T11:44:00Z">
          <w:pPr>
            <w:spacing w:after="200" w:line="276" w:lineRule="auto"/>
            <w:jc w:val="left"/>
          </w:pPr>
        </w:pPrChange>
      </w:pPr>
      <w:ins w:id="4336" w:author="ghislain.aine" w:date="2015-10-30T10:27:00Z">
        <w:r>
          <w:t>R</w:t>
        </w:r>
      </w:ins>
      <w:ins w:id="4337" w:author="jerome draillard" w:date="2015-10-29T11:52:00Z">
        <w:del w:id="4338" w:author="ghislain.aine" w:date="2015-10-30T10:27:00Z">
          <w:r w:rsidR="00E56415" w:rsidDel="006A407B">
            <w:delText>r</w:delText>
          </w:r>
        </w:del>
      </w:ins>
      <w:ins w:id="4339" w:author="jerome draillard" w:date="2015-10-29T12:03:00Z">
        <w:r w:rsidR="00AE5773">
          <w:t>emarques</w:t>
        </w:r>
      </w:ins>
      <w:ins w:id="4340" w:author="jerome draillard" w:date="2015-10-29T11:52:00Z">
        <w:r w:rsidR="00E56415">
          <w:t xml:space="preserve"> :</w:t>
        </w:r>
      </w:ins>
    </w:p>
    <w:p w:rsidR="00A43A6B" w:rsidRDefault="00E60408">
      <w:pPr>
        <w:rPr>
          <w:ins w:id="4341" w:author="jerome draillard" w:date="2015-10-29T11:52:00Z"/>
        </w:rPr>
        <w:pPrChange w:id="4342" w:author="jerome draillard" w:date="2015-10-29T11:44:00Z">
          <w:pPr>
            <w:spacing w:after="200" w:line="276" w:lineRule="auto"/>
            <w:jc w:val="left"/>
          </w:pPr>
        </w:pPrChange>
      </w:pPr>
      <w:ins w:id="4343" w:author="ghislain.aine" w:date="2015-11-04T17:34:00Z">
        <w:r>
          <w:t xml:space="preserve">- </w:t>
        </w:r>
      </w:ins>
      <w:ins w:id="4344" w:author="ghislain.aine" w:date="2015-10-29T16:04:00Z">
        <w:r w:rsidR="00DE4D1F">
          <w:t xml:space="preserve">La </w:t>
        </w:r>
      </w:ins>
      <w:ins w:id="4345" w:author="jerome draillard" w:date="2015-10-29T12:03:00Z">
        <w:del w:id="4346" w:author="ghislain.aine" w:date="2015-10-29T16:04:00Z">
          <w:r w:rsidR="00AE5773" w:rsidDel="00DE4D1F">
            <w:delText>M</w:delText>
          </w:r>
        </w:del>
      </w:ins>
      <w:ins w:id="4347" w:author="ghislain.aine" w:date="2015-10-29T16:04:00Z">
        <w:r w:rsidR="00DE4D1F">
          <w:t>m</w:t>
        </w:r>
      </w:ins>
      <w:ins w:id="4348" w:author="jerome draillard" w:date="2015-10-29T12:03:00Z">
        <w:r w:rsidR="00AE5773">
          <w:t xml:space="preserve">acro </w:t>
        </w:r>
      </w:ins>
      <w:ins w:id="4349" w:author="jerome draillard" w:date="2015-10-29T11:52:00Z">
        <w:r w:rsidR="00E56415">
          <w:t xml:space="preserve"> Q_OBJECT </w:t>
        </w:r>
      </w:ins>
      <w:ins w:id="4350" w:author="jerome draillard" w:date="2015-10-29T12:03:00Z">
        <w:r w:rsidR="00AE5773">
          <w:t xml:space="preserve"> </w:t>
        </w:r>
        <w:del w:id="4351" w:author="ghislain.aine" w:date="2015-10-29T16:04:00Z">
          <w:r w:rsidR="00AE5773" w:rsidDel="00DE4D1F">
            <w:delText>appelée</w:delText>
          </w:r>
        </w:del>
      </w:ins>
      <w:ins w:id="4352" w:author="ghislain.aine" w:date="2015-10-29T16:04:00Z">
        <w:r w:rsidR="00DE4D1F">
          <w:t>est ajoutée</w:t>
        </w:r>
      </w:ins>
      <w:ins w:id="4353" w:author="jerome draillard" w:date="2015-10-29T12:03:00Z">
        <w:r w:rsidR="00AE5773">
          <w:t xml:space="preserve"> car </w:t>
        </w:r>
        <w:proofErr w:type="spellStart"/>
        <w:r w:rsidR="00AE5773">
          <w:t>SwAssistedComponent</w:t>
        </w:r>
        <w:proofErr w:type="spellEnd"/>
        <w:r w:rsidR="00AE5773">
          <w:t xml:space="preserve"> est un </w:t>
        </w:r>
        <w:proofErr w:type="spellStart"/>
        <w:r w:rsidR="00AE5773">
          <w:t>QObject</w:t>
        </w:r>
      </w:ins>
      <w:proofErr w:type="spellEnd"/>
    </w:p>
    <w:p w:rsidR="00A43A6B" w:rsidRDefault="00E60408">
      <w:pPr>
        <w:rPr>
          <w:ins w:id="4354" w:author="jerome draillard" w:date="2015-10-29T11:45:00Z"/>
        </w:rPr>
        <w:pPrChange w:id="4355" w:author="jerome draillard" w:date="2015-10-29T11:44:00Z">
          <w:pPr>
            <w:spacing w:after="200" w:line="276" w:lineRule="auto"/>
            <w:jc w:val="left"/>
          </w:pPr>
        </w:pPrChange>
      </w:pPr>
      <w:ins w:id="4356" w:author="ghislain.aine" w:date="2015-11-04T17:34:00Z">
        <w:r>
          <w:t xml:space="preserve">- </w:t>
        </w:r>
      </w:ins>
      <w:ins w:id="4357" w:author="jerome draillard" w:date="2015-10-29T11:52:00Z">
        <w:del w:id="4358" w:author="ghislain.aine" w:date="2015-10-29T16:04:00Z">
          <w:r w:rsidR="00E56415" w:rsidDel="00DE4D1F">
            <w:delText>rq</w:delText>
          </w:r>
        </w:del>
      </w:ins>
      <w:ins w:id="4359" w:author="ghislain.aine" w:date="2015-10-29T16:04:00Z">
        <w:r w:rsidR="00DE4D1F">
          <w:t xml:space="preserve">On </w:t>
        </w:r>
        <w:del w:id="4360" w:author="jerome draillard" w:date="2015-11-27T15:37:00Z">
          <w:r w:rsidR="00DE4D1F" w:rsidDel="00F848E5">
            <w:delText>fait</w:delText>
          </w:r>
        </w:del>
      </w:ins>
      <w:ins w:id="4361" w:author="jerome draillard" w:date="2015-11-27T15:37:00Z">
        <w:r w:rsidR="00F848E5">
          <w:t>utilise</w:t>
        </w:r>
      </w:ins>
      <w:ins w:id="4362" w:author="ghislain.aine" w:date="2015-10-29T16:04:00Z">
        <w:r w:rsidR="00DE4D1F">
          <w:t xml:space="preserve"> un </w:t>
        </w:r>
      </w:ins>
      <w:ins w:id="4363" w:author="jerome draillard" w:date="2015-10-29T11:52:00Z">
        <w:del w:id="4364" w:author="ghislain.aine" w:date="2015-10-29T16:04:00Z">
          <w:r w:rsidR="00E56415" w:rsidDel="00DE4D1F">
            <w:delText xml:space="preserve"> </w:delText>
          </w:r>
        </w:del>
      </w:ins>
      <w:ins w:id="4365" w:author="ghislain.aine" w:date="2015-10-29T16:04:00Z">
        <w:r w:rsidR="00DE4D1F">
          <w:t>#</w:t>
        </w:r>
      </w:ins>
      <w:proofErr w:type="spellStart"/>
      <w:ins w:id="4366" w:author="jerome draillard" w:date="2015-10-29T11:52:00Z">
        <w:r w:rsidR="00E56415">
          <w:t>define</w:t>
        </w:r>
      </w:ins>
      <w:proofErr w:type="spellEnd"/>
      <w:ins w:id="4367" w:author="jerome draillard" w:date="2015-10-29T12:04:00Z">
        <w:r w:rsidR="00621834">
          <w:t xml:space="preserve"> pour le nom du composant qui sera utilisé plus tard</w:t>
        </w:r>
      </w:ins>
    </w:p>
    <w:p w:rsidR="00A43A6B" w:rsidRDefault="00A43A6B">
      <w:pPr>
        <w:rPr>
          <w:ins w:id="4368" w:author="jerome draillard" w:date="2015-10-29T11:45:00Z"/>
          <w:del w:id="4369" w:author="ghislain.aine" w:date="2015-10-30T10:27:00Z"/>
        </w:rPr>
        <w:pPrChange w:id="4370" w:author="jerome draillard" w:date="2015-10-29T11:44:00Z">
          <w:pPr>
            <w:spacing w:after="200" w:line="276" w:lineRule="auto"/>
            <w:jc w:val="left"/>
          </w:pPr>
        </w:pPrChange>
      </w:pPr>
    </w:p>
    <w:p w:rsidR="00A43A6B" w:rsidRDefault="00A43A6B">
      <w:pPr>
        <w:rPr>
          <w:ins w:id="4371" w:author="jerome draillard" w:date="2015-10-29T11:45:00Z"/>
        </w:rPr>
        <w:pPrChange w:id="4372" w:author="jerome draillard" w:date="2015-10-29T11:44:00Z">
          <w:pPr>
            <w:spacing w:after="200" w:line="276" w:lineRule="auto"/>
            <w:jc w:val="left"/>
          </w:pPr>
        </w:pPrChange>
      </w:pPr>
    </w:p>
    <w:p w:rsidR="00A43A6B" w:rsidRDefault="004B361F">
      <w:pPr>
        <w:rPr>
          <w:ins w:id="4373" w:author="jerome draillard" w:date="2015-10-29T11:45:00Z"/>
        </w:rPr>
        <w:pPrChange w:id="4374" w:author="jerome draillard" w:date="2015-10-29T11:44:00Z">
          <w:pPr>
            <w:spacing w:after="200" w:line="276" w:lineRule="auto"/>
            <w:jc w:val="left"/>
          </w:pPr>
        </w:pPrChange>
      </w:pPr>
      <w:ins w:id="4375" w:author="jerome draillard" w:date="2015-10-29T12:04:00Z">
        <w:r>
          <w:t>Implémenter le constructeur e</w:t>
        </w:r>
        <w:del w:id="4376" w:author="ghislain.aine" w:date="2015-10-29T16:04:00Z">
          <w:r w:rsidDel="00DE4D1F">
            <w:delText>s</w:delText>
          </w:r>
        </w:del>
        <w:r>
          <w:t>t le destructeur dans le .</w:t>
        </w:r>
        <w:proofErr w:type="spellStart"/>
        <w:r>
          <w:t>cpp</w:t>
        </w:r>
        <w:proofErr w:type="spellEnd"/>
        <w:r>
          <w:t>.</w:t>
        </w:r>
      </w:ins>
    </w:p>
    <w:p w:rsidR="00A43A6B" w:rsidRDefault="00A43A6B">
      <w:pPr>
        <w:rPr>
          <w:ins w:id="4377" w:author="jerome draillard" w:date="2015-10-29T11:45:00Z"/>
          <w:del w:id="4378" w:author="ghislain.aine" w:date="2015-10-30T10:27:00Z"/>
        </w:rPr>
        <w:pPrChange w:id="4379" w:author="jerome draillard" w:date="2015-10-29T11:44:00Z">
          <w:pPr>
            <w:spacing w:after="200" w:line="276" w:lineRule="auto"/>
            <w:jc w:val="left"/>
          </w:pPr>
        </w:pPrChange>
      </w:pPr>
    </w:p>
    <w:p w:rsidR="00A43A6B" w:rsidRDefault="00A43A6B">
      <w:pPr>
        <w:rPr>
          <w:ins w:id="4380" w:author="jerome draillard" w:date="2015-10-29T11:45:00Z"/>
          <w:del w:id="4381" w:author="ghislain.aine" w:date="2015-10-30T10:27:00Z"/>
        </w:rPr>
        <w:pPrChange w:id="4382" w:author="jerome draillard" w:date="2015-10-29T11:44:00Z">
          <w:pPr>
            <w:spacing w:after="200" w:line="276" w:lineRule="auto"/>
            <w:jc w:val="left"/>
          </w:pPr>
        </w:pPrChange>
      </w:pPr>
    </w:p>
    <w:p w:rsidR="00A43A6B" w:rsidRDefault="00A43A6B">
      <w:pPr>
        <w:rPr>
          <w:ins w:id="4383" w:author="jerome draillard" w:date="2015-10-29T11:45:00Z"/>
          <w:del w:id="4384" w:author="ghislain.aine" w:date="2015-10-29T16:07:00Z"/>
        </w:rPr>
        <w:pPrChange w:id="4385" w:author="jerome draillard" w:date="2015-10-29T11:44:00Z">
          <w:pPr>
            <w:spacing w:after="200" w:line="276" w:lineRule="auto"/>
            <w:jc w:val="left"/>
          </w:pPr>
        </w:pPrChange>
      </w:pPr>
    </w:p>
    <w:p w:rsidR="00A43A6B" w:rsidRDefault="00A43A6B">
      <w:pPr>
        <w:rPr>
          <w:ins w:id="4386" w:author="jerome draillard" w:date="2015-10-29T11:45:00Z"/>
          <w:del w:id="4387" w:author="ghislain.aine" w:date="2015-10-29T16:07:00Z"/>
        </w:rPr>
        <w:pPrChange w:id="4388" w:author="jerome draillard" w:date="2015-10-29T11:44:00Z">
          <w:pPr>
            <w:spacing w:after="200" w:line="276" w:lineRule="auto"/>
            <w:jc w:val="left"/>
          </w:pPr>
        </w:pPrChange>
      </w:pPr>
    </w:p>
    <w:p w:rsidR="00A43A6B" w:rsidRDefault="00A43A6B">
      <w:pPr>
        <w:rPr>
          <w:ins w:id="4389" w:author="jerome draillard" w:date="2015-10-29T11:45:00Z"/>
          <w:del w:id="4390" w:author="ghislain.aine" w:date="2015-10-29T16:07:00Z"/>
        </w:rPr>
        <w:pPrChange w:id="4391" w:author="jerome draillard" w:date="2015-10-29T11:44:00Z">
          <w:pPr>
            <w:spacing w:after="200" w:line="276" w:lineRule="auto"/>
            <w:jc w:val="left"/>
          </w:pPr>
        </w:pPrChange>
      </w:pPr>
    </w:p>
    <w:p w:rsidR="00A43A6B" w:rsidRDefault="00A43A6B">
      <w:pPr>
        <w:rPr>
          <w:ins w:id="4392" w:author="jerome draillard" w:date="2015-10-29T11:45:00Z"/>
          <w:del w:id="4393" w:author="ghislain.aine" w:date="2015-10-29T16:07:00Z"/>
        </w:rPr>
        <w:pPrChange w:id="4394" w:author="jerome draillard" w:date="2015-10-29T11:44:00Z">
          <w:pPr>
            <w:spacing w:after="200" w:line="276" w:lineRule="auto"/>
            <w:jc w:val="left"/>
          </w:pPr>
        </w:pPrChange>
      </w:pPr>
    </w:p>
    <w:p w:rsidR="00A43A6B" w:rsidRDefault="00A43A6B">
      <w:pPr>
        <w:rPr>
          <w:ins w:id="4395" w:author="jerome draillard" w:date="2015-10-29T11:45:00Z"/>
          <w:del w:id="4396" w:author="ghislain.aine" w:date="2015-10-29T16:07:00Z"/>
        </w:rPr>
        <w:pPrChange w:id="4397" w:author="jerome draillard" w:date="2015-10-29T11:44:00Z">
          <w:pPr>
            <w:spacing w:after="200" w:line="276" w:lineRule="auto"/>
            <w:jc w:val="left"/>
          </w:pPr>
        </w:pPrChange>
      </w:pPr>
    </w:p>
    <w:p w:rsidR="00A43A6B" w:rsidRDefault="00A43A6B">
      <w:pPr>
        <w:rPr>
          <w:ins w:id="4398" w:author="jerome draillard" w:date="2015-10-29T11:45:00Z"/>
          <w:del w:id="4399" w:author="ghislain.aine" w:date="2015-10-29T16:07:00Z"/>
        </w:rPr>
        <w:pPrChange w:id="4400" w:author="jerome draillard" w:date="2015-10-29T11:44:00Z">
          <w:pPr>
            <w:spacing w:after="200" w:line="276" w:lineRule="auto"/>
            <w:jc w:val="left"/>
          </w:pPr>
        </w:pPrChange>
      </w:pPr>
    </w:p>
    <w:p w:rsidR="00A43A6B" w:rsidRDefault="00A43A6B">
      <w:pPr>
        <w:rPr>
          <w:ins w:id="4401" w:author="jerome draillard" w:date="2015-10-29T11:45:00Z"/>
          <w:del w:id="4402" w:author="ghislain.aine" w:date="2015-10-29T16:07:00Z"/>
        </w:rPr>
        <w:pPrChange w:id="4403" w:author="jerome draillard" w:date="2015-10-29T11:44:00Z">
          <w:pPr>
            <w:spacing w:after="200" w:line="276" w:lineRule="auto"/>
            <w:jc w:val="left"/>
          </w:pPr>
        </w:pPrChange>
      </w:pPr>
    </w:p>
    <w:p w:rsidR="00A43A6B" w:rsidRDefault="00A43A6B">
      <w:pPr>
        <w:rPr>
          <w:rPrChange w:id="4404" w:author="jerome draillard" w:date="2015-10-29T11:44:00Z">
            <w:rPr>
              <w:i/>
              <w:color w:val="000078"/>
            </w:rPr>
          </w:rPrChange>
        </w:rPr>
        <w:pPrChange w:id="4405" w:author="jerome draillard" w:date="2015-10-29T11:44:00Z">
          <w:pPr>
            <w:spacing w:after="200" w:line="276" w:lineRule="auto"/>
            <w:jc w:val="left"/>
          </w:pPr>
        </w:pPrChange>
      </w:pPr>
    </w:p>
    <w:p w:rsidR="00E31A1C" w:rsidRDefault="00E31A1C" w:rsidP="00683E3F">
      <w:pPr>
        <w:pStyle w:val="Titre4"/>
      </w:pPr>
      <w:bookmarkStart w:id="4406" w:name="_Ref378245197"/>
      <w:r>
        <w:t>Association du composant au plugin</w:t>
      </w:r>
      <w:bookmarkEnd w:id="4406"/>
    </w:p>
    <w:p w:rsidR="00E31A1C" w:rsidRDefault="00E31A1C" w:rsidP="000E359C"/>
    <w:p w:rsidR="0080262F" w:rsidRDefault="0080262F" w:rsidP="000E359C">
      <w:r>
        <w:t xml:space="preserve">Le plugin est créé, il faut lui associer les composants. Pour le moment nous avons juste </w:t>
      </w:r>
      <w:r w:rsidR="000E359C">
        <w:t xml:space="preserve">le composant </w:t>
      </w:r>
      <w:del w:id="4407" w:author="ghislain.aine" w:date="2015-11-04T16:51:00Z">
        <w:r w:rsidR="000E359C" w:rsidDel="0049323F">
          <w:delText>Demo</w:delText>
        </w:r>
      </w:del>
      <w:proofErr w:type="spellStart"/>
      <w:r w:rsidR="000E359C">
        <w:t>CoreComponent</w:t>
      </w:r>
      <w:proofErr w:type="spellEnd"/>
      <w:r>
        <w:t xml:space="preserve">. Pour l'associer au plugin, il faut l'enregistrer dans la </w:t>
      </w:r>
      <w:proofErr w:type="spellStart"/>
      <w:r>
        <w:t>factory</w:t>
      </w:r>
      <w:proofErr w:type="spellEnd"/>
      <w:ins w:id="4408" w:author="jerome draillard" w:date="2015-11-27T15:43:00Z">
        <w:r w:rsidR="005C683D">
          <w:t xml:space="preserve"> pour qu'elle sache comment l'instancier.</w:t>
        </w:r>
      </w:ins>
      <w:del w:id="4409" w:author="jerome draillard" w:date="2015-11-27T15:43:00Z">
        <w:r w:rsidDel="005C683D">
          <w:delText>.</w:delText>
        </w:r>
      </w:del>
    </w:p>
    <w:p w:rsidR="00490C63" w:rsidRDefault="00490C63" w:rsidP="000E359C"/>
    <w:p w:rsidR="00FE2EB5" w:rsidRDefault="0080262F" w:rsidP="00E4115C">
      <w:pPr>
        <w:pStyle w:val="Paragraphedeliste"/>
        <w:numPr>
          <w:ilvl w:val="0"/>
          <w:numId w:val="15"/>
        </w:numPr>
        <w:rPr>
          <w:ins w:id="4410" w:author="ghislain.aine" w:date="2015-10-30T10:31:00Z"/>
        </w:rPr>
      </w:pPr>
      <w:r>
        <w:t xml:space="preserve">Ouvrir le fichier </w:t>
      </w:r>
      <w:r w:rsidR="00FE2EB5">
        <w:t>"</w:t>
      </w:r>
      <w:del w:id="4411" w:author="ghislain.aine" w:date="2015-10-29T16:10:00Z">
        <w:r w:rsidR="00FE2EB5" w:rsidRPr="00FE2EB5" w:rsidDel="00DE4D1F">
          <w:delText>SxTpTpd</w:delText>
        </w:r>
      </w:del>
      <w:ins w:id="4412" w:author="ghislain.aine" w:date="2015-10-29T16:10:00Z">
        <w:r w:rsidR="00DE4D1F">
          <w:t>D</w:t>
        </w:r>
      </w:ins>
      <w:r w:rsidR="00FE2EB5" w:rsidRPr="00FE2EB5">
        <w:t>emoPluginFactory_Class.cpp</w:t>
      </w:r>
      <w:r w:rsidR="00FE2EB5">
        <w:t>"</w:t>
      </w:r>
      <w:r>
        <w:t>.</w:t>
      </w:r>
    </w:p>
    <w:p w:rsidR="00A43A6B" w:rsidRDefault="006A407B">
      <w:pPr>
        <w:pStyle w:val="Paragraphedeliste"/>
        <w:numPr>
          <w:ilvl w:val="0"/>
          <w:numId w:val="15"/>
        </w:numPr>
        <w:rPr>
          <w:ins w:id="4413" w:author="ghislain.aine" w:date="2015-10-30T10:31:00Z"/>
        </w:rPr>
        <w:pPrChange w:id="4414" w:author="ghislain.aine" w:date="2015-10-30T10:31:00Z">
          <w:pPr/>
        </w:pPrChange>
      </w:pPr>
      <w:ins w:id="4415" w:author="ghislain.aine" w:date="2015-10-30T10:31:00Z">
        <w:r>
          <w:t xml:space="preserve">Ajouter </w:t>
        </w:r>
      </w:ins>
    </w:p>
    <w:p w:rsidR="006A407B" w:rsidRDefault="004D7EE5" w:rsidP="006A407B">
      <w:pPr>
        <w:rPr>
          <w:ins w:id="4416" w:author="ghislain.aine" w:date="2015-10-30T10:31:00Z"/>
        </w:rPr>
      </w:pPr>
      <w:ins w:id="4417" w:author="ghislain.aine" w:date="2015-10-30T10:31:00Z">
        <w:r w:rsidR="00A43A6B">
          <w:pict>
            <v:shape id="_x0000_s1140" type="#_x0000_t202" style="width:478.1pt;height:21.4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40;mso-fit-shape-to-text:t">
                <w:txbxContent>
                  <w:p w:rsidR="00AC30F5" w:rsidRDefault="00AC30F5" w:rsidP="006A407B">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include</w:t>
                    </w:r>
                    <w:proofErr w:type="spellEnd"/>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del w:id="4418" w:author="ghislain.aine" w:date="2015-11-04T16:51:00Z">
                      <w:r w:rsidDel="0049323F">
                        <w:rPr>
                          <w:rFonts w:ascii="Consolas" w:hAnsi="Consolas" w:cs="Consolas"/>
                          <w:color w:val="A31515"/>
                          <w:sz w:val="19"/>
                          <w:szCs w:val="19"/>
                          <w:highlight w:val="white"/>
                        </w:rPr>
                        <w:delText>Demo</w:delText>
                      </w:r>
                    </w:del>
                    <w:r>
                      <w:rPr>
                        <w:rFonts w:ascii="Consolas" w:hAnsi="Consolas" w:cs="Consolas"/>
                        <w:color w:val="A31515"/>
                        <w:sz w:val="19"/>
                        <w:szCs w:val="19"/>
                        <w:highlight w:val="white"/>
                      </w:rPr>
                      <w:t>CoreComponent.h</w:t>
                    </w:r>
                    <w:proofErr w:type="spellEnd"/>
                    <w:r>
                      <w:rPr>
                        <w:rFonts w:ascii="Consolas" w:hAnsi="Consolas" w:cs="Consolas"/>
                        <w:color w:val="A31515"/>
                        <w:sz w:val="19"/>
                        <w:szCs w:val="19"/>
                        <w:highlight w:val="white"/>
                      </w:rPr>
                      <w:t>"</w:t>
                    </w:r>
                  </w:p>
                </w:txbxContent>
              </v:textbox>
              <w10:wrap type="none"/>
              <w10:anchorlock/>
            </v:shape>
          </w:pict>
        </w:r>
      </w:ins>
    </w:p>
    <w:p w:rsidR="00A43A6B" w:rsidRDefault="00A43A6B">
      <w:pPr>
        <w:pStyle w:val="Paragraphedeliste"/>
        <w:pPrChange w:id="4419" w:author="ghislain.aine" w:date="2015-10-30T10:31:00Z">
          <w:pPr>
            <w:pStyle w:val="Paragraphedeliste"/>
            <w:numPr>
              <w:numId w:val="15"/>
            </w:numPr>
            <w:ind w:hanging="360"/>
          </w:pPr>
        </w:pPrChange>
      </w:pPr>
    </w:p>
    <w:p w:rsidR="00FE2EB5" w:rsidRDefault="00FE2EB5" w:rsidP="00E4115C">
      <w:pPr>
        <w:pStyle w:val="Paragraphedeliste"/>
        <w:numPr>
          <w:ilvl w:val="0"/>
          <w:numId w:val="15"/>
        </w:numPr>
        <w:rPr>
          <w:ins w:id="4420" w:author="ghislain.aine" w:date="2015-10-30T10:24:00Z"/>
        </w:rPr>
      </w:pPr>
      <w:r>
        <w:t>Dans la fonction "</w:t>
      </w:r>
      <w:proofErr w:type="spellStart"/>
      <w:r w:rsidRPr="00FE2EB5">
        <w:t>Initialize</w:t>
      </w:r>
      <w:proofErr w:type="spellEnd"/>
      <w:r>
        <w:t xml:space="preserve">()", </w:t>
      </w:r>
      <w:r w:rsidR="0080262F">
        <w:t>enregistrer le composant à l'aide de la fonction "</w:t>
      </w:r>
      <w:proofErr w:type="spellStart"/>
      <w:r w:rsidR="0080262F">
        <w:t>RegisterComponent</w:t>
      </w:r>
      <w:proofErr w:type="spellEnd"/>
      <w:r w:rsidR="0080262F">
        <w:t>". Cette fonction per</w:t>
      </w:r>
      <w:r>
        <w:t xml:space="preserve">met de définir la façon dont </w:t>
      </w:r>
      <w:ins w:id="4421" w:author="ghislain.aine" w:date="2015-10-29T16:13:00Z">
        <w:r w:rsidR="007A400B">
          <w:t xml:space="preserve">le composant </w:t>
        </w:r>
      </w:ins>
      <w:r>
        <w:t xml:space="preserve">sera vu </w:t>
      </w:r>
      <w:del w:id="4422" w:author="ghislain.aine" w:date="2015-10-29T16:13:00Z">
        <w:r w:rsidDel="007A400B">
          <w:delText xml:space="preserve">le composant </w:delText>
        </w:r>
      </w:del>
      <w:r>
        <w:t xml:space="preserve">dans </w:t>
      </w:r>
      <w:proofErr w:type="spellStart"/>
      <w:r>
        <w:t>Streamwork</w:t>
      </w:r>
      <w:proofErr w:type="spellEnd"/>
      <w:r>
        <w:t>.</w:t>
      </w:r>
    </w:p>
    <w:p w:rsidR="00A43A6B" w:rsidRDefault="004D7EE5">
      <w:pPr>
        <w:rPr>
          <w:ins w:id="4423" w:author="ghislain.aine" w:date="2015-10-30T10:31:00Z"/>
        </w:rPr>
        <w:pPrChange w:id="4424" w:author="ghislain.aine" w:date="2015-10-30T10:24:00Z">
          <w:pPr>
            <w:pStyle w:val="Paragraphedeliste"/>
            <w:numPr>
              <w:numId w:val="15"/>
            </w:numPr>
            <w:ind w:hanging="360"/>
          </w:pPr>
        </w:pPrChange>
      </w:pPr>
      <w:ins w:id="4425" w:author="ghislain.aine" w:date="2015-10-30T10:31:00Z">
        <w:r w:rsidR="00A43A6B">
          <w:pict>
            <v:shape id="_x0000_s1139"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9;mso-fit-shape-to-text:t">
                <w:txbxContent>
                  <w:p w:rsidR="00AC30F5" w:rsidRDefault="00AC30F5" w:rsidP="006A407B">
                    <w:proofErr w:type="spellStart"/>
                    <w:ins w:id="4426" w:author="ghislain.aine" w:date="2015-10-30T10:32:00Z">
                      <w:r>
                        <w:rPr>
                          <w:rFonts w:ascii="Consolas" w:hAnsi="Consolas" w:cs="Consolas"/>
                          <w:color w:val="880000"/>
                          <w:sz w:val="19"/>
                          <w:szCs w:val="19"/>
                          <w:highlight w:val="white"/>
                        </w:rPr>
                        <w:t>RegisterComponent</w:t>
                      </w:r>
                      <w:proofErr w:type="spellEnd"/>
                      <w:r>
                        <w:rPr>
                          <w:rFonts w:ascii="Consolas" w:hAnsi="Consolas" w:cs="Consolas"/>
                          <w:color w:val="000000"/>
                          <w:sz w:val="19"/>
                          <w:szCs w:val="19"/>
                          <w:highlight w:val="white"/>
                        </w:rPr>
                        <w:t>(</w:t>
                      </w:r>
                      <w:r>
                        <w:rPr>
                          <w:rFonts w:ascii="Consolas" w:hAnsi="Consolas" w:cs="Consolas"/>
                          <w:color w:val="6F008A"/>
                          <w:sz w:val="19"/>
                          <w:szCs w:val="19"/>
                          <w:highlight w:val="white"/>
                        </w:rPr>
                        <w:t>DEMO_CORE_COMPONENT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 xml:space="preserve">"composant </w:t>
                      </w:r>
                      <w:proofErr w:type="spellStart"/>
                      <w:r>
                        <w:rPr>
                          <w:rFonts w:ascii="Consolas" w:hAnsi="Consolas" w:cs="Consolas"/>
                          <w:color w:val="A31515"/>
                          <w:sz w:val="19"/>
                          <w:szCs w:val="19"/>
                          <w:highlight w:val="white"/>
                        </w:rPr>
                        <w:t>core</w:t>
                      </w:r>
                      <w:proofErr w:type="spellEnd"/>
                      <w:r>
                        <w:rPr>
                          <w:rFonts w:ascii="Consolas" w:hAnsi="Consolas" w:cs="Consolas"/>
                          <w:color w:val="A31515"/>
                          <w:sz w:val="19"/>
                          <w:szCs w:val="19"/>
                          <w:highlight w:val="white"/>
                        </w:rPr>
                        <w:t xml:space="preserve"> de démonstration"</w:t>
                      </w:r>
                      <w:r>
                        <w:rPr>
                          <w:rFonts w:ascii="Consolas" w:hAnsi="Consolas" w:cs="Consolas"/>
                          <w:color w:val="000000"/>
                          <w:sz w:val="19"/>
                          <w:szCs w:val="19"/>
                          <w:highlight w:val="white"/>
                        </w:rPr>
                        <w:t>);</w:t>
                      </w:r>
                    </w:ins>
                  </w:p>
                </w:txbxContent>
              </v:textbox>
              <w10:wrap type="none"/>
              <w10:anchorlock/>
            </v:shape>
          </w:pict>
        </w:r>
      </w:ins>
    </w:p>
    <w:p w:rsidR="00A43A6B" w:rsidRDefault="00A43A6B">
      <w:pPr>
        <w:rPr>
          <w:del w:id="4427" w:author="ghislain.aine" w:date="2015-10-30T10:32:00Z"/>
        </w:rPr>
        <w:pPrChange w:id="4428" w:author="ghislain.aine" w:date="2015-10-30T10:24:00Z">
          <w:pPr>
            <w:pStyle w:val="Paragraphedeliste"/>
            <w:numPr>
              <w:numId w:val="15"/>
            </w:numPr>
            <w:ind w:hanging="360"/>
          </w:pPr>
        </w:pPrChange>
      </w:pPr>
    </w:p>
    <w:p w:rsidR="0080262F" w:rsidDel="006A407B" w:rsidRDefault="0080262F" w:rsidP="005C2013">
      <w:pPr>
        <w:pStyle w:val="Code"/>
        <w:rPr>
          <w:del w:id="4429" w:author="ghislain.aine" w:date="2015-10-30T10:32:00Z"/>
        </w:rPr>
      </w:pPr>
      <w:del w:id="4430" w:author="ghislain.aine" w:date="2015-10-30T10:32:00Z">
        <w:r w:rsidDel="006A407B">
          <w:rPr>
            <w:noProof/>
          </w:rPr>
          <w:delText>RegisterComponent(</w:delText>
        </w:r>
      </w:del>
      <w:del w:id="4431" w:author="ghislain.aine" w:date="2015-10-30T09:55:00Z">
        <w:r w:rsidDel="007921E7">
          <w:rPr>
            <w:noProof/>
          </w:rPr>
          <w:delText>"DemoCoreComponent"</w:delText>
        </w:r>
      </w:del>
      <w:del w:id="4432" w:author="ghislain.aine" w:date="2015-10-30T10:32:00Z">
        <w:r w:rsidDel="006A407B">
          <w:rPr>
            <w:noProof/>
          </w:rPr>
          <w:delText>,"composant de demonstration");</w:delText>
        </w:r>
      </w:del>
    </w:p>
    <w:p w:rsidR="0080262F" w:rsidRDefault="0080262F" w:rsidP="00E4115C">
      <w:pPr>
        <w:pStyle w:val="Paragraphedeliste"/>
        <w:numPr>
          <w:ilvl w:val="0"/>
          <w:numId w:val="16"/>
        </w:numPr>
        <w:rPr>
          <w:ins w:id="4433" w:author="ghislain.aine" w:date="2015-10-30T10:31:00Z"/>
        </w:rPr>
      </w:pPr>
      <w:r>
        <w:t>Dans la fonction "</w:t>
      </w:r>
      <w:proofErr w:type="spellStart"/>
      <w:r>
        <w:t>CreateInstanceOf</w:t>
      </w:r>
      <w:proofErr w:type="spellEnd"/>
      <w:ins w:id="4434" w:author="ghislain.aine" w:date="2015-10-29T16:13:00Z">
        <w:r w:rsidR="007A400B">
          <w:t>(</w:t>
        </w:r>
        <w:proofErr w:type="spellStart"/>
        <w:r w:rsidR="007A400B">
          <w:t>QString</w:t>
        </w:r>
        <w:proofErr w:type="spellEnd"/>
        <w:r w:rsidR="007A400B">
          <w:t>)</w:t>
        </w:r>
      </w:ins>
      <w:r>
        <w:t>", associer le nom du composant à sa classe.</w:t>
      </w:r>
    </w:p>
    <w:p w:rsidR="00A43A6B" w:rsidRDefault="004D7EE5">
      <w:pPr>
        <w:rPr>
          <w:ins w:id="4435" w:author="ghislain.aine" w:date="2015-11-04T16:52:00Z"/>
        </w:rPr>
        <w:pPrChange w:id="4436" w:author="ghislain.aine" w:date="2015-10-30T10:31:00Z">
          <w:pPr>
            <w:pStyle w:val="Paragraphedeliste"/>
            <w:numPr>
              <w:numId w:val="16"/>
            </w:numPr>
            <w:ind w:hanging="360"/>
          </w:pPr>
        </w:pPrChange>
      </w:pPr>
      <w:ins w:id="4437" w:author="ghislain.aine" w:date="2015-10-30T10:31:00Z">
        <w:r w:rsidR="00A43A6B">
          <w:pict>
            <v:shape id="_x0000_s1138"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8;mso-fit-shape-to-text:t">
                <w:txbxContent>
                  <w:p w:rsidR="00AC30F5" w:rsidRDefault="00AC30F5">
                    <w:pPr>
                      <w:jc w:val="left"/>
                      <w:rPr>
                        <w:lang w:val="en-US"/>
                        <w:rPrChange w:id="4438" w:author="ghislain.aine" w:date="2015-10-30T10:32:00Z">
                          <w:rPr/>
                        </w:rPrChange>
                      </w:rPr>
                      <w:pPrChange w:id="4439" w:author="ghislain.aine" w:date="2015-10-30T10:32:00Z">
                        <w:pPr/>
                      </w:pPrChange>
                    </w:pPr>
                    <w:ins w:id="4440" w:author="ghislain.aine" w:date="2015-10-30T10:32:00Z">
                      <w:r w:rsidRPr="007921E7">
                        <w:rPr>
                          <w:rFonts w:ascii="Consolas" w:hAnsi="Consolas" w:cs="Consolas"/>
                          <w:color w:val="0000FF"/>
                          <w:sz w:val="19"/>
                          <w:szCs w:val="19"/>
                          <w:highlight w:val="white"/>
                          <w:lang w:val="en-US"/>
                        </w:rPr>
                        <w:t>if</w:t>
                      </w:r>
                      <w:r w:rsidRPr="007921E7">
                        <w:rPr>
                          <w:rFonts w:ascii="Consolas" w:hAnsi="Consolas" w:cs="Consolas"/>
                          <w:color w:val="000000"/>
                          <w:sz w:val="19"/>
                          <w:szCs w:val="19"/>
                          <w:highlight w:val="white"/>
                          <w:lang w:val="en-US"/>
                        </w:rPr>
                        <w:t xml:space="preserve"> (</w:t>
                      </w:r>
                      <w:r w:rsidRPr="007921E7">
                        <w:rPr>
                          <w:rFonts w:ascii="Consolas" w:hAnsi="Consolas" w:cs="Consolas"/>
                          <w:color w:val="000080"/>
                          <w:sz w:val="19"/>
                          <w:szCs w:val="19"/>
                          <w:highlight w:val="white"/>
                          <w:lang w:val="en-US"/>
                        </w:rPr>
                        <w:t>name</w:t>
                      </w:r>
                      <w:r w:rsidRPr="007921E7">
                        <w:rPr>
                          <w:rFonts w:ascii="Consolas" w:hAnsi="Consolas" w:cs="Consolas"/>
                          <w:color w:val="000000"/>
                          <w:sz w:val="19"/>
                          <w:szCs w:val="19"/>
                          <w:highlight w:val="white"/>
                          <w:lang w:val="en-US"/>
                        </w:rPr>
                        <w:t xml:space="preserve"> == </w:t>
                      </w:r>
                      <w:r w:rsidRPr="007921E7">
                        <w:rPr>
                          <w:rFonts w:ascii="Consolas" w:hAnsi="Consolas" w:cs="Consolas"/>
                          <w:color w:val="6F008A"/>
                          <w:sz w:val="19"/>
                          <w:szCs w:val="19"/>
                          <w:highlight w:val="white"/>
                          <w:lang w:val="en-US"/>
                        </w:rPr>
                        <w:t>DEMO_CORE_COMPONENT</w:t>
                      </w:r>
                      <w:r w:rsidRPr="007921E7">
                        <w:rPr>
                          <w:rFonts w:ascii="Consolas" w:hAnsi="Consolas" w:cs="Consolas"/>
                          <w:color w:val="000000"/>
                          <w:sz w:val="19"/>
                          <w:szCs w:val="19"/>
                          <w:highlight w:val="white"/>
                          <w:lang w:val="en-US"/>
                        </w:rPr>
                        <w:t>) {</w:t>
                      </w:r>
                      <w:r>
                        <w:rPr>
                          <w:rFonts w:ascii="Consolas" w:hAnsi="Consolas" w:cs="Consolas"/>
                          <w:color w:val="000000"/>
                          <w:sz w:val="19"/>
                          <w:szCs w:val="19"/>
                          <w:lang w:val="en-US"/>
                        </w:rPr>
                        <w:br/>
                      </w:r>
                      <w:r w:rsidRPr="007921E7">
                        <w:rPr>
                          <w:rFonts w:ascii="Consolas" w:hAnsi="Consolas" w:cs="Consolas"/>
                          <w:color w:val="0000FF"/>
                          <w:sz w:val="19"/>
                          <w:szCs w:val="19"/>
                          <w:highlight w:val="white"/>
                          <w:lang w:val="en-US"/>
                        </w:rPr>
                        <w:tab/>
                        <w:t>return</w:t>
                      </w:r>
                      <w:r w:rsidRPr="007921E7">
                        <w:rPr>
                          <w:rFonts w:ascii="Consolas" w:hAnsi="Consolas" w:cs="Consolas"/>
                          <w:color w:val="000000"/>
                          <w:sz w:val="19"/>
                          <w:szCs w:val="19"/>
                          <w:highlight w:val="white"/>
                          <w:lang w:val="en-US"/>
                        </w:rPr>
                        <w:t xml:space="preserve"> </w:t>
                      </w:r>
                      <w:r w:rsidRPr="007921E7">
                        <w:rPr>
                          <w:rFonts w:ascii="Consolas" w:hAnsi="Consolas" w:cs="Consolas"/>
                          <w:color w:val="0000FF"/>
                          <w:sz w:val="19"/>
                          <w:szCs w:val="19"/>
                          <w:highlight w:val="white"/>
                          <w:lang w:val="en-US"/>
                        </w:rPr>
                        <w:t>new</w:t>
                      </w:r>
                      <w:r w:rsidRPr="007921E7">
                        <w:rPr>
                          <w:rFonts w:ascii="Consolas" w:hAnsi="Consolas" w:cs="Consolas"/>
                          <w:color w:val="000000"/>
                          <w:sz w:val="19"/>
                          <w:szCs w:val="19"/>
                          <w:highlight w:val="white"/>
                          <w:lang w:val="en-US"/>
                        </w:rPr>
                        <w:t xml:space="preserve"> </w:t>
                      </w:r>
                      <w:proofErr w:type="spellStart"/>
                      <w:r w:rsidRPr="007921E7">
                        <w:rPr>
                          <w:rFonts w:ascii="Consolas" w:hAnsi="Consolas" w:cs="Consolas"/>
                          <w:color w:val="216F85"/>
                          <w:sz w:val="19"/>
                          <w:szCs w:val="19"/>
                          <w:highlight w:val="white"/>
                          <w:lang w:val="en-US"/>
                        </w:rPr>
                        <w:t>CoreComponent</w:t>
                      </w:r>
                      <w:proofErr w:type="spellEnd"/>
                      <w:r w:rsidRPr="007921E7">
                        <w:rPr>
                          <w:rFonts w:ascii="Consolas" w:hAnsi="Consolas" w:cs="Consolas"/>
                          <w:color w:val="000000"/>
                          <w:sz w:val="19"/>
                          <w:szCs w:val="19"/>
                          <w:highlight w:val="white"/>
                          <w:lang w:val="en-US"/>
                        </w:rPr>
                        <w:t>;</w:t>
                      </w:r>
                      <w:r w:rsidRPr="007921E7">
                        <w:rPr>
                          <w:rFonts w:ascii="Consolas" w:hAnsi="Consolas" w:cs="Consolas"/>
                          <w:color w:val="000000"/>
                          <w:sz w:val="19"/>
                          <w:szCs w:val="19"/>
                          <w:lang w:val="en-US"/>
                        </w:rPr>
                        <w:br/>
                      </w:r>
                      <w:r w:rsidRPr="007921E7">
                        <w:rPr>
                          <w:rFonts w:ascii="Consolas" w:hAnsi="Consolas" w:cs="Consolas"/>
                          <w:color w:val="000000"/>
                          <w:sz w:val="19"/>
                          <w:szCs w:val="19"/>
                          <w:highlight w:val="white"/>
                          <w:lang w:val="en-US"/>
                        </w:rPr>
                        <w:t>}</w:t>
                      </w:r>
                    </w:ins>
                  </w:p>
                </w:txbxContent>
              </v:textbox>
              <w10:wrap type="none"/>
              <w10:anchorlock/>
            </v:shape>
          </w:pict>
        </w:r>
      </w:ins>
    </w:p>
    <w:p w:rsidR="00A43A6B" w:rsidRDefault="0049323F">
      <w:pPr>
        <w:rPr>
          <w:ins w:id="4441" w:author="ghislain.aine" w:date="2015-11-04T16:52:00Z"/>
        </w:rPr>
        <w:pPrChange w:id="4442" w:author="ghislain.aine" w:date="2015-10-30T10:31:00Z">
          <w:pPr>
            <w:pStyle w:val="Paragraphedeliste"/>
            <w:numPr>
              <w:numId w:val="16"/>
            </w:numPr>
            <w:ind w:hanging="360"/>
          </w:pPr>
        </w:pPrChange>
      </w:pPr>
      <w:ins w:id="4443" w:author="ghislain.aine" w:date="2015-11-04T16:52:00Z">
        <w:r>
          <w:t>Ou plus simplement :</w:t>
        </w:r>
      </w:ins>
    </w:p>
    <w:p w:rsidR="00A43A6B" w:rsidRDefault="004D7EE5">
      <w:pPr>
        <w:rPr>
          <w:ins w:id="4444" w:author="ghislain.aine" w:date="2015-10-30T10:31:00Z"/>
        </w:rPr>
        <w:pPrChange w:id="4445" w:author="ghislain.aine" w:date="2015-10-30T10:31:00Z">
          <w:pPr>
            <w:pStyle w:val="Paragraphedeliste"/>
            <w:numPr>
              <w:numId w:val="16"/>
            </w:numPr>
            <w:ind w:hanging="360"/>
          </w:pPr>
        </w:pPrChange>
      </w:pPr>
      <w:ins w:id="4446" w:author="ghislain.aine" w:date="2015-11-04T16:52:00Z">
        <w:r w:rsidR="00705281">
          <w:pict>
            <v:shape id="_x0000_s113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7;mso-fit-shape-to-text:t">
                <w:txbxContent>
                  <w:p w:rsidR="00AC30F5" w:rsidRDefault="00AC30F5">
                    <w:pPr>
                      <w:autoSpaceDE w:val="0"/>
                      <w:autoSpaceDN w:val="0"/>
                      <w:adjustRightInd w:val="0"/>
                      <w:jc w:val="left"/>
                      <w:rPr>
                        <w:lang w:val="en-US"/>
                      </w:rPr>
                      <w:pPrChange w:id="4447" w:author="ghislain.aine" w:date="2015-11-04T16:53:00Z">
                        <w:pPr>
                          <w:jc w:val="left"/>
                        </w:pPr>
                      </w:pPrChange>
                    </w:pPr>
                    <w:ins w:id="4448" w:author="ghislain.aine" w:date="2015-11-04T16:53:00Z">
                      <w:r w:rsidRPr="004D7EE5">
                        <w:rPr>
                          <w:rFonts w:ascii="Consolas" w:hAnsi="Consolas" w:cs="Consolas"/>
                          <w:color w:val="6F008A"/>
                          <w:sz w:val="19"/>
                          <w:szCs w:val="19"/>
                          <w:highlight w:val="white"/>
                          <w:lang w:val="en-US"/>
                          <w:rPrChange w:id="4449" w:author="ghislain.aine" w:date="2015-11-04T16:53:00Z">
                            <w:rPr>
                              <w:rFonts w:ascii="Consolas" w:hAnsi="Consolas" w:cs="Consolas"/>
                              <w:color w:val="6F008A"/>
                              <w:sz w:val="19"/>
                              <w:szCs w:val="19"/>
                              <w:highlight w:val="white"/>
                            </w:rPr>
                          </w:rPrChange>
                        </w:rPr>
                        <w:t>SW_PUBLISH_COMPONENT</w:t>
                      </w:r>
                      <w:r w:rsidRPr="004D7EE5">
                        <w:rPr>
                          <w:rFonts w:ascii="Consolas" w:hAnsi="Consolas" w:cs="Consolas"/>
                          <w:color w:val="000000"/>
                          <w:sz w:val="19"/>
                          <w:szCs w:val="19"/>
                          <w:highlight w:val="white"/>
                          <w:lang w:val="en-US"/>
                          <w:rPrChange w:id="4450" w:author="ghislain.aine" w:date="2015-11-04T16:53: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4451" w:author="ghislain.aine" w:date="2015-11-04T16:53:00Z">
                            <w:rPr>
                              <w:rFonts w:ascii="Consolas" w:hAnsi="Consolas" w:cs="Consolas"/>
                              <w:color w:val="6F008A"/>
                              <w:sz w:val="19"/>
                              <w:szCs w:val="19"/>
                              <w:highlight w:val="white"/>
                            </w:rPr>
                          </w:rPrChange>
                        </w:rPr>
                        <w:t>DEMO_CORE_COMPONENT</w:t>
                      </w:r>
                      <w:r w:rsidRPr="004D7EE5">
                        <w:rPr>
                          <w:rFonts w:ascii="Consolas" w:hAnsi="Consolas" w:cs="Consolas"/>
                          <w:color w:val="000000"/>
                          <w:sz w:val="19"/>
                          <w:szCs w:val="19"/>
                          <w:highlight w:val="white"/>
                          <w:lang w:val="en-US"/>
                          <w:rPrChange w:id="4452" w:author="ghislain.aine" w:date="2015-11-04T16:53: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453" w:author="ghislain.aine" w:date="2015-11-04T16:53:00Z">
                            <w:rPr>
                              <w:rFonts w:ascii="Consolas" w:hAnsi="Consolas" w:cs="Consolas"/>
                              <w:color w:val="216F85"/>
                              <w:sz w:val="19"/>
                              <w:szCs w:val="19"/>
                              <w:highlight w:val="white"/>
                            </w:rPr>
                          </w:rPrChange>
                        </w:rPr>
                        <w:t>CoreComponent</w:t>
                      </w:r>
                      <w:proofErr w:type="spellEnd"/>
                      <w:r w:rsidRPr="004D7EE5">
                        <w:rPr>
                          <w:rFonts w:ascii="Consolas" w:hAnsi="Consolas" w:cs="Consolas"/>
                          <w:color w:val="000000"/>
                          <w:sz w:val="19"/>
                          <w:szCs w:val="19"/>
                          <w:highlight w:val="white"/>
                          <w:lang w:val="en-US"/>
                          <w:rPrChange w:id="4454" w:author="ghislain.aine" w:date="2015-11-04T16:53:00Z">
                            <w:rPr>
                              <w:rFonts w:ascii="Consolas" w:hAnsi="Consolas" w:cs="Consolas"/>
                              <w:color w:val="000000"/>
                              <w:sz w:val="19"/>
                              <w:szCs w:val="19"/>
                              <w:highlight w:val="white"/>
                            </w:rPr>
                          </w:rPrChange>
                        </w:rPr>
                        <w:t>)</w:t>
                      </w:r>
                      <w:r w:rsidRPr="007921E7" w:rsidDel="0049323F">
                        <w:rPr>
                          <w:rFonts w:ascii="Consolas" w:hAnsi="Consolas" w:cs="Consolas"/>
                          <w:color w:val="0000FF"/>
                          <w:sz w:val="19"/>
                          <w:szCs w:val="19"/>
                          <w:highlight w:val="white"/>
                          <w:lang w:val="en-US"/>
                        </w:rPr>
                        <w:t xml:space="preserve"> </w:t>
                      </w:r>
                    </w:ins>
                    <w:del w:id="4455" w:author="ghislain.aine" w:date="2015-11-04T16:53:00Z">
                      <w:r w:rsidRPr="007921E7" w:rsidDel="0049323F">
                        <w:rPr>
                          <w:rFonts w:ascii="Consolas" w:hAnsi="Consolas" w:cs="Consolas"/>
                          <w:color w:val="0000FF"/>
                          <w:sz w:val="19"/>
                          <w:szCs w:val="19"/>
                          <w:highlight w:val="white"/>
                          <w:lang w:val="en-US"/>
                        </w:rPr>
                        <w:delText>if</w:delText>
                      </w:r>
                      <w:r w:rsidRPr="007921E7" w:rsidDel="0049323F">
                        <w:rPr>
                          <w:rFonts w:ascii="Consolas" w:hAnsi="Consolas" w:cs="Consolas"/>
                          <w:color w:val="000000"/>
                          <w:sz w:val="19"/>
                          <w:szCs w:val="19"/>
                          <w:highlight w:val="white"/>
                          <w:lang w:val="en-US"/>
                        </w:rPr>
                        <w:delText xml:space="preserve"> (</w:delText>
                      </w:r>
                      <w:r w:rsidRPr="007921E7" w:rsidDel="0049323F">
                        <w:rPr>
                          <w:rFonts w:ascii="Consolas" w:hAnsi="Consolas" w:cs="Consolas"/>
                          <w:color w:val="000080"/>
                          <w:sz w:val="19"/>
                          <w:szCs w:val="19"/>
                          <w:highlight w:val="white"/>
                          <w:lang w:val="en-US"/>
                        </w:rPr>
                        <w:delText>name</w:delText>
                      </w:r>
                      <w:r w:rsidRPr="007921E7" w:rsidDel="0049323F">
                        <w:rPr>
                          <w:rFonts w:ascii="Consolas" w:hAnsi="Consolas" w:cs="Consolas"/>
                          <w:color w:val="000000"/>
                          <w:sz w:val="19"/>
                          <w:szCs w:val="19"/>
                          <w:highlight w:val="white"/>
                          <w:lang w:val="en-US"/>
                        </w:rPr>
                        <w:delText xml:space="preserve"> == </w:delText>
                      </w:r>
                      <w:r w:rsidRPr="007921E7" w:rsidDel="0049323F">
                        <w:rPr>
                          <w:rFonts w:ascii="Consolas" w:hAnsi="Consolas" w:cs="Consolas"/>
                          <w:color w:val="6F008A"/>
                          <w:sz w:val="19"/>
                          <w:szCs w:val="19"/>
                          <w:highlight w:val="white"/>
                          <w:lang w:val="en-US"/>
                        </w:rPr>
                        <w:delText>DEMO_CORE_COMPONENT</w:delText>
                      </w:r>
                      <w:r w:rsidRPr="007921E7" w:rsidDel="0049323F">
                        <w:rPr>
                          <w:rFonts w:ascii="Consolas" w:hAnsi="Consolas" w:cs="Consolas"/>
                          <w:color w:val="000000"/>
                          <w:sz w:val="19"/>
                          <w:szCs w:val="19"/>
                          <w:highlight w:val="white"/>
                          <w:lang w:val="en-US"/>
                        </w:rPr>
                        <w:delText>) {</w:delText>
                      </w:r>
                      <w:r w:rsidDel="0049323F">
                        <w:rPr>
                          <w:rFonts w:ascii="Consolas" w:hAnsi="Consolas" w:cs="Consolas"/>
                          <w:color w:val="000000"/>
                          <w:sz w:val="19"/>
                          <w:szCs w:val="19"/>
                          <w:lang w:val="en-US"/>
                        </w:rPr>
                        <w:br/>
                      </w:r>
                      <w:r w:rsidRPr="007921E7" w:rsidDel="0049323F">
                        <w:rPr>
                          <w:rFonts w:ascii="Consolas" w:hAnsi="Consolas" w:cs="Consolas"/>
                          <w:color w:val="0000FF"/>
                          <w:sz w:val="19"/>
                          <w:szCs w:val="19"/>
                          <w:highlight w:val="white"/>
                          <w:lang w:val="en-US"/>
                        </w:rPr>
                        <w:tab/>
                        <w:delText>return</w:delText>
                      </w:r>
                      <w:r w:rsidRPr="007921E7" w:rsidDel="0049323F">
                        <w:rPr>
                          <w:rFonts w:ascii="Consolas" w:hAnsi="Consolas" w:cs="Consolas"/>
                          <w:color w:val="000000"/>
                          <w:sz w:val="19"/>
                          <w:szCs w:val="19"/>
                          <w:highlight w:val="white"/>
                          <w:lang w:val="en-US"/>
                        </w:rPr>
                        <w:delText xml:space="preserve"> </w:delText>
                      </w:r>
                      <w:r w:rsidRPr="007921E7" w:rsidDel="0049323F">
                        <w:rPr>
                          <w:rFonts w:ascii="Consolas" w:hAnsi="Consolas" w:cs="Consolas"/>
                          <w:color w:val="0000FF"/>
                          <w:sz w:val="19"/>
                          <w:szCs w:val="19"/>
                          <w:highlight w:val="white"/>
                          <w:lang w:val="en-US"/>
                        </w:rPr>
                        <w:delText>new</w:delText>
                      </w:r>
                      <w:r w:rsidRPr="007921E7" w:rsidDel="0049323F">
                        <w:rPr>
                          <w:rFonts w:ascii="Consolas" w:hAnsi="Consolas" w:cs="Consolas"/>
                          <w:color w:val="000000"/>
                          <w:sz w:val="19"/>
                          <w:szCs w:val="19"/>
                          <w:highlight w:val="white"/>
                          <w:lang w:val="en-US"/>
                        </w:rPr>
                        <w:delText xml:space="preserve"> </w:delText>
                      </w:r>
                      <w:r w:rsidRPr="007921E7" w:rsidDel="0049323F">
                        <w:rPr>
                          <w:rFonts w:ascii="Consolas" w:hAnsi="Consolas" w:cs="Consolas"/>
                          <w:color w:val="216F85"/>
                          <w:sz w:val="19"/>
                          <w:szCs w:val="19"/>
                          <w:highlight w:val="white"/>
                          <w:lang w:val="en-US"/>
                        </w:rPr>
                        <w:delText>DemoCoreComponent</w:delText>
                      </w:r>
                      <w:r w:rsidRPr="007921E7" w:rsidDel="0049323F">
                        <w:rPr>
                          <w:rFonts w:ascii="Consolas" w:hAnsi="Consolas" w:cs="Consolas"/>
                          <w:color w:val="000000"/>
                          <w:sz w:val="19"/>
                          <w:szCs w:val="19"/>
                          <w:highlight w:val="white"/>
                          <w:lang w:val="en-US"/>
                        </w:rPr>
                        <w:delText>;</w:delText>
                      </w:r>
                      <w:r w:rsidRPr="007921E7" w:rsidDel="0049323F">
                        <w:rPr>
                          <w:rFonts w:ascii="Consolas" w:hAnsi="Consolas" w:cs="Consolas"/>
                          <w:color w:val="000000"/>
                          <w:sz w:val="19"/>
                          <w:szCs w:val="19"/>
                          <w:lang w:val="en-US"/>
                        </w:rPr>
                        <w:br/>
                      </w:r>
                      <w:r w:rsidRPr="007921E7" w:rsidDel="0049323F">
                        <w:rPr>
                          <w:rFonts w:ascii="Consolas" w:hAnsi="Consolas" w:cs="Consolas"/>
                          <w:color w:val="000000"/>
                          <w:sz w:val="19"/>
                          <w:szCs w:val="19"/>
                          <w:highlight w:val="white"/>
                          <w:lang w:val="en-US"/>
                        </w:rPr>
                        <w:delText>}</w:delText>
                      </w:r>
                    </w:del>
                  </w:p>
                </w:txbxContent>
              </v:textbox>
              <w10:wrap type="none"/>
              <w10:anchorlock/>
            </v:shape>
          </w:pict>
        </w:r>
      </w:ins>
    </w:p>
    <w:p w:rsidR="00A43A6B" w:rsidRDefault="00A43A6B">
      <w:pPr>
        <w:rPr>
          <w:del w:id="4456" w:author="ghislain.aine" w:date="2015-10-30T10:32:00Z"/>
        </w:rPr>
        <w:pPrChange w:id="4457" w:author="ghislain.aine" w:date="2015-10-30T10:31:00Z">
          <w:pPr>
            <w:pStyle w:val="Paragraphedeliste"/>
            <w:numPr>
              <w:numId w:val="16"/>
            </w:numPr>
            <w:ind w:hanging="360"/>
          </w:pPr>
        </w:pPrChange>
      </w:pPr>
    </w:p>
    <w:p w:rsidR="00E71FE0" w:rsidRDefault="0080262F">
      <w:pPr>
        <w:pStyle w:val="Code"/>
        <w:rPr>
          <w:del w:id="4458" w:author="ghislain.aine" w:date="2015-10-30T09:54:00Z"/>
          <w:lang w:val="en-US"/>
        </w:rPr>
      </w:pPr>
      <w:del w:id="4459" w:author="ghislain.aine" w:date="2015-10-30T09:54:00Z">
        <w:r w:rsidRPr="004610FA" w:rsidDel="007921E7">
          <w:rPr>
            <w:noProof/>
            <w:color w:val="0000FF"/>
            <w:lang w:val="en-US"/>
          </w:rPr>
          <w:delText>if</w:delText>
        </w:r>
        <w:r w:rsidRPr="004610FA" w:rsidDel="007921E7">
          <w:rPr>
            <w:noProof/>
            <w:lang w:val="en-US"/>
          </w:rPr>
          <w:delText xml:space="preserve"> (name==</w:delText>
        </w:r>
        <w:r w:rsidRPr="004610FA" w:rsidDel="007921E7">
          <w:rPr>
            <w:noProof/>
            <w:color w:val="A31515"/>
            <w:lang w:val="en-US"/>
          </w:rPr>
          <w:delText>"DemoCoreComponent"</w:delText>
        </w:r>
        <w:r w:rsidRPr="004610FA" w:rsidDel="007921E7">
          <w:rPr>
            <w:noProof/>
            <w:lang w:val="en-US"/>
          </w:rPr>
          <w:delText>)</w:delText>
        </w:r>
        <w:r w:rsidR="0069151D" w:rsidRPr="004610FA" w:rsidDel="007921E7">
          <w:rPr>
            <w:noProof/>
            <w:lang w:val="en-US"/>
          </w:rPr>
          <w:delText xml:space="preserve"> </w:delText>
        </w:r>
        <w:r w:rsidR="00E31A1C" w:rsidRPr="00E31A1C" w:rsidDel="007921E7">
          <w:rPr>
            <w:noProof/>
            <w:lang w:val="en-US"/>
          </w:rPr>
          <w:delText>{</w:delText>
        </w:r>
      </w:del>
    </w:p>
    <w:p w:rsidR="00E71FE0" w:rsidRDefault="0080262F">
      <w:pPr>
        <w:pStyle w:val="Code"/>
        <w:rPr>
          <w:del w:id="4460" w:author="ghislain.aine" w:date="2015-10-30T09:54:00Z"/>
          <w:lang w:val="en-US"/>
        </w:rPr>
      </w:pPr>
      <w:del w:id="4461" w:author="ghislain.aine" w:date="2015-10-30T09:54:00Z">
        <w:r w:rsidDel="007921E7">
          <w:rPr>
            <w:lang w:val="en-US"/>
          </w:rPr>
          <w:lastRenderedPageBreak/>
          <w:tab/>
        </w:r>
        <w:r w:rsidRPr="0080262F" w:rsidDel="007921E7">
          <w:rPr>
            <w:noProof/>
            <w:color w:val="0000FF"/>
            <w:lang w:val="en-US"/>
          </w:rPr>
          <w:delText>return</w:delText>
        </w:r>
        <w:r w:rsidRPr="0080262F" w:rsidDel="007921E7">
          <w:rPr>
            <w:noProof/>
            <w:lang w:val="en-US"/>
          </w:rPr>
          <w:delText xml:space="preserve"> </w:delText>
        </w:r>
        <w:r w:rsidRPr="0080262F" w:rsidDel="007921E7">
          <w:rPr>
            <w:noProof/>
            <w:color w:val="0000FF"/>
            <w:lang w:val="en-US"/>
          </w:rPr>
          <w:delText>new</w:delText>
        </w:r>
        <w:r w:rsidRPr="0080262F" w:rsidDel="007921E7">
          <w:rPr>
            <w:noProof/>
            <w:lang w:val="en-US"/>
          </w:rPr>
          <w:delText xml:space="preserve"> </w:delText>
        </w:r>
      </w:del>
      <w:del w:id="4462" w:author="ghislain.aine" w:date="2015-10-29T16:18:00Z">
        <w:r w:rsidRPr="0080262F" w:rsidDel="007A400B">
          <w:rPr>
            <w:noProof/>
            <w:lang w:val="en-US"/>
          </w:rPr>
          <w:delText>sx::tp::tpdemo::</w:delText>
        </w:r>
      </w:del>
      <w:del w:id="4463" w:author="ghislain.aine" w:date="2015-10-30T09:54:00Z">
        <w:r w:rsidRPr="0080262F" w:rsidDel="007921E7">
          <w:rPr>
            <w:noProof/>
            <w:lang w:val="en-US"/>
          </w:rPr>
          <w:delText>DemoCoreComponent</w:delText>
        </w:r>
        <w:r w:rsidRPr="0080262F" w:rsidDel="007921E7">
          <w:rPr>
            <w:lang w:val="en-US"/>
          </w:rPr>
          <w:delText>;</w:delText>
        </w:r>
      </w:del>
    </w:p>
    <w:p w:rsidR="0080262F" w:rsidRPr="007921E7" w:rsidDel="006A407B" w:rsidRDefault="004D7EE5" w:rsidP="005C2013">
      <w:pPr>
        <w:pStyle w:val="Code"/>
        <w:rPr>
          <w:del w:id="4464" w:author="ghislain.aine" w:date="2015-10-30T10:32:00Z"/>
          <w:noProof/>
          <w:lang w:val="en-US"/>
          <w:rPrChange w:id="4465" w:author="ghislain.aine" w:date="2015-10-30T09:53:00Z">
            <w:rPr>
              <w:del w:id="4466" w:author="ghislain.aine" w:date="2015-10-30T10:32:00Z"/>
              <w:noProof/>
            </w:rPr>
          </w:rPrChange>
        </w:rPr>
      </w:pPr>
      <w:del w:id="4467" w:author="ghislain.aine" w:date="2015-10-30T09:54:00Z">
        <w:r w:rsidRPr="004D7EE5">
          <w:rPr>
            <w:noProof/>
            <w:lang w:val="en-US"/>
            <w:rPrChange w:id="4468" w:author="ghislain.aine" w:date="2015-10-30T09:53:00Z">
              <w:rPr>
                <w:noProof/>
                <w:color w:val="0000FF" w:themeColor="hyperlink"/>
                <w:u w:val="single"/>
              </w:rPr>
            </w:rPrChange>
          </w:rPr>
          <w:delText>}</w:delText>
        </w:r>
      </w:del>
    </w:p>
    <w:p w:rsidR="00E31A1C" w:rsidRPr="006A407B" w:rsidRDefault="0080262F" w:rsidP="00AA1B17">
      <w:pPr>
        <w:pStyle w:val="Paragraphedeliste"/>
        <w:numPr>
          <w:ilvl w:val="0"/>
          <w:numId w:val="16"/>
        </w:numPr>
        <w:rPr>
          <w:ins w:id="4469" w:author="ghislain.aine" w:date="2015-10-30T10:31:00Z"/>
          <w:rFonts w:ascii="Courier New" w:hAnsi="Courier New" w:cs="Courier New"/>
          <w:noProof/>
          <w:sz w:val="20"/>
          <w:szCs w:val="20"/>
          <w:rPrChange w:id="4470" w:author="ghislain.aine" w:date="2015-10-30T10:31:00Z">
            <w:rPr>
              <w:ins w:id="4471" w:author="ghislain.aine" w:date="2015-10-30T10:31:00Z"/>
            </w:rPr>
          </w:rPrChange>
        </w:rPr>
      </w:pPr>
      <w:r w:rsidRPr="0080262F">
        <w:t>Dans la fonction "</w:t>
      </w:r>
      <w:proofErr w:type="spellStart"/>
      <w:r w:rsidRPr="0080262F">
        <w:t>CreateIconOf</w:t>
      </w:r>
      <w:proofErr w:type="spellEnd"/>
      <w:r w:rsidRPr="0080262F">
        <w:t>", associer le composant à son ic</w:t>
      </w:r>
      <w:r>
        <w:t xml:space="preserve">ône. Si aucune icône n'est associée, le composant aura l'icône par défaut </w:t>
      </w:r>
      <w:r w:rsidRPr="0080262F">
        <w:rPr>
          <w:noProof/>
          <w:lang w:eastAsia="fr-FR"/>
        </w:rPr>
        <w:drawing>
          <wp:inline distT="0" distB="0" distL="0" distR="0">
            <wp:extent cx="190500" cy="190500"/>
            <wp:effectExtent l="19050" t="0" r="0" b="0"/>
            <wp:docPr id="4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A43A6B" w:rsidRDefault="004D7EE5">
      <w:pPr>
        <w:rPr>
          <w:ins w:id="4472" w:author="ghislain.aine" w:date="2015-10-30T10:31:00Z"/>
          <w:rFonts w:ascii="Courier New" w:hAnsi="Courier New" w:cs="Courier New"/>
          <w:noProof/>
          <w:sz w:val="20"/>
          <w:szCs w:val="20"/>
        </w:rPr>
        <w:pPrChange w:id="4473" w:author="ghislain.aine" w:date="2015-10-30T10:31:00Z">
          <w:pPr>
            <w:pStyle w:val="Paragraphedeliste"/>
            <w:numPr>
              <w:numId w:val="16"/>
            </w:numPr>
            <w:ind w:hanging="360"/>
          </w:pPr>
        </w:pPrChange>
      </w:pPr>
      <w:ins w:id="4474" w:author="ghislain.aine" w:date="2015-10-30T10:31:00Z">
        <w:r w:rsidR="00A43A6B" w:rsidRPr="004D7EE5">
          <w:pict>
            <v:shape id="_x0000_s113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6;mso-fit-shape-to-text:t">
                <w:txbxContent>
                  <w:p w:rsidR="00AC30F5" w:rsidRPr="006A407B" w:rsidRDefault="00AC30F5" w:rsidP="006A407B">
                    <w:pPr>
                      <w:autoSpaceDE w:val="0"/>
                      <w:autoSpaceDN w:val="0"/>
                      <w:adjustRightInd w:val="0"/>
                      <w:jc w:val="left"/>
                      <w:rPr>
                        <w:ins w:id="4475" w:author="ghislain.aine" w:date="2015-10-30T10:32:00Z"/>
                        <w:rFonts w:ascii="Consolas" w:hAnsi="Consolas" w:cs="Consolas"/>
                        <w:color w:val="000000"/>
                        <w:sz w:val="19"/>
                        <w:szCs w:val="19"/>
                        <w:highlight w:val="white"/>
                        <w:lang w:val="en-US"/>
                        <w:rPrChange w:id="4476" w:author="ghislain.aine" w:date="2015-10-30T10:32:00Z">
                          <w:rPr>
                            <w:ins w:id="4477" w:author="ghislain.aine" w:date="2015-10-30T10:32:00Z"/>
                            <w:rFonts w:ascii="Consolas" w:hAnsi="Consolas" w:cs="Consolas"/>
                            <w:color w:val="000000"/>
                            <w:sz w:val="19"/>
                            <w:szCs w:val="19"/>
                            <w:highlight w:val="white"/>
                          </w:rPr>
                        </w:rPrChange>
                      </w:rPr>
                    </w:pPr>
                    <w:ins w:id="4478" w:author="ghislain.aine" w:date="2015-10-30T10:32:00Z">
                      <w:r w:rsidRPr="004D7EE5">
                        <w:rPr>
                          <w:rFonts w:ascii="Consolas" w:hAnsi="Consolas" w:cs="Consolas"/>
                          <w:color w:val="0000FF"/>
                          <w:sz w:val="19"/>
                          <w:szCs w:val="19"/>
                          <w:highlight w:val="white"/>
                          <w:lang w:val="en-US"/>
                          <w:rPrChange w:id="4479" w:author="ghislain.aine" w:date="2015-10-30T10:32: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4480" w:author="ghislain.aine" w:date="2015-10-30T10:32: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4481" w:author="ghislain.aine" w:date="2015-10-30T10:32:00Z">
                            <w:rPr>
                              <w:rFonts w:ascii="Consolas" w:hAnsi="Consolas" w:cs="Consolas"/>
                              <w:color w:val="000080"/>
                              <w:sz w:val="19"/>
                              <w:szCs w:val="19"/>
                              <w:highlight w:val="white"/>
                            </w:rPr>
                          </w:rPrChange>
                        </w:rPr>
                        <w:t>name</w:t>
                      </w:r>
                      <w:r w:rsidRPr="004D7EE5">
                        <w:rPr>
                          <w:rFonts w:ascii="Consolas" w:hAnsi="Consolas" w:cs="Consolas"/>
                          <w:color w:val="000000"/>
                          <w:sz w:val="19"/>
                          <w:szCs w:val="19"/>
                          <w:highlight w:val="white"/>
                          <w:lang w:val="en-US"/>
                          <w:rPrChange w:id="4482" w:author="ghislain.aine" w:date="2015-10-30T10:32:00Z">
                            <w:rPr>
                              <w:rFonts w:ascii="Consolas" w:hAnsi="Consolas" w:cs="Consolas"/>
                              <w:color w:val="000000"/>
                              <w:sz w:val="19"/>
                              <w:szCs w:val="19"/>
                              <w:highlight w:val="white"/>
                            </w:rPr>
                          </w:rPrChange>
                        </w:rPr>
                        <w:t xml:space="preserve"> == </w:t>
                      </w:r>
                      <w:r w:rsidRPr="004D7EE5">
                        <w:rPr>
                          <w:rFonts w:ascii="Consolas" w:hAnsi="Consolas" w:cs="Consolas"/>
                          <w:color w:val="6F008A"/>
                          <w:sz w:val="19"/>
                          <w:szCs w:val="19"/>
                          <w:highlight w:val="white"/>
                          <w:lang w:val="en-US"/>
                          <w:rPrChange w:id="4483" w:author="ghislain.aine" w:date="2015-10-30T10:32:00Z">
                            <w:rPr>
                              <w:rFonts w:ascii="Consolas" w:hAnsi="Consolas" w:cs="Consolas"/>
                              <w:color w:val="6F008A"/>
                              <w:sz w:val="19"/>
                              <w:szCs w:val="19"/>
                              <w:highlight w:val="white"/>
                            </w:rPr>
                          </w:rPrChange>
                        </w:rPr>
                        <w:t>DEMO_CORE_COMPONENT</w:t>
                      </w:r>
                      <w:r w:rsidRPr="004D7EE5">
                        <w:rPr>
                          <w:rFonts w:ascii="Consolas" w:hAnsi="Consolas" w:cs="Consolas"/>
                          <w:color w:val="000000"/>
                          <w:sz w:val="19"/>
                          <w:szCs w:val="19"/>
                          <w:highlight w:val="white"/>
                          <w:lang w:val="en-US"/>
                          <w:rPrChange w:id="4484" w:author="ghislain.aine" w:date="2015-10-30T10:32:00Z">
                            <w:rPr>
                              <w:rFonts w:ascii="Consolas" w:hAnsi="Consolas" w:cs="Consolas"/>
                              <w:color w:val="000000"/>
                              <w:sz w:val="19"/>
                              <w:szCs w:val="19"/>
                              <w:highlight w:val="white"/>
                            </w:rPr>
                          </w:rPrChange>
                        </w:rPr>
                        <w:t>)</w:t>
                      </w:r>
                    </w:ins>
                  </w:p>
                  <w:p w:rsidR="00AC30F5" w:rsidRDefault="00AC30F5" w:rsidP="006A407B">
                    <w:ins w:id="4485" w:author="ghislain.aine" w:date="2015-10-30T10:32:00Z">
                      <w:r w:rsidRPr="004D7EE5">
                        <w:rPr>
                          <w:rFonts w:ascii="Consolas" w:hAnsi="Consolas" w:cs="Consolas"/>
                          <w:color w:val="000000"/>
                          <w:sz w:val="19"/>
                          <w:szCs w:val="19"/>
                          <w:highlight w:val="white"/>
                          <w:lang w:val="en-US"/>
                          <w:rPrChange w:id="4486" w:author="ghislain.aine" w:date="2015-10-30T10:32:00Z">
                            <w:rPr>
                              <w:rFonts w:ascii="Consolas" w:hAnsi="Consolas" w:cs="Consolas"/>
                              <w:color w:val="000000"/>
                              <w:sz w:val="19"/>
                              <w:szCs w:val="19"/>
                              <w:highlight w:val="white"/>
                            </w:rPr>
                          </w:rPrChange>
                        </w:rPr>
                        <w:tab/>
                      </w:r>
                      <w:r>
                        <w:rPr>
                          <w:rFonts w:ascii="Consolas" w:hAnsi="Consolas" w:cs="Consolas"/>
                          <w:color w:val="000080"/>
                          <w:sz w:val="19"/>
                          <w:szCs w:val="19"/>
                          <w:highlight w:val="white"/>
                        </w:rPr>
                        <w:t>ico</w:t>
                      </w:r>
                      <w:r>
                        <w:rPr>
                          <w:rFonts w:ascii="Consolas" w:hAnsi="Consolas" w:cs="Consolas"/>
                          <w:color w:val="000000"/>
                          <w:sz w:val="19"/>
                          <w:szCs w:val="19"/>
                          <w:highlight w:val="white"/>
                        </w:rPr>
                        <w:t>.</w:t>
                      </w:r>
                      <w:r>
                        <w:rPr>
                          <w:rFonts w:ascii="Consolas" w:hAnsi="Consolas" w:cs="Consolas"/>
                          <w:color w:val="880000"/>
                          <w:sz w:val="19"/>
                          <w:szCs w:val="19"/>
                          <w:highlight w:val="white"/>
                        </w:rPr>
                        <w:t>addFile</w:t>
                      </w:r>
                      <w:r>
                        <w:rPr>
                          <w:rFonts w:ascii="Consolas" w:hAnsi="Consolas" w:cs="Consolas"/>
                          <w:color w:val="000000"/>
                          <w:sz w:val="19"/>
                          <w:szCs w:val="19"/>
                          <w:highlight w:val="white"/>
                        </w:rPr>
                        <w:t>(</w:t>
                      </w:r>
                      <w:r>
                        <w:rPr>
                          <w:rFonts w:ascii="Consolas" w:hAnsi="Consolas" w:cs="Consolas"/>
                          <w:color w:val="A31515"/>
                          <w:sz w:val="19"/>
                          <w:szCs w:val="19"/>
                          <w:highlight w:val="white"/>
                        </w:rPr>
                        <w:t>"C:/tt4/Utilities/Sources/DPE/Editor/icons/Icon_64.png"</w:t>
                      </w:r>
                      <w:r>
                        <w:rPr>
                          <w:rFonts w:ascii="Consolas" w:hAnsi="Consolas" w:cs="Consolas"/>
                          <w:color w:val="000000"/>
                          <w:sz w:val="19"/>
                          <w:szCs w:val="19"/>
                          <w:highlight w:val="white"/>
                        </w:rPr>
                        <w:t>);</w:t>
                      </w:r>
                    </w:ins>
                  </w:p>
                </w:txbxContent>
              </v:textbox>
              <w10:wrap type="none"/>
              <w10:anchorlock/>
            </v:shape>
          </w:pict>
        </w:r>
      </w:ins>
    </w:p>
    <w:p w:rsidR="0049323F" w:rsidRDefault="0049323F" w:rsidP="0049323F">
      <w:pPr>
        <w:rPr>
          <w:ins w:id="4487" w:author="ghislain.aine" w:date="2015-11-04T16:53:00Z"/>
        </w:rPr>
      </w:pPr>
      <w:ins w:id="4488" w:author="ghislain.aine" w:date="2015-11-04T16:53:00Z">
        <w:r>
          <w:t>Ou plus simplement :</w:t>
        </w:r>
      </w:ins>
    </w:p>
    <w:p w:rsidR="0049323F" w:rsidRDefault="004D7EE5" w:rsidP="0049323F">
      <w:pPr>
        <w:rPr>
          <w:ins w:id="4489" w:author="ghislain.aine" w:date="2015-11-04T16:53:00Z"/>
        </w:rPr>
      </w:pPr>
      <w:ins w:id="4490" w:author="ghislain.aine" w:date="2015-11-04T16:53:00Z">
        <w:r w:rsidR="00705281">
          <w:pict>
            <v:shape id="_x0000_s113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5;mso-fit-shape-to-text:t">
                <w:txbxContent>
                  <w:p w:rsidR="00AC30F5" w:rsidRDefault="00AC30F5" w:rsidP="0049323F">
                    <w:pPr>
                      <w:autoSpaceDE w:val="0"/>
                      <w:autoSpaceDN w:val="0"/>
                      <w:adjustRightInd w:val="0"/>
                      <w:jc w:val="left"/>
                      <w:rPr>
                        <w:lang w:val="en-US"/>
                      </w:rPr>
                    </w:pPr>
                    <w:ins w:id="4491" w:author="ghislain.aine" w:date="2015-11-04T16:54:00Z">
                      <w:r>
                        <w:rPr>
                          <w:rFonts w:ascii="Consolas" w:hAnsi="Consolas" w:cs="Consolas"/>
                          <w:color w:val="6F008A"/>
                          <w:sz w:val="19"/>
                          <w:szCs w:val="19"/>
                          <w:highlight w:val="white"/>
                        </w:rPr>
                        <w:t>SW_PUBLISH_ICON</w:t>
                      </w:r>
                      <w:r>
                        <w:rPr>
                          <w:rFonts w:ascii="Consolas" w:hAnsi="Consolas" w:cs="Consolas"/>
                          <w:color w:val="000000"/>
                          <w:sz w:val="19"/>
                          <w:szCs w:val="19"/>
                          <w:highlight w:val="white"/>
                        </w:rPr>
                        <w:t>(</w:t>
                      </w:r>
                      <w:r>
                        <w:rPr>
                          <w:rFonts w:ascii="Consolas" w:hAnsi="Consolas" w:cs="Consolas"/>
                          <w:color w:val="6F008A"/>
                          <w:sz w:val="19"/>
                          <w:szCs w:val="19"/>
                          <w:highlight w:val="white"/>
                        </w:rPr>
                        <w:t>DEMO_CORE_COMPONENT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"C:/tt4/Utilities/Sources/DPE/Editor/icons/Icon_64.png"</w:t>
                      </w:r>
                      <w:r>
                        <w:rPr>
                          <w:rFonts w:ascii="Consolas" w:hAnsi="Consolas" w:cs="Consolas"/>
                          <w:color w:val="000000"/>
                          <w:sz w:val="19"/>
                          <w:szCs w:val="19"/>
                          <w:highlight w:val="white"/>
                        </w:rPr>
                        <w:t>)</w:t>
                      </w:r>
                    </w:ins>
                    <w:del w:id="4492" w:author="ghislain.aine" w:date="2015-11-04T16:54:00Z">
                      <w:r w:rsidRPr="0049323F" w:rsidDel="0049323F">
                        <w:rPr>
                          <w:rFonts w:ascii="Consolas" w:hAnsi="Consolas" w:cs="Consolas"/>
                          <w:color w:val="6F008A"/>
                          <w:sz w:val="19"/>
                          <w:szCs w:val="19"/>
                          <w:highlight w:val="white"/>
                          <w:lang w:val="en-US"/>
                        </w:rPr>
                        <w:delText>SW_PUBLISH_COMPONENT</w:delText>
                      </w:r>
                      <w:r w:rsidRPr="0049323F" w:rsidDel="0049323F">
                        <w:rPr>
                          <w:rFonts w:ascii="Consolas" w:hAnsi="Consolas" w:cs="Consolas"/>
                          <w:color w:val="000000"/>
                          <w:sz w:val="19"/>
                          <w:szCs w:val="19"/>
                          <w:highlight w:val="white"/>
                          <w:lang w:val="en-US"/>
                        </w:rPr>
                        <w:delText>(</w:delText>
                      </w:r>
                      <w:r w:rsidRPr="0049323F" w:rsidDel="0049323F">
                        <w:rPr>
                          <w:rFonts w:ascii="Consolas" w:hAnsi="Consolas" w:cs="Consolas"/>
                          <w:color w:val="6F008A"/>
                          <w:sz w:val="19"/>
                          <w:szCs w:val="19"/>
                          <w:highlight w:val="white"/>
                          <w:lang w:val="en-US"/>
                        </w:rPr>
                        <w:delText>DEMO_CORE_COMPONENT</w:delText>
                      </w:r>
                      <w:r w:rsidRPr="0049323F" w:rsidDel="0049323F">
                        <w:rPr>
                          <w:rFonts w:ascii="Consolas" w:hAnsi="Consolas" w:cs="Consolas"/>
                          <w:color w:val="000000"/>
                          <w:sz w:val="19"/>
                          <w:szCs w:val="19"/>
                          <w:highlight w:val="white"/>
                          <w:lang w:val="en-US"/>
                        </w:rPr>
                        <w:delText xml:space="preserve">, </w:delText>
                      </w:r>
                      <w:r w:rsidRPr="0049323F" w:rsidDel="0049323F">
                        <w:rPr>
                          <w:rFonts w:ascii="Consolas" w:hAnsi="Consolas" w:cs="Consolas"/>
                          <w:color w:val="216F85"/>
                          <w:sz w:val="19"/>
                          <w:szCs w:val="19"/>
                          <w:highlight w:val="white"/>
                          <w:lang w:val="en-US"/>
                        </w:rPr>
                        <w:delText>CoreComponent</w:delText>
                      </w:r>
                      <w:r w:rsidRPr="0049323F" w:rsidDel="0049323F">
                        <w:rPr>
                          <w:rFonts w:ascii="Consolas" w:hAnsi="Consolas" w:cs="Consolas"/>
                          <w:color w:val="000000"/>
                          <w:sz w:val="19"/>
                          <w:szCs w:val="19"/>
                          <w:highlight w:val="white"/>
                          <w:lang w:val="en-US"/>
                        </w:rPr>
                        <w:delText>)</w:delText>
                      </w:r>
                      <w:r w:rsidRPr="007921E7" w:rsidDel="0049323F">
                        <w:rPr>
                          <w:rFonts w:ascii="Consolas" w:hAnsi="Consolas" w:cs="Consolas"/>
                          <w:color w:val="0000FF"/>
                          <w:sz w:val="19"/>
                          <w:szCs w:val="19"/>
                          <w:highlight w:val="white"/>
                          <w:lang w:val="en-US"/>
                        </w:rPr>
                        <w:delText xml:space="preserve"> </w:delText>
                      </w:r>
                    </w:del>
                  </w:p>
                </w:txbxContent>
              </v:textbox>
              <w10:wrap type="none"/>
              <w10:anchorlock/>
            </v:shape>
          </w:pict>
        </w:r>
      </w:ins>
    </w:p>
    <w:p w:rsidR="00A43A6B" w:rsidRDefault="00A43A6B">
      <w:pPr>
        <w:rPr>
          <w:del w:id="4493" w:author="ghislain.aine" w:date="2015-10-30T10:33:00Z"/>
          <w:rFonts w:ascii="Courier New" w:hAnsi="Courier New" w:cs="Courier New"/>
          <w:noProof/>
          <w:sz w:val="20"/>
          <w:szCs w:val="20"/>
          <w:rPrChange w:id="4494" w:author="ghislain.aine" w:date="2015-10-30T10:31:00Z">
            <w:rPr>
              <w:del w:id="4495" w:author="ghislain.aine" w:date="2015-10-30T10:33:00Z"/>
              <w:noProof/>
            </w:rPr>
          </w:rPrChange>
        </w:rPr>
        <w:pPrChange w:id="4496" w:author="ghislain.aine" w:date="2015-10-30T10:31:00Z">
          <w:pPr>
            <w:pStyle w:val="Paragraphedeliste"/>
            <w:numPr>
              <w:numId w:val="16"/>
            </w:numPr>
            <w:ind w:hanging="360"/>
          </w:pPr>
        </w:pPrChange>
      </w:pPr>
    </w:p>
    <w:p w:rsidR="00E31A1C" w:rsidRPr="00E31A1C" w:rsidDel="006A407B" w:rsidRDefault="00E31A1C" w:rsidP="005C2013">
      <w:pPr>
        <w:pStyle w:val="Code"/>
        <w:rPr>
          <w:del w:id="4497" w:author="ghislain.aine" w:date="2015-10-30T10:33:00Z"/>
          <w:noProof/>
          <w:lang w:val="en-US"/>
        </w:rPr>
      </w:pPr>
      <w:del w:id="4498" w:author="ghislain.aine" w:date="2015-10-30T10:33:00Z">
        <w:r w:rsidRPr="00E31A1C" w:rsidDel="006A407B">
          <w:rPr>
            <w:noProof/>
            <w:color w:val="0000FF"/>
            <w:lang w:val="en-US"/>
          </w:rPr>
          <w:delText>if</w:delText>
        </w:r>
        <w:r w:rsidRPr="00E31A1C" w:rsidDel="006A407B">
          <w:rPr>
            <w:noProof/>
            <w:lang w:val="en-US"/>
          </w:rPr>
          <w:delText xml:space="preserve"> (name</w:delText>
        </w:r>
      </w:del>
      <w:del w:id="4499" w:author="ghislain.aine" w:date="2015-10-30T09:55:00Z">
        <w:r w:rsidRPr="00E31A1C" w:rsidDel="007921E7">
          <w:rPr>
            <w:noProof/>
            <w:lang w:val="en-US"/>
          </w:rPr>
          <w:delText>==</w:delText>
        </w:r>
        <w:r w:rsidRPr="00E31A1C" w:rsidDel="007921E7">
          <w:rPr>
            <w:noProof/>
            <w:color w:val="A31515"/>
            <w:lang w:val="en-US"/>
          </w:rPr>
          <w:delText>"DemoCoreComponent"</w:delText>
        </w:r>
      </w:del>
      <w:del w:id="4500" w:author="ghislain.aine" w:date="2015-10-30T10:33:00Z">
        <w:r w:rsidRPr="00E31A1C" w:rsidDel="006A407B">
          <w:rPr>
            <w:noProof/>
            <w:lang w:val="en-US"/>
          </w:rPr>
          <w:delText>)</w:delText>
        </w:r>
        <w:r w:rsidR="0069151D" w:rsidDel="006A407B">
          <w:rPr>
            <w:noProof/>
            <w:lang w:val="en-US"/>
          </w:rPr>
          <w:delText xml:space="preserve"> </w:delText>
        </w:r>
        <w:r w:rsidRPr="00E31A1C" w:rsidDel="006A407B">
          <w:rPr>
            <w:noProof/>
            <w:lang w:val="en-US"/>
          </w:rPr>
          <w:delText>{</w:delText>
        </w:r>
      </w:del>
    </w:p>
    <w:p w:rsidR="00E31A1C" w:rsidRPr="00E31A1C" w:rsidDel="006A407B" w:rsidRDefault="005C2013" w:rsidP="005C2013">
      <w:pPr>
        <w:pStyle w:val="Code"/>
        <w:rPr>
          <w:del w:id="4501" w:author="ghislain.aine" w:date="2015-10-30T10:33:00Z"/>
          <w:noProof/>
          <w:lang w:val="en-US"/>
        </w:rPr>
      </w:pPr>
      <w:del w:id="4502" w:author="ghislain.aine" w:date="2015-10-30T10:33:00Z">
        <w:r w:rsidDel="006A407B">
          <w:rPr>
            <w:noProof/>
            <w:lang w:val="en-US"/>
          </w:rPr>
          <w:tab/>
        </w:r>
        <w:r w:rsidR="00E31A1C" w:rsidRPr="00E31A1C" w:rsidDel="006A407B">
          <w:rPr>
            <w:noProof/>
            <w:color w:val="0000FF"/>
            <w:lang w:val="en-US"/>
          </w:rPr>
          <w:delText>return</w:delText>
        </w:r>
        <w:r w:rsidR="00E31A1C" w:rsidRPr="00E31A1C" w:rsidDel="006A407B">
          <w:rPr>
            <w:noProof/>
            <w:lang w:val="en-US"/>
          </w:rPr>
          <w:delText xml:space="preserve"> ico;</w:delText>
        </w:r>
      </w:del>
    </w:p>
    <w:p w:rsidR="00E31A1C" w:rsidRPr="00E31A1C" w:rsidDel="006A407B" w:rsidRDefault="00E31A1C" w:rsidP="005C2013">
      <w:pPr>
        <w:pStyle w:val="Code"/>
        <w:rPr>
          <w:del w:id="4503" w:author="ghislain.aine" w:date="2015-10-30T10:33:00Z"/>
          <w:lang w:val="en-US"/>
        </w:rPr>
      </w:pPr>
      <w:del w:id="4504" w:author="ghislain.aine" w:date="2015-10-30T10:33:00Z">
        <w:r w:rsidRPr="00E31A1C" w:rsidDel="006A407B">
          <w:rPr>
            <w:noProof/>
            <w:lang w:val="en-US"/>
          </w:rPr>
          <w:delText>}</w:delText>
        </w:r>
      </w:del>
    </w:p>
    <w:p w:rsidR="0080262F" w:rsidDel="006A407B" w:rsidRDefault="0080262F" w:rsidP="00DC78B5">
      <w:pPr>
        <w:pStyle w:val="Paragraphedeliste"/>
        <w:rPr>
          <w:del w:id="4505" w:author="ghislain.aine" w:date="2015-10-30T10:33:00Z"/>
          <w:lang w:val="en-US"/>
        </w:rPr>
      </w:pPr>
    </w:p>
    <w:p w:rsidR="00490C63" w:rsidRPr="00E31A1C" w:rsidRDefault="00490C63" w:rsidP="00DC78B5">
      <w:pPr>
        <w:pStyle w:val="Paragraphedeliste"/>
        <w:rPr>
          <w:lang w:val="en-US"/>
        </w:rPr>
      </w:pPr>
    </w:p>
    <w:p w:rsidR="00823722" w:rsidRDefault="00E31A1C" w:rsidP="00683E3F">
      <w:pPr>
        <w:pStyle w:val="Titre4"/>
      </w:pPr>
      <w:r>
        <w:t xml:space="preserve">Implémentation de </w:t>
      </w:r>
      <w:del w:id="4506" w:author="ghislain.aine" w:date="2015-11-04T16:54:00Z">
        <w:r w:rsidDel="0049323F">
          <w:delText>Demo</w:delText>
        </w:r>
      </w:del>
      <w:proofErr w:type="spellStart"/>
      <w:r>
        <w:t>CoreComponent</w:t>
      </w:r>
      <w:proofErr w:type="spellEnd"/>
    </w:p>
    <w:p w:rsidR="000E359C" w:rsidRDefault="0068018D" w:rsidP="000E359C">
      <w:pPr>
        <w:rPr>
          <w:ins w:id="4507" w:author="jerome draillard" w:date="2015-11-27T15:45:00Z"/>
        </w:rPr>
      </w:pPr>
      <w:ins w:id="4508" w:author="jerome draillard" w:date="2015-11-27T15:45:00Z">
        <w:r>
          <w:t>Nous allons maintenant terminer l'implémentation de notre premier composant.</w:t>
        </w:r>
      </w:ins>
    </w:p>
    <w:p w:rsidR="0068018D" w:rsidRDefault="0068018D" w:rsidP="000E359C">
      <w:pPr>
        <w:rPr>
          <w:ins w:id="4509" w:author="jerome draillard" w:date="2015-11-27T15:46:00Z"/>
        </w:rPr>
      </w:pPr>
    </w:p>
    <w:p w:rsidR="0068018D" w:rsidRDefault="0068018D" w:rsidP="000E359C">
      <w:pPr>
        <w:rPr>
          <w:ins w:id="4510" w:author="jerome draillard" w:date="2015-11-27T15:46:00Z"/>
        </w:rPr>
      </w:pPr>
      <w:ins w:id="4511" w:author="jerome draillard" w:date="2015-11-27T15:46:00Z">
        <w:r>
          <w:t>Nous allons lui fournir une variable membre "</w:t>
        </w:r>
        <w:proofErr w:type="spellStart"/>
        <w:r>
          <w:t>_value</w:t>
        </w:r>
        <w:proofErr w:type="spellEnd"/>
        <w:r>
          <w:t>" qui va contenir un entier.</w:t>
        </w:r>
      </w:ins>
    </w:p>
    <w:p w:rsidR="0068018D" w:rsidRDefault="0068018D" w:rsidP="000E359C">
      <w:pPr>
        <w:rPr>
          <w:ins w:id="4512" w:author="jerome draillard" w:date="2015-11-27T15:48:00Z"/>
        </w:rPr>
      </w:pPr>
      <w:ins w:id="4513" w:author="jerome draillard" w:date="2015-11-27T15:46:00Z">
        <w:r>
          <w:t xml:space="preserve">Nous allons également lui donné la fonctionnalité "je fourni une interface de type </w:t>
        </w:r>
        <w:proofErr w:type="spellStart"/>
        <w:r>
          <w:t>IValue</w:t>
        </w:r>
        <w:proofErr w:type="spellEnd"/>
        <w:r>
          <w:t>". Cette interface, nous allons la créer aussi.</w:t>
        </w:r>
      </w:ins>
    </w:p>
    <w:p w:rsidR="00632915" w:rsidRDefault="00632915" w:rsidP="000E359C">
      <w:pPr>
        <w:rPr>
          <w:ins w:id="4514" w:author="jerome draillard" w:date="2015-11-27T15:47:00Z"/>
        </w:rPr>
      </w:pPr>
    </w:p>
    <w:p w:rsidR="00632915" w:rsidRDefault="00632915" w:rsidP="000E359C">
      <w:pPr>
        <w:rPr>
          <w:ins w:id="4515" w:author="jerome draillard" w:date="2015-11-27T16:16:00Z"/>
        </w:rPr>
      </w:pPr>
      <w:ins w:id="4516" w:author="jerome draillard" w:date="2015-11-27T15:47:00Z">
        <w:r>
          <w:t xml:space="preserve">Ajouter une fonctionnalité correspond à appeler la méthode de </w:t>
        </w:r>
        <w:proofErr w:type="spellStart"/>
        <w:r>
          <w:t>SwAssistedComponent</w:t>
        </w:r>
        <w:proofErr w:type="spellEnd"/>
        <w:r>
          <w:t xml:space="preserve"> </w:t>
        </w:r>
        <w:proofErr w:type="spellStart"/>
        <w:r>
          <w:t>setXXXavailability</w:t>
        </w:r>
        <w:proofErr w:type="spellEnd"/>
        <w:r>
          <w:t>(</w:t>
        </w:r>
        <w:proofErr w:type="spellStart"/>
        <w:r>
          <w:t>true</w:t>
        </w:r>
        <w:proofErr w:type="spellEnd"/>
        <w:r>
          <w:t>) où XXX est le nom de la fonctionnalité à ajouter. Cette appel doit être fait dans le constructeur du composant.</w:t>
        </w:r>
      </w:ins>
    </w:p>
    <w:p w:rsidR="00A0186E" w:rsidRPr="000E359C" w:rsidRDefault="00A0186E" w:rsidP="000E359C">
      <w:ins w:id="4517" w:author="jerome draillard" w:date="2015-11-27T16:16:00Z">
        <w:r>
          <w:t>NB</w:t>
        </w:r>
      </w:ins>
      <w:ins w:id="4518" w:author="jerome draillard" w:date="2015-11-27T16:17:00Z">
        <w:r w:rsidR="00D10097">
          <w:t xml:space="preserve"> </w:t>
        </w:r>
      </w:ins>
      <w:ins w:id="4519" w:author="jerome draillard" w:date="2015-11-27T16:16:00Z">
        <w:r>
          <w:t>:</w:t>
        </w:r>
      </w:ins>
      <w:ins w:id="4520" w:author="jerome draillard" w:date="2015-11-27T16:17:00Z">
        <w:r w:rsidR="00D10097">
          <w:t xml:space="preserve"> </w:t>
        </w:r>
      </w:ins>
      <w:ins w:id="4521" w:author="jerome draillard" w:date="2015-11-27T16:16:00Z">
        <w:r>
          <w:t xml:space="preserve">Tout composant est par défaut fournisseur et consommateur d'interface. Pour ces fonctionnalités là, l'appel à </w:t>
        </w:r>
        <w:proofErr w:type="spellStart"/>
        <w:r w:rsidRPr="00A0186E">
          <w:t>set</w:t>
        </w:r>
        <w:r>
          <w:t>XXX</w:t>
        </w:r>
        <w:r w:rsidRPr="00A0186E">
          <w:t>ServiceAvaibility</w:t>
        </w:r>
        <w:proofErr w:type="spellEnd"/>
        <w:r>
          <w:t>(</w:t>
        </w:r>
        <w:proofErr w:type="spellStart"/>
        <w:r>
          <w:t>true</w:t>
        </w:r>
        <w:proofErr w:type="spellEnd"/>
        <w:r>
          <w:t xml:space="preserve">) est fait dans </w:t>
        </w:r>
        <w:proofErr w:type="spellStart"/>
        <w:r>
          <w:t>SwAssistedComponent</w:t>
        </w:r>
        <w:proofErr w:type="spellEnd"/>
        <w:r>
          <w:t>, pas besoin de le faire.</w:t>
        </w:r>
      </w:ins>
    </w:p>
    <w:p w:rsidR="0068018D" w:rsidRDefault="0068018D" w:rsidP="000E359C">
      <w:pPr>
        <w:rPr>
          <w:ins w:id="4522" w:author="jerome draillard" w:date="2015-11-27T15:45:00Z"/>
        </w:rPr>
      </w:pPr>
    </w:p>
    <w:p w:rsidR="00E31A1C" w:rsidDel="00632915" w:rsidRDefault="00E31A1C" w:rsidP="000E359C">
      <w:pPr>
        <w:rPr>
          <w:del w:id="4523" w:author="jerome draillard" w:date="2015-11-27T15:47:00Z"/>
        </w:rPr>
      </w:pPr>
      <w:del w:id="4524" w:author="jerome draillard" w:date="2015-11-27T15:47:00Z">
        <w:r w:rsidDel="00632915">
          <w:delText>Le composant créé avec le générateur h</w:delText>
        </w:r>
      </w:del>
      <w:ins w:id="4525" w:author="ghislain.aine" w:date="2015-10-29T16:19:00Z">
        <w:del w:id="4526" w:author="jerome draillard" w:date="2015-11-27T15:47:00Z">
          <w:r w:rsidR="007A0403" w:rsidDel="00632915">
            <w:delText>h</w:delText>
          </w:r>
        </w:del>
      </w:ins>
      <w:del w:id="4527" w:author="jerome draillard" w:date="2015-11-27T15:47:00Z">
        <w:r w:rsidDel="00632915">
          <w:delText>érite</w:delText>
        </w:r>
      </w:del>
      <w:ins w:id="4528" w:author="ghislain.aine" w:date="2015-10-29T16:19:00Z">
        <w:del w:id="4529" w:author="jerome draillard" w:date="2015-11-27T15:47:00Z">
          <w:r w:rsidR="007A0403" w:rsidDel="00632915">
            <w:delText>ant</w:delText>
          </w:r>
        </w:del>
      </w:ins>
      <w:del w:id="4530" w:author="jerome draillard" w:date="2015-11-27T15:47:00Z">
        <w:r w:rsidDel="00632915">
          <w:delText xml:space="preserve"> automatiquement de "SwAssistedComponent"</w:delText>
        </w:r>
      </w:del>
      <w:ins w:id="4531" w:author="ghislain.aine" w:date="2015-10-29T16:19:00Z">
        <w:del w:id="4532" w:author="jerome draillard" w:date="2015-11-27T15:47:00Z">
          <w:r w:rsidR="007A0403" w:rsidDel="00632915">
            <w:delText xml:space="preserve">, </w:delText>
          </w:r>
        </w:del>
      </w:ins>
      <w:del w:id="4533" w:author="jerome draillard" w:date="2015-11-27T15:47:00Z">
        <w:r w:rsidDel="00632915">
          <w:delText>.</w:delText>
        </w:r>
        <w:r w:rsidR="002F3E7D" w:rsidDel="00632915">
          <w:delText xml:space="preserve"> Cela permet d</w:delText>
        </w:r>
      </w:del>
      <w:ins w:id="4534" w:author="ghislain.aine" w:date="2015-10-29T16:19:00Z">
        <w:del w:id="4535" w:author="jerome draillard" w:date="2015-11-27T15:47:00Z">
          <w:r w:rsidR="007A0403" w:rsidDel="00632915">
            <w:delText>l</w:delText>
          </w:r>
        </w:del>
      </w:ins>
      <w:del w:id="4536" w:author="jerome draillard" w:date="2015-11-27T15:47:00Z">
        <w:r w:rsidR="002F3E7D" w:rsidDel="00632915">
          <w:delText>'implémenter</w:delText>
        </w:r>
      </w:del>
      <w:ins w:id="4537" w:author="ghislain.aine" w:date="2015-10-29T16:19:00Z">
        <w:del w:id="4538" w:author="jerome draillard" w:date="2015-11-27T15:47:00Z">
          <w:r w:rsidR="007A0403" w:rsidDel="00632915">
            <w:delText>ation d</w:delText>
          </w:r>
        </w:del>
      </w:ins>
      <w:del w:id="4539" w:author="jerome draillard" w:date="2015-11-27T15:47:00Z">
        <w:r w:rsidR="002F3E7D" w:rsidDel="00632915">
          <w:delText xml:space="preserve"> facilement les interfaces, les pins, les</w:delText>
        </w:r>
      </w:del>
      <w:ins w:id="4540" w:author="ghislain.aine" w:date="2015-10-29T16:20:00Z">
        <w:del w:id="4541" w:author="jerome draillard" w:date="2015-11-27T15:47:00Z">
          <w:r w:rsidR="007A0403" w:rsidDel="00632915">
            <w:delText>et</w:delText>
          </w:r>
        </w:del>
      </w:ins>
      <w:del w:id="4542" w:author="jerome draillard" w:date="2015-11-27T15:47:00Z">
        <w:r w:rsidR="002F3E7D" w:rsidDel="00632915">
          <w:delText xml:space="preserve"> services</w:delText>
        </w:r>
      </w:del>
      <w:ins w:id="4543" w:author="ghislain.aine" w:date="2015-10-29T16:20:00Z">
        <w:del w:id="4544" w:author="jerome draillard" w:date="2015-11-27T15:47:00Z">
          <w:r w:rsidR="007A0403" w:rsidDel="00632915">
            <w:delText xml:space="preserve"> est facilitée.</w:delText>
          </w:r>
        </w:del>
      </w:ins>
      <w:del w:id="4545" w:author="jerome draillard" w:date="2015-11-27T15:47:00Z">
        <w:r w:rsidR="002F3E7D" w:rsidDel="00632915">
          <w:delText>.</w:delText>
        </w:r>
      </w:del>
    </w:p>
    <w:p w:rsidR="000E359C" w:rsidDel="00632915" w:rsidRDefault="000E359C" w:rsidP="000E359C">
      <w:pPr>
        <w:rPr>
          <w:del w:id="4546" w:author="jerome draillard" w:date="2015-11-27T15:48:00Z"/>
        </w:rPr>
      </w:pPr>
    </w:p>
    <w:p w:rsidR="00AA3AF4" w:rsidDel="00632915" w:rsidRDefault="002F3E7D" w:rsidP="000E359C">
      <w:pPr>
        <w:rPr>
          <w:ins w:id="4547" w:author="ghislain.aine" w:date="2015-10-29T16:20:00Z"/>
          <w:del w:id="4548" w:author="jerome draillard" w:date="2015-11-27T15:48:00Z"/>
        </w:rPr>
      </w:pPr>
      <w:del w:id="4549" w:author="jerome draillard" w:date="2015-11-27T15:48:00Z">
        <w:r w:rsidDel="00632915">
          <w:delText xml:space="preserve">L'initialisation des variables </w:delText>
        </w:r>
      </w:del>
      <w:ins w:id="4550" w:author="ghislain.aine" w:date="2015-10-29T16:20:00Z">
        <w:del w:id="4551" w:author="jerome draillard" w:date="2015-11-27T15:48:00Z">
          <w:r w:rsidR="00AA3AF4" w:rsidDel="00632915">
            <w:delText xml:space="preserve">et activations de services </w:delText>
          </w:r>
        </w:del>
      </w:ins>
      <w:del w:id="4552" w:author="jerome draillard" w:date="2015-11-27T15:48:00Z">
        <w:r w:rsidDel="00632915">
          <w:delText>se fa</w:delText>
        </w:r>
      </w:del>
      <w:ins w:id="4553" w:author="ghislain.aine" w:date="2015-10-29T16:20:00Z">
        <w:del w:id="4554" w:author="jerome draillard" w:date="2015-11-27T15:48:00Z">
          <w:r w:rsidR="00AA3AF4" w:rsidDel="00632915">
            <w:delText>on</w:delText>
          </w:r>
        </w:del>
      </w:ins>
      <w:del w:id="4555" w:author="jerome draillard" w:date="2015-11-27T15:48:00Z">
        <w:r w:rsidDel="00632915">
          <w:delText>it dans le constructeur, ainsi que les activations de services.</w:delText>
        </w:r>
      </w:del>
      <w:ins w:id="4556" w:author="ghislain.aine" w:date="2015-10-29T16:20:00Z">
        <w:del w:id="4557" w:author="jerome draillard" w:date="2015-11-27T15:48:00Z">
          <w:r w:rsidR="00AA3AF4" w:rsidDel="00632915">
            <w:delText>.</w:delText>
          </w:r>
        </w:del>
      </w:ins>
    </w:p>
    <w:p w:rsidR="00333AAB" w:rsidRDefault="002F3E7D" w:rsidP="000E359C">
      <w:pPr>
        <w:rPr>
          <w:ins w:id="4558" w:author="jerome draillard" w:date="2015-11-27T15:51:00Z"/>
        </w:rPr>
      </w:pPr>
      <w:del w:id="4559" w:author="ghislain.aine" w:date="2015-10-29T16:20:00Z">
        <w:r w:rsidDel="00AA3AF4">
          <w:br/>
        </w:r>
      </w:del>
      <w:r>
        <w:t>T</w:t>
      </w:r>
      <w:r w:rsidR="00AA1B17">
        <w:t>outes les autres initialisation</w:t>
      </w:r>
      <w:ins w:id="4560" w:author="ghislain.aine" w:date="2015-10-29T16:20:00Z">
        <w:r w:rsidR="00AA3AF4">
          <w:t>s</w:t>
        </w:r>
      </w:ins>
      <w:r>
        <w:t xml:space="preserve"> relatives au composant do</w:t>
      </w:r>
      <w:r w:rsidR="000E359C">
        <w:t xml:space="preserve">ivent se faire dans la fonction </w:t>
      </w:r>
      <w:r>
        <w:t>"</w:t>
      </w:r>
      <w:proofErr w:type="spellStart"/>
      <w:r>
        <w:t>initializeComponent</w:t>
      </w:r>
      <w:proofErr w:type="spellEnd"/>
      <w:r>
        <w:t>".</w:t>
      </w:r>
      <w:ins w:id="4561" w:author="jerome draillard" w:date="2015-11-27T15:51:00Z">
        <w:r w:rsidR="0099242B">
          <w:t xml:space="preserve"> Pourquoi?</w:t>
        </w:r>
      </w:ins>
    </w:p>
    <w:p w:rsidR="0099242B" w:rsidRDefault="0099242B" w:rsidP="000E359C">
      <w:pPr>
        <w:rPr>
          <w:ins w:id="4562" w:author="jerome draillard" w:date="2015-11-27T15:51:00Z"/>
        </w:rPr>
      </w:pPr>
    </w:p>
    <w:p w:rsidR="0099242B" w:rsidRPr="00F64F7F" w:rsidRDefault="0099242B" w:rsidP="000E359C">
      <w:pPr>
        <w:rPr>
          <w:ins w:id="4563" w:author="jerome draillard" w:date="2015-11-27T15:51:00Z"/>
          <w:b/>
          <w:rPrChange w:id="4564" w:author="jerome draillard" w:date="2015-11-27T15:54:00Z">
            <w:rPr>
              <w:ins w:id="4565" w:author="jerome draillard" w:date="2015-11-27T15:51:00Z"/>
            </w:rPr>
          </w:rPrChange>
        </w:rPr>
      </w:pPr>
      <w:ins w:id="4566" w:author="jerome draillard" w:date="2015-11-27T15:51:00Z">
        <w:r>
          <w:t xml:space="preserve">Pour comprendre à quoi sert cette méthode </w:t>
        </w:r>
        <w:proofErr w:type="spellStart"/>
        <w:r>
          <w:t>initializeComponent</w:t>
        </w:r>
        <w:proofErr w:type="spellEnd"/>
        <w:r>
          <w:t xml:space="preserve"> </w:t>
        </w:r>
        <w:r w:rsidR="004D7EE5" w:rsidRPr="004D7EE5">
          <w:rPr>
            <w:b/>
            <w:rPrChange w:id="4567" w:author="jerome draillard" w:date="2015-11-27T15:54:00Z">
              <w:rPr>
                <w:color w:val="0000FF" w:themeColor="hyperlink"/>
                <w:u w:val="single"/>
              </w:rPr>
            </w:rPrChange>
          </w:rPr>
          <w:t xml:space="preserve">il faut comprendre comment </w:t>
        </w:r>
        <w:proofErr w:type="spellStart"/>
        <w:r w:rsidR="004D7EE5" w:rsidRPr="004D7EE5">
          <w:rPr>
            <w:b/>
            <w:rPrChange w:id="4568" w:author="jerome draillard" w:date="2015-11-27T15:54:00Z">
              <w:rPr>
                <w:color w:val="0000FF" w:themeColor="hyperlink"/>
                <w:u w:val="single"/>
              </w:rPr>
            </w:rPrChange>
          </w:rPr>
          <w:t>Streamwork</w:t>
        </w:r>
        <w:proofErr w:type="spellEnd"/>
        <w:r w:rsidR="004D7EE5" w:rsidRPr="004D7EE5">
          <w:rPr>
            <w:b/>
            <w:rPrChange w:id="4569" w:author="jerome draillard" w:date="2015-11-27T15:54:00Z">
              <w:rPr>
                <w:color w:val="0000FF" w:themeColor="hyperlink"/>
                <w:u w:val="single"/>
              </w:rPr>
            </w:rPrChange>
          </w:rPr>
          <w:t xml:space="preserve"> se comporte lorsqu'il charge un </w:t>
        </w:r>
        <w:proofErr w:type="spellStart"/>
        <w:r w:rsidR="004D7EE5" w:rsidRPr="004D7EE5">
          <w:rPr>
            <w:b/>
            <w:rPrChange w:id="4570" w:author="jerome draillard" w:date="2015-11-27T15:54:00Z">
              <w:rPr>
                <w:color w:val="0000FF" w:themeColor="hyperlink"/>
                <w:u w:val="single"/>
              </w:rPr>
            </w:rPrChange>
          </w:rPr>
          <w:t>stream</w:t>
        </w:r>
        <w:proofErr w:type="spellEnd"/>
        <w:r w:rsidR="004D7EE5" w:rsidRPr="004D7EE5">
          <w:rPr>
            <w:b/>
            <w:rPrChange w:id="4571" w:author="jerome draillard" w:date="2015-11-27T15:54:00Z">
              <w:rPr>
                <w:color w:val="0000FF" w:themeColor="hyperlink"/>
                <w:u w:val="single"/>
              </w:rPr>
            </w:rPrChange>
          </w:rPr>
          <w:t>.</w:t>
        </w:r>
      </w:ins>
    </w:p>
    <w:p w:rsidR="0099242B" w:rsidRDefault="0099242B" w:rsidP="000E359C">
      <w:pPr>
        <w:rPr>
          <w:ins w:id="4572" w:author="jerome draillard" w:date="2015-11-27T15:51:00Z"/>
        </w:rPr>
      </w:pPr>
      <w:ins w:id="4573" w:author="jerome draillard" w:date="2015-11-27T15:51:00Z">
        <w:r>
          <w:t xml:space="preserve">Charger un </w:t>
        </w:r>
        <w:proofErr w:type="spellStart"/>
        <w:r>
          <w:t>stream</w:t>
        </w:r>
        <w:proofErr w:type="spellEnd"/>
        <w:r>
          <w:t>, c'est instancier les composant qui y sont défini</w:t>
        </w:r>
      </w:ins>
      <w:ins w:id="4574" w:author="Camille VACCALUT" w:date="2015-12-08T11:15:00Z">
        <w:r w:rsidR="00A34CBD">
          <w:t>s</w:t>
        </w:r>
      </w:ins>
      <w:ins w:id="4575" w:author="jerome draillard" w:date="2015-11-27T15:51:00Z">
        <w:r>
          <w:t>, avec leurs liens et leurs propriétés.</w:t>
        </w:r>
      </w:ins>
    </w:p>
    <w:p w:rsidR="0099242B" w:rsidRDefault="0099242B" w:rsidP="000E359C">
      <w:pPr>
        <w:rPr>
          <w:ins w:id="4576" w:author="jerome draillard" w:date="2015-11-27T15:53:00Z"/>
        </w:rPr>
      </w:pPr>
      <w:ins w:id="4577" w:author="jerome draillard" w:date="2015-11-27T15:51:00Z">
        <w:r>
          <w:t xml:space="preserve">Lors du chargement, </w:t>
        </w:r>
        <w:proofErr w:type="spellStart"/>
        <w:r>
          <w:t>streamwork</w:t>
        </w:r>
        <w:proofErr w:type="spellEnd"/>
        <w:r>
          <w:t xml:space="preserve"> parcour</w:t>
        </w:r>
      </w:ins>
      <w:ins w:id="4578" w:author="Camille VACCALUT" w:date="2015-12-08T11:15:00Z">
        <w:r w:rsidR="00A34CBD">
          <w:t>t</w:t>
        </w:r>
      </w:ins>
      <w:ins w:id="4579" w:author="jerome draillard" w:date="2015-11-27T15:51:00Z">
        <w:del w:id="4580" w:author="Camille VACCALUT" w:date="2015-12-08T11:15:00Z">
          <w:r w:rsidDel="00A34CBD">
            <w:delText>s</w:delText>
          </w:r>
        </w:del>
        <w:r>
          <w:t xml:space="preserve"> le </w:t>
        </w:r>
        <w:proofErr w:type="spellStart"/>
        <w:r>
          <w:t>xml</w:t>
        </w:r>
        <w:proofErr w:type="spellEnd"/>
        <w:r>
          <w:t xml:space="preserve"> du </w:t>
        </w:r>
        <w:proofErr w:type="spellStart"/>
        <w:r>
          <w:t>stream</w:t>
        </w:r>
        <w:proofErr w:type="spellEnd"/>
        <w:r>
          <w:t xml:space="preserve">, et instancie chaque composant </w:t>
        </w:r>
      </w:ins>
      <w:ins w:id="4581" w:author="jerome draillard" w:date="2015-11-27T15:52:00Z">
        <w:r>
          <w:t xml:space="preserve">en appelant leur constructeur. Une fois le constructeur de chaque composant appelé, </w:t>
        </w:r>
        <w:proofErr w:type="spellStart"/>
        <w:r>
          <w:t>streamwork</w:t>
        </w:r>
        <w:proofErr w:type="spellEnd"/>
        <w:r>
          <w:t xml:space="preserve"> appel</w:t>
        </w:r>
      </w:ins>
      <w:ins w:id="4582" w:author="Camille VACCALUT" w:date="2015-12-08T11:15:00Z">
        <w:r w:rsidR="00A34CBD">
          <w:t>le</w:t>
        </w:r>
      </w:ins>
      <w:ins w:id="4583" w:author="jerome draillard" w:date="2015-11-27T15:52:00Z">
        <w:r>
          <w:t xml:space="preserve"> pour chacun la méthode </w:t>
        </w:r>
        <w:proofErr w:type="spellStart"/>
        <w:r>
          <w:t>Initialize</w:t>
        </w:r>
        <w:proofErr w:type="spellEnd"/>
        <w:r>
          <w:t xml:space="preserve">(). </w:t>
        </w:r>
      </w:ins>
      <w:ins w:id="4584" w:author="jerome draillard" w:date="2015-11-27T15:53:00Z">
        <w:r>
          <w:t>Ensuite, si elle est définie,</w:t>
        </w:r>
        <w:r w:rsidR="009959E6">
          <w:t xml:space="preserve"> il appelle la méthode </w:t>
        </w:r>
        <w:proofErr w:type="spellStart"/>
        <w:r w:rsidR="009959E6">
          <w:t>finalize</w:t>
        </w:r>
        <w:proofErr w:type="spellEnd"/>
        <w:r w:rsidR="009959E6">
          <w:t xml:space="preserve"> de chaque composant.</w:t>
        </w:r>
      </w:ins>
    </w:p>
    <w:p w:rsidR="00F64F7F" w:rsidRDefault="00F64F7F" w:rsidP="000E359C">
      <w:pPr>
        <w:rPr>
          <w:ins w:id="4585" w:author="jerome draillard" w:date="2015-11-27T15:53:00Z"/>
        </w:rPr>
      </w:pPr>
      <w:ins w:id="4586" w:author="jerome draillard" w:date="2015-11-27T15:53:00Z">
        <w:r>
          <w:t xml:space="preserve">Notre composant ne possède pas de méthode </w:t>
        </w:r>
        <w:proofErr w:type="spellStart"/>
        <w:r>
          <w:t>Initialize</w:t>
        </w:r>
        <w:proofErr w:type="spellEnd"/>
        <w:r>
          <w:t xml:space="preserve">(), mais une méthode </w:t>
        </w:r>
        <w:proofErr w:type="spellStart"/>
        <w:r>
          <w:t>initializeComponent</w:t>
        </w:r>
        <w:proofErr w:type="spellEnd"/>
        <w:r>
          <w:t>().</w:t>
        </w:r>
      </w:ins>
    </w:p>
    <w:p w:rsidR="00F64F7F" w:rsidRDefault="001C3015" w:rsidP="000E359C">
      <w:pPr>
        <w:rPr>
          <w:ins w:id="4587" w:author="jerome draillard" w:date="2015-11-27T15:54:00Z"/>
        </w:rPr>
      </w:pPr>
      <w:ins w:id="4588" w:author="jerome draillard" w:date="2015-11-27T15:55:00Z">
        <w:r>
          <w:lastRenderedPageBreak/>
          <w:t>En fait, l</w:t>
        </w:r>
      </w:ins>
      <w:ins w:id="4589" w:author="jerome draillard" w:date="2015-11-27T15:54:00Z">
        <w:r w:rsidR="00F64F7F">
          <w:t xml:space="preserve">a méthode </w:t>
        </w:r>
        <w:proofErr w:type="spellStart"/>
        <w:r w:rsidR="00F64F7F">
          <w:t>initialize</w:t>
        </w:r>
        <w:proofErr w:type="spellEnd"/>
        <w:r w:rsidR="00F64F7F">
          <w:t xml:space="preserve">() est cachée au sein du code de </w:t>
        </w:r>
        <w:proofErr w:type="spellStart"/>
        <w:r w:rsidR="00F64F7F">
          <w:t>SwAssistedComponent</w:t>
        </w:r>
        <w:proofErr w:type="spellEnd"/>
        <w:r w:rsidR="00F64F7F">
          <w:t xml:space="preserve">. Et la méthode </w:t>
        </w:r>
        <w:proofErr w:type="spellStart"/>
        <w:r w:rsidR="00F64F7F">
          <w:t>initializeComponent</w:t>
        </w:r>
        <w:proofErr w:type="spellEnd"/>
        <w:r w:rsidR="00F64F7F">
          <w:t xml:space="preserve"> est appelée dans le code de </w:t>
        </w:r>
        <w:proofErr w:type="spellStart"/>
        <w:r w:rsidR="00F64F7F">
          <w:t>initialize</w:t>
        </w:r>
        <w:proofErr w:type="spellEnd"/>
        <w:r w:rsidR="00F64F7F">
          <w:t>() de notre class</w:t>
        </w:r>
        <w:r w:rsidR="00DE5427">
          <w:t>e</w:t>
        </w:r>
        <w:r w:rsidR="00F64F7F">
          <w:t xml:space="preserve"> mère.</w:t>
        </w:r>
      </w:ins>
    </w:p>
    <w:p w:rsidR="00212EF5" w:rsidRDefault="00212EF5" w:rsidP="000E359C">
      <w:pPr>
        <w:rPr>
          <w:ins w:id="4590" w:author="jerome draillard" w:date="2015-11-27T15:54:00Z"/>
        </w:rPr>
      </w:pPr>
    </w:p>
    <w:p w:rsidR="00212EF5" w:rsidRDefault="00212EF5" w:rsidP="000E359C">
      <w:pPr>
        <w:rPr>
          <w:ins w:id="4591" w:author="jerome draillard" w:date="2015-11-27T15:59:00Z"/>
        </w:rPr>
      </w:pPr>
      <w:ins w:id="4592" w:author="jerome draillard" w:date="2015-11-27T15:54:00Z">
        <w:r>
          <w:t>Implémentons maintenant notre compos</w:t>
        </w:r>
        <w:del w:id="4593" w:author="Camille VACCALUT" w:date="2015-12-08T11:16:00Z">
          <w:r w:rsidDel="00A34CBD">
            <w:delText>n</w:delText>
          </w:r>
        </w:del>
        <w:r>
          <w:t>a</w:t>
        </w:r>
      </w:ins>
      <w:ins w:id="4594" w:author="Camille VACCALUT" w:date="2015-12-08T11:16:00Z">
        <w:r w:rsidR="00A34CBD">
          <w:t>n</w:t>
        </w:r>
      </w:ins>
      <w:ins w:id="4595" w:author="jerome draillard" w:date="2015-11-27T15:54:00Z">
        <w:r>
          <w:t xml:space="preserve">t : </w:t>
        </w:r>
      </w:ins>
    </w:p>
    <w:p w:rsidR="00905725" w:rsidRDefault="000503B5" w:rsidP="000E359C">
      <w:pPr>
        <w:rPr>
          <w:ins w:id="4596" w:author="jerome draillard" w:date="2015-11-27T16:03:00Z"/>
        </w:rPr>
      </w:pPr>
      <w:ins w:id="4597" w:author="jerome draillard" w:date="2015-11-27T15:59:00Z">
        <w:r>
          <w:t xml:space="preserve">Comme on va lui donner la possibilité de fournir une interface de type </w:t>
        </w:r>
        <w:proofErr w:type="spellStart"/>
        <w:r>
          <w:t>IValue</w:t>
        </w:r>
        <w:proofErr w:type="spellEnd"/>
        <w:r>
          <w:t>, il faut créer cette interface.</w:t>
        </w:r>
      </w:ins>
      <w:ins w:id="4598" w:author="jerome draillard" w:date="2015-11-27T16:03:00Z">
        <w:r w:rsidR="00990C2A">
          <w:t xml:space="preserve"> </w:t>
        </w:r>
      </w:ins>
    </w:p>
    <w:p w:rsidR="000503B5" w:rsidRDefault="00990C2A" w:rsidP="000E359C">
      <w:pPr>
        <w:rPr>
          <w:ins w:id="4599" w:author="jerome draillard" w:date="2015-11-27T16:03:00Z"/>
        </w:rPr>
      </w:pPr>
      <w:ins w:id="4600" w:author="jerome draillard" w:date="2015-11-27T16:03:00Z">
        <w:r>
          <w:t>On rappelle qu'</w:t>
        </w:r>
      </w:ins>
      <w:moveToRangeStart w:id="4601" w:author="jerome draillard" w:date="2015-11-27T16:03:00Z" w:name="move436403530"/>
      <w:moveTo w:id="4602" w:author="jerome draillard" w:date="2015-11-27T16:03:00Z">
        <w:del w:id="4603" w:author="jerome draillard" w:date="2015-11-27T16:03:00Z">
          <w:r w:rsidDel="00990C2A">
            <w:delText>U</w:delText>
          </w:r>
        </w:del>
      </w:moveTo>
      <w:ins w:id="4604" w:author="jerome draillard" w:date="2015-11-27T16:03:00Z">
        <w:r>
          <w:t>u</w:t>
        </w:r>
      </w:ins>
      <w:moveTo w:id="4605" w:author="jerome draillard" w:date="2015-11-27T16:03:00Z">
        <w:r>
          <w:t>ne interface est une classe abstraite</w:t>
        </w:r>
        <w:del w:id="4606" w:author="jerome draillard" w:date="2015-11-27T16:03:00Z">
          <w:r w:rsidDel="007110D7">
            <w:delText xml:space="preserve"> qui ne contient pas d'implémentation (pas de fichier source).</w:delText>
          </w:r>
        </w:del>
      </w:moveTo>
      <w:moveToRangeEnd w:id="4601"/>
      <w:ins w:id="4607" w:author="jerome draillard" w:date="2015-11-27T16:03:00Z">
        <w:r w:rsidR="007110D7">
          <w:t>. (voir programmation orientée interface).</w:t>
        </w:r>
      </w:ins>
    </w:p>
    <w:p w:rsidR="006D50DE" w:rsidRDefault="006D50DE" w:rsidP="000E359C">
      <w:pPr>
        <w:rPr>
          <w:ins w:id="4608" w:author="jerome draillard" w:date="2015-11-27T16:03:00Z"/>
        </w:rPr>
      </w:pPr>
      <w:moveToRangeStart w:id="4609" w:author="jerome draillard" w:date="2015-11-27T16:03:00Z" w:name="move436403563"/>
      <w:moveTo w:id="4610" w:author="jerome draillard" w:date="2015-11-27T16:03:00Z">
        <w:r>
          <w:t>Par convention, les noms des interfaces commencent toujours par un i majuscule.</w:t>
        </w:r>
        <w:r>
          <w:br/>
          <w:t>Exemple : "</w:t>
        </w:r>
        <w:proofErr w:type="spellStart"/>
        <w:r>
          <w:t>IComLink</w:t>
        </w:r>
        <w:proofErr w:type="spellEnd"/>
        <w:r>
          <w:t>", "</w:t>
        </w:r>
        <w:proofErr w:type="spellStart"/>
        <w:r>
          <w:t>ISimpleProtocolStatus</w:t>
        </w:r>
        <w:proofErr w:type="spellEnd"/>
        <w:r>
          <w:t>".</w:t>
        </w:r>
      </w:moveTo>
      <w:moveToRangeEnd w:id="4609"/>
    </w:p>
    <w:p w:rsidR="00645A5A" w:rsidRDefault="00645A5A" w:rsidP="000E359C">
      <w:pPr>
        <w:rPr>
          <w:ins w:id="4611" w:author="jerome draillard" w:date="2015-11-27T15:59:00Z"/>
        </w:rPr>
      </w:pPr>
    </w:p>
    <w:p w:rsidR="000503B5" w:rsidRDefault="000503B5" w:rsidP="000503B5">
      <w:pPr>
        <w:pStyle w:val="Paragraphedeliste"/>
        <w:numPr>
          <w:ilvl w:val="0"/>
          <w:numId w:val="16"/>
        </w:numPr>
        <w:rPr>
          <w:ins w:id="4612" w:author="jerome draillard" w:date="2015-11-27T15:59:00Z"/>
        </w:rPr>
      </w:pPr>
      <w:ins w:id="4613" w:author="jerome draillard" w:date="2015-11-27T15:59:00Z">
        <w:r>
          <w:t>Créer le fichier "</w:t>
        </w:r>
        <w:proofErr w:type="spellStart"/>
        <w:r>
          <w:t>IValue.h</w:t>
        </w:r>
        <w:proofErr w:type="spellEnd"/>
        <w:r>
          <w:t>" dans le dossier sources de notre projet.</w:t>
        </w:r>
      </w:ins>
    </w:p>
    <w:p w:rsidR="006174E5" w:rsidRDefault="000503B5">
      <w:pPr>
        <w:pStyle w:val="Paragraphedeliste"/>
        <w:numPr>
          <w:ilvl w:val="0"/>
          <w:numId w:val="16"/>
        </w:numPr>
        <w:rPr>
          <w:ins w:id="4614" w:author="jerome draillard" w:date="2015-11-27T16:04:00Z"/>
        </w:rPr>
      </w:pPr>
      <w:ins w:id="4615" w:author="jerome draillard" w:date="2015-11-27T15:59:00Z">
        <w:r>
          <w:t xml:space="preserve">Y créer une classe abstraite </w:t>
        </w:r>
        <w:proofErr w:type="spellStart"/>
        <w:r>
          <w:t>IValue</w:t>
        </w:r>
        <w:proofErr w:type="spellEnd"/>
        <w:r>
          <w:t xml:space="preserve"> </w:t>
        </w:r>
      </w:ins>
      <w:ins w:id="4616" w:author="jerome draillard" w:date="2015-11-27T16:02:00Z">
        <w:r w:rsidR="00FE42C5">
          <w:t xml:space="preserve">dans le même </w:t>
        </w:r>
        <w:proofErr w:type="spellStart"/>
        <w:r w:rsidR="00FE42C5">
          <w:t>namespace</w:t>
        </w:r>
        <w:proofErr w:type="spellEnd"/>
        <w:r w:rsidR="00FE42C5">
          <w:t xml:space="preserve"> que </w:t>
        </w:r>
        <w:proofErr w:type="spellStart"/>
        <w:r w:rsidR="00FE42C5">
          <w:t>CoreComponent</w:t>
        </w:r>
        <w:proofErr w:type="spellEnd"/>
        <w:r w:rsidR="00FE42C5">
          <w:t xml:space="preserve"> </w:t>
        </w:r>
      </w:ins>
      <w:ins w:id="4617" w:author="jerome draillard" w:date="2015-11-27T15:59:00Z">
        <w:r>
          <w:t xml:space="preserve">avec une méthode </w:t>
        </w:r>
      </w:ins>
      <w:ins w:id="4618" w:author="jerome draillard" w:date="2015-11-27T16:00:00Z">
        <w:r>
          <w:t xml:space="preserve">virtuelle pure </w:t>
        </w:r>
      </w:ins>
      <w:ins w:id="4619" w:author="jerome draillard" w:date="2015-11-27T16:01:00Z">
        <w:r w:rsidR="00233411">
          <w:t>"</w:t>
        </w:r>
      </w:ins>
      <w:proofErr w:type="spellStart"/>
      <w:ins w:id="4620" w:author="jerome draillard" w:date="2015-11-27T16:00:00Z">
        <w:r>
          <w:t>getValue</w:t>
        </w:r>
      </w:ins>
      <w:proofErr w:type="spellEnd"/>
      <w:ins w:id="4621" w:author="jerome draillard" w:date="2015-11-27T16:01:00Z">
        <w:r w:rsidR="00233411">
          <w:t>"</w:t>
        </w:r>
      </w:ins>
    </w:p>
    <w:p w:rsidR="006174E5" w:rsidRDefault="00CF7E6D">
      <w:pPr>
        <w:pStyle w:val="Paragraphedeliste"/>
        <w:numPr>
          <w:ilvl w:val="0"/>
          <w:numId w:val="16"/>
        </w:numPr>
        <w:rPr>
          <w:ins w:id="4622" w:author="jerome draillard" w:date="2015-11-27T16:00:00Z"/>
        </w:rPr>
      </w:pPr>
      <w:ins w:id="4623" w:author="jerome draillard" w:date="2015-11-27T16:04:00Z">
        <w:r>
          <w:t>n'oublions par le #</w:t>
        </w:r>
        <w:proofErr w:type="spellStart"/>
        <w:r>
          <w:t>pragma</w:t>
        </w:r>
        <w:proofErr w:type="spellEnd"/>
        <w:r>
          <w:t xml:space="preserve"> once</w:t>
        </w:r>
      </w:ins>
    </w:p>
    <w:p w:rsidR="00A43A6B" w:rsidRDefault="00A43A6B">
      <w:pPr>
        <w:rPr>
          <w:ins w:id="4624" w:author="jerome draillard" w:date="2015-11-27T15:59:00Z"/>
        </w:rPr>
        <w:pPrChange w:id="4625" w:author="jerome draillard" w:date="2015-11-27T16:00:00Z">
          <w:pPr>
            <w:pStyle w:val="Paragraphedeliste"/>
            <w:numPr>
              <w:numId w:val="16"/>
            </w:numPr>
            <w:ind w:hanging="360"/>
          </w:pPr>
        </w:pPrChange>
      </w:pPr>
    </w:p>
    <w:p w:rsidR="000503B5" w:rsidRDefault="00A43A6B" w:rsidP="000E359C">
      <w:pPr>
        <w:rPr>
          <w:ins w:id="4626" w:author="jerome draillard" w:date="2015-11-27T15:50:00Z"/>
        </w:rPr>
      </w:pPr>
      <w:r>
        <w:pict>
          <v:shape id="_x0000_s113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4;mso-fit-shape-to-text:t">
              <w:txbxContent>
                <w:p w:rsidR="00AC30F5" w:rsidRDefault="00AC30F5" w:rsidP="000503B5">
                  <w:proofErr w:type="spellStart"/>
                  <w:ins w:id="4627" w:author="ghislain.aine" w:date="2015-10-30T10:57: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getValue</w:t>
                    </w:r>
                    <w:proofErr w:type="spellEnd"/>
                    <w:r>
                      <w:rPr>
                        <w:rFonts w:ascii="Consolas" w:hAnsi="Consolas" w:cs="Consolas"/>
                        <w:color w:val="000000"/>
                        <w:sz w:val="19"/>
                        <w:szCs w:val="19"/>
                        <w:highlight w:val="white"/>
                      </w:rPr>
                      <w:t>() = 0;</w:t>
                    </w:r>
                  </w:ins>
                </w:p>
              </w:txbxContent>
            </v:textbox>
            <w10:wrap type="none"/>
            <w10:anchorlock/>
          </v:shape>
        </w:pict>
      </w:r>
    </w:p>
    <w:p w:rsidR="007733B7" w:rsidRDefault="007733B7" w:rsidP="000E359C">
      <w:pPr>
        <w:rPr>
          <w:ins w:id="4628" w:author="jerome draillard" w:date="2015-11-27T15:50:00Z"/>
        </w:rPr>
      </w:pPr>
    </w:p>
    <w:p w:rsidR="007733B7" w:rsidDel="002F440B" w:rsidRDefault="00FE42C5" w:rsidP="000E359C">
      <w:pPr>
        <w:rPr>
          <w:del w:id="4629" w:author="jerome draillard" w:date="2015-11-27T15:50:00Z"/>
        </w:rPr>
      </w:pPr>
      <w:ins w:id="4630" w:author="jerome draillard" w:date="2015-11-27T16:02:00Z">
        <w:r>
          <w:t xml:space="preserve">   Lui donner également un destructeur virtuel.</w:t>
        </w:r>
      </w:ins>
    </w:p>
    <w:p w:rsidR="002F440B" w:rsidRDefault="002F440B" w:rsidP="000E359C">
      <w:pPr>
        <w:rPr>
          <w:ins w:id="4631" w:author="jerome draillard" w:date="2015-11-27T16:02:00Z"/>
        </w:rPr>
      </w:pPr>
    </w:p>
    <w:p w:rsidR="002F440B" w:rsidRDefault="002F440B" w:rsidP="000E359C">
      <w:pPr>
        <w:rPr>
          <w:ins w:id="4632" w:author="jerome draillard" w:date="2015-11-27T16:02:00Z"/>
        </w:rPr>
      </w:pPr>
    </w:p>
    <w:p w:rsidR="000503B5" w:rsidRDefault="002F440B" w:rsidP="000E359C">
      <w:pPr>
        <w:rPr>
          <w:ins w:id="4633" w:author="jerome draillard" w:date="2015-11-27T16:00:00Z"/>
        </w:rPr>
      </w:pPr>
      <w:ins w:id="4634" w:author="jerome draillard" w:date="2015-11-27T16:02:00Z">
        <w:r>
          <w:t xml:space="preserve">Dans </w:t>
        </w:r>
        <w:proofErr w:type="spellStart"/>
        <w:r>
          <w:t>CoreComponent</w:t>
        </w:r>
        <w:proofErr w:type="spellEnd"/>
        <w:r>
          <w:t xml:space="preserve"> : </w:t>
        </w:r>
      </w:ins>
    </w:p>
    <w:p w:rsidR="000E359C" w:rsidRDefault="000E359C" w:rsidP="000E359C"/>
    <w:p w:rsidR="002F3E7D" w:rsidRDefault="002F3E7D" w:rsidP="00E4115C">
      <w:pPr>
        <w:pStyle w:val="Paragraphedeliste"/>
        <w:numPr>
          <w:ilvl w:val="0"/>
          <w:numId w:val="16"/>
        </w:numPr>
      </w:pPr>
      <w:r>
        <w:t>Créer une variable membre, appelée "</w:t>
      </w:r>
      <w:proofErr w:type="spellStart"/>
      <w:r>
        <w:t>_value</w:t>
      </w:r>
      <w:proofErr w:type="spellEnd"/>
      <w:r>
        <w:t>", de type "</w:t>
      </w:r>
      <w:proofErr w:type="spellStart"/>
      <w:r>
        <w:t>int</w:t>
      </w:r>
      <w:proofErr w:type="spellEnd"/>
      <w:r>
        <w:t>".</w:t>
      </w:r>
      <w:r w:rsidR="000E359C">
        <w:t xml:space="preserve"> </w:t>
      </w:r>
      <w:r>
        <w:t>Par convention, les variables membres commencent toujours par le caractère "_"</w:t>
      </w:r>
      <w:r w:rsidR="00ED31AB">
        <w:t xml:space="preserve"> (cf. </w:t>
      </w:r>
      <w:r w:rsidR="004D7EE5">
        <w:fldChar w:fldCharType="begin"/>
      </w:r>
      <w:ins w:id="4635" w:author="Alexandre Blin" w:date="2015-08-07T10:21:00Z">
        <w:r w:rsidR="00096611">
          <w:instrText>HYPERLINK "http://tt4.aix.diginext.fr:8080/redmine/projects/wiki/wiki/Code_Best_Practices"</w:instrText>
        </w:r>
      </w:ins>
      <w:del w:id="4636" w:author="Alexandre Blin" w:date="2015-08-07T10:21:00Z">
        <w:r w:rsidR="00C707E2" w:rsidDel="00096611">
          <w:delInstrText>HYPERLINK "http://tt3.aix.diginext.fr/externaldoc/guideline/C++%20Programming%20Style%20Guidelines.html"</w:delInstrText>
        </w:r>
      </w:del>
      <w:r w:rsidR="004D7EE5">
        <w:fldChar w:fldCharType="separate"/>
      </w:r>
      <w:proofErr w:type="spellStart"/>
      <w:r w:rsidR="00ED31AB" w:rsidRPr="001F2E6E">
        <w:rPr>
          <w:rStyle w:val="Lienhypertexte"/>
        </w:rPr>
        <w:t>dev</w:t>
      </w:r>
      <w:proofErr w:type="spellEnd"/>
      <w:r w:rsidR="00ED31AB" w:rsidRPr="001F2E6E">
        <w:rPr>
          <w:rStyle w:val="Lienhypertexte"/>
        </w:rPr>
        <w:t xml:space="preserve"> guidelines</w:t>
      </w:r>
      <w:r w:rsidR="004D7EE5">
        <w:fldChar w:fldCharType="end"/>
      </w:r>
      <w:r w:rsidR="00ED31AB">
        <w:t xml:space="preserve"> pour les conventions de codage)</w:t>
      </w:r>
    </w:p>
    <w:p w:rsidR="002F3E7D" w:rsidRDefault="002F3E7D" w:rsidP="00E4115C">
      <w:pPr>
        <w:pStyle w:val="Paragraphedeliste"/>
        <w:numPr>
          <w:ilvl w:val="0"/>
          <w:numId w:val="16"/>
        </w:numPr>
      </w:pPr>
      <w:r>
        <w:t>Initialiser cette variable dans le constructeur, à une valeur quelconque</w:t>
      </w:r>
    </w:p>
    <w:p w:rsidR="002F3E7D" w:rsidRDefault="002F3E7D" w:rsidP="00E4115C">
      <w:pPr>
        <w:pStyle w:val="Paragraphedeliste"/>
        <w:numPr>
          <w:ilvl w:val="0"/>
          <w:numId w:val="16"/>
        </w:numPr>
      </w:pPr>
      <w:r>
        <w:t xml:space="preserve">Pour rendre la valeur accessible par un autre composant, nous allons utiliser </w:t>
      </w:r>
      <w:del w:id="4637" w:author="jerome draillard" w:date="2015-11-27T16:03:00Z">
        <w:r w:rsidDel="002F440B">
          <w:delText xml:space="preserve">une </w:delText>
        </w:r>
      </w:del>
      <w:ins w:id="4638" w:author="jerome draillard" w:date="2015-11-27T16:03:00Z">
        <w:r w:rsidR="002F440B">
          <w:t xml:space="preserve">l' </w:t>
        </w:r>
      </w:ins>
      <w:r>
        <w:t>interface</w:t>
      </w:r>
      <w:ins w:id="4639" w:author="jerome draillard" w:date="2015-11-27T16:03:00Z">
        <w:r w:rsidR="002F440B">
          <w:t xml:space="preserve"> </w:t>
        </w:r>
        <w:proofErr w:type="spellStart"/>
        <w:r w:rsidR="002F440B">
          <w:t>IValue</w:t>
        </w:r>
      </w:ins>
      <w:proofErr w:type="spellEnd"/>
      <w:r>
        <w:t>.</w:t>
      </w:r>
      <w:del w:id="4640" w:author="jerome draillard" w:date="2015-11-27T16:04:00Z">
        <w:r w:rsidDel="00E52CBB">
          <w:br/>
        </w:r>
      </w:del>
      <w:moveFromRangeStart w:id="4641" w:author="jerome draillard" w:date="2015-11-27T16:03:00Z" w:name="move436403530"/>
      <w:moveFrom w:id="4642" w:author="jerome draillard" w:date="2015-11-27T16:03:00Z">
        <w:r w:rsidDel="00472F3E">
          <w:t>Une interface est une classe abstraite qui ne contient pas d'implémentation (pas de fichier source).</w:t>
        </w:r>
      </w:moveFrom>
      <w:moveFromRangeEnd w:id="4641"/>
      <w:del w:id="4643" w:author="jerome draillard" w:date="2015-11-27T16:04:00Z">
        <w:r w:rsidDel="008B2FB1">
          <w:br/>
        </w:r>
      </w:del>
      <w:moveFromRangeStart w:id="4644" w:author="jerome draillard" w:date="2015-11-27T16:03:00Z" w:name="move436403563"/>
      <w:moveFrom w:id="4645" w:author="jerome draillard" w:date="2015-11-27T16:03:00Z">
        <w:r w:rsidDel="00C47F88">
          <w:t>Par convention, les noms des interfaces commencent toujours par un i majuscule.</w:t>
        </w:r>
        <w:r w:rsidDel="00C47F88">
          <w:br/>
          <w:t>Exemple : "IComLink", "ISimpleProtocolStatus".</w:t>
        </w:r>
      </w:moveFrom>
      <w:moveFromRangeEnd w:id="4644"/>
    </w:p>
    <w:p w:rsidR="002F3E7D" w:rsidDel="00DD7469" w:rsidRDefault="002F3E7D" w:rsidP="00E4115C">
      <w:pPr>
        <w:pStyle w:val="Paragraphedeliste"/>
        <w:numPr>
          <w:ilvl w:val="0"/>
          <w:numId w:val="16"/>
        </w:numPr>
        <w:rPr>
          <w:del w:id="4646" w:author="jerome draillard" w:date="2015-11-27T15:59:00Z"/>
        </w:rPr>
      </w:pPr>
      <w:del w:id="4647" w:author="jerome draillard" w:date="2015-11-27T15:59:00Z">
        <w:r w:rsidDel="00DD7469">
          <w:delText>Créer le fichier "IDemo</w:delText>
        </w:r>
      </w:del>
      <w:ins w:id="4648" w:author="ghislain.aine" w:date="2015-11-04T16:58:00Z">
        <w:del w:id="4649" w:author="jerome draillard" w:date="2015-11-27T15:59:00Z">
          <w:r w:rsidR="005B6591" w:rsidDel="00DD7469">
            <w:delText>IValue</w:delText>
          </w:r>
        </w:del>
      </w:ins>
      <w:del w:id="4650" w:author="jerome draillard" w:date="2015-11-27T15:59:00Z">
        <w:r w:rsidDel="00DD7469">
          <w:delText xml:space="preserve">.h" </w:delText>
        </w:r>
      </w:del>
      <w:del w:id="4651" w:author="jerome draillard" w:date="2015-11-27T15:56:00Z">
        <w:r w:rsidDel="00E56F82">
          <w:delText>depuis Visual, dans "Header Files"</w:delText>
        </w:r>
      </w:del>
    </w:p>
    <w:p w:rsidR="002F3E7D" w:rsidDel="00E52CBB" w:rsidRDefault="002F3E7D" w:rsidP="00E4115C">
      <w:pPr>
        <w:pStyle w:val="Paragraphedeliste"/>
        <w:numPr>
          <w:ilvl w:val="0"/>
          <w:numId w:val="16"/>
        </w:numPr>
        <w:rPr>
          <w:del w:id="4652" w:author="jerome draillard" w:date="2015-11-27T16:04:00Z"/>
        </w:rPr>
      </w:pPr>
      <w:del w:id="4653" w:author="jerome draillard" w:date="2015-11-27T16:04:00Z">
        <w:r w:rsidDel="00E52CBB">
          <w:delText>Le fichier "</w:delText>
        </w:r>
      </w:del>
      <w:ins w:id="4654" w:author="ghislain.aine" w:date="2015-10-29T17:18:00Z">
        <w:del w:id="4655" w:author="jerome draillard" w:date="2015-11-27T16:04:00Z">
          <w:r w:rsidR="00414C28" w:rsidDel="00E52CBB">
            <w:delText>.vcxproj</w:delText>
          </w:r>
        </w:del>
      </w:ins>
      <w:del w:id="4656" w:author="jerome draillard" w:date="2015-11-27T16:04:00Z">
        <w:r w:rsidDel="00E52CBB">
          <w:delText>plugin_files.pri" n'a pas besoin d'être modifié puisque tous les fichiers ".h" du répertoire sont ajoutés automatiquement</w:delText>
        </w:r>
      </w:del>
    </w:p>
    <w:p w:rsidR="002F3E7D" w:rsidDel="00104C62" w:rsidRDefault="002F3E7D" w:rsidP="00E4115C">
      <w:pPr>
        <w:pStyle w:val="Paragraphedeliste"/>
        <w:numPr>
          <w:ilvl w:val="0"/>
          <w:numId w:val="16"/>
        </w:numPr>
        <w:rPr>
          <w:del w:id="4657" w:author="jerome draillard" w:date="2015-11-27T16:04:00Z"/>
        </w:rPr>
      </w:pPr>
      <w:del w:id="4658" w:author="jerome draillard" w:date="2015-11-27T16:04:00Z">
        <w:r w:rsidDel="00104C62">
          <w:delText>Créer la classe</w:delText>
        </w:r>
      </w:del>
      <w:ins w:id="4659" w:author="ghislain.aine" w:date="2015-11-04T16:58:00Z">
        <w:del w:id="4660" w:author="jerome draillard" w:date="2015-11-27T16:04:00Z">
          <w:r w:rsidR="005B6591" w:rsidDel="00104C62">
            <w:delText xml:space="preserve"> IValue</w:delText>
          </w:r>
        </w:del>
      </w:ins>
      <w:del w:id="4661" w:author="jerome draillard" w:date="2015-11-27T16:04:00Z">
        <w:r w:rsidDel="00104C62">
          <w:delText>, avec les namespace (prendre exemple sur "DemoCoreComponent</w:delText>
        </w:r>
      </w:del>
      <w:ins w:id="4662" w:author="ghislain.aine" w:date="2015-11-04T16:55:00Z">
        <w:del w:id="4663" w:author="jerome draillard" w:date="2015-11-27T16:04:00Z">
          <w:r w:rsidR="0049323F" w:rsidDel="00104C62">
            <w:delText>CoreComponent</w:delText>
          </w:r>
        </w:del>
      </w:ins>
      <w:del w:id="4664" w:author="jerome draillard" w:date="2015-11-27T16:04:00Z">
        <w:r w:rsidDel="00104C62">
          <w:delText>.h"</w:delText>
        </w:r>
        <w:r w:rsidR="00AA1B17" w:rsidDel="00104C62">
          <w:delText>)</w:delText>
        </w:r>
      </w:del>
    </w:p>
    <w:p w:rsidR="007921E7" w:rsidDel="00634100" w:rsidRDefault="002F3E7D">
      <w:pPr>
        <w:pStyle w:val="Paragraphedeliste"/>
        <w:numPr>
          <w:ilvl w:val="0"/>
          <w:numId w:val="16"/>
        </w:numPr>
        <w:rPr>
          <w:del w:id="4665" w:author="jerome draillard" w:date="2015-11-27T16:04:00Z"/>
        </w:rPr>
      </w:pPr>
      <w:del w:id="4666" w:author="jerome draillard" w:date="2015-11-27T16:04:00Z">
        <w:r w:rsidDel="00634100">
          <w:delText>Penser à ajouter le "ifndef</w:delText>
        </w:r>
      </w:del>
      <w:ins w:id="4667" w:author="ghislain.aine" w:date="2015-10-29T17:18:00Z">
        <w:del w:id="4668" w:author="jerome draillard" w:date="2015-11-27T16:04:00Z">
          <w:r w:rsidR="00414C28" w:rsidDel="00634100">
            <w:delText>#pragma once</w:delText>
          </w:r>
        </w:del>
      </w:ins>
      <w:del w:id="4669" w:author="jerome draillard" w:date="2015-11-27T16:04:00Z">
        <w:r w:rsidDel="00634100">
          <w:delText>" en début de fichier.</w:delText>
        </w:r>
      </w:del>
      <w:ins w:id="4670" w:author="ghislain.aine" w:date="2015-10-29T17:18:00Z">
        <w:del w:id="4671" w:author="jerome draillard" w:date="2015-11-27T16:04:00Z">
          <w:r w:rsidR="00414C28" w:rsidDel="00634100">
            <w:delText xml:space="preserve"> </w:delText>
          </w:r>
        </w:del>
      </w:ins>
    </w:p>
    <w:p w:rsidR="00A43A6B" w:rsidRDefault="002F3E7D">
      <w:pPr>
        <w:pStyle w:val="Paragraphedeliste"/>
        <w:numPr>
          <w:ilvl w:val="0"/>
          <w:numId w:val="16"/>
        </w:numPr>
        <w:rPr>
          <w:del w:id="4672" w:author="jerome draillard" w:date="2015-11-27T16:04:00Z"/>
        </w:rPr>
        <w:pPrChange w:id="4673" w:author="ghislain.aine" w:date="2015-10-29T17:18:00Z">
          <w:pPr>
            <w:pStyle w:val="Paragraphedeliste"/>
          </w:pPr>
        </w:pPrChange>
      </w:pPr>
      <w:del w:id="4674" w:author="jerome draillard" w:date="2015-11-27T16:04:00Z">
        <w:r w:rsidDel="00634100">
          <w:delText>Par convention, le "ifndef</w:delText>
        </w:r>
        <w:r w:rsidR="000E359C" w:rsidDel="00634100">
          <w:delText xml:space="preserve">" doit contenir le path complet. </w:delText>
        </w:r>
        <w:r w:rsidDel="00634100">
          <w:delText>Ici : "</w:delText>
        </w:r>
        <w:r w:rsidRPr="002F3E7D" w:rsidDel="00634100">
          <w:delText xml:space="preserve"> SX_TP_TPDEMO_IDEMO_H</w:delText>
        </w:r>
        <w:r w:rsidDel="00634100">
          <w:delText>"</w:delText>
        </w:r>
      </w:del>
    </w:p>
    <w:p w:rsidR="00A43A6B" w:rsidRDefault="002F3E7D">
      <w:pPr>
        <w:pStyle w:val="Paragraphedeliste"/>
        <w:numPr>
          <w:ilvl w:val="0"/>
          <w:numId w:val="16"/>
        </w:numPr>
        <w:rPr>
          <w:ins w:id="4675" w:author="ghislain.aine" w:date="2015-10-30T10:56:00Z"/>
          <w:del w:id="4676" w:author="jerome draillard" w:date="2015-11-27T16:04:00Z"/>
        </w:rPr>
        <w:pPrChange w:id="4677" w:author="ghislain.aine" w:date="2015-10-29T17:18:00Z">
          <w:pPr>
            <w:pStyle w:val="Paragraphedeliste"/>
            <w:numPr>
              <w:numId w:val="17"/>
            </w:numPr>
            <w:ind w:hanging="360"/>
          </w:pPr>
        </w:pPrChange>
      </w:pPr>
      <w:del w:id="4678" w:author="jerome draillard" w:date="2015-11-27T16:04:00Z">
        <w:r w:rsidDel="00634100">
          <w:delText xml:space="preserve">Ajouter la </w:delText>
        </w:r>
      </w:del>
      <w:del w:id="4679" w:author="jerome draillard" w:date="2015-11-27T16:01:00Z">
        <w:r w:rsidDel="00233411">
          <w:delText xml:space="preserve">fonction </w:delText>
        </w:r>
      </w:del>
      <w:del w:id="4680" w:author="jerome draillard" w:date="2015-11-27T16:04:00Z">
        <w:r w:rsidDel="00634100">
          <w:delText>virtuelle pure "getValue"</w:delText>
        </w:r>
      </w:del>
      <w:ins w:id="4681" w:author="ghislain.aine" w:date="2015-10-29T17:45:00Z">
        <w:del w:id="4682" w:author="jerome draillard" w:date="2015-11-27T16:04:00Z">
          <w:r w:rsidR="00331EE2" w:rsidDel="00634100">
            <w:delText xml:space="preserve"> :</w:delText>
          </w:r>
        </w:del>
      </w:ins>
    </w:p>
    <w:p w:rsidR="00A43A6B" w:rsidRDefault="004D7EE5">
      <w:pPr>
        <w:rPr>
          <w:ins w:id="4683" w:author="ghislain.aine" w:date="2015-10-30T10:56:00Z"/>
        </w:rPr>
        <w:pPrChange w:id="4684" w:author="ghislain.aine" w:date="2015-10-30T10:56:00Z">
          <w:pPr>
            <w:pStyle w:val="Paragraphedeliste"/>
            <w:numPr>
              <w:numId w:val="17"/>
            </w:numPr>
            <w:ind w:hanging="360"/>
          </w:pPr>
        </w:pPrChange>
      </w:pPr>
      <w:ins w:id="4685" w:author="ghislain.aine" w:date="2015-10-30T10:56:00Z">
        <w:del w:id="4686" w:author="jerome draillard" w:date="2015-11-27T16:00:00Z">
          <w:r w:rsidR="00705281">
            <w:pict>
              <v:shape id="_x0000_s113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3;mso-fit-shape-to-text:t">
                  <w:txbxContent>
                    <w:p w:rsidR="00AC30F5" w:rsidRDefault="00AC30F5" w:rsidP="002A6C1C">
                      <w:proofErr w:type="spellStart"/>
                      <w:ins w:id="4687" w:author="ghislain.aine" w:date="2015-10-30T10:57: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getValue</w:t>
                        </w:r>
                        <w:proofErr w:type="spellEnd"/>
                        <w:r>
                          <w:rPr>
                            <w:rFonts w:ascii="Consolas" w:hAnsi="Consolas" w:cs="Consolas"/>
                            <w:color w:val="000000"/>
                            <w:sz w:val="19"/>
                            <w:szCs w:val="19"/>
                            <w:highlight w:val="white"/>
                          </w:rPr>
                          <w:t>() = 0;</w:t>
                        </w:r>
                      </w:ins>
                    </w:p>
                  </w:txbxContent>
                </v:textbox>
                <w10:wrap type="none"/>
                <w10:anchorlock/>
              </v:shape>
            </w:pict>
          </w:r>
        </w:del>
      </w:ins>
    </w:p>
    <w:p w:rsidR="00A43A6B" w:rsidRDefault="00A43A6B">
      <w:pPr>
        <w:rPr>
          <w:del w:id="4688" w:author="ghislain.aine" w:date="2015-10-30T10:57:00Z"/>
        </w:rPr>
        <w:pPrChange w:id="4689" w:author="ghislain.aine" w:date="2015-10-30T10:56:00Z">
          <w:pPr>
            <w:pStyle w:val="Paragraphedeliste"/>
            <w:numPr>
              <w:numId w:val="17"/>
            </w:numPr>
            <w:ind w:hanging="360"/>
          </w:pPr>
        </w:pPrChange>
      </w:pPr>
    </w:p>
    <w:p w:rsidR="002F3E7D" w:rsidDel="00F04D11" w:rsidRDefault="002F3E7D" w:rsidP="005C2013">
      <w:pPr>
        <w:pStyle w:val="Code"/>
        <w:rPr>
          <w:del w:id="4690" w:author="ghislain.aine" w:date="2015-10-30T10:57:00Z"/>
          <w:noProof/>
        </w:rPr>
      </w:pPr>
      <w:del w:id="4691" w:author="ghislain.aine" w:date="2015-10-30T10:57:00Z">
        <w:r w:rsidRPr="000E359C" w:rsidDel="00F04D11">
          <w:rPr>
            <w:noProof/>
            <w:color w:val="0000FF"/>
          </w:rPr>
          <w:delText>virtual</w:delText>
        </w:r>
        <w:r w:rsidRPr="000E359C" w:rsidDel="00F04D11">
          <w:rPr>
            <w:noProof/>
          </w:rPr>
          <w:delText xml:space="preserve"> </w:delText>
        </w:r>
        <w:r w:rsidRPr="000E359C" w:rsidDel="00F04D11">
          <w:rPr>
            <w:noProof/>
            <w:color w:val="0000FF"/>
          </w:rPr>
          <w:delText>int</w:delText>
        </w:r>
        <w:r w:rsidRPr="000E359C" w:rsidDel="00F04D11">
          <w:rPr>
            <w:noProof/>
          </w:rPr>
          <w:delText xml:space="preserve"> getValue() = 0;</w:delText>
        </w:r>
      </w:del>
    </w:p>
    <w:p w:rsidR="000E359C" w:rsidRPr="002F3E7D" w:rsidDel="00F04D11" w:rsidRDefault="000E359C" w:rsidP="000E359C">
      <w:pPr>
        <w:pStyle w:val="Paragraphedeliste"/>
        <w:rPr>
          <w:del w:id="4692" w:author="ghislain.aine" w:date="2015-10-30T10:57:00Z"/>
        </w:rPr>
      </w:pPr>
    </w:p>
    <w:p w:rsidR="0042493F" w:rsidRDefault="0042493F" w:rsidP="000E359C"/>
    <w:p w:rsidR="00774D6C" w:rsidRDefault="0082756D" w:rsidP="000E359C">
      <w:pPr>
        <w:rPr>
          <w:ins w:id="4693" w:author="jerome draillard" w:date="2015-11-27T16:07:00Z"/>
        </w:rPr>
      </w:pPr>
      <w:r>
        <w:t xml:space="preserve">Il faut ensuite </w:t>
      </w:r>
      <w:del w:id="4694" w:author="jerome draillard" w:date="2015-11-27T16:05:00Z">
        <w:r w:rsidDel="009D316E">
          <w:delText>rendre l'interface</w:delText>
        </w:r>
      </w:del>
      <w:ins w:id="4695" w:author="jerome draillard" w:date="2015-11-27T16:05:00Z">
        <w:r w:rsidR="009D316E">
          <w:t xml:space="preserve">que </w:t>
        </w:r>
        <w:proofErr w:type="spellStart"/>
        <w:r w:rsidR="009D316E">
          <w:t>CoreComponent</w:t>
        </w:r>
        <w:proofErr w:type="spellEnd"/>
        <w:r w:rsidR="009D316E">
          <w:t xml:space="preserve"> puisse fournir</w:t>
        </w:r>
      </w:ins>
      <w:del w:id="4696" w:author="jerome draillard" w:date="2015-11-27T16:05:00Z">
        <w:r w:rsidDel="009D316E">
          <w:delText xml:space="preserve"> utilisable pour le composant "DemoCoreComponent</w:delText>
        </w:r>
      </w:del>
      <w:ins w:id="4697" w:author="ghislain.aine" w:date="2015-11-04T16:55:00Z">
        <w:del w:id="4698" w:author="jerome draillard" w:date="2015-11-27T16:05:00Z">
          <w:r w:rsidR="0049323F" w:rsidDel="009D316E">
            <w:delText>CoreComponent</w:delText>
          </w:r>
        </w:del>
      </w:ins>
      <w:del w:id="4699" w:author="jerome draillard" w:date="2015-11-27T16:05:00Z">
        <w:r w:rsidDel="009D316E">
          <w:delText>".</w:delText>
        </w:r>
      </w:del>
      <w:ins w:id="4700" w:author="jerome draillard" w:date="2015-11-27T16:05:00Z">
        <w:r w:rsidR="00774D6C">
          <w:t xml:space="preserve"> cette interface. En pratique, fournir l' interface </w:t>
        </w:r>
        <w:proofErr w:type="spellStart"/>
        <w:r w:rsidR="00774D6C">
          <w:t>IValue</w:t>
        </w:r>
        <w:proofErr w:type="spellEnd"/>
        <w:r w:rsidR="00774D6C">
          <w:t xml:space="preserve">  </w:t>
        </w:r>
        <w:r w:rsidR="00774D6C">
          <w:lastRenderedPageBreak/>
          <w:t xml:space="preserve">consiste à montrer à l'extérieur du composant que l'on peut communiquer avec celui-ci en appelant des méthode de </w:t>
        </w:r>
        <w:proofErr w:type="spellStart"/>
        <w:r w:rsidR="00774D6C">
          <w:t>IValue</w:t>
        </w:r>
        <w:proofErr w:type="spellEnd"/>
        <w:r w:rsidR="00774D6C">
          <w:t>.</w:t>
        </w:r>
      </w:ins>
    </w:p>
    <w:p w:rsidR="000E3932" w:rsidRDefault="000E3932" w:rsidP="000E359C">
      <w:pPr>
        <w:rPr>
          <w:ins w:id="4701" w:author="jerome draillard" w:date="2015-11-27T16:07:00Z"/>
        </w:rPr>
      </w:pPr>
    </w:p>
    <w:p w:rsidR="000E3932" w:rsidRDefault="004D7EE5" w:rsidP="000E359C">
      <w:pPr>
        <w:rPr>
          <w:ins w:id="4702" w:author="jerome draillard" w:date="2015-11-27T16:13:00Z"/>
          <w:b/>
        </w:rPr>
      </w:pPr>
      <w:ins w:id="4703" w:author="jerome draillard" w:date="2015-11-27T16:07:00Z">
        <w:r w:rsidRPr="004D7EE5">
          <w:rPr>
            <w:b/>
            <w:rPrChange w:id="4704" w:author="jerome draillard" w:date="2015-11-27T16:08:00Z">
              <w:rPr>
                <w:color w:val="0000FF" w:themeColor="hyperlink"/>
                <w:u w:val="single"/>
              </w:rPr>
            </w:rPrChange>
          </w:rPr>
          <w:t>A quoi sert une interface, comment s'en sert-on?</w:t>
        </w:r>
      </w:ins>
    </w:p>
    <w:p w:rsidR="00672305" w:rsidRPr="00672305" w:rsidRDefault="00672305" w:rsidP="000E359C">
      <w:pPr>
        <w:rPr>
          <w:ins w:id="4705" w:author="jerome draillard" w:date="2015-11-27T16:07:00Z"/>
        </w:rPr>
      </w:pPr>
      <w:ins w:id="4706" w:author="jerome draillard" w:date="2015-11-27T16:13:00Z">
        <w:r>
          <w:t>Les développeurs issus du monde Java connaissent bien les interfaces.</w:t>
        </w:r>
      </w:ins>
    </w:p>
    <w:p w:rsidR="000E3932" w:rsidRDefault="000E3932" w:rsidP="000E359C">
      <w:pPr>
        <w:rPr>
          <w:ins w:id="4707" w:author="jerome draillard" w:date="2015-11-27T16:06:00Z"/>
        </w:rPr>
      </w:pPr>
    </w:p>
    <w:p w:rsidR="00774D6C" w:rsidRDefault="00774D6C" w:rsidP="000E359C">
      <w:pPr>
        <w:rPr>
          <w:ins w:id="4708" w:author="jerome draillard" w:date="2015-11-27T16:06:00Z"/>
        </w:rPr>
      </w:pPr>
      <w:ins w:id="4709" w:author="jerome draillard" w:date="2015-11-27T16:06:00Z">
        <w:r>
          <w:t xml:space="preserve">Le composant qui </w:t>
        </w:r>
        <w:r w:rsidR="004D7EE5" w:rsidRPr="004D7EE5">
          <w:rPr>
            <w:i/>
            <w:rPrChange w:id="4710" w:author="jerome draillard" w:date="2015-11-27T16:06:00Z">
              <w:rPr>
                <w:color w:val="0000FF" w:themeColor="hyperlink"/>
                <w:u w:val="single"/>
              </w:rPr>
            </w:rPrChange>
          </w:rPr>
          <w:t>consomme</w:t>
        </w:r>
        <w:r>
          <w:rPr>
            <w:i/>
          </w:rPr>
          <w:t xml:space="preserve"> </w:t>
        </w:r>
        <w:r>
          <w:t xml:space="preserve">l'interface </w:t>
        </w:r>
        <w:proofErr w:type="spellStart"/>
        <w:r>
          <w:t>IValue</w:t>
        </w:r>
        <w:proofErr w:type="spellEnd"/>
        <w:r>
          <w:t xml:space="preserve"> va avoir accès à un pointeur de type </w:t>
        </w:r>
        <w:proofErr w:type="spellStart"/>
        <w:r>
          <w:t>IValue</w:t>
        </w:r>
        <w:proofErr w:type="spellEnd"/>
        <w:r>
          <w:t xml:space="preserve"> * vers une instance d'une classe qui hérite de </w:t>
        </w:r>
        <w:proofErr w:type="spellStart"/>
        <w:r>
          <w:t>IValue</w:t>
        </w:r>
        <w:proofErr w:type="spellEnd"/>
        <w:r>
          <w:t>.</w:t>
        </w:r>
      </w:ins>
    </w:p>
    <w:p w:rsidR="00774D6C" w:rsidRDefault="00774D6C" w:rsidP="000E359C">
      <w:pPr>
        <w:rPr>
          <w:ins w:id="4711" w:author="jerome draillard" w:date="2015-11-27T16:07:00Z"/>
        </w:rPr>
      </w:pPr>
      <w:ins w:id="4712" w:author="jerome draillard" w:date="2015-11-27T16:06:00Z">
        <w:r>
          <w:t xml:space="preserve">La classe héritant de </w:t>
        </w:r>
        <w:proofErr w:type="spellStart"/>
        <w:r>
          <w:t>IValue</w:t>
        </w:r>
        <w:proofErr w:type="spellEnd"/>
        <w:r>
          <w:t xml:space="preserve"> a </w:t>
        </w:r>
      </w:ins>
      <w:ins w:id="4713" w:author="jerome draillard" w:date="2015-11-27T16:12:00Z">
        <w:r w:rsidR="00CC4B30">
          <w:t>ré implémenté</w:t>
        </w:r>
      </w:ins>
      <w:ins w:id="4714" w:author="jerome draillard" w:date="2015-11-27T16:06:00Z">
        <w:r>
          <w:t xml:space="preserve"> la méthode </w:t>
        </w:r>
        <w:proofErr w:type="spellStart"/>
        <w:r>
          <w:t>getValue</w:t>
        </w:r>
        <w:proofErr w:type="spellEnd"/>
        <w:r>
          <w:t xml:space="preserve"> pour renvoyer un entier.</w:t>
        </w:r>
      </w:ins>
    </w:p>
    <w:p w:rsidR="00774D6C" w:rsidRDefault="00774D6C" w:rsidP="000E359C">
      <w:pPr>
        <w:rPr>
          <w:ins w:id="4715" w:author="jerome draillard" w:date="2015-11-27T16:07:00Z"/>
        </w:rPr>
      </w:pPr>
    </w:p>
    <w:p w:rsidR="00774D6C" w:rsidRDefault="00774D6C" w:rsidP="000E359C">
      <w:pPr>
        <w:rPr>
          <w:ins w:id="4716" w:author="jerome draillard" w:date="2015-11-27T16:07:00Z"/>
        </w:rPr>
      </w:pPr>
      <w:ins w:id="4717" w:author="jerome draillard" w:date="2015-11-27T16:07:00Z">
        <w:r>
          <w:t xml:space="preserve">Dans notre cas, c'est </w:t>
        </w:r>
        <w:proofErr w:type="spellStart"/>
        <w:r>
          <w:t>CoreComponent</w:t>
        </w:r>
        <w:proofErr w:type="spellEnd"/>
        <w:r>
          <w:t xml:space="preserve"> qui va hériter de </w:t>
        </w:r>
        <w:proofErr w:type="spellStart"/>
        <w:r>
          <w:t>IValue</w:t>
        </w:r>
        <w:proofErr w:type="spellEnd"/>
        <w:r>
          <w:t>.</w:t>
        </w:r>
      </w:ins>
      <w:ins w:id="4718" w:author="jerome draillard" w:date="2015-11-27T16:13:00Z">
        <w:r w:rsidR="00672305">
          <w:t xml:space="preserve"> On dit que </w:t>
        </w:r>
        <w:proofErr w:type="spellStart"/>
        <w:r w:rsidR="004D7EE5" w:rsidRPr="004D7EE5">
          <w:rPr>
            <w:i/>
            <w:rPrChange w:id="4719" w:author="jerome draillard" w:date="2015-11-27T16:13:00Z">
              <w:rPr>
                <w:color w:val="0000FF" w:themeColor="hyperlink"/>
                <w:u w:val="single"/>
              </w:rPr>
            </w:rPrChange>
          </w:rPr>
          <w:t>CoreComponent</w:t>
        </w:r>
        <w:proofErr w:type="spellEnd"/>
        <w:r w:rsidR="004D7EE5" w:rsidRPr="004D7EE5">
          <w:rPr>
            <w:i/>
            <w:rPrChange w:id="4720" w:author="jerome draillard" w:date="2015-11-27T16:13:00Z">
              <w:rPr>
                <w:color w:val="0000FF" w:themeColor="hyperlink"/>
                <w:u w:val="single"/>
              </w:rPr>
            </w:rPrChange>
          </w:rPr>
          <w:t xml:space="preserve"> implémente l'interface </w:t>
        </w:r>
        <w:proofErr w:type="spellStart"/>
        <w:r w:rsidR="004D7EE5" w:rsidRPr="004D7EE5">
          <w:rPr>
            <w:i/>
            <w:rPrChange w:id="4721" w:author="jerome draillard" w:date="2015-11-27T16:13:00Z">
              <w:rPr>
                <w:color w:val="0000FF" w:themeColor="hyperlink"/>
                <w:u w:val="single"/>
              </w:rPr>
            </w:rPrChange>
          </w:rPr>
          <w:t>IValue</w:t>
        </w:r>
        <w:proofErr w:type="spellEnd"/>
        <w:r w:rsidR="004D7EE5" w:rsidRPr="004D7EE5">
          <w:rPr>
            <w:i/>
            <w:rPrChange w:id="4722" w:author="jerome draillard" w:date="2015-11-27T16:13:00Z">
              <w:rPr>
                <w:color w:val="0000FF" w:themeColor="hyperlink"/>
                <w:u w:val="single"/>
              </w:rPr>
            </w:rPrChange>
          </w:rPr>
          <w:t>.</w:t>
        </w:r>
      </w:ins>
    </w:p>
    <w:p w:rsidR="00774D6C" w:rsidRDefault="00774D6C" w:rsidP="000E359C">
      <w:pPr>
        <w:rPr>
          <w:ins w:id="4723" w:author="jerome draillard" w:date="2015-11-27T16:07:00Z"/>
        </w:rPr>
      </w:pPr>
    </w:p>
    <w:p w:rsidR="00774D6C" w:rsidRDefault="00774D6C" w:rsidP="000E359C">
      <w:pPr>
        <w:rPr>
          <w:ins w:id="4724" w:author="jerome draillard" w:date="2015-11-27T16:09:00Z"/>
        </w:rPr>
      </w:pPr>
      <w:ins w:id="4725" w:author="jerome draillard" w:date="2015-11-27T16:07:00Z">
        <w:r>
          <w:t xml:space="preserve">Ainsi, dans le </w:t>
        </w:r>
        <w:proofErr w:type="spellStart"/>
        <w:r>
          <w:t>stream</w:t>
        </w:r>
        <w:proofErr w:type="spellEnd"/>
        <w:r>
          <w:t xml:space="preserve">, </w:t>
        </w:r>
        <w:proofErr w:type="spellStart"/>
        <w:r>
          <w:t>CoreComponent</w:t>
        </w:r>
        <w:proofErr w:type="spellEnd"/>
        <w:r>
          <w:t xml:space="preserve"> n'expose au monde extérieur que sa méthode </w:t>
        </w:r>
        <w:proofErr w:type="spellStart"/>
        <w:r>
          <w:t>IValue</w:t>
        </w:r>
        <w:proofErr w:type="spellEnd"/>
        <w:r>
          <w:t>, est c'est la seule manière de communiquer avec lui.</w:t>
        </w:r>
      </w:ins>
      <w:ins w:id="4726" w:author="jerome draillard" w:date="2015-11-27T16:08:00Z">
        <w:r w:rsidR="000E3932">
          <w:t xml:space="preserve"> Le composant qui consommera l'interface </w:t>
        </w:r>
        <w:proofErr w:type="spellStart"/>
        <w:r w:rsidR="000E3932">
          <w:t>IValue</w:t>
        </w:r>
        <w:proofErr w:type="spellEnd"/>
        <w:r w:rsidR="000E3932">
          <w:t xml:space="preserve"> pourra avoir accès à un pointeur vers </w:t>
        </w:r>
        <w:proofErr w:type="spellStart"/>
        <w:r w:rsidR="000E3932">
          <w:t>CoreComponent</w:t>
        </w:r>
        <w:proofErr w:type="spellEnd"/>
        <w:r w:rsidR="000E3932">
          <w:t xml:space="preserve"> mais ne pourra qu'appeler </w:t>
        </w:r>
        <w:proofErr w:type="spellStart"/>
        <w:r w:rsidR="000E3932">
          <w:t>getValue</w:t>
        </w:r>
        <w:proofErr w:type="spellEnd"/>
        <w:r w:rsidR="000E3932">
          <w:t xml:space="preserve"> car</w:t>
        </w:r>
        <w:r w:rsidR="006732EC">
          <w:t xml:space="preserve"> le pointeur est de type </w:t>
        </w:r>
        <w:proofErr w:type="spellStart"/>
        <w:r w:rsidR="006732EC">
          <w:t>IValue</w:t>
        </w:r>
        <w:proofErr w:type="spellEnd"/>
        <w:r w:rsidR="006732EC">
          <w:t xml:space="preserve"> !</w:t>
        </w:r>
        <w:r w:rsidR="003E0AEF">
          <w:t xml:space="preserve"> On protège ainsi l'intégrité de notre composant </w:t>
        </w:r>
        <w:proofErr w:type="spellStart"/>
        <w:r w:rsidR="003E0AEF">
          <w:t>CoreComponent</w:t>
        </w:r>
        <w:proofErr w:type="spellEnd"/>
        <w:r w:rsidR="003E0AEF">
          <w:t>, tout en donna</w:t>
        </w:r>
      </w:ins>
      <w:ins w:id="4727" w:author="jerome draillard" w:date="2015-11-27T16:09:00Z">
        <w:r w:rsidR="003E0AEF">
          <w:t>n</w:t>
        </w:r>
      </w:ins>
      <w:ins w:id="4728" w:author="jerome draillard" w:date="2015-11-27T16:08:00Z">
        <w:r w:rsidR="003E0AEF">
          <w:t>t une porte d'accès pour un composant extérieur.</w:t>
        </w:r>
      </w:ins>
    </w:p>
    <w:p w:rsidR="00D62BE4" w:rsidRDefault="00D62BE4" w:rsidP="000E359C">
      <w:pPr>
        <w:rPr>
          <w:ins w:id="4729" w:author="jerome draillard" w:date="2015-11-27T16:09:00Z"/>
        </w:rPr>
      </w:pPr>
    </w:p>
    <w:p w:rsidR="00D62BE4" w:rsidRDefault="00D62BE4" w:rsidP="000E359C">
      <w:pPr>
        <w:rPr>
          <w:ins w:id="4730" w:author="jerome draillard" w:date="2015-11-27T16:07:00Z"/>
        </w:rPr>
      </w:pPr>
    </w:p>
    <w:p w:rsidR="00774D6C" w:rsidRPr="00774D6C" w:rsidRDefault="00774D6C" w:rsidP="000E359C"/>
    <w:p w:rsidR="000E359C" w:rsidRDefault="0082756D" w:rsidP="00E4115C">
      <w:pPr>
        <w:pStyle w:val="Paragraphedeliste"/>
        <w:numPr>
          <w:ilvl w:val="0"/>
          <w:numId w:val="17"/>
        </w:numPr>
        <w:rPr>
          <w:ins w:id="4731" w:author="ghislain.aine" w:date="2015-10-30T10:56:00Z"/>
        </w:rPr>
      </w:pPr>
      <w:r>
        <w:t xml:space="preserve">Faire hériter </w:t>
      </w:r>
      <w:del w:id="4732" w:author="ghislain.aine" w:date="2015-11-04T16:55:00Z">
        <w:r w:rsidDel="0049323F">
          <w:delText>DemoCoreComponent</w:delText>
        </w:r>
      </w:del>
      <w:proofErr w:type="spellStart"/>
      <w:ins w:id="4733" w:author="ghislain.aine" w:date="2015-11-04T16:55:00Z">
        <w:r w:rsidR="0049323F">
          <w:t>CoreComponent</w:t>
        </w:r>
      </w:ins>
      <w:proofErr w:type="spellEnd"/>
      <w:r>
        <w:t xml:space="preserve"> de </w:t>
      </w:r>
      <w:proofErr w:type="spellStart"/>
      <w:ins w:id="4734" w:author="ghislain.aine" w:date="2015-11-04T16:58:00Z">
        <w:r w:rsidR="00360AE5">
          <w:t>IValue</w:t>
        </w:r>
      </w:ins>
      <w:proofErr w:type="spellEnd"/>
      <w:del w:id="4735" w:author="ghislain.aine" w:date="2015-11-04T16:58:00Z">
        <w:r w:rsidDel="00360AE5">
          <w:delText>IDemo</w:delText>
        </w:r>
      </w:del>
      <w:r>
        <w:t>. Penser à inclure le fichier</w:t>
      </w:r>
      <w:r w:rsidR="000E359C">
        <w:t>.</w:t>
      </w:r>
    </w:p>
    <w:p w:rsidR="00A43A6B" w:rsidRDefault="004D7EE5">
      <w:pPr>
        <w:pPrChange w:id="4736" w:author="ghislain.aine" w:date="2015-10-30T10:56:00Z">
          <w:pPr>
            <w:pStyle w:val="Paragraphedeliste"/>
            <w:numPr>
              <w:numId w:val="17"/>
            </w:numPr>
            <w:ind w:hanging="360"/>
          </w:pPr>
        </w:pPrChange>
      </w:pPr>
      <w:ins w:id="4737" w:author="ghislain.aine" w:date="2015-10-30T10:56:00Z">
        <w:r w:rsidR="00A43A6B">
          <w:pict>
            <v:shape id="_x0000_s1132"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2;mso-fit-shape-to-text:t">
                <w:txbxContent>
                  <w:p w:rsidR="00AC30F5" w:rsidRDefault="00AC30F5">
                    <w:pPr>
                      <w:rPr>
                        <w:lang w:val="en-US"/>
                        <w:rPrChange w:id="4738" w:author="ghislain.aine" w:date="2015-11-04T16:58:00Z">
                          <w:rPr/>
                        </w:rPrChange>
                      </w:rPr>
                    </w:pPr>
                    <w:ins w:id="4739" w:author="ghislain.aine" w:date="2015-11-04T16:58:00Z">
                      <w:r w:rsidRPr="004D7EE5">
                        <w:rPr>
                          <w:rFonts w:ascii="Consolas" w:hAnsi="Consolas" w:cs="Consolas"/>
                          <w:color w:val="0000FF"/>
                          <w:sz w:val="19"/>
                          <w:szCs w:val="19"/>
                          <w:highlight w:val="white"/>
                          <w:lang w:val="en-US"/>
                          <w:rPrChange w:id="4740" w:author="ghislain.aine" w:date="2015-11-04T16:58:00Z">
                            <w:rPr>
                              <w:rFonts w:ascii="Consolas" w:hAnsi="Consolas" w:cs="Consolas"/>
                              <w:color w:val="0000FF"/>
                              <w:sz w:val="19"/>
                              <w:szCs w:val="19"/>
                              <w:highlight w:val="white"/>
                            </w:rPr>
                          </w:rPrChange>
                        </w:rPr>
                        <w:t>class</w:t>
                      </w:r>
                      <w:r w:rsidRPr="004D7EE5">
                        <w:rPr>
                          <w:rFonts w:ascii="Consolas" w:hAnsi="Consolas" w:cs="Consolas"/>
                          <w:color w:val="000000"/>
                          <w:sz w:val="19"/>
                          <w:szCs w:val="19"/>
                          <w:highlight w:val="white"/>
                          <w:lang w:val="en-US"/>
                          <w:rPrChange w:id="4741" w:author="ghislain.aine" w:date="2015-11-04T16:5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742" w:author="ghislain.aine" w:date="2015-11-04T16:58:00Z">
                            <w:rPr>
                              <w:rFonts w:ascii="Consolas" w:hAnsi="Consolas" w:cs="Consolas"/>
                              <w:color w:val="216F85"/>
                              <w:sz w:val="19"/>
                              <w:szCs w:val="19"/>
                              <w:highlight w:val="white"/>
                            </w:rPr>
                          </w:rPrChange>
                        </w:rPr>
                        <w:t>CoreComponent</w:t>
                      </w:r>
                      <w:proofErr w:type="spellEnd"/>
                      <w:r w:rsidRPr="004D7EE5">
                        <w:rPr>
                          <w:rFonts w:ascii="Consolas" w:hAnsi="Consolas" w:cs="Consolas"/>
                          <w:color w:val="000000"/>
                          <w:sz w:val="19"/>
                          <w:szCs w:val="19"/>
                          <w:highlight w:val="white"/>
                          <w:lang w:val="en-US"/>
                          <w:rPrChange w:id="4743" w:author="ghislain.aine" w:date="2015-11-04T16:58:00Z">
                            <w:rPr>
                              <w:rFonts w:ascii="Consolas" w:hAnsi="Consolas" w:cs="Consolas"/>
                              <w:color w:val="000000"/>
                              <w:sz w:val="19"/>
                              <w:szCs w:val="19"/>
                              <w:highlight w:val="white"/>
                            </w:rPr>
                          </w:rPrChange>
                        </w:rPr>
                        <w:t xml:space="preserve"> : </w:t>
                      </w:r>
                      <w:r w:rsidRPr="004D7EE5">
                        <w:rPr>
                          <w:rFonts w:ascii="Consolas" w:hAnsi="Consolas" w:cs="Consolas"/>
                          <w:color w:val="0000FF"/>
                          <w:sz w:val="19"/>
                          <w:szCs w:val="19"/>
                          <w:highlight w:val="white"/>
                          <w:lang w:val="en-US"/>
                          <w:rPrChange w:id="4744" w:author="ghislain.aine" w:date="2015-11-04T16:58:00Z">
                            <w:rPr>
                              <w:rFonts w:ascii="Consolas" w:hAnsi="Consolas" w:cs="Consolas"/>
                              <w:color w:val="0000FF"/>
                              <w:sz w:val="19"/>
                              <w:szCs w:val="19"/>
                              <w:highlight w:val="white"/>
                            </w:rPr>
                          </w:rPrChange>
                        </w:rPr>
                        <w:t>public</w:t>
                      </w:r>
                      <w:r w:rsidRPr="004D7EE5">
                        <w:rPr>
                          <w:rFonts w:ascii="Consolas" w:hAnsi="Consolas" w:cs="Consolas"/>
                          <w:color w:val="000000"/>
                          <w:sz w:val="19"/>
                          <w:szCs w:val="19"/>
                          <w:highlight w:val="white"/>
                          <w:lang w:val="en-US"/>
                          <w:rPrChange w:id="4745" w:author="ghislain.aine" w:date="2015-11-04T16:5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746" w:author="ghislain.aine" w:date="2015-11-04T16:58: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4747" w:author="ghislain.aine" w:date="2015-11-04T16:58: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4748" w:author="ghislain.aine" w:date="2015-11-04T16:58:00Z">
                            <w:rPr>
                              <w:rFonts w:ascii="Consolas" w:hAnsi="Consolas" w:cs="Consolas"/>
                              <w:color w:val="216F85"/>
                              <w:sz w:val="19"/>
                              <w:szCs w:val="19"/>
                              <w:highlight w:val="white"/>
                            </w:rPr>
                          </w:rPrChange>
                        </w:rPr>
                        <w:t>SwFoundation</w:t>
                      </w:r>
                      <w:proofErr w:type="spellEnd"/>
                      <w:r w:rsidRPr="004D7EE5">
                        <w:rPr>
                          <w:rFonts w:ascii="Consolas" w:hAnsi="Consolas" w:cs="Consolas"/>
                          <w:color w:val="000000"/>
                          <w:sz w:val="19"/>
                          <w:szCs w:val="19"/>
                          <w:highlight w:val="white"/>
                          <w:lang w:val="en-US"/>
                          <w:rPrChange w:id="4749" w:author="ghislain.aine" w:date="2015-11-04T16:58: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4750" w:author="ghislain.aine" w:date="2015-11-04T16:58:00Z">
                            <w:rPr>
                              <w:rFonts w:ascii="Consolas" w:hAnsi="Consolas" w:cs="Consolas"/>
                              <w:color w:val="216F85"/>
                              <w:sz w:val="19"/>
                              <w:szCs w:val="19"/>
                              <w:highlight w:val="white"/>
                            </w:rPr>
                          </w:rPrChange>
                        </w:rPr>
                        <w:t>SwAssistedComponent</w:t>
                      </w:r>
                      <w:proofErr w:type="spellEnd"/>
                      <w:r w:rsidRPr="004D7EE5">
                        <w:rPr>
                          <w:rFonts w:ascii="Consolas" w:hAnsi="Consolas" w:cs="Consolas"/>
                          <w:color w:val="000000"/>
                          <w:sz w:val="19"/>
                          <w:szCs w:val="19"/>
                          <w:highlight w:val="white"/>
                          <w:lang w:val="en-US"/>
                          <w:rPrChange w:id="4751" w:author="ghislain.aine" w:date="2015-11-04T16:58: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4752" w:author="ghislain.aine" w:date="2015-11-04T16:58:00Z">
                            <w:rPr>
                              <w:rFonts w:ascii="Consolas" w:hAnsi="Consolas" w:cs="Consolas"/>
                              <w:color w:val="0000FF"/>
                              <w:sz w:val="19"/>
                              <w:szCs w:val="19"/>
                              <w:highlight w:val="white"/>
                            </w:rPr>
                          </w:rPrChange>
                        </w:rPr>
                        <w:t>public</w:t>
                      </w:r>
                      <w:r w:rsidRPr="004D7EE5">
                        <w:rPr>
                          <w:rFonts w:ascii="Consolas" w:hAnsi="Consolas" w:cs="Consolas"/>
                          <w:color w:val="000000"/>
                          <w:sz w:val="19"/>
                          <w:szCs w:val="19"/>
                          <w:highlight w:val="white"/>
                          <w:lang w:val="en-US"/>
                          <w:rPrChange w:id="4753" w:author="ghislain.aine" w:date="2015-11-04T16:5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4754" w:author="ghislain.aine" w:date="2015-11-04T16:58:00Z">
                            <w:rPr>
                              <w:rFonts w:ascii="Consolas" w:hAnsi="Consolas" w:cs="Consolas"/>
                              <w:color w:val="216F85"/>
                              <w:sz w:val="19"/>
                              <w:szCs w:val="19"/>
                              <w:highlight w:val="white"/>
                            </w:rPr>
                          </w:rPrChange>
                        </w:rPr>
                        <w:t>IValue</w:t>
                      </w:r>
                    </w:ins>
                    <w:proofErr w:type="spellEnd"/>
                  </w:p>
                </w:txbxContent>
              </v:textbox>
              <w10:wrap type="none"/>
              <w10:anchorlock/>
            </v:shape>
          </w:pict>
        </w:r>
      </w:ins>
    </w:p>
    <w:p w:rsidR="0082756D" w:rsidRPr="000E359C" w:rsidDel="00F04D11" w:rsidRDefault="0082756D" w:rsidP="005C2013">
      <w:pPr>
        <w:pStyle w:val="Code"/>
        <w:rPr>
          <w:del w:id="4755" w:author="ghislain.aine" w:date="2015-10-30T10:58:00Z"/>
          <w:lang w:val="en-US"/>
        </w:rPr>
      </w:pPr>
      <w:del w:id="4756" w:author="ghislain.aine" w:date="2015-10-30T10:58:00Z">
        <w:r w:rsidRPr="000E359C" w:rsidDel="00F04D11">
          <w:rPr>
            <w:noProof/>
            <w:color w:val="0000FF"/>
            <w:lang w:val="en-US"/>
          </w:rPr>
          <w:delText>class</w:delText>
        </w:r>
        <w:r w:rsidRPr="000E359C" w:rsidDel="00F04D11">
          <w:rPr>
            <w:noProof/>
            <w:lang w:val="en-US"/>
          </w:rPr>
          <w:delText xml:space="preserve"> DemoCoreComponent : </w:delText>
        </w:r>
      </w:del>
      <w:del w:id="4757" w:author="ghislain.aine" w:date="2015-10-29T17:21:00Z">
        <w:r w:rsidRPr="000E359C" w:rsidDel="00BC7D78">
          <w:rPr>
            <w:noProof/>
            <w:color w:val="0000FF"/>
            <w:lang w:val="en-US"/>
          </w:rPr>
          <w:delText>virtual</w:delText>
        </w:r>
        <w:r w:rsidRPr="000E359C" w:rsidDel="00BC7D78">
          <w:rPr>
            <w:noProof/>
            <w:lang w:val="en-US"/>
          </w:rPr>
          <w:delText xml:space="preserve"> </w:delText>
        </w:r>
      </w:del>
      <w:del w:id="4758" w:author="ghislain.aine" w:date="2015-10-30T10:58:00Z">
        <w:r w:rsidRPr="000E359C" w:rsidDel="00F04D11">
          <w:rPr>
            <w:noProof/>
            <w:color w:val="0000FF"/>
            <w:lang w:val="en-US"/>
          </w:rPr>
          <w:delText>public</w:delText>
        </w:r>
        <w:r w:rsidRPr="000E359C" w:rsidDel="00F04D11">
          <w:rPr>
            <w:noProof/>
            <w:lang w:val="en-US"/>
          </w:rPr>
          <w:delText xml:space="preserve"> SwAssistedComponent, </w:delText>
        </w:r>
      </w:del>
      <w:del w:id="4759" w:author="ghislain.aine" w:date="2015-10-29T17:21:00Z">
        <w:r w:rsidRPr="000E359C" w:rsidDel="00BC7D78">
          <w:rPr>
            <w:noProof/>
            <w:color w:val="0000FF"/>
            <w:lang w:val="en-US"/>
          </w:rPr>
          <w:delText>virtual</w:delText>
        </w:r>
        <w:r w:rsidRPr="000E359C" w:rsidDel="00BC7D78">
          <w:rPr>
            <w:noProof/>
            <w:lang w:val="en-US"/>
          </w:rPr>
          <w:delText xml:space="preserve"> </w:delText>
        </w:r>
      </w:del>
      <w:del w:id="4760" w:author="ghislain.aine" w:date="2015-10-30T10:58:00Z">
        <w:r w:rsidRPr="000E359C" w:rsidDel="00F04D11">
          <w:rPr>
            <w:noProof/>
            <w:color w:val="0000FF"/>
            <w:lang w:val="en-US"/>
          </w:rPr>
          <w:delText>public</w:delText>
        </w:r>
        <w:r w:rsidRPr="000E359C" w:rsidDel="00F04D11">
          <w:rPr>
            <w:noProof/>
            <w:lang w:val="en-US"/>
          </w:rPr>
          <w:delText xml:space="preserve"> IDemo</w:delText>
        </w:r>
      </w:del>
    </w:p>
    <w:p w:rsidR="0082756D" w:rsidRDefault="0082756D" w:rsidP="00E4115C">
      <w:pPr>
        <w:pStyle w:val="Paragraphedeliste"/>
        <w:numPr>
          <w:ilvl w:val="0"/>
          <w:numId w:val="17"/>
        </w:numPr>
      </w:pPr>
      <w:r w:rsidRPr="0082756D">
        <w:t>Déclarer la fonction "</w:t>
      </w:r>
      <w:proofErr w:type="spellStart"/>
      <w:r w:rsidRPr="0082756D">
        <w:t>getValue</w:t>
      </w:r>
      <w:proofErr w:type="spellEnd"/>
      <w:r w:rsidRPr="0082756D">
        <w:t>()" puis l'implémenter</w:t>
      </w:r>
      <w:ins w:id="4761" w:author="jerome draillard" w:date="2015-11-27T16:09:00Z">
        <w:r w:rsidR="005B2ADA">
          <w:t xml:space="preserve">. C'est ici que l'on défini ce qu'il se passe lorsqu'un consommateur de l'interface </w:t>
        </w:r>
      </w:ins>
      <w:ins w:id="4762" w:author="jerome draillard" w:date="2015-11-27T16:15:00Z">
        <w:r w:rsidR="00D32C6C">
          <w:t>appelle</w:t>
        </w:r>
      </w:ins>
      <w:ins w:id="4763" w:author="jerome draillard" w:date="2015-11-27T16:09:00Z">
        <w:r w:rsidR="005B2ADA">
          <w:t xml:space="preserve"> </w:t>
        </w:r>
        <w:proofErr w:type="spellStart"/>
        <w:r w:rsidR="005B2ADA">
          <w:t>getValue</w:t>
        </w:r>
        <w:proofErr w:type="spellEnd"/>
        <w:r w:rsidR="005B2ADA">
          <w:t xml:space="preserve">. Pour </w:t>
        </w:r>
      </w:ins>
      <w:ins w:id="4764" w:author="jerome draillard" w:date="2015-11-27T16:15:00Z">
        <w:r w:rsidR="00D32C6C">
          <w:t xml:space="preserve">notre </w:t>
        </w:r>
        <w:proofErr w:type="spellStart"/>
        <w:r w:rsidR="00D32C6C">
          <w:t>demo</w:t>
        </w:r>
        <w:proofErr w:type="spellEnd"/>
        <w:r w:rsidR="00D32C6C">
          <w:t>,</w:t>
        </w:r>
      </w:ins>
      <w:ins w:id="4765" w:author="jerome draillard" w:date="2015-11-27T16:09:00Z">
        <w:r w:rsidR="005B2ADA">
          <w:t xml:space="preserve"> on voudrai</w:t>
        </w:r>
      </w:ins>
      <w:ins w:id="4766" w:author="jerome draillard" w:date="2015-11-27T16:15:00Z">
        <w:r w:rsidR="00D32C6C">
          <w:t>t</w:t>
        </w:r>
      </w:ins>
      <w:ins w:id="4767" w:author="jerome draillard" w:date="2015-11-27T16:09:00Z">
        <w:r w:rsidR="005B2ADA">
          <w:t xml:space="preserve"> que le consommateur puisse </w:t>
        </w:r>
      </w:ins>
      <w:ins w:id="4768" w:author="jerome draillard" w:date="2015-11-27T16:15:00Z">
        <w:r w:rsidR="00096F12">
          <w:t>accéder</w:t>
        </w:r>
      </w:ins>
      <w:ins w:id="4769" w:author="jerome draillard" w:date="2015-11-27T16:09:00Z">
        <w:r w:rsidR="005B2ADA">
          <w:t xml:space="preserve"> à la valeur de </w:t>
        </w:r>
        <w:proofErr w:type="spellStart"/>
        <w:r w:rsidR="005B2ADA">
          <w:t>_value</w:t>
        </w:r>
        <w:proofErr w:type="spellEnd"/>
        <w:r w:rsidR="005B2ADA">
          <w:t xml:space="preserve">. On va donc tout simplement faire un "return </w:t>
        </w:r>
      </w:ins>
      <w:proofErr w:type="spellStart"/>
      <w:ins w:id="4770" w:author="jerome draillard" w:date="2015-11-27T16:15:00Z">
        <w:r w:rsidR="00096F12">
          <w:t>_</w:t>
        </w:r>
      </w:ins>
      <w:ins w:id="4771" w:author="jerome draillard" w:date="2015-11-27T16:09:00Z">
        <w:r w:rsidR="005B2ADA">
          <w:t>value</w:t>
        </w:r>
        <w:proofErr w:type="spellEnd"/>
        <w:r w:rsidR="005B2ADA">
          <w:t>".</w:t>
        </w:r>
      </w:ins>
    </w:p>
    <w:p w:rsidR="005C2013" w:rsidRPr="002A6C1C" w:rsidRDefault="0082756D" w:rsidP="00E4115C">
      <w:pPr>
        <w:pStyle w:val="Paragraphedeliste"/>
        <w:numPr>
          <w:ilvl w:val="0"/>
          <w:numId w:val="17"/>
        </w:numPr>
        <w:rPr>
          <w:ins w:id="4772" w:author="ghislain.aine" w:date="2015-10-30T10:56:00Z"/>
          <w:rFonts w:ascii="Courier New" w:hAnsi="Courier New" w:cs="Courier New"/>
          <w:i/>
          <w:color w:val="17365D" w:themeColor="text2" w:themeShade="BF"/>
          <w:rPrChange w:id="4773" w:author="ghislain.aine" w:date="2015-10-30T10:56:00Z">
            <w:rPr>
              <w:ins w:id="4774" w:author="ghislain.aine" w:date="2015-10-30T10:56:00Z"/>
            </w:rPr>
          </w:rPrChange>
        </w:rPr>
      </w:pPr>
      <w:r>
        <w:t xml:space="preserve">Définir une chaîne de caractères dans le fichier </w:t>
      </w:r>
      <w:proofErr w:type="spellStart"/>
      <w:ins w:id="4775" w:author="ghislain.aine" w:date="2015-10-29T16:26:00Z">
        <w:r w:rsidR="007D4230">
          <w:t>I</w:t>
        </w:r>
      </w:ins>
      <w:ins w:id="4776" w:author="Camille VACCALUT" w:date="2015-12-08T11:31:00Z">
        <w:r w:rsidR="009655AD">
          <w:t>Value</w:t>
        </w:r>
      </w:ins>
      <w:ins w:id="4777" w:author="ghislain.aine" w:date="2015-10-29T16:26:00Z">
        <w:del w:id="4778" w:author="Camille VACCALUT" w:date="2015-12-08T11:31:00Z">
          <w:r w:rsidR="007D4230" w:rsidDel="009655AD">
            <w:delText>Demo</w:delText>
          </w:r>
        </w:del>
      </w:ins>
      <w:r>
        <w:t>.h</w:t>
      </w:r>
      <w:proofErr w:type="spellEnd"/>
      <w:r>
        <w:t xml:space="preserve"> qui servira à identifier l'interface</w:t>
      </w:r>
    </w:p>
    <w:p w:rsidR="00A43A6B" w:rsidRDefault="004D7EE5">
      <w:pPr>
        <w:rPr>
          <w:ins w:id="4779" w:author="ghislain.aine" w:date="2015-10-30T10:56:00Z"/>
        </w:rPr>
        <w:pPrChange w:id="4780" w:author="ghislain.aine" w:date="2015-10-30T10:56:00Z">
          <w:pPr>
            <w:pStyle w:val="Paragraphedeliste"/>
            <w:numPr>
              <w:numId w:val="17"/>
            </w:numPr>
            <w:ind w:hanging="360"/>
          </w:pPr>
        </w:pPrChange>
      </w:pPr>
      <w:ins w:id="4781" w:author="ghislain.aine" w:date="2015-10-30T10:56:00Z">
        <w:r w:rsidR="00A43A6B">
          <w:pict>
            <v:shape id="_x0000_s113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1;mso-fit-shape-to-text:t">
                <w:txbxContent>
                  <w:p w:rsidR="00AC30F5" w:rsidRPr="00AF29D6" w:rsidRDefault="00AC30F5" w:rsidP="00AF29D6">
                    <w:ins w:id="4782" w:author="ghislain.aine" w:date="2015-11-04T16:59:00Z">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define</w:t>
                      </w:r>
                      <w:proofErr w:type="spellEnd"/>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DemoIValue</w:t>
                      </w:r>
                      <w:proofErr w:type="spellEnd"/>
                      <w:r>
                        <w:rPr>
                          <w:rFonts w:ascii="Consolas" w:hAnsi="Consolas" w:cs="Consolas"/>
                          <w:color w:val="A31515"/>
                          <w:sz w:val="19"/>
                          <w:szCs w:val="19"/>
                          <w:highlight w:val="white"/>
                        </w:rPr>
                        <w:t>"</w:t>
                      </w:r>
                    </w:ins>
                  </w:p>
                </w:txbxContent>
              </v:textbox>
              <w10:wrap type="none"/>
              <w10:anchorlock/>
            </v:shape>
          </w:pict>
        </w:r>
      </w:ins>
    </w:p>
    <w:p w:rsidR="00A43A6B" w:rsidRDefault="00A43A6B">
      <w:pPr>
        <w:rPr>
          <w:rFonts w:ascii="Courier New" w:hAnsi="Courier New" w:cs="Courier New"/>
          <w:i/>
          <w:color w:val="17365D" w:themeColor="text2" w:themeShade="BF"/>
          <w:rPrChange w:id="4783" w:author="ghislain.aine" w:date="2015-10-30T10:56:00Z">
            <w:rPr/>
          </w:rPrChange>
        </w:rPr>
        <w:pPrChange w:id="4784" w:author="ghislain.aine" w:date="2015-10-30T10:56:00Z">
          <w:pPr>
            <w:pStyle w:val="Paragraphedeliste"/>
            <w:numPr>
              <w:numId w:val="17"/>
            </w:numPr>
            <w:ind w:hanging="360"/>
          </w:pPr>
        </w:pPrChange>
      </w:pPr>
    </w:p>
    <w:p w:rsidR="0082756D" w:rsidRPr="00D9096A" w:rsidDel="00F04D11" w:rsidRDefault="004D7EE5" w:rsidP="005C2013">
      <w:pPr>
        <w:pStyle w:val="Code"/>
        <w:rPr>
          <w:del w:id="4785" w:author="ghislain.aine" w:date="2015-10-30T10:59:00Z"/>
          <w:color w:val="auto"/>
          <w:rPrChange w:id="4786" w:author="jerome draillard" w:date="2015-11-27T16:17:00Z">
            <w:rPr>
              <w:del w:id="4787" w:author="ghislain.aine" w:date="2015-10-30T10:59:00Z"/>
              <w:lang w:val="en-US"/>
            </w:rPr>
          </w:rPrChange>
        </w:rPr>
      </w:pPr>
      <w:ins w:id="4788" w:author="jerome draillard" w:date="2015-11-27T16:17:00Z">
        <w:r w:rsidRPr="004D7EE5">
          <w:rPr>
            <w:i w:val="0"/>
            <w:noProof/>
            <w:color w:val="auto"/>
            <w:rPrChange w:id="4789" w:author="jerome draillard" w:date="2015-11-27T16:17:00Z">
              <w:rPr>
                <w:i w:val="0"/>
                <w:noProof/>
                <w:color w:val="0000FF"/>
                <w:u w:val="single"/>
                <w:lang w:val="en-US"/>
              </w:rPr>
            </w:rPrChange>
          </w:rPr>
          <w:t xml:space="preserve">On se souvient que tout composant est par défaut fournisseur d'interface. On va donc pouvoir ici définir de quel interface. </w:t>
        </w:r>
      </w:ins>
      <w:del w:id="4790" w:author="ghislain.aine" w:date="2015-10-30T10:59:00Z">
        <w:r w:rsidRPr="004D7EE5">
          <w:rPr>
            <w:i w:val="0"/>
            <w:noProof/>
            <w:color w:val="auto"/>
            <w:rPrChange w:id="4791" w:author="jerome draillard" w:date="2015-11-27T16:17:00Z">
              <w:rPr>
                <w:i w:val="0"/>
                <w:noProof/>
                <w:color w:val="0000FF"/>
                <w:u w:val="single"/>
                <w:lang w:val="en-US"/>
              </w:rPr>
            </w:rPrChange>
          </w:rPr>
          <w:delText>#define</w:delText>
        </w:r>
        <w:r w:rsidRPr="004D7EE5">
          <w:rPr>
            <w:i w:val="0"/>
            <w:noProof/>
            <w:color w:val="auto"/>
            <w:sz w:val="20"/>
            <w:szCs w:val="20"/>
            <w:rPrChange w:id="4792" w:author="jerome draillard" w:date="2015-11-27T16:17:00Z">
              <w:rPr>
                <w:i w:val="0"/>
                <w:noProof/>
                <w:color w:val="0000FF"/>
                <w:sz w:val="20"/>
                <w:szCs w:val="20"/>
                <w:u w:val="single"/>
                <w:lang w:val="en-US"/>
              </w:rPr>
            </w:rPrChange>
          </w:rPr>
          <w:delText xml:space="preserve"> </w:delText>
        </w:r>
        <w:r w:rsidRPr="004D7EE5">
          <w:rPr>
            <w:i w:val="0"/>
            <w:color w:val="auto"/>
            <w:rPrChange w:id="4793" w:author="jerome draillard" w:date="2015-11-27T16:17:00Z">
              <w:rPr>
                <w:i w:val="0"/>
                <w:color w:val="0000FF" w:themeColor="hyperlink"/>
                <w:u w:val="single"/>
                <w:lang w:val="en-US"/>
              </w:rPr>
            </w:rPrChange>
          </w:rPr>
          <w:delText>IDEMO_INTERFACE "IDemo_Interface"</w:delText>
        </w:r>
      </w:del>
    </w:p>
    <w:p w:rsidR="0082756D" w:rsidRPr="002A6C1C" w:rsidRDefault="002751E4" w:rsidP="00E4115C">
      <w:pPr>
        <w:pStyle w:val="Paragraphedeliste"/>
        <w:numPr>
          <w:ilvl w:val="0"/>
          <w:numId w:val="17"/>
        </w:numPr>
        <w:rPr>
          <w:ins w:id="4794" w:author="ghislain.aine" w:date="2015-10-30T10:56:00Z"/>
          <w:rFonts w:ascii="Courier New" w:hAnsi="Courier New" w:cs="Courier New"/>
          <w:noProof/>
          <w:sz w:val="20"/>
          <w:szCs w:val="20"/>
          <w:rPrChange w:id="4795" w:author="ghislain.aine" w:date="2015-10-30T10:56:00Z">
            <w:rPr>
              <w:ins w:id="4796" w:author="ghislain.aine" w:date="2015-10-30T10:56:00Z"/>
            </w:rPr>
          </w:rPrChange>
        </w:rPr>
      </w:pPr>
      <w:ins w:id="4797" w:author="ghislain.aine" w:date="2015-10-29T18:05:00Z">
        <w:r>
          <w:t xml:space="preserve">Dans </w:t>
        </w:r>
      </w:ins>
      <w:proofErr w:type="spellStart"/>
      <w:ins w:id="4798" w:author="ghislain.aine" w:date="2015-11-04T16:55:00Z">
        <w:r w:rsidR="0049323F">
          <w:t>CoreComponent</w:t>
        </w:r>
      </w:ins>
      <w:proofErr w:type="spellEnd"/>
      <w:ins w:id="4799" w:author="ghislain.aine" w:date="2015-10-29T18:05:00Z">
        <w:r>
          <w:t xml:space="preserve">, </w:t>
        </w:r>
      </w:ins>
      <w:del w:id="4800" w:author="ghislain.aine" w:date="2015-10-29T18:05:00Z">
        <w:r w:rsidR="0082756D" w:rsidDel="002751E4">
          <w:delText>Dans la fonction</w:delText>
        </w:r>
      </w:del>
      <w:proofErr w:type="spellStart"/>
      <w:ins w:id="4801" w:author="ghislain.aine" w:date="2015-10-29T18:05:00Z">
        <w:r>
          <w:t>réimplémenter</w:t>
        </w:r>
        <w:proofErr w:type="spellEnd"/>
        <w:r>
          <w:t xml:space="preserve"> la méthode virtuelle</w:t>
        </w:r>
      </w:ins>
      <w:r w:rsidR="0082756D">
        <w:t xml:space="preserve"> "</w:t>
      </w:r>
      <w:proofErr w:type="spellStart"/>
      <w:r w:rsidR="0082756D">
        <w:t>i</w:t>
      </w:r>
      <w:r w:rsidR="00921111">
        <w:t>nitializeComponent</w:t>
      </w:r>
      <w:proofErr w:type="spellEnd"/>
      <w:r w:rsidR="00921111">
        <w:t xml:space="preserve">", </w:t>
      </w:r>
      <w:ins w:id="4802" w:author="ghislain.aine" w:date="2015-10-29T18:05:00Z">
        <w:r>
          <w:t xml:space="preserve">et </w:t>
        </w:r>
      </w:ins>
      <w:r w:rsidR="00921111">
        <w:t>déclarer l'interface en utili</w:t>
      </w:r>
      <w:r w:rsidR="0082756D">
        <w:t>sant la fonction "</w:t>
      </w:r>
      <w:proofErr w:type="spellStart"/>
      <w:r w:rsidR="0082756D">
        <w:t>provideInterface</w:t>
      </w:r>
      <w:proofErr w:type="spellEnd"/>
      <w:r w:rsidR="0082756D">
        <w:t>" de l'</w:t>
      </w:r>
      <w:proofErr w:type="spellStart"/>
      <w:r w:rsidR="0082756D">
        <w:t>AssistedComponent</w:t>
      </w:r>
      <w:proofErr w:type="spellEnd"/>
    </w:p>
    <w:p w:rsidR="00A43A6B" w:rsidRDefault="004D7EE5">
      <w:pPr>
        <w:rPr>
          <w:rFonts w:ascii="Courier New" w:hAnsi="Courier New" w:cs="Courier New"/>
          <w:noProof/>
          <w:sz w:val="20"/>
          <w:szCs w:val="20"/>
          <w:rPrChange w:id="4803" w:author="ghislain.aine" w:date="2015-10-30T10:56:00Z">
            <w:rPr>
              <w:noProof/>
            </w:rPr>
          </w:rPrChange>
        </w:rPr>
        <w:pPrChange w:id="4804" w:author="ghislain.aine" w:date="2015-10-30T10:56:00Z">
          <w:pPr>
            <w:pStyle w:val="Paragraphedeliste"/>
            <w:numPr>
              <w:numId w:val="17"/>
            </w:numPr>
            <w:ind w:hanging="360"/>
          </w:pPr>
        </w:pPrChange>
      </w:pPr>
      <w:ins w:id="4805" w:author="ghislain.aine" w:date="2015-10-30T10:56:00Z">
        <w:r w:rsidR="00A43A6B" w:rsidRPr="004D7EE5">
          <w:pict>
            <v:shape id="_x0000_s1130"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30;mso-fit-shape-to-text:t">
                <w:txbxContent>
                  <w:p w:rsidR="00AC30F5" w:rsidRPr="005D0E55" w:rsidRDefault="00AC30F5" w:rsidP="005D0E55">
                    <w:proofErr w:type="spellStart"/>
                    <w:ins w:id="4806" w:author="ghislain.aine" w:date="2015-11-04T16:59:00Z">
                      <w:r>
                        <w:rPr>
                          <w:rFonts w:ascii="Consolas" w:hAnsi="Consolas" w:cs="Consolas"/>
                          <w:color w:val="880000"/>
                          <w:sz w:val="19"/>
                          <w:szCs w:val="19"/>
                          <w:highlight w:val="white"/>
                        </w:rPr>
                        <w:t>provideInterface</w:t>
                      </w:r>
                      <w:proofErr w:type="spellEnd"/>
                      <w:r>
                        <w:rPr>
                          <w:rFonts w:ascii="Consolas" w:hAnsi="Consolas" w:cs="Consolas"/>
                          <w:color w:val="000000"/>
                          <w:sz w:val="19"/>
                          <w:szCs w:val="19"/>
                          <w:highlight w:val="white"/>
                        </w:rPr>
                        <w:t>&lt;</w:t>
                      </w:r>
                      <w:proofErr w:type="spellStart"/>
                      <w:r>
                        <w:rPr>
                          <w:rFonts w:ascii="Consolas" w:hAnsi="Consolas" w:cs="Consolas"/>
                          <w:color w:val="216F85"/>
                          <w:sz w:val="19"/>
                          <w:szCs w:val="19"/>
                          <w:highlight w:val="white"/>
                        </w:rPr>
                        <w:t>IValue</w:t>
                      </w:r>
                      <w:proofErr w:type="spellEnd"/>
                      <w:r>
                        <w:rPr>
                          <w:rFonts w:ascii="Consolas" w:hAnsi="Consolas" w:cs="Consolas"/>
                          <w:color w:val="000000"/>
                          <w:sz w:val="19"/>
                          <w:szCs w:val="19"/>
                          <w:highlight w:val="white"/>
                        </w:rPr>
                        <w:t>&gt;(</w:t>
                      </w:r>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w:t>
                      </w:r>
                    </w:ins>
                  </w:p>
                </w:txbxContent>
              </v:textbox>
              <w10:wrap type="none"/>
              <w10:anchorlock/>
            </v:shape>
          </w:pict>
        </w:r>
      </w:ins>
    </w:p>
    <w:p w:rsidR="00921111" w:rsidDel="00F04D11" w:rsidRDefault="00921111" w:rsidP="005C2013">
      <w:pPr>
        <w:pStyle w:val="Code"/>
        <w:rPr>
          <w:del w:id="4807" w:author="ghislain.aine" w:date="2015-10-30T11:03:00Z"/>
          <w:noProof/>
          <w:lang w:val="en-US"/>
        </w:rPr>
      </w:pPr>
      <w:del w:id="4808" w:author="ghislain.aine" w:date="2015-10-30T11:03:00Z">
        <w:r w:rsidRPr="0082756D" w:rsidDel="00F04D11">
          <w:rPr>
            <w:noProof/>
            <w:lang w:val="en-US"/>
          </w:rPr>
          <w:delText xml:space="preserve">provideInterface&lt;IDemo&gt;(IDEMO_INTERFACE, </w:delText>
        </w:r>
        <w:r w:rsidRPr="0082756D" w:rsidDel="00F04D11">
          <w:rPr>
            <w:noProof/>
            <w:color w:val="0000FF"/>
            <w:lang w:val="en-US"/>
          </w:rPr>
          <w:delText>this</w:delText>
        </w:r>
        <w:r w:rsidR="0082756D" w:rsidRPr="0082756D" w:rsidDel="00F04D11">
          <w:rPr>
            <w:noProof/>
            <w:lang w:val="en-US"/>
          </w:rPr>
          <w:delText>);</w:delText>
        </w:r>
      </w:del>
    </w:p>
    <w:p w:rsidR="00E71FE0" w:rsidRDefault="00037238">
      <w:pPr>
        <w:pStyle w:val="Paragraphedeliste"/>
        <w:numPr>
          <w:ilvl w:val="0"/>
          <w:numId w:val="18"/>
        </w:numPr>
        <w:rPr>
          <w:ins w:id="4809" w:author="ghislain.aine" w:date="2015-10-30T10:56:00Z"/>
        </w:rPr>
      </w:pPr>
      <w:r>
        <w:t>Dans le de</w:t>
      </w:r>
      <w:r w:rsidRPr="00037238">
        <w:t xml:space="preserve">structeur, </w:t>
      </w:r>
      <w:proofErr w:type="spellStart"/>
      <w:r w:rsidRPr="00037238">
        <w:t>désenregistrer</w:t>
      </w:r>
      <w:proofErr w:type="spellEnd"/>
      <w:r w:rsidRPr="00037238">
        <w:t xml:space="preserve"> l'interface</w:t>
      </w:r>
      <w:r w:rsidR="0082756D">
        <w:t xml:space="preserve"> avec la fonction "</w:t>
      </w:r>
      <w:proofErr w:type="spellStart"/>
      <w:r w:rsidR="0082756D">
        <w:t>unprovideInterface</w:t>
      </w:r>
      <w:proofErr w:type="spellEnd"/>
      <w:r w:rsidR="0082756D">
        <w:t>" de l'</w:t>
      </w:r>
      <w:proofErr w:type="spellStart"/>
      <w:r w:rsidR="0082756D">
        <w:t>AssistedComponent</w:t>
      </w:r>
      <w:proofErr w:type="spellEnd"/>
    </w:p>
    <w:p w:rsidR="00A43A6B" w:rsidRDefault="00A43A6B">
      <w:pPr>
        <w:rPr>
          <w:ins w:id="4810" w:author="ghislain.aine" w:date="2015-10-30T10:56:00Z"/>
        </w:rPr>
        <w:pPrChange w:id="4811" w:author="ghislain.aine" w:date="2015-10-30T11:04:00Z">
          <w:pPr>
            <w:pStyle w:val="Paragraphedeliste"/>
            <w:numPr>
              <w:numId w:val="18"/>
            </w:numPr>
            <w:ind w:hanging="360"/>
          </w:pPr>
        </w:pPrChange>
      </w:pPr>
      <w:r>
        <w:pict>
          <v:shape id="_x0000_s1129"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9;mso-fit-shape-to-text:t">
              <w:txbxContent>
                <w:p w:rsidR="00AC30F5" w:rsidRPr="005D0E55" w:rsidRDefault="00AC30F5" w:rsidP="005D0E55">
                  <w:proofErr w:type="spellStart"/>
                  <w:ins w:id="4812" w:author="ghislain.aine" w:date="2015-11-04T16:59:00Z">
                    <w:r>
                      <w:rPr>
                        <w:rFonts w:ascii="Consolas" w:hAnsi="Consolas" w:cs="Consolas"/>
                        <w:color w:val="880000"/>
                        <w:sz w:val="19"/>
                        <w:szCs w:val="19"/>
                        <w:highlight w:val="white"/>
                      </w:rPr>
                      <w:t>unprovideInterface</w:t>
                    </w:r>
                    <w:proofErr w:type="spellEnd"/>
                    <w:r>
                      <w:rPr>
                        <w:rFonts w:ascii="Consolas" w:hAnsi="Consolas" w:cs="Consolas"/>
                        <w:color w:val="000000"/>
                        <w:sz w:val="19"/>
                        <w:szCs w:val="19"/>
                        <w:highlight w:val="white"/>
                      </w:rPr>
                      <w:t>(</w:t>
                    </w:r>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w:t>
                    </w:r>
                  </w:ins>
                </w:p>
              </w:txbxContent>
            </v:textbox>
            <w10:wrap type="none"/>
            <w10:anchorlock/>
          </v:shape>
        </w:pict>
      </w:r>
    </w:p>
    <w:p w:rsidR="00A43A6B" w:rsidRDefault="00A43A6B">
      <w:pPr>
        <w:pStyle w:val="Paragraphedeliste"/>
        <w:rPr>
          <w:del w:id="4813" w:author="ghislain.aine" w:date="2015-10-30T11:04:00Z"/>
        </w:rPr>
        <w:pPrChange w:id="4814" w:author="ghislain.aine" w:date="2015-10-30T10:56:00Z">
          <w:pPr>
            <w:pStyle w:val="Paragraphedeliste"/>
            <w:numPr>
              <w:numId w:val="18"/>
            </w:numPr>
            <w:ind w:hanging="360"/>
          </w:pPr>
        </w:pPrChange>
      </w:pPr>
    </w:p>
    <w:p w:rsidR="00037238" w:rsidRPr="00037238" w:rsidDel="00F04D11" w:rsidRDefault="00037238" w:rsidP="005C2013">
      <w:pPr>
        <w:pStyle w:val="Code"/>
        <w:rPr>
          <w:del w:id="4815" w:author="ghislain.aine" w:date="2015-10-30T11:04:00Z"/>
        </w:rPr>
      </w:pPr>
      <w:del w:id="4816" w:author="ghislain.aine" w:date="2015-10-30T11:04:00Z">
        <w:r w:rsidDel="00F04D11">
          <w:rPr>
            <w:noProof/>
          </w:rPr>
          <w:delText>unprovideInterface(IDEMO_INTERFACE);</w:delText>
        </w:r>
      </w:del>
    </w:p>
    <w:p w:rsidR="00500DA2" w:rsidRDefault="00500DA2" w:rsidP="00DC78B5">
      <w:pPr>
        <w:pStyle w:val="Paragraphedeliste"/>
        <w:rPr>
          <w:ins w:id="4817" w:author="jerome draillard" w:date="2015-10-29T12:07:00Z"/>
        </w:rPr>
      </w:pPr>
    </w:p>
    <w:p w:rsidR="00D029CF" w:rsidDel="00A34B86" w:rsidRDefault="00A34B86" w:rsidP="00DC78B5">
      <w:pPr>
        <w:pStyle w:val="Paragraphedeliste"/>
        <w:rPr>
          <w:del w:id="4818" w:author="ghislain.aine" w:date="2015-10-30T11:04:00Z"/>
        </w:rPr>
      </w:pPr>
      <w:ins w:id="4819" w:author="jerome draillard" w:date="2015-11-27T16:18:00Z">
        <w:r>
          <w:lastRenderedPageBreak/>
          <w:t>Notre premier composant est créé!</w:t>
        </w:r>
      </w:ins>
    </w:p>
    <w:p w:rsidR="00A34B86" w:rsidRDefault="00A34B86" w:rsidP="00DC78B5">
      <w:pPr>
        <w:pStyle w:val="Paragraphedeliste"/>
        <w:rPr>
          <w:ins w:id="4820" w:author="jerome draillard" w:date="2015-11-27T16:18:00Z"/>
        </w:rPr>
      </w:pPr>
    </w:p>
    <w:p w:rsidR="00D029CF" w:rsidDel="00F04D11" w:rsidRDefault="00D029CF" w:rsidP="00DC78B5">
      <w:pPr>
        <w:pStyle w:val="Paragraphedeliste"/>
        <w:rPr>
          <w:ins w:id="4821" w:author="jerome draillard" w:date="2015-10-29T12:07:00Z"/>
          <w:del w:id="4822" w:author="ghislain.aine" w:date="2015-10-30T11:04:00Z"/>
        </w:rPr>
      </w:pPr>
    </w:p>
    <w:p w:rsidR="00D029CF" w:rsidDel="00F04D11" w:rsidRDefault="00D029CF" w:rsidP="00DC78B5">
      <w:pPr>
        <w:pStyle w:val="Paragraphedeliste"/>
        <w:rPr>
          <w:ins w:id="4823" w:author="jerome draillard" w:date="2015-10-29T12:07:00Z"/>
          <w:del w:id="4824" w:author="ghislain.aine" w:date="2015-10-30T11:04:00Z"/>
        </w:rPr>
      </w:pPr>
    </w:p>
    <w:p w:rsidR="00D029CF" w:rsidDel="00F04D11" w:rsidRDefault="00D029CF" w:rsidP="00DC78B5">
      <w:pPr>
        <w:pStyle w:val="Paragraphedeliste"/>
        <w:rPr>
          <w:ins w:id="4825" w:author="jerome draillard" w:date="2015-10-29T12:07:00Z"/>
          <w:del w:id="4826" w:author="ghislain.aine" w:date="2015-10-30T11:04:00Z"/>
        </w:rPr>
      </w:pPr>
    </w:p>
    <w:p w:rsidR="00D029CF" w:rsidDel="00F04D11" w:rsidRDefault="00D029CF" w:rsidP="00DC78B5">
      <w:pPr>
        <w:pStyle w:val="Paragraphedeliste"/>
        <w:rPr>
          <w:ins w:id="4827" w:author="jerome draillard" w:date="2015-10-29T12:07:00Z"/>
          <w:del w:id="4828" w:author="ghislain.aine" w:date="2015-10-30T11:04:00Z"/>
        </w:rPr>
      </w:pPr>
    </w:p>
    <w:p w:rsidR="00D029CF" w:rsidDel="00F04D11" w:rsidRDefault="00D029CF" w:rsidP="00DC78B5">
      <w:pPr>
        <w:pStyle w:val="Paragraphedeliste"/>
        <w:rPr>
          <w:ins w:id="4829" w:author="jerome draillard" w:date="2015-10-29T12:07:00Z"/>
          <w:del w:id="4830" w:author="ghislain.aine" w:date="2015-10-30T11:04:00Z"/>
        </w:rPr>
      </w:pPr>
    </w:p>
    <w:p w:rsidR="00D029CF" w:rsidDel="00F04D11" w:rsidRDefault="00D029CF" w:rsidP="00DC78B5">
      <w:pPr>
        <w:pStyle w:val="Paragraphedeliste"/>
        <w:rPr>
          <w:ins w:id="4831" w:author="jerome draillard" w:date="2015-10-29T12:07:00Z"/>
          <w:del w:id="4832" w:author="ghislain.aine" w:date="2015-10-30T11:04:00Z"/>
        </w:rPr>
      </w:pPr>
    </w:p>
    <w:p w:rsidR="00D029CF" w:rsidDel="00F04D11" w:rsidRDefault="00D029CF" w:rsidP="00DC78B5">
      <w:pPr>
        <w:pStyle w:val="Paragraphedeliste"/>
        <w:rPr>
          <w:ins w:id="4833" w:author="jerome draillard" w:date="2015-10-29T12:07:00Z"/>
          <w:del w:id="4834" w:author="ghislain.aine" w:date="2015-10-30T11:04:00Z"/>
        </w:rPr>
      </w:pPr>
    </w:p>
    <w:p w:rsidR="00D029CF" w:rsidDel="00F04D11" w:rsidRDefault="00D029CF" w:rsidP="00DC78B5">
      <w:pPr>
        <w:pStyle w:val="Paragraphedeliste"/>
        <w:rPr>
          <w:ins w:id="4835" w:author="jerome draillard" w:date="2015-10-29T12:07:00Z"/>
          <w:del w:id="4836" w:author="ghislain.aine" w:date="2015-10-30T11:04:00Z"/>
        </w:rPr>
      </w:pPr>
    </w:p>
    <w:p w:rsidR="00D029CF" w:rsidDel="00F04D11" w:rsidRDefault="00D029CF" w:rsidP="00DC78B5">
      <w:pPr>
        <w:pStyle w:val="Paragraphedeliste"/>
        <w:rPr>
          <w:ins w:id="4837" w:author="jerome draillard" w:date="2015-10-29T12:07:00Z"/>
          <w:del w:id="4838" w:author="ghislain.aine" w:date="2015-10-30T11:04:00Z"/>
        </w:rPr>
      </w:pPr>
    </w:p>
    <w:p w:rsidR="00D029CF" w:rsidDel="00F04D11" w:rsidRDefault="00D029CF" w:rsidP="00DC78B5">
      <w:pPr>
        <w:pStyle w:val="Paragraphedeliste"/>
        <w:rPr>
          <w:ins w:id="4839" w:author="jerome draillard" w:date="2015-10-29T12:07:00Z"/>
          <w:del w:id="4840" w:author="ghislain.aine" w:date="2015-10-30T11:04:00Z"/>
        </w:rPr>
      </w:pPr>
    </w:p>
    <w:p w:rsidR="00D029CF" w:rsidDel="00F04D11" w:rsidRDefault="00D029CF" w:rsidP="00DC78B5">
      <w:pPr>
        <w:pStyle w:val="Paragraphedeliste"/>
        <w:rPr>
          <w:ins w:id="4841" w:author="jerome draillard" w:date="2015-10-29T12:07:00Z"/>
          <w:del w:id="4842" w:author="ghislain.aine" w:date="2015-10-30T11:04:00Z"/>
        </w:rPr>
      </w:pPr>
    </w:p>
    <w:p w:rsidR="00D029CF" w:rsidDel="00F04D11" w:rsidRDefault="00D029CF" w:rsidP="00DC78B5">
      <w:pPr>
        <w:pStyle w:val="Paragraphedeliste"/>
        <w:rPr>
          <w:ins w:id="4843" w:author="jerome draillard" w:date="2015-10-29T12:07:00Z"/>
          <w:del w:id="4844" w:author="ghislain.aine" w:date="2015-10-30T11:04:00Z"/>
        </w:rPr>
      </w:pPr>
    </w:p>
    <w:p w:rsidR="00D029CF" w:rsidDel="00F04D11" w:rsidRDefault="00D029CF" w:rsidP="00DC78B5">
      <w:pPr>
        <w:pStyle w:val="Paragraphedeliste"/>
        <w:rPr>
          <w:ins w:id="4845" w:author="jerome draillard" w:date="2015-10-29T12:07:00Z"/>
          <w:del w:id="4846" w:author="ghislain.aine" w:date="2015-10-30T11:04:00Z"/>
        </w:rPr>
      </w:pPr>
    </w:p>
    <w:p w:rsidR="00D029CF" w:rsidDel="00F04D11" w:rsidRDefault="00D029CF" w:rsidP="00DC78B5">
      <w:pPr>
        <w:pStyle w:val="Paragraphedeliste"/>
        <w:rPr>
          <w:ins w:id="4847" w:author="jerome draillard" w:date="2015-10-29T12:07:00Z"/>
          <w:del w:id="4848" w:author="ghislain.aine" w:date="2015-10-30T11:04:00Z"/>
        </w:rPr>
      </w:pPr>
    </w:p>
    <w:p w:rsidR="00D029CF" w:rsidDel="00F04D11" w:rsidRDefault="00D029CF" w:rsidP="00DC78B5">
      <w:pPr>
        <w:pStyle w:val="Paragraphedeliste"/>
        <w:rPr>
          <w:ins w:id="4849" w:author="jerome draillard" w:date="2015-10-29T12:07:00Z"/>
          <w:del w:id="4850" w:author="ghislain.aine" w:date="2015-10-30T11:04:00Z"/>
        </w:rPr>
      </w:pPr>
    </w:p>
    <w:p w:rsidR="00D029CF" w:rsidDel="00F04D11" w:rsidRDefault="00D029CF" w:rsidP="00DC78B5">
      <w:pPr>
        <w:pStyle w:val="Paragraphedeliste"/>
        <w:rPr>
          <w:ins w:id="4851" w:author="jerome draillard" w:date="2015-10-29T12:07:00Z"/>
          <w:del w:id="4852" w:author="ghislain.aine" w:date="2015-10-30T11:04:00Z"/>
        </w:rPr>
      </w:pPr>
    </w:p>
    <w:p w:rsidR="00D029CF" w:rsidDel="00F04D11" w:rsidRDefault="00D029CF" w:rsidP="00DC78B5">
      <w:pPr>
        <w:pStyle w:val="Paragraphedeliste"/>
        <w:rPr>
          <w:ins w:id="4853" w:author="jerome draillard" w:date="2015-10-29T12:07:00Z"/>
          <w:del w:id="4854" w:author="ghislain.aine" w:date="2015-10-30T11:04:00Z"/>
        </w:rPr>
      </w:pPr>
    </w:p>
    <w:p w:rsidR="00D029CF" w:rsidDel="00F04D11" w:rsidRDefault="00D029CF" w:rsidP="00DC78B5">
      <w:pPr>
        <w:pStyle w:val="Paragraphedeliste"/>
        <w:rPr>
          <w:ins w:id="4855" w:author="jerome draillard" w:date="2015-10-29T12:07:00Z"/>
          <w:del w:id="4856" w:author="ghislain.aine" w:date="2015-10-30T11:04:00Z"/>
        </w:rPr>
      </w:pPr>
    </w:p>
    <w:p w:rsidR="00D029CF" w:rsidDel="00F04D11" w:rsidRDefault="00D029CF" w:rsidP="00DC78B5">
      <w:pPr>
        <w:pStyle w:val="Paragraphedeliste"/>
        <w:rPr>
          <w:ins w:id="4857" w:author="jerome draillard" w:date="2015-10-29T12:07:00Z"/>
          <w:del w:id="4858" w:author="ghislain.aine" w:date="2015-10-30T11:04:00Z"/>
        </w:rPr>
      </w:pPr>
    </w:p>
    <w:p w:rsidR="00D029CF" w:rsidDel="00F04D11" w:rsidRDefault="00D029CF" w:rsidP="00DC78B5">
      <w:pPr>
        <w:pStyle w:val="Paragraphedeliste"/>
        <w:rPr>
          <w:ins w:id="4859" w:author="jerome draillard" w:date="2015-10-29T12:07:00Z"/>
          <w:del w:id="4860" w:author="ghislain.aine" w:date="2015-10-30T11:04:00Z"/>
        </w:rPr>
      </w:pPr>
    </w:p>
    <w:p w:rsidR="00D029CF" w:rsidDel="00F04D11" w:rsidRDefault="00D029CF" w:rsidP="00DC78B5">
      <w:pPr>
        <w:pStyle w:val="Paragraphedeliste"/>
        <w:rPr>
          <w:ins w:id="4861" w:author="jerome draillard" w:date="2015-10-29T12:07:00Z"/>
          <w:del w:id="4862" w:author="ghislain.aine" w:date="2015-10-30T11:04:00Z"/>
        </w:rPr>
      </w:pPr>
    </w:p>
    <w:p w:rsidR="00D029CF" w:rsidDel="00F04D11" w:rsidRDefault="00D029CF" w:rsidP="00DC78B5">
      <w:pPr>
        <w:pStyle w:val="Paragraphedeliste"/>
        <w:rPr>
          <w:ins w:id="4863" w:author="jerome draillard" w:date="2015-10-29T12:07:00Z"/>
          <w:del w:id="4864" w:author="ghislain.aine" w:date="2015-10-30T11:04:00Z"/>
        </w:rPr>
      </w:pPr>
    </w:p>
    <w:p w:rsidR="00D029CF" w:rsidDel="00F04D11" w:rsidRDefault="00D029CF" w:rsidP="00DC78B5">
      <w:pPr>
        <w:pStyle w:val="Paragraphedeliste"/>
        <w:rPr>
          <w:ins w:id="4865" w:author="jerome draillard" w:date="2015-10-29T12:07:00Z"/>
          <w:del w:id="4866" w:author="ghislain.aine" w:date="2015-10-30T11:04:00Z"/>
        </w:rPr>
      </w:pPr>
    </w:p>
    <w:p w:rsidR="00D029CF" w:rsidDel="00F04D11" w:rsidRDefault="00D029CF" w:rsidP="00DC78B5">
      <w:pPr>
        <w:pStyle w:val="Paragraphedeliste"/>
        <w:rPr>
          <w:ins w:id="4867" w:author="jerome draillard" w:date="2015-10-29T12:07:00Z"/>
          <w:del w:id="4868" w:author="ghislain.aine" w:date="2015-10-30T11:04:00Z"/>
        </w:rPr>
      </w:pPr>
    </w:p>
    <w:p w:rsidR="00D029CF" w:rsidDel="00F04D11" w:rsidRDefault="00D029CF" w:rsidP="00DC78B5">
      <w:pPr>
        <w:pStyle w:val="Paragraphedeliste"/>
        <w:rPr>
          <w:ins w:id="4869" w:author="jerome draillard" w:date="2015-10-29T12:07:00Z"/>
          <w:del w:id="4870" w:author="ghislain.aine" w:date="2015-10-30T11:04:00Z"/>
        </w:rPr>
      </w:pPr>
    </w:p>
    <w:p w:rsidR="00D029CF" w:rsidDel="00F04D11" w:rsidRDefault="00D029CF" w:rsidP="00DC78B5">
      <w:pPr>
        <w:pStyle w:val="Paragraphedeliste"/>
        <w:rPr>
          <w:ins w:id="4871" w:author="jerome draillard" w:date="2015-10-29T12:07:00Z"/>
          <w:del w:id="4872" w:author="ghislain.aine" w:date="2015-10-30T11:04:00Z"/>
        </w:rPr>
      </w:pPr>
    </w:p>
    <w:p w:rsidR="00D029CF" w:rsidDel="00F04D11" w:rsidRDefault="00D029CF" w:rsidP="00DC78B5">
      <w:pPr>
        <w:pStyle w:val="Paragraphedeliste"/>
        <w:rPr>
          <w:ins w:id="4873" w:author="jerome draillard" w:date="2015-10-29T12:07:00Z"/>
          <w:del w:id="4874" w:author="ghislain.aine" w:date="2015-10-30T11:04:00Z"/>
        </w:rPr>
      </w:pPr>
    </w:p>
    <w:p w:rsidR="00D029CF" w:rsidDel="00F04D11" w:rsidRDefault="00D029CF" w:rsidP="00DC78B5">
      <w:pPr>
        <w:pStyle w:val="Paragraphedeliste"/>
        <w:rPr>
          <w:ins w:id="4875" w:author="jerome draillard" w:date="2015-10-29T12:07:00Z"/>
          <w:del w:id="4876" w:author="ghislain.aine" w:date="2015-10-30T11:04:00Z"/>
        </w:rPr>
      </w:pPr>
    </w:p>
    <w:p w:rsidR="00D029CF" w:rsidDel="00F04D11" w:rsidRDefault="00D029CF" w:rsidP="00DC78B5">
      <w:pPr>
        <w:pStyle w:val="Paragraphedeliste"/>
        <w:rPr>
          <w:ins w:id="4877" w:author="jerome draillard" w:date="2015-10-29T12:07:00Z"/>
          <w:del w:id="4878" w:author="ghislain.aine" w:date="2015-10-30T11:04:00Z"/>
        </w:rPr>
      </w:pPr>
    </w:p>
    <w:p w:rsidR="00D029CF" w:rsidDel="00F04D11" w:rsidRDefault="00D029CF" w:rsidP="00DC78B5">
      <w:pPr>
        <w:pStyle w:val="Paragraphedeliste"/>
        <w:rPr>
          <w:del w:id="4879" w:author="ghislain.aine" w:date="2015-10-30T11:04:00Z"/>
        </w:rPr>
      </w:pPr>
    </w:p>
    <w:p w:rsidR="0082756D" w:rsidRDefault="0082756D" w:rsidP="00DC78B5">
      <w:pPr>
        <w:pStyle w:val="Paragraphedeliste"/>
      </w:pPr>
    </w:p>
    <w:p w:rsidR="0082756D" w:rsidRDefault="00FB4CF3" w:rsidP="00683E3F">
      <w:pPr>
        <w:pStyle w:val="Titre3"/>
      </w:pPr>
      <w:bookmarkStart w:id="4880" w:name="_Toc354393972"/>
      <w:r>
        <w:t>Création du deuxième composant</w:t>
      </w:r>
      <w:bookmarkEnd w:id="4880"/>
    </w:p>
    <w:p w:rsidR="0082756D" w:rsidRDefault="0082756D" w:rsidP="00DC78B5">
      <w:pPr>
        <w:pStyle w:val="Paragraphedeliste"/>
      </w:pPr>
    </w:p>
    <w:p w:rsidR="0069151D" w:rsidDel="00F37020" w:rsidRDefault="0069151D" w:rsidP="000E359C">
      <w:pPr>
        <w:rPr>
          <w:del w:id="4881" w:author="jerome draillard" w:date="2015-10-29T12:50:00Z"/>
        </w:rPr>
      </w:pPr>
      <w:r>
        <w:t>Le deuxième composant</w:t>
      </w:r>
      <w:ins w:id="4882" w:author="jerome draillard" w:date="2015-10-29T12:50:00Z">
        <w:r w:rsidR="00F37020">
          <w:t xml:space="preserve"> est nommé</w:t>
        </w:r>
      </w:ins>
      <w:del w:id="4883" w:author="jerome draillard" w:date="2015-10-29T12:50:00Z">
        <w:r w:rsidR="00630EA6" w:rsidDel="00F37020">
          <w:delText>,</w:delText>
        </w:r>
      </w:del>
      <w:r w:rsidR="00630EA6">
        <w:t xml:space="preserve"> </w:t>
      </w:r>
      <w:proofErr w:type="spellStart"/>
      <w:ins w:id="4884" w:author="ghislain.aine" w:date="2015-11-04T16:59:00Z">
        <w:r w:rsidR="00984A0E">
          <w:t>ValueUiComponent</w:t>
        </w:r>
      </w:ins>
      <w:proofErr w:type="spellEnd"/>
      <w:del w:id="4885" w:author="ghislain.aine" w:date="2015-11-04T16:59:00Z">
        <w:r w:rsidR="00630EA6" w:rsidDel="00984A0E">
          <w:delText>DemoU</w:delText>
        </w:r>
      </w:del>
      <w:ins w:id="4886" w:author="jerome draillard" w:date="2015-10-29T12:51:00Z">
        <w:del w:id="4887" w:author="ghislain.aine" w:date="2015-11-04T16:59:00Z">
          <w:r w:rsidR="00F37020" w:rsidDel="00984A0E">
            <w:delText>i</w:delText>
          </w:r>
        </w:del>
      </w:ins>
      <w:del w:id="4888" w:author="ghislain.aine" w:date="2015-11-04T16:59:00Z">
        <w:r w:rsidR="00630EA6" w:rsidDel="00984A0E">
          <w:delText>IComponent</w:delText>
        </w:r>
      </w:del>
      <w:del w:id="4889" w:author="jerome draillard" w:date="2015-10-29T12:50:00Z">
        <w:r w:rsidR="00630EA6" w:rsidDel="00F37020">
          <w:delText>,</w:delText>
        </w:r>
        <w:r w:rsidDel="00F37020">
          <w:delText xml:space="preserve"> est créé manuellement. Cela permet de s'affranchir du générateur, et de maitriser la création du composant.</w:delText>
        </w:r>
      </w:del>
    </w:p>
    <w:p w:rsidR="00D9239A" w:rsidRDefault="0069151D">
      <w:pPr>
        <w:rPr>
          <w:ins w:id="4890" w:author="jerome draillard" w:date="2015-10-29T12:50:00Z"/>
        </w:rPr>
      </w:pPr>
      <w:del w:id="4891" w:author="jerome draillard" w:date="2015-10-29T12:50:00Z">
        <w:r w:rsidDel="00F37020">
          <w:delText>C'est souvent une solution plus rapide pour l'ajout de composants dans un plugin existant</w:delText>
        </w:r>
      </w:del>
      <w:ins w:id="4892" w:author="jerome draillard" w:date="2015-10-29T12:50:00Z">
        <w:r w:rsidR="00F37020">
          <w:t>.</w:t>
        </w:r>
      </w:ins>
    </w:p>
    <w:p w:rsidR="00D9239A" w:rsidRDefault="00F37020">
      <w:pPr>
        <w:rPr>
          <w:ins w:id="4893" w:author="jerome draillard" w:date="2015-10-29T12:52:00Z"/>
        </w:rPr>
      </w:pPr>
      <w:ins w:id="4894" w:author="jerome draillard" w:date="2015-10-29T12:50:00Z">
        <w:r>
          <w:t xml:space="preserve">Créer le composant </w:t>
        </w:r>
        <w:del w:id="4895" w:author="ghislain.aine" w:date="2015-11-04T16:56:00Z">
          <w:r w:rsidDel="0049323F">
            <w:delText>DemoUiComponent</w:delText>
          </w:r>
        </w:del>
      </w:ins>
      <w:proofErr w:type="spellStart"/>
      <w:ins w:id="4896" w:author="ghislain.aine" w:date="2015-11-04T16:56:00Z">
        <w:r w:rsidR="0049323F">
          <w:t>ValueUiComponent</w:t>
        </w:r>
      </w:ins>
      <w:proofErr w:type="spellEnd"/>
      <w:ins w:id="4897" w:author="jerome draillard" w:date="2015-10-29T12:50:00Z">
        <w:r>
          <w:t xml:space="preserve"> </w:t>
        </w:r>
      </w:ins>
      <w:ins w:id="4898" w:author="jerome draillard" w:date="2015-10-29T12:51:00Z">
        <w:r>
          <w:t>dans le dossier C:\tt4\</w:t>
        </w:r>
        <w:r w:rsidRPr="00F37020">
          <w:t>Sources\Demo\</w:t>
        </w:r>
      </w:ins>
      <w:ins w:id="4899" w:author="jerome draillard" w:date="2015-10-29T12:54:00Z">
        <w:r>
          <w:t>Component.</w:t>
        </w:r>
      </w:ins>
    </w:p>
    <w:p w:rsidR="00D9239A" w:rsidRDefault="00D9239A">
      <w:pPr>
        <w:rPr>
          <w:ins w:id="4900" w:author="jerome draillard" w:date="2015-10-29T12:51:00Z"/>
        </w:rPr>
      </w:pPr>
    </w:p>
    <w:p w:rsidR="00D9239A" w:rsidRDefault="00F37020">
      <w:pPr>
        <w:rPr>
          <w:ins w:id="4901" w:author="jerome draillard" w:date="2015-10-29T12:52:00Z"/>
        </w:rPr>
      </w:pPr>
      <w:ins w:id="4902" w:author="jerome draillard" w:date="2015-10-29T12:51:00Z">
        <w:r>
          <w:t xml:space="preserve">Pour cette partie, vous serez moins guidés, essayez de vous inspirer du premier composant </w:t>
        </w:r>
      </w:ins>
      <w:ins w:id="4903" w:author="jerome draillard" w:date="2015-11-27T16:18:00Z">
        <w:r w:rsidR="00043DAB">
          <w:t>!</w:t>
        </w:r>
      </w:ins>
      <w:ins w:id="4904" w:author="ghislain.aine" w:date="2015-11-04T16:59:00Z">
        <w:del w:id="4905" w:author="jerome draillard" w:date="2015-11-27T16:18:00Z">
          <w:r w:rsidR="006F3839" w:rsidDel="00043DAB">
            <w:delText xml:space="preserve"> </w:delText>
          </w:r>
        </w:del>
      </w:ins>
    </w:p>
    <w:p w:rsidR="00D9239A" w:rsidRDefault="00D9239A">
      <w:pPr>
        <w:rPr>
          <w:ins w:id="4906" w:author="jerome draillard" w:date="2015-10-29T12:52:00Z"/>
        </w:rPr>
      </w:pPr>
    </w:p>
    <w:p w:rsidR="00D9239A" w:rsidRDefault="00C94442">
      <w:pPr>
        <w:rPr>
          <w:ins w:id="4907" w:author="jerome draillard" w:date="2015-10-29T12:52:00Z"/>
        </w:rPr>
      </w:pPr>
      <w:ins w:id="4908" w:author="ghislain.aine" w:date="2015-10-30T11:22:00Z">
        <w:r>
          <w:t>S</w:t>
        </w:r>
      </w:ins>
      <w:ins w:id="4909" w:author="ghislain.aine" w:date="2015-10-30T11:23:00Z">
        <w:r>
          <w:t>i</w:t>
        </w:r>
      </w:ins>
      <w:ins w:id="4910" w:author="ghislain.aine" w:date="2015-10-30T11:22:00Z">
        <w:r>
          <w:t xml:space="preserve"> vous ajoutez les fichiers à la m</w:t>
        </w:r>
      </w:ins>
      <w:ins w:id="4911" w:author="ghislain.aine" w:date="2015-10-30T11:23:00Z">
        <w:r>
          <w:t>a</w:t>
        </w:r>
      </w:ins>
      <w:ins w:id="4912" w:author="ghislain.aine" w:date="2015-10-30T11:22:00Z">
        <w:r>
          <w:t xml:space="preserve">in dans l'arborescence, </w:t>
        </w:r>
      </w:ins>
      <w:ins w:id="4913" w:author="jerome draillard" w:date="2015-10-29T12:52:00Z">
        <w:del w:id="4914" w:author="ghislain.aine" w:date="2015-10-30T11:22:00Z">
          <w:r w:rsidR="00F37020" w:rsidDel="00C94442">
            <w:delText>P</w:delText>
          </w:r>
        </w:del>
      </w:ins>
      <w:ins w:id="4915" w:author="ghislain.aine" w:date="2015-10-30T11:22:00Z">
        <w:r>
          <w:t>p</w:t>
        </w:r>
      </w:ins>
      <w:ins w:id="4916" w:author="jerome draillard" w:date="2015-10-29T12:52:00Z">
        <w:r w:rsidR="00F37020">
          <w:t>ense</w:t>
        </w:r>
        <w:del w:id="4917" w:author="ghislain.aine" w:date="2015-10-30T11:22:00Z">
          <w:r w:rsidR="00F37020" w:rsidDel="00C94442">
            <w:delText>r</w:delText>
          </w:r>
        </w:del>
      </w:ins>
      <w:ins w:id="4918" w:author="ghislain.aine" w:date="2015-10-30T11:22:00Z">
        <w:r>
          <w:t>z</w:t>
        </w:r>
      </w:ins>
      <w:ins w:id="4919" w:author="jerome draillard" w:date="2015-10-29T12:52:00Z">
        <w:r w:rsidR="00F37020">
          <w:t xml:space="preserve"> à </w:t>
        </w:r>
        <w:proofErr w:type="spellStart"/>
        <w:r w:rsidR="00F37020">
          <w:t>r</w:t>
        </w:r>
        <w:del w:id="4920" w:author="Camille VACCALUT" w:date="2015-12-08T11:35:00Z">
          <w:r w:rsidR="00F37020" w:rsidDel="009655AD">
            <w:delText>é</w:delText>
          </w:r>
        </w:del>
      </w:ins>
      <w:ins w:id="4921" w:author="Camille VACCALUT" w:date="2015-12-08T11:35:00Z">
        <w:r w:rsidR="009655AD">
          <w:t>e</w:t>
        </w:r>
      </w:ins>
      <w:ins w:id="4922" w:author="jerome draillard" w:date="2015-10-29T12:52:00Z">
        <w:r w:rsidR="00F37020">
          <w:t>génére</w:t>
        </w:r>
      </w:ins>
      <w:ins w:id="4923" w:author="jerome draillard" w:date="2015-10-29T12:53:00Z">
        <w:r w:rsidR="00F37020">
          <w:t>r</w:t>
        </w:r>
      </w:ins>
      <w:proofErr w:type="spellEnd"/>
      <w:ins w:id="4924" w:author="jerome draillard" w:date="2015-10-29T12:52:00Z">
        <w:r w:rsidR="00F37020">
          <w:t xml:space="preserve"> </w:t>
        </w:r>
        <w:del w:id="4925" w:author="ghislain.aine" w:date="2015-11-05T09:18:00Z">
          <w:r w:rsidR="00F37020" w:rsidDel="00E17FB3">
            <w:delText>les .pro</w:delText>
          </w:r>
        </w:del>
      </w:ins>
      <w:ins w:id="4926" w:author="ghislain.aine" w:date="2015-11-05T09:18:00Z">
        <w:r w:rsidR="00E17FB3">
          <w:t>le projet (en ouvrant le fichier "_project.d</w:t>
        </w:r>
        <w:del w:id="4927" w:author="jerome draillard" w:date="2015-11-27T16:18:00Z">
          <w:r w:rsidR="00E17FB3" w:rsidDel="00CC6894">
            <w:delText>b</w:delText>
          </w:r>
        </w:del>
      </w:ins>
      <w:ins w:id="4928" w:author="jerome draillard" w:date="2015-11-27T16:18:00Z">
        <w:r w:rsidR="00CC6894">
          <w:t>g</w:t>
        </w:r>
      </w:ins>
      <w:ins w:id="4929" w:author="ghislain.aine" w:date="2015-11-05T09:18:00Z">
        <w:r w:rsidR="00E17FB3">
          <w:t>x")</w:t>
        </w:r>
      </w:ins>
      <w:ins w:id="4930" w:author="jerome draillard" w:date="2015-10-29T12:52:00Z">
        <w:r w:rsidR="00F37020">
          <w:t xml:space="preserve"> pour afficher le nouveau composant dans </w:t>
        </w:r>
        <w:del w:id="4931" w:author="ghislain.aine" w:date="2015-10-30T11:04:00Z">
          <w:r w:rsidR="00F37020" w:rsidDel="00F04D11">
            <w:delText>v</w:delText>
          </w:r>
        </w:del>
      </w:ins>
      <w:ins w:id="4932" w:author="ghislain.aine" w:date="2015-10-30T11:04:00Z">
        <w:r w:rsidR="00F04D11">
          <w:t>V</w:t>
        </w:r>
      </w:ins>
      <w:ins w:id="4933" w:author="jerome draillard" w:date="2015-10-29T12:52:00Z">
        <w:r w:rsidR="00F37020">
          <w:t>isual</w:t>
        </w:r>
      </w:ins>
      <w:ins w:id="4934" w:author="ghislain.aine" w:date="2015-10-30T11:04:00Z">
        <w:r w:rsidR="00F04D11">
          <w:t xml:space="preserve"> Studio</w:t>
        </w:r>
      </w:ins>
      <w:ins w:id="4935" w:author="jerome draillard" w:date="2015-10-29T12:52:00Z">
        <w:r w:rsidR="00F37020">
          <w:t>.</w:t>
        </w:r>
      </w:ins>
    </w:p>
    <w:p w:rsidR="00D9239A" w:rsidRDefault="00F37020">
      <w:pPr>
        <w:rPr>
          <w:ins w:id="4936" w:author="jerome draillard" w:date="2015-10-29T12:51:00Z"/>
        </w:rPr>
      </w:pPr>
      <w:ins w:id="4937" w:author="jerome draillard" w:date="2015-10-29T12:53:00Z">
        <w:r>
          <w:t>Enregistrer également le composant dans le plugin .</w:t>
        </w:r>
      </w:ins>
    </w:p>
    <w:p w:rsidR="00D9239A" w:rsidRDefault="00D9239A">
      <w:pPr>
        <w:rPr>
          <w:ins w:id="4938" w:author="jerome draillard" w:date="2015-10-29T12:51:00Z"/>
        </w:rPr>
      </w:pPr>
    </w:p>
    <w:p w:rsidR="00A43A6B" w:rsidRDefault="00F37020">
      <w:pPr>
        <w:rPr>
          <w:ins w:id="4939" w:author="jerome draillard" w:date="2015-10-29T12:55:00Z"/>
        </w:rPr>
        <w:pPrChange w:id="4940" w:author="jerome draillard" w:date="2015-10-29T12:55:00Z">
          <w:pPr>
            <w:pStyle w:val="Paragraphedeliste"/>
            <w:numPr>
              <w:numId w:val="19"/>
            </w:numPr>
            <w:ind w:hanging="360"/>
          </w:pPr>
        </w:pPrChange>
      </w:pPr>
      <w:ins w:id="4941" w:author="jerome draillard" w:date="2015-10-29T12:53:00Z">
        <w:r>
          <w:t xml:space="preserve">Ce composant va devoir </w:t>
        </w:r>
        <w:del w:id="4942" w:author="ghislain.aine" w:date="2015-10-30T11:05:00Z">
          <w:r w:rsidDel="00F04D11">
            <w:delText xml:space="preserve"> </w:delText>
          </w:r>
        </w:del>
        <w:r>
          <w:t>c</w:t>
        </w:r>
      </w:ins>
      <w:ins w:id="4943" w:author="jerome draillard" w:date="2015-10-29T12:51:00Z">
        <w:r>
          <w:t xml:space="preserve">onsommer une interface </w:t>
        </w:r>
        <w:del w:id="4944" w:author="ghislain.aine" w:date="2015-11-04T17:00:00Z">
          <w:r w:rsidDel="00FA5C11">
            <w:delText>IDemo</w:delText>
          </w:r>
        </w:del>
      </w:ins>
      <w:proofErr w:type="spellStart"/>
      <w:ins w:id="4945" w:author="ghislain.aine" w:date="2015-11-04T17:00:00Z">
        <w:r w:rsidR="00FA5C11">
          <w:t>IValue</w:t>
        </w:r>
      </w:ins>
      <w:proofErr w:type="spellEnd"/>
      <w:del w:id="4946" w:author="jerome draillard" w:date="2015-10-29T12:50:00Z">
        <w:r w:rsidR="0069151D" w:rsidDel="00F37020">
          <w:delText>.</w:delText>
        </w:r>
      </w:del>
      <w:ins w:id="4947" w:author="jerome draillard" w:date="2015-10-29T12:53:00Z">
        <w:r>
          <w:t>.</w:t>
        </w:r>
      </w:ins>
    </w:p>
    <w:p w:rsidR="00A43A6B" w:rsidRDefault="00A43A6B">
      <w:pPr>
        <w:rPr>
          <w:ins w:id="4948" w:author="jerome draillard" w:date="2015-10-29T12:55:00Z"/>
        </w:rPr>
        <w:pPrChange w:id="4949" w:author="jerome draillard" w:date="2015-10-29T12:55:00Z">
          <w:pPr>
            <w:pStyle w:val="Paragraphedeliste"/>
            <w:numPr>
              <w:numId w:val="19"/>
            </w:numPr>
            <w:ind w:hanging="360"/>
          </w:pPr>
        </w:pPrChange>
      </w:pPr>
    </w:p>
    <w:p w:rsidR="00A43A6B" w:rsidRDefault="00F37020">
      <w:pPr>
        <w:rPr>
          <w:ins w:id="4950" w:author="jerome draillard" w:date="2015-10-29T12:56:00Z"/>
        </w:rPr>
        <w:pPrChange w:id="4951" w:author="jerome draillard" w:date="2015-10-29T12:55:00Z">
          <w:pPr>
            <w:pStyle w:val="Paragraphedeliste"/>
            <w:numPr>
              <w:numId w:val="19"/>
            </w:numPr>
            <w:ind w:hanging="360"/>
          </w:pPr>
        </w:pPrChange>
      </w:pPr>
      <w:ins w:id="4952" w:author="jerome draillard" w:date="2015-10-29T12:55:00Z">
        <w:r>
          <w:lastRenderedPageBreak/>
          <w:t>Créer dans le fichier .h une variable membre</w:t>
        </w:r>
      </w:ins>
      <w:ins w:id="4953" w:author="ghislain.aine" w:date="2015-10-30T11:06:00Z">
        <w:r w:rsidR="00F04D11">
          <w:t xml:space="preserve"> </w:t>
        </w:r>
      </w:ins>
      <w:proofErr w:type="spellStart"/>
      <w:ins w:id="4954" w:author="ghislain.aine" w:date="2015-11-04T17:00:00Z">
        <w:r w:rsidR="00224538">
          <w:t>IValue</w:t>
        </w:r>
      </w:ins>
      <w:proofErr w:type="spellEnd"/>
      <w:ins w:id="4955" w:author="ghislain.aine" w:date="2015-10-30T11:06:00Z">
        <w:r w:rsidR="00F04D11">
          <w:t>*</w:t>
        </w:r>
        <w:proofErr w:type="spellStart"/>
        <w:r w:rsidR="00F04D11">
          <w:t>_i</w:t>
        </w:r>
      </w:ins>
      <w:ins w:id="4956" w:author="ghislain.aine" w:date="2015-11-04T17:00:00Z">
        <w:r w:rsidR="00AC55DB">
          <w:t>val</w:t>
        </w:r>
        <w:r w:rsidR="00224538">
          <w:t>ue</w:t>
        </w:r>
      </w:ins>
      <w:proofErr w:type="spellEnd"/>
      <w:ins w:id="4957" w:author="jerome draillard" w:date="2015-10-29T12:55:00Z">
        <w:r>
          <w:t xml:space="preserve"> </w:t>
        </w:r>
        <w:del w:id="4958" w:author="ghislain.aine" w:date="2015-10-30T11:06:00Z">
          <w:r w:rsidDel="00F04D11">
            <w:delText xml:space="preserve">de type IDemo * </w:delText>
          </w:r>
        </w:del>
        <w:r>
          <w:t xml:space="preserve">destinée à stocker un pointeur vers l'interface </w:t>
        </w:r>
      </w:ins>
      <w:proofErr w:type="spellStart"/>
      <w:ins w:id="4959" w:author="ghislain.aine" w:date="2015-11-04T17:00:00Z">
        <w:r w:rsidR="00A2125C">
          <w:t>IValue</w:t>
        </w:r>
        <w:proofErr w:type="spellEnd"/>
        <w:r w:rsidR="00A2125C" w:rsidDel="00A2125C">
          <w:t xml:space="preserve"> </w:t>
        </w:r>
      </w:ins>
      <w:ins w:id="4960" w:author="jerome draillard" w:date="2015-10-29T12:55:00Z">
        <w:del w:id="4961" w:author="ghislain.aine" w:date="2015-11-04T17:00:00Z">
          <w:r w:rsidDel="00A2125C">
            <w:delText xml:space="preserve">IDemo </w:delText>
          </w:r>
        </w:del>
        <w:r>
          <w:t>qui sera consommée.</w:t>
        </w:r>
      </w:ins>
    </w:p>
    <w:p w:rsidR="00A43A6B" w:rsidRDefault="00F37020">
      <w:pPr>
        <w:rPr>
          <w:ins w:id="4962" w:author="ghislain.aine" w:date="2015-10-30T11:06:00Z"/>
        </w:rPr>
        <w:pPrChange w:id="4963" w:author="jerome draillard" w:date="2015-10-29T12:55:00Z">
          <w:pPr>
            <w:pStyle w:val="Paragraphedeliste"/>
            <w:numPr>
              <w:numId w:val="19"/>
            </w:numPr>
            <w:ind w:hanging="360"/>
          </w:pPr>
        </w:pPrChange>
      </w:pPr>
      <w:ins w:id="4964" w:author="jerome draillard" w:date="2015-10-29T12:56:00Z">
        <w:del w:id="4965" w:author="ghislain.aine" w:date="2015-10-30T11:06:00Z">
          <w:r w:rsidDel="00F04D11">
            <w:delText>Ensuite</w:delText>
          </w:r>
        </w:del>
      </w:ins>
      <w:ins w:id="4966" w:author="ghislain.aine" w:date="2015-10-30T11:06:00Z">
        <w:r w:rsidR="00F04D11">
          <w:t>Placer ensuite</w:t>
        </w:r>
      </w:ins>
      <w:ins w:id="4967" w:author="jerome draillard" w:date="2015-10-29T12:56:00Z">
        <w:r>
          <w:t xml:space="preserve"> dans </w:t>
        </w:r>
        <w:proofErr w:type="spellStart"/>
        <w:r>
          <w:t>initializeComponent</w:t>
        </w:r>
        <w:proofErr w:type="spellEnd"/>
        <w:r>
          <w:t xml:space="preserve"> :</w:t>
        </w:r>
      </w:ins>
    </w:p>
    <w:p w:rsidR="00A43A6B" w:rsidRDefault="00A43A6B">
      <w:pPr>
        <w:rPr>
          <w:ins w:id="4968" w:author="jerome draillard" w:date="2015-10-29T12:56:00Z"/>
        </w:rPr>
        <w:pPrChange w:id="4969" w:author="jerome draillard" w:date="2015-10-29T12:55:00Z">
          <w:pPr>
            <w:pStyle w:val="Paragraphedeliste"/>
            <w:numPr>
              <w:numId w:val="19"/>
            </w:numPr>
            <w:ind w:hanging="360"/>
          </w:pPr>
        </w:pPrChange>
      </w:pPr>
      <w:r>
        <w:pict>
          <v:shape id="_x0000_s1128"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8;mso-fit-shape-to-text:t">
              <w:txbxContent>
                <w:p w:rsidR="00AC30F5" w:rsidRDefault="00AC30F5">
                  <w:pPr>
                    <w:autoSpaceDE w:val="0"/>
                    <w:autoSpaceDN w:val="0"/>
                    <w:adjustRightInd w:val="0"/>
                    <w:jc w:val="left"/>
                    <w:pPrChange w:id="4970" w:author="ghislain.aine" w:date="2015-11-04T17:00:00Z">
                      <w:pPr/>
                    </w:pPrChange>
                  </w:pPr>
                  <w:proofErr w:type="spellStart"/>
                  <w:ins w:id="4971" w:author="ghislain.aine" w:date="2015-11-04T17:00:00Z">
                    <w:r>
                      <w:rPr>
                        <w:rFonts w:ascii="Consolas" w:hAnsi="Consolas" w:cs="Consolas"/>
                        <w:color w:val="880000"/>
                        <w:sz w:val="19"/>
                        <w:szCs w:val="19"/>
                        <w:highlight w:val="white"/>
                      </w:rPr>
                      <w:t>consumeInterface</w:t>
                    </w:r>
                    <w:proofErr w:type="spellEnd"/>
                    <w:r>
                      <w:rPr>
                        <w:rFonts w:ascii="Consolas" w:hAnsi="Consolas" w:cs="Consolas"/>
                        <w:color w:val="000000"/>
                        <w:sz w:val="19"/>
                        <w:szCs w:val="19"/>
                        <w:highlight w:val="white"/>
                      </w:rPr>
                      <w:t>(</w:t>
                    </w:r>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&amp;</w:t>
                    </w:r>
                    <w:proofErr w:type="spellStart"/>
                    <w:r>
                      <w:rPr>
                        <w:rFonts w:ascii="Consolas" w:hAnsi="Consolas" w:cs="Consolas"/>
                        <w:color w:val="000080"/>
                        <w:sz w:val="19"/>
                        <w:szCs w:val="19"/>
                        <w:highlight w:val="white"/>
                      </w:rPr>
                      <w:t>_ivalue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 &amp;</w:t>
                    </w:r>
                    <w:proofErr w:type="spellStart"/>
                    <w:r>
                      <w:rPr>
                        <w:rFonts w:ascii="Consolas" w:hAnsi="Consolas" w:cs="Consolas"/>
                        <w:color w:val="216F85"/>
                        <w:sz w:val="19"/>
                        <w:szCs w:val="19"/>
                        <w:highlight w:val="white"/>
                      </w:rPr>
                      <w:t>ValueUiComponent</w:t>
                    </w:r>
                    <w:proofErr w:type="spellEnd"/>
                    <w:r>
                      <w:rPr>
                        <w:rFonts w:ascii="Consolas" w:hAnsi="Consolas" w:cs="Consolas"/>
                        <w:color w:val="000000"/>
                        <w:sz w:val="19"/>
                        <w:szCs w:val="19"/>
                        <w:highlight w:val="white"/>
                      </w:rPr>
                      <w:t>::</w:t>
                    </w:r>
                    <w:proofErr w:type="spellStart"/>
                    <w:r>
                      <w:rPr>
                        <w:rFonts w:ascii="Consolas" w:hAnsi="Consolas" w:cs="Consolas"/>
                        <w:color w:val="880000"/>
                        <w:sz w:val="19"/>
                        <w:szCs w:val="19"/>
                        <w:highlight w:val="white"/>
                      </w:rPr>
                      <w:t>onIValueAvailabilityChanged</w:t>
                    </w:r>
                    <w:proofErr w:type="spellEnd"/>
                    <w:r>
                      <w:rPr>
                        <w:rFonts w:ascii="Consolas" w:hAnsi="Consolas" w:cs="Consolas"/>
                        <w:color w:val="000000"/>
                        <w:sz w:val="19"/>
                        <w:szCs w:val="19"/>
                        <w:highlight w:val="white"/>
                      </w:rPr>
                      <w:t>);</w:t>
                    </w:r>
                  </w:ins>
                </w:p>
              </w:txbxContent>
            </v:textbox>
            <w10:wrap type="none"/>
            <w10:anchorlock/>
          </v:shape>
        </w:pict>
      </w:r>
    </w:p>
    <w:p w:rsidR="00A43A6B" w:rsidRDefault="00A43A6B">
      <w:pPr>
        <w:rPr>
          <w:ins w:id="4972" w:author="jerome draillard" w:date="2015-10-29T12:56:00Z"/>
          <w:del w:id="4973" w:author="ghislain.aine" w:date="2015-10-30T11:07:00Z"/>
        </w:rPr>
        <w:pPrChange w:id="4974" w:author="jerome draillard" w:date="2015-10-29T12:55:00Z">
          <w:pPr>
            <w:pStyle w:val="Paragraphedeliste"/>
            <w:numPr>
              <w:numId w:val="19"/>
            </w:numPr>
            <w:ind w:hanging="360"/>
          </w:pPr>
        </w:pPrChange>
      </w:pPr>
    </w:p>
    <w:p w:rsidR="00F37020" w:rsidRPr="00F37020" w:rsidDel="00AB6A4D" w:rsidRDefault="004D7EE5" w:rsidP="00F37020">
      <w:pPr>
        <w:shd w:val="clear" w:color="auto" w:fill="FFFFFF"/>
        <w:jc w:val="left"/>
        <w:rPr>
          <w:ins w:id="4975" w:author="jerome draillard" w:date="2015-10-29T12:56:00Z"/>
          <w:del w:id="4976" w:author="ghislain.aine" w:date="2015-10-30T11:07:00Z"/>
          <w:rFonts w:ascii="Times New Roman" w:eastAsia="Times New Roman" w:hAnsi="Times New Roman" w:cs="Times New Roman"/>
          <w:sz w:val="16"/>
          <w:szCs w:val="16"/>
          <w:lang w:eastAsia="fr-FR"/>
          <w:rPrChange w:id="4977" w:author="jerome draillard" w:date="2015-10-29T12:56:00Z">
            <w:rPr>
              <w:ins w:id="4978" w:author="jerome draillard" w:date="2015-10-29T12:56:00Z"/>
              <w:del w:id="4979" w:author="ghislain.aine" w:date="2015-10-30T11:07:00Z"/>
              <w:rFonts w:ascii="Times New Roman" w:eastAsia="Times New Roman" w:hAnsi="Times New Roman" w:cs="Times New Roman"/>
              <w:sz w:val="24"/>
              <w:szCs w:val="24"/>
              <w:lang w:eastAsia="fr-FR"/>
            </w:rPr>
          </w:rPrChange>
        </w:rPr>
      </w:pPr>
      <w:ins w:id="4980" w:author="jerome draillard" w:date="2015-10-29T12:56:00Z">
        <w:del w:id="4981" w:author="ghislain.aine" w:date="2015-10-30T11:07:00Z">
          <w:r w:rsidRPr="004D7EE5">
            <w:rPr>
              <w:rFonts w:ascii="Courier New" w:eastAsia="Times New Roman" w:hAnsi="Courier New" w:cs="Courier New"/>
              <w:color w:val="000000"/>
              <w:sz w:val="16"/>
              <w:szCs w:val="16"/>
              <w:lang w:eastAsia="fr-FR"/>
              <w:rPrChange w:id="4982" w:author="jerome draillard" w:date="2015-10-29T12:56:00Z">
                <w:rPr>
                  <w:rFonts w:ascii="Courier New" w:eastAsia="Times New Roman" w:hAnsi="Courier New" w:cs="Courier New"/>
                  <w:color w:val="000000"/>
                  <w:sz w:val="20"/>
                  <w:u w:val="single"/>
                  <w:lang w:eastAsia="fr-FR"/>
                </w:rPr>
              </w:rPrChange>
            </w:rPr>
            <w:delText>consumeInterface</w:delText>
          </w:r>
          <w:r w:rsidRPr="004D7EE5">
            <w:rPr>
              <w:rFonts w:ascii="Courier New" w:eastAsia="Times New Roman" w:hAnsi="Courier New" w:cs="Courier New"/>
              <w:b/>
              <w:bCs/>
              <w:color w:val="000080"/>
              <w:sz w:val="16"/>
              <w:szCs w:val="16"/>
              <w:lang w:eastAsia="fr-FR"/>
              <w:rPrChange w:id="4983" w:author="jerome draillard" w:date="2015-10-29T12:56: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4984" w:author="jerome draillard" w:date="2015-10-29T12:56:00Z">
                <w:rPr>
                  <w:rFonts w:ascii="Courier New" w:eastAsia="Times New Roman" w:hAnsi="Courier New" w:cs="Courier New"/>
                  <w:color w:val="000000"/>
                  <w:sz w:val="20"/>
                  <w:u w:val="single"/>
                  <w:lang w:eastAsia="fr-FR"/>
                </w:rPr>
              </w:rPrChange>
            </w:rPr>
            <w:delText>IDEMO_INTERFACE</w:delText>
          </w:r>
          <w:r w:rsidRPr="004D7EE5">
            <w:rPr>
              <w:rFonts w:ascii="Courier New" w:eastAsia="Times New Roman" w:hAnsi="Courier New" w:cs="Courier New"/>
              <w:b/>
              <w:bCs/>
              <w:color w:val="000080"/>
              <w:sz w:val="16"/>
              <w:szCs w:val="16"/>
              <w:lang w:eastAsia="fr-FR"/>
              <w:rPrChange w:id="4985" w:author="jerome draillard" w:date="2015-10-29T12:56: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4986" w:author="jerome draillard" w:date="2015-10-29T12:56: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4987" w:author="jerome draillard" w:date="2015-10-29T12:56:00Z">
                <w:rPr>
                  <w:rFonts w:ascii="Courier New" w:eastAsia="Times New Roman" w:hAnsi="Courier New" w:cs="Courier New"/>
                  <w:b/>
                  <w:bCs/>
                  <w:color w:val="000080"/>
                  <w:sz w:val="20"/>
                  <w:u w:val="single"/>
                  <w:lang w:eastAsia="fr-FR"/>
                </w:rPr>
              </w:rPrChange>
            </w:rPr>
            <w:delText>&amp;</w:delText>
          </w:r>
          <w:r w:rsidRPr="004D7EE5">
            <w:rPr>
              <w:rFonts w:ascii="Courier New" w:eastAsia="Times New Roman" w:hAnsi="Courier New" w:cs="Courier New"/>
              <w:color w:val="000000"/>
              <w:sz w:val="16"/>
              <w:szCs w:val="16"/>
              <w:lang w:eastAsia="fr-FR"/>
              <w:rPrChange w:id="4988" w:author="jerome draillard" w:date="2015-10-29T12:56:00Z">
                <w:rPr>
                  <w:rFonts w:ascii="Courier New" w:eastAsia="Times New Roman" w:hAnsi="Courier New" w:cs="Courier New"/>
                  <w:color w:val="000000"/>
                  <w:sz w:val="20"/>
                  <w:u w:val="single"/>
                  <w:lang w:eastAsia="fr-FR"/>
                </w:rPr>
              </w:rPrChange>
            </w:rPr>
            <w:delText>_demo</w:delText>
          </w:r>
          <w:r w:rsidRPr="004D7EE5">
            <w:rPr>
              <w:rFonts w:ascii="Courier New" w:eastAsia="Times New Roman" w:hAnsi="Courier New" w:cs="Courier New"/>
              <w:b/>
              <w:bCs/>
              <w:color w:val="000080"/>
              <w:sz w:val="16"/>
              <w:szCs w:val="16"/>
              <w:lang w:eastAsia="fr-FR"/>
              <w:rPrChange w:id="4989" w:author="jerome draillard" w:date="2015-10-29T12:56: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4990" w:author="jerome draillard" w:date="2015-10-29T12:56: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FF"/>
              <w:sz w:val="16"/>
              <w:szCs w:val="16"/>
              <w:lang w:eastAsia="fr-FR"/>
              <w:rPrChange w:id="4991" w:author="jerome draillard" w:date="2015-10-29T12:56:00Z">
                <w:rPr>
                  <w:rFonts w:ascii="Courier New" w:eastAsia="Times New Roman" w:hAnsi="Courier New" w:cs="Courier New"/>
                  <w:b/>
                  <w:bCs/>
                  <w:color w:val="0000FF"/>
                  <w:sz w:val="20"/>
                  <w:u w:val="single"/>
                  <w:lang w:eastAsia="fr-FR"/>
                </w:rPr>
              </w:rPrChange>
            </w:rPr>
            <w:delText>this</w:delText>
          </w:r>
          <w:r w:rsidRPr="004D7EE5">
            <w:rPr>
              <w:rFonts w:ascii="Courier New" w:eastAsia="Times New Roman" w:hAnsi="Courier New" w:cs="Courier New"/>
              <w:b/>
              <w:bCs/>
              <w:color w:val="000080"/>
              <w:sz w:val="16"/>
              <w:szCs w:val="16"/>
              <w:lang w:eastAsia="fr-FR"/>
              <w:rPrChange w:id="4992" w:author="jerome draillard" w:date="2015-10-29T12:56:00Z">
                <w:rPr>
                  <w:rFonts w:ascii="Courier New" w:eastAsia="Times New Roman" w:hAnsi="Courier New" w:cs="Courier New"/>
                  <w:b/>
                  <w:bCs/>
                  <w:color w:val="000080"/>
                  <w:sz w:val="20"/>
                  <w:u w:val="single"/>
                  <w:lang w:eastAsia="fr-FR"/>
                </w:rPr>
              </w:rPrChange>
            </w:rPr>
            <w:delText>,</w:delText>
          </w:r>
          <w:r w:rsidRPr="004D7EE5">
            <w:rPr>
              <w:rFonts w:ascii="Courier New" w:eastAsia="Times New Roman" w:hAnsi="Courier New" w:cs="Courier New"/>
              <w:color w:val="000000"/>
              <w:sz w:val="16"/>
              <w:szCs w:val="16"/>
              <w:lang w:eastAsia="fr-FR"/>
              <w:rPrChange w:id="4993" w:author="jerome draillard" w:date="2015-10-29T12:56:00Z">
                <w:rPr>
                  <w:rFonts w:ascii="Courier New" w:eastAsia="Times New Roman" w:hAnsi="Courier New" w:cs="Courier New"/>
                  <w:color w:val="000000"/>
                  <w:sz w:val="20"/>
                  <w:u w:val="single"/>
                  <w:lang w:eastAsia="fr-FR"/>
                </w:rPr>
              </w:rPrChange>
            </w:rPr>
            <w:delText xml:space="preserve"> </w:delText>
          </w:r>
          <w:r w:rsidRPr="004D7EE5">
            <w:rPr>
              <w:rFonts w:ascii="Courier New" w:eastAsia="Times New Roman" w:hAnsi="Courier New" w:cs="Courier New"/>
              <w:b/>
              <w:bCs/>
              <w:color w:val="000080"/>
              <w:sz w:val="16"/>
              <w:szCs w:val="16"/>
              <w:lang w:eastAsia="fr-FR"/>
              <w:rPrChange w:id="4994" w:author="jerome draillard" w:date="2015-10-29T12:56:00Z">
                <w:rPr>
                  <w:rFonts w:ascii="Courier New" w:eastAsia="Times New Roman" w:hAnsi="Courier New" w:cs="Courier New"/>
                  <w:b/>
                  <w:bCs/>
                  <w:color w:val="000080"/>
                  <w:sz w:val="20"/>
                  <w:u w:val="single"/>
                  <w:lang w:eastAsia="fr-FR"/>
                </w:rPr>
              </w:rPrChange>
            </w:rPr>
            <w:delText>&amp;</w:delText>
          </w:r>
          <w:r w:rsidRPr="004D7EE5">
            <w:rPr>
              <w:rFonts w:ascii="Courier New" w:eastAsia="Times New Roman" w:hAnsi="Courier New" w:cs="Courier New"/>
              <w:color w:val="000000"/>
              <w:sz w:val="16"/>
              <w:szCs w:val="16"/>
              <w:lang w:eastAsia="fr-FR"/>
              <w:rPrChange w:id="4995" w:author="jerome draillard" w:date="2015-10-29T12:56:00Z">
                <w:rPr>
                  <w:rFonts w:ascii="Courier New" w:eastAsia="Times New Roman" w:hAnsi="Courier New" w:cs="Courier New"/>
                  <w:color w:val="000000"/>
                  <w:sz w:val="20"/>
                  <w:u w:val="single"/>
                  <w:lang w:eastAsia="fr-FR"/>
                </w:rPr>
              </w:rPrChange>
            </w:rPr>
            <w:delText>DemoUIComponent</w:delText>
          </w:r>
          <w:r w:rsidRPr="004D7EE5">
            <w:rPr>
              <w:rFonts w:ascii="Courier New" w:eastAsia="Times New Roman" w:hAnsi="Courier New" w:cs="Courier New"/>
              <w:b/>
              <w:bCs/>
              <w:color w:val="000080"/>
              <w:sz w:val="16"/>
              <w:szCs w:val="16"/>
              <w:lang w:eastAsia="fr-FR"/>
              <w:rPrChange w:id="4996" w:author="jerome draillard" w:date="2015-10-29T12:56:00Z">
                <w:rPr>
                  <w:rFonts w:ascii="Courier New" w:eastAsia="Times New Roman" w:hAnsi="Courier New" w:cs="Courier New"/>
                  <w:b/>
                  <w:bCs/>
                  <w:color w:val="000080"/>
                  <w:sz w:val="20"/>
                  <w:u w:val="single"/>
                  <w:lang w:eastAsia="fr-FR"/>
                </w:rPr>
              </w:rPrChange>
            </w:rPr>
            <w:delText>::</w:delText>
          </w:r>
        </w:del>
      </w:ins>
      <w:ins w:id="4997" w:author="jerome draillard" w:date="2015-10-29T12:58:00Z">
        <w:del w:id="4998" w:author="ghislain.aine" w:date="2015-10-30T11:07:00Z">
          <w:r w:rsidR="00B75AD0" w:rsidRPr="00B75AD0" w:rsidDel="00AB6A4D">
            <w:rPr>
              <w:lang w:eastAsia="fr-FR"/>
            </w:rPr>
            <w:delText xml:space="preserve"> </w:delText>
          </w:r>
          <w:r w:rsidRPr="004D7EE5">
            <w:rPr>
              <w:sz w:val="16"/>
              <w:szCs w:val="16"/>
              <w:lang w:eastAsia="fr-FR"/>
              <w:rPrChange w:id="4999" w:author="jerome draillard" w:date="2015-10-29T12:58:00Z">
                <w:rPr>
                  <w:color w:val="0000FF" w:themeColor="hyperlink"/>
                  <w:u w:val="single"/>
                  <w:lang w:eastAsia="fr-FR"/>
                </w:rPr>
              </w:rPrChange>
            </w:rPr>
            <w:delText>onIDemoAvailable</w:delText>
          </w:r>
        </w:del>
      </w:ins>
      <w:ins w:id="5000" w:author="jerome draillard" w:date="2015-10-29T12:56:00Z">
        <w:del w:id="5001" w:author="ghislain.aine" w:date="2015-10-30T11:07:00Z">
          <w:r w:rsidRPr="004D7EE5">
            <w:rPr>
              <w:rFonts w:ascii="Courier New" w:eastAsia="Times New Roman" w:hAnsi="Courier New" w:cs="Courier New"/>
              <w:b/>
              <w:bCs/>
              <w:color w:val="000080"/>
              <w:sz w:val="16"/>
              <w:szCs w:val="16"/>
              <w:lang w:eastAsia="fr-FR"/>
              <w:rPrChange w:id="5002" w:author="jerome draillard" w:date="2015-10-29T12:56:00Z">
                <w:rPr>
                  <w:rFonts w:ascii="Courier New" w:eastAsia="Times New Roman" w:hAnsi="Courier New" w:cs="Courier New"/>
                  <w:b/>
                  <w:bCs/>
                  <w:color w:val="000080"/>
                  <w:sz w:val="20"/>
                  <w:u w:val="single"/>
                  <w:lang w:eastAsia="fr-FR"/>
                </w:rPr>
              </w:rPrChange>
            </w:rPr>
            <w:delText>);</w:delText>
          </w:r>
        </w:del>
      </w:ins>
    </w:p>
    <w:p w:rsidR="00A43A6B" w:rsidRDefault="00A43A6B">
      <w:pPr>
        <w:rPr>
          <w:ins w:id="5003" w:author="jerome draillard" w:date="2015-10-29T12:55:00Z"/>
        </w:rPr>
        <w:pPrChange w:id="5004" w:author="jerome draillard" w:date="2015-10-29T12:55:00Z">
          <w:pPr>
            <w:pStyle w:val="Paragraphedeliste"/>
            <w:numPr>
              <w:numId w:val="19"/>
            </w:numPr>
            <w:ind w:hanging="360"/>
          </w:pPr>
        </w:pPrChange>
      </w:pPr>
    </w:p>
    <w:p w:rsidR="00A43A6B" w:rsidRDefault="00F37020">
      <w:pPr>
        <w:pStyle w:val="Paragraphedeliste"/>
        <w:numPr>
          <w:ilvl w:val="0"/>
          <w:numId w:val="99"/>
        </w:numPr>
        <w:rPr>
          <w:ins w:id="5005" w:author="jerome draillard" w:date="2015-10-29T12:56:00Z"/>
        </w:rPr>
        <w:pPrChange w:id="5006" w:author="jerome draillard" w:date="2015-10-29T12:58:00Z">
          <w:pPr/>
        </w:pPrChange>
      </w:pPr>
      <w:ins w:id="5007" w:author="jerome draillard" w:date="2015-10-29T12:56:00Z">
        <w:r>
          <w:t>Premier argument : nom de l'interface (a priori le m</w:t>
        </w:r>
        <w:del w:id="5008" w:author="ghislain.aine" w:date="2015-10-30T11:07:00Z">
          <w:r w:rsidDel="00AB6A4D">
            <w:delText>e</w:delText>
          </w:r>
        </w:del>
      </w:ins>
      <w:ins w:id="5009" w:author="ghislain.aine" w:date="2015-10-30T11:07:00Z">
        <w:r w:rsidR="00AB6A4D">
          <w:t>ê</w:t>
        </w:r>
      </w:ins>
      <w:ins w:id="5010" w:author="jerome draillard" w:date="2015-10-29T12:56:00Z">
        <w:r>
          <w:t>me que celui d</w:t>
        </w:r>
        <w:del w:id="5011" w:author="ghislain.aine" w:date="2015-10-30T11:07:00Z">
          <w:r w:rsidDel="00AB6A4D">
            <w:delText>e</w:delText>
          </w:r>
        </w:del>
      </w:ins>
      <w:ins w:id="5012" w:author="ghislain.aine" w:date="2015-10-30T11:07:00Z">
        <w:r w:rsidR="00AB6A4D">
          <w:t>é</w:t>
        </w:r>
      </w:ins>
      <w:ins w:id="5013" w:author="jerome draillard" w:date="2015-10-29T12:56:00Z">
        <w:r>
          <w:t xml:space="preserve">claré dans </w:t>
        </w:r>
        <w:proofErr w:type="spellStart"/>
        <w:r>
          <w:t>provideInterface</w:t>
        </w:r>
        <w:proofErr w:type="spellEnd"/>
        <w:r>
          <w:t xml:space="preserve"> de l'autre composant)</w:t>
        </w:r>
      </w:ins>
    </w:p>
    <w:p w:rsidR="00A43A6B" w:rsidRDefault="00F37020">
      <w:pPr>
        <w:pStyle w:val="Paragraphedeliste"/>
        <w:numPr>
          <w:ilvl w:val="0"/>
          <w:numId w:val="99"/>
        </w:numPr>
        <w:rPr>
          <w:ins w:id="5014" w:author="jerome draillard" w:date="2015-10-29T12:57:00Z"/>
        </w:rPr>
        <w:pPrChange w:id="5015" w:author="jerome draillard" w:date="2015-10-29T12:58:00Z">
          <w:pPr/>
        </w:pPrChange>
      </w:pPr>
      <w:proofErr w:type="spellStart"/>
      <w:ins w:id="5016" w:author="jerome draillard" w:date="2015-10-29T12:56:00Z">
        <w:r>
          <w:t>_</w:t>
        </w:r>
      </w:ins>
      <w:ins w:id="5017" w:author="ghislain.aine" w:date="2015-11-04T17:01:00Z">
        <w:r w:rsidR="00D90FB4">
          <w:t>ivalue</w:t>
        </w:r>
      </w:ins>
      <w:proofErr w:type="spellEnd"/>
      <w:ins w:id="5018" w:author="jerome draillard" w:date="2015-10-29T12:56:00Z">
        <w:del w:id="5019" w:author="ghislain.aine" w:date="2015-11-04T17:01:00Z">
          <w:r w:rsidDel="00D90FB4">
            <w:delText>demo</w:delText>
          </w:r>
        </w:del>
        <w:r>
          <w:t xml:space="preserve"> : pointeur qui va </w:t>
        </w:r>
      </w:ins>
      <w:ins w:id="5020" w:author="jerome draillard" w:date="2015-10-29T12:57:00Z">
        <w:r>
          <w:t xml:space="preserve">être </w:t>
        </w:r>
        <w:proofErr w:type="spellStart"/>
        <w:r>
          <w:t>setté</w:t>
        </w:r>
        <w:proofErr w:type="spellEnd"/>
        <w:r>
          <w:t xml:space="preserve"> comme pointeur sur l'interface lorsque l'interface est disponible (par exemple, à la connexion des interfaces dans le </w:t>
        </w:r>
        <w:proofErr w:type="spellStart"/>
        <w:r>
          <w:t>stream</w:t>
        </w:r>
        <w:proofErr w:type="spellEnd"/>
        <w:r>
          <w:t xml:space="preserve"> ou au </w:t>
        </w:r>
        <w:proofErr w:type="spellStart"/>
        <w:r>
          <w:t>load</w:t>
        </w:r>
        <w:proofErr w:type="spellEnd"/>
        <w:r>
          <w:t>).</w:t>
        </w:r>
      </w:ins>
    </w:p>
    <w:p w:rsidR="00A43A6B" w:rsidRDefault="004D7EE5">
      <w:pPr>
        <w:pStyle w:val="Paragraphedeliste"/>
        <w:numPr>
          <w:ilvl w:val="0"/>
          <w:numId w:val="99"/>
        </w:numPr>
        <w:pPrChange w:id="5021" w:author="ghislain.aine" w:date="2015-10-30T11:07:00Z">
          <w:pPr/>
        </w:pPrChange>
      </w:pPr>
      <w:ins w:id="5022" w:author="jerome draillard" w:date="2015-10-29T12:57:00Z">
        <w:del w:id="5023" w:author="ghislain.aine" w:date="2015-11-04T16:56:00Z">
          <w:r w:rsidRPr="004D7EE5">
            <w:rPr>
              <w:lang w:eastAsia="fr-FR"/>
              <w:rPrChange w:id="5024" w:author="jerome draillard" w:date="2015-10-29T12:58:00Z">
                <w:rPr>
                  <w:color w:val="0000FF" w:themeColor="hyperlink"/>
                  <w:u w:val="single"/>
                  <w:lang w:eastAsia="fr-FR"/>
                </w:rPr>
              </w:rPrChange>
            </w:rPr>
            <w:delText>DemoUIComponent</w:delText>
          </w:r>
        </w:del>
      </w:ins>
      <w:proofErr w:type="spellStart"/>
      <w:ins w:id="5025" w:author="ghislain.aine" w:date="2015-11-04T16:56:00Z">
        <w:r w:rsidR="0049323F">
          <w:rPr>
            <w:lang w:eastAsia="fr-FR"/>
          </w:rPr>
          <w:t>ValueUiComponent</w:t>
        </w:r>
      </w:ins>
      <w:proofErr w:type="spellEnd"/>
      <w:ins w:id="5026" w:author="jerome draillard" w:date="2015-10-29T12:57:00Z">
        <w:r w:rsidRPr="004D7EE5">
          <w:rPr>
            <w:b/>
            <w:bCs/>
            <w:color w:val="000080"/>
            <w:lang w:eastAsia="fr-FR"/>
            <w:rPrChange w:id="5027" w:author="jerome draillard" w:date="2015-10-29T12:58:00Z">
              <w:rPr>
                <w:b/>
                <w:bCs/>
                <w:color w:val="000080"/>
                <w:u w:val="single"/>
                <w:lang w:eastAsia="fr-FR"/>
              </w:rPr>
            </w:rPrChange>
          </w:rPr>
          <w:t>::</w:t>
        </w:r>
      </w:ins>
      <w:proofErr w:type="spellStart"/>
      <w:ins w:id="5028" w:author="jerome draillard" w:date="2015-10-29T12:58:00Z">
        <w:del w:id="5029" w:author="ghislain.aine" w:date="2015-11-03T10:32:00Z">
          <w:r w:rsidR="00B75AD0" w:rsidDel="002B4F8C">
            <w:rPr>
              <w:lang w:eastAsia="fr-FR"/>
            </w:rPr>
            <w:delText>onIDemoAvailable</w:delText>
          </w:r>
        </w:del>
      </w:ins>
      <w:ins w:id="5030" w:author="ghislain.aine" w:date="2015-11-03T10:32:00Z">
        <w:r w:rsidR="002B4F8C">
          <w:rPr>
            <w:lang w:eastAsia="fr-FR"/>
          </w:rPr>
          <w:t>onI</w:t>
        </w:r>
      </w:ins>
      <w:ins w:id="5031" w:author="ghislain.aine" w:date="2015-11-04T17:01:00Z">
        <w:r w:rsidR="00D90FB4">
          <w:rPr>
            <w:lang w:eastAsia="fr-FR"/>
          </w:rPr>
          <w:t>Value</w:t>
        </w:r>
      </w:ins>
      <w:ins w:id="5032" w:author="ghislain.aine" w:date="2015-11-03T10:32:00Z">
        <w:r w:rsidR="002B4F8C">
          <w:rPr>
            <w:lang w:eastAsia="fr-FR"/>
          </w:rPr>
          <w:t>AvailabilityChanged</w:t>
        </w:r>
      </w:ins>
      <w:proofErr w:type="spellEnd"/>
      <w:ins w:id="5033" w:author="jerome draillard" w:date="2015-10-29T12:57:00Z">
        <w:r w:rsidRPr="004D7EE5">
          <w:rPr>
            <w:lang w:eastAsia="fr-FR"/>
            <w:rPrChange w:id="5034" w:author="jerome draillard" w:date="2015-10-29T12:58:00Z">
              <w:rPr>
                <w:color w:val="0000FF" w:themeColor="hyperlink"/>
                <w:u w:val="single"/>
                <w:lang w:eastAsia="fr-FR"/>
              </w:rPr>
            </w:rPrChange>
          </w:rPr>
          <w:t xml:space="preserve"> : pointeur vers la méthode qui sera appelée d</w:t>
        </w:r>
      </w:ins>
      <w:ins w:id="5035" w:author="ghislain.aine" w:date="2015-11-04T17:01:00Z">
        <w:r w:rsidR="00D90FB4">
          <w:rPr>
            <w:lang w:eastAsia="fr-FR"/>
          </w:rPr>
          <w:t>è</w:t>
        </w:r>
      </w:ins>
      <w:ins w:id="5036" w:author="jerome draillard" w:date="2015-10-29T12:57:00Z">
        <w:del w:id="5037" w:author="ghislain.aine" w:date="2015-11-04T17:01:00Z">
          <w:r w:rsidRPr="004D7EE5">
            <w:rPr>
              <w:lang w:eastAsia="fr-FR"/>
              <w:rPrChange w:id="5038" w:author="jerome draillard" w:date="2015-10-29T12:58:00Z">
                <w:rPr>
                  <w:color w:val="0000FF" w:themeColor="hyperlink"/>
                  <w:u w:val="single"/>
                  <w:lang w:eastAsia="fr-FR"/>
                </w:rPr>
              </w:rPrChange>
            </w:rPr>
            <w:delText>e</w:delText>
          </w:r>
        </w:del>
        <w:r w:rsidRPr="004D7EE5">
          <w:rPr>
            <w:lang w:eastAsia="fr-FR"/>
            <w:rPrChange w:id="5039" w:author="jerome draillard" w:date="2015-10-29T12:58:00Z">
              <w:rPr>
                <w:color w:val="0000FF" w:themeColor="hyperlink"/>
                <w:u w:val="single"/>
                <w:lang w:eastAsia="fr-FR"/>
              </w:rPr>
            </w:rPrChange>
          </w:rPr>
          <w:t xml:space="preserve">s que l'interface </w:t>
        </w:r>
        <w:del w:id="5040" w:author="ghislain.aine" w:date="2015-11-04T17:01:00Z">
          <w:r w:rsidRPr="004D7EE5">
            <w:rPr>
              <w:lang w:eastAsia="fr-FR"/>
              <w:rPrChange w:id="5041" w:author="jerome draillard" w:date="2015-10-29T12:58:00Z">
                <w:rPr>
                  <w:color w:val="0000FF" w:themeColor="hyperlink"/>
                  <w:u w:val="single"/>
                  <w:lang w:eastAsia="fr-FR"/>
                </w:rPr>
              </w:rPrChange>
            </w:rPr>
            <w:delText>est</w:delText>
          </w:r>
        </w:del>
      </w:ins>
      <w:ins w:id="5042" w:author="ghislain.aine" w:date="2015-11-04T17:01:00Z">
        <w:r w:rsidR="00D90FB4">
          <w:rPr>
            <w:lang w:eastAsia="fr-FR"/>
          </w:rPr>
          <w:t>devient</w:t>
        </w:r>
      </w:ins>
      <w:ins w:id="5043" w:author="jerome draillard" w:date="2015-10-29T12:57:00Z">
        <w:r w:rsidRPr="004D7EE5">
          <w:rPr>
            <w:lang w:eastAsia="fr-FR"/>
            <w:rPrChange w:id="5044" w:author="jerome draillard" w:date="2015-10-29T12:58:00Z">
              <w:rPr>
                <w:color w:val="0000FF" w:themeColor="hyperlink"/>
                <w:u w:val="single"/>
                <w:lang w:eastAsia="fr-FR"/>
              </w:rPr>
            </w:rPrChange>
          </w:rPr>
          <w:t xml:space="preserve"> disponible</w:t>
        </w:r>
      </w:ins>
      <w:ins w:id="5045" w:author="ghislain.aine" w:date="2015-11-04T17:01:00Z">
        <w:r w:rsidR="00D90FB4">
          <w:rPr>
            <w:lang w:eastAsia="fr-FR"/>
          </w:rPr>
          <w:t xml:space="preserve"> (ou indisponible)</w:t>
        </w:r>
      </w:ins>
      <w:ins w:id="5046" w:author="ghislain.aine" w:date="2015-10-30T11:08:00Z">
        <w:r w:rsidR="00AB6A4D">
          <w:rPr>
            <w:lang w:eastAsia="fr-FR"/>
          </w:rPr>
          <w:t xml:space="preserve">, de signature </w:t>
        </w:r>
        <w:proofErr w:type="spellStart"/>
        <w:r w:rsidR="00AB6A4D">
          <w:rPr>
            <w:lang w:eastAsia="fr-FR"/>
          </w:rPr>
          <w:t>void</w:t>
        </w:r>
        <w:proofErr w:type="spellEnd"/>
        <w:r w:rsidR="00AB6A4D">
          <w:rPr>
            <w:lang w:eastAsia="fr-FR"/>
          </w:rPr>
          <w:t xml:space="preserve"> </w:t>
        </w:r>
      </w:ins>
      <w:proofErr w:type="spellStart"/>
      <w:ins w:id="5047" w:author="ghislain.aine" w:date="2015-11-03T10:32:00Z">
        <w:r w:rsidR="002B4F8C">
          <w:rPr>
            <w:lang w:eastAsia="fr-FR"/>
          </w:rPr>
          <w:t>onI</w:t>
        </w:r>
      </w:ins>
      <w:ins w:id="5048" w:author="ghislain.aine" w:date="2015-11-04T17:01:00Z">
        <w:r w:rsidR="00D90FB4">
          <w:rPr>
            <w:lang w:eastAsia="fr-FR"/>
          </w:rPr>
          <w:t>Value</w:t>
        </w:r>
      </w:ins>
      <w:ins w:id="5049" w:author="ghislain.aine" w:date="2015-11-03T10:32:00Z">
        <w:r w:rsidR="002B4F8C">
          <w:rPr>
            <w:lang w:eastAsia="fr-FR"/>
          </w:rPr>
          <w:t>AvailabilityChanged</w:t>
        </w:r>
      </w:ins>
      <w:proofErr w:type="spellEnd"/>
      <w:ins w:id="5050" w:author="ghislain.aine" w:date="2015-10-30T11:08:00Z">
        <w:r w:rsidR="00AB6A4D">
          <w:rPr>
            <w:lang w:eastAsia="fr-FR"/>
          </w:rPr>
          <w:t>()</w:t>
        </w:r>
      </w:ins>
      <w:ins w:id="5051" w:author="jerome draillard" w:date="2015-10-29T12:57:00Z">
        <w:del w:id="5052" w:author="ghislain.aine" w:date="2015-10-30T11:08:00Z">
          <w:r w:rsidRPr="004D7EE5">
            <w:rPr>
              <w:lang w:eastAsia="fr-FR"/>
              <w:rPrChange w:id="5053" w:author="jerome draillard" w:date="2015-10-29T12:58:00Z">
                <w:rPr>
                  <w:color w:val="0000FF" w:themeColor="hyperlink"/>
                  <w:u w:val="single"/>
                  <w:lang w:eastAsia="fr-FR"/>
                </w:rPr>
              </w:rPrChange>
            </w:rPr>
            <w:delText>.</w:delText>
          </w:r>
        </w:del>
      </w:ins>
    </w:p>
    <w:p w:rsidR="00AB6A4D" w:rsidRDefault="00AB6A4D" w:rsidP="000E359C">
      <w:pPr>
        <w:rPr>
          <w:ins w:id="5054" w:author="ghislain.aine" w:date="2015-10-30T11:08:00Z"/>
        </w:rPr>
      </w:pPr>
    </w:p>
    <w:p w:rsidR="00AB6A4D" w:rsidRDefault="00AB6A4D" w:rsidP="000E359C">
      <w:pPr>
        <w:rPr>
          <w:ins w:id="5055" w:author="ghislain.aine" w:date="2015-10-30T11:08:00Z"/>
        </w:rPr>
      </w:pPr>
      <w:ins w:id="5056" w:author="ghislain.aine" w:date="2015-10-30T11:08:00Z">
        <w:r>
          <w:t xml:space="preserve">Implémenter la méthode </w:t>
        </w:r>
      </w:ins>
      <w:proofErr w:type="spellStart"/>
      <w:ins w:id="5057" w:author="ghislain.aine" w:date="2015-11-04T17:01:00Z">
        <w:r w:rsidR="000C0E5B">
          <w:rPr>
            <w:lang w:eastAsia="fr-FR"/>
          </w:rPr>
          <w:t>onIValueAvailabilityChanged</w:t>
        </w:r>
        <w:proofErr w:type="spellEnd"/>
        <w:r w:rsidR="000C0E5B">
          <w:t xml:space="preserve"> </w:t>
        </w:r>
      </w:ins>
      <w:ins w:id="5058" w:author="ghislain.aine" w:date="2015-10-30T11:08:00Z">
        <w:r>
          <w:t>comme suit :</w:t>
        </w:r>
      </w:ins>
    </w:p>
    <w:p w:rsidR="00AB6A4D" w:rsidRDefault="004D7EE5" w:rsidP="000E359C">
      <w:pPr>
        <w:rPr>
          <w:ins w:id="5059" w:author="ghislain.aine" w:date="2015-10-30T11:09:00Z"/>
        </w:rPr>
      </w:pPr>
      <w:ins w:id="5060" w:author="ghislain.aine" w:date="2015-10-30T11:09:00Z">
        <w:r w:rsidR="00705281">
          <w:pict>
            <v:shape id="_x0000_s112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7;mso-fit-shape-to-text:t">
                <w:txbxContent>
                  <w:p w:rsidR="00AC30F5" w:rsidRPr="00095109" w:rsidRDefault="00AC30F5" w:rsidP="00095109">
                    <w:pPr>
                      <w:autoSpaceDE w:val="0"/>
                      <w:autoSpaceDN w:val="0"/>
                      <w:adjustRightInd w:val="0"/>
                      <w:jc w:val="left"/>
                      <w:rPr>
                        <w:ins w:id="5061" w:author="ghislain.aine" w:date="2015-11-04T17:02:00Z"/>
                        <w:rFonts w:ascii="Consolas" w:hAnsi="Consolas" w:cs="Consolas"/>
                        <w:color w:val="000000"/>
                        <w:sz w:val="19"/>
                        <w:szCs w:val="19"/>
                        <w:highlight w:val="white"/>
                        <w:lang w:val="en-US"/>
                        <w:rPrChange w:id="5062" w:author="ghislain.aine" w:date="2015-11-04T17:02:00Z">
                          <w:rPr>
                            <w:ins w:id="5063" w:author="ghislain.aine" w:date="2015-11-04T17:02:00Z"/>
                            <w:rFonts w:ascii="Consolas" w:hAnsi="Consolas" w:cs="Consolas"/>
                            <w:color w:val="000000"/>
                            <w:sz w:val="19"/>
                            <w:szCs w:val="19"/>
                            <w:highlight w:val="white"/>
                          </w:rPr>
                        </w:rPrChange>
                      </w:rPr>
                    </w:pPr>
                    <w:del w:id="5064" w:author="ghislain.aine" w:date="2015-10-30T11:09:00Z">
                      <w:r w:rsidRPr="004D7EE5">
                        <w:rPr>
                          <w:rFonts w:ascii="Consolas" w:hAnsi="Consolas" w:cs="Consolas"/>
                          <w:color w:val="880000"/>
                          <w:sz w:val="19"/>
                          <w:szCs w:val="19"/>
                          <w:highlight w:val="white"/>
                          <w:lang w:val="en-US"/>
                          <w:rPrChange w:id="5065" w:author="ghislain.aine" w:date="2015-11-04T17:02:00Z">
                            <w:rPr>
                              <w:rFonts w:ascii="Consolas" w:hAnsi="Consolas" w:cs="Consolas"/>
                              <w:color w:val="880000"/>
                              <w:sz w:val="19"/>
                              <w:szCs w:val="19"/>
                              <w:highlight w:val="white"/>
                            </w:rPr>
                          </w:rPrChange>
                        </w:rPr>
                        <w:delText>consumeInterface</w:delText>
                      </w:r>
                      <w:r w:rsidRPr="004D7EE5">
                        <w:rPr>
                          <w:rFonts w:ascii="Consolas" w:hAnsi="Consolas" w:cs="Consolas"/>
                          <w:color w:val="000000"/>
                          <w:sz w:val="19"/>
                          <w:szCs w:val="19"/>
                          <w:highlight w:val="white"/>
                          <w:lang w:val="en-US"/>
                          <w:rPrChange w:id="5066" w:author="ghislain.aine" w:date="2015-11-04T17:02:00Z">
                            <w:rPr>
                              <w:rFonts w:ascii="Consolas" w:hAnsi="Consolas" w:cs="Consolas"/>
                              <w:color w:val="000000"/>
                              <w:sz w:val="19"/>
                              <w:szCs w:val="19"/>
                              <w:highlight w:val="white"/>
                            </w:rPr>
                          </w:rPrChange>
                        </w:rPr>
                        <w:delText>(</w:delText>
                      </w:r>
                      <w:r w:rsidRPr="004D7EE5">
                        <w:rPr>
                          <w:rFonts w:ascii="Consolas" w:hAnsi="Consolas" w:cs="Consolas"/>
                          <w:color w:val="6F008A"/>
                          <w:sz w:val="19"/>
                          <w:szCs w:val="19"/>
                          <w:highlight w:val="white"/>
                          <w:lang w:val="en-US"/>
                          <w:rPrChange w:id="5067" w:author="ghislain.aine" w:date="2015-11-04T17:02:00Z">
                            <w:rPr>
                              <w:rFonts w:ascii="Consolas" w:hAnsi="Consolas" w:cs="Consolas"/>
                              <w:color w:val="6F008A"/>
                              <w:sz w:val="19"/>
                              <w:szCs w:val="19"/>
                              <w:highlight w:val="white"/>
                            </w:rPr>
                          </w:rPrChange>
                        </w:rPr>
                        <w:delText>IDEMO_INTERFACE</w:delText>
                      </w:r>
                      <w:r w:rsidRPr="004D7EE5">
                        <w:rPr>
                          <w:rFonts w:ascii="Consolas" w:hAnsi="Consolas" w:cs="Consolas"/>
                          <w:color w:val="000000"/>
                          <w:sz w:val="19"/>
                          <w:szCs w:val="19"/>
                          <w:highlight w:val="white"/>
                          <w:lang w:val="en-US"/>
                          <w:rPrChange w:id="5068" w:author="ghislain.aine" w:date="2015-11-04T17:02:00Z">
                            <w:rPr>
                              <w:rFonts w:ascii="Consolas" w:hAnsi="Consolas" w:cs="Consolas"/>
                              <w:color w:val="000000"/>
                              <w:sz w:val="19"/>
                              <w:szCs w:val="19"/>
                              <w:highlight w:val="white"/>
                            </w:rPr>
                          </w:rPrChange>
                        </w:rPr>
                        <w:delText>, &amp;</w:delText>
                      </w:r>
                      <w:r w:rsidRPr="004D7EE5">
                        <w:rPr>
                          <w:rFonts w:ascii="Consolas" w:hAnsi="Consolas" w:cs="Consolas"/>
                          <w:color w:val="000080"/>
                          <w:sz w:val="19"/>
                          <w:szCs w:val="19"/>
                          <w:highlight w:val="white"/>
                          <w:lang w:val="en-US"/>
                          <w:rPrChange w:id="5069" w:author="ghislain.aine" w:date="2015-11-04T17:02:00Z">
                            <w:rPr>
                              <w:rFonts w:ascii="Consolas" w:hAnsi="Consolas" w:cs="Consolas"/>
                              <w:color w:val="000080"/>
                              <w:sz w:val="19"/>
                              <w:szCs w:val="19"/>
                              <w:highlight w:val="white"/>
                            </w:rPr>
                          </w:rPrChange>
                        </w:rPr>
                        <w:delText>_idemo</w:delText>
                      </w:r>
                      <w:r w:rsidRPr="004D7EE5">
                        <w:rPr>
                          <w:rFonts w:ascii="Consolas" w:hAnsi="Consolas" w:cs="Consolas"/>
                          <w:color w:val="000000"/>
                          <w:sz w:val="19"/>
                          <w:szCs w:val="19"/>
                          <w:highlight w:val="white"/>
                          <w:lang w:val="en-US"/>
                          <w:rPrChange w:id="5070" w:author="ghislain.aine" w:date="2015-11-04T17:02:00Z">
                            <w:rPr>
                              <w:rFonts w:ascii="Consolas" w:hAnsi="Consolas" w:cs="Consolas"/>
                              <w:color w:val="000000"/>
                              <w:sz w:val="19"/>
                              <w:szCs w:val="19"/>
                              <w:highlight w:val="white"/>
                            </w:rPr>
                          </w:rPrChange>
                        </w:rPr>
                        <w:delText xml:space="preserve">, </w:delText>
                      </w:r>
                      <w:r w:rsidRPr="004D7EE5">
                        <w:rPr>
                          <w:rFonts w:ascii="Consolas" w:hAnsi="Consolas" w:cs="Consolas"/>
                          <w:color w:val="0000FF"/>
                          <w:sz w:val="19"/>
                          <w:szCs w:val="19"/>
                          <w:highlight w:val="white"/>
                          <w:lang w:val="en-US"/>
                          <w:rPrChange w:id="5071" w:author="ghislain.aine" w:date="2015-11-04T17:02:00Z">
                            <w:rPr>
                              <w:rFonts w:ascii="Consolas" w:hAnsi="Consolas" w:cs="Consolas"/>
                              <w:color w:val="0000FF"/>
                              <w:sz w:val="19"/>
                              <w:szCs w:val="19"/>
                              <w:highlight w:val="white"/>
                            </w:rPr>
                          </w:rPrChange>
                        </w:rPr>
                        <w:delText>this</w:delText>
                      </w:r>
                      <w:r w:rsidRPr="004D7EE5">
                        <w:rPr>
                          <w:rFonts w:ascii="Consolas" w:hAnsi="Consolas" w:cs="Consolas"/>
                          <w:color w:val="000000"/>
                          <w:sz w:val="19"/>
                          <w:szCs w:val="19"/>
                          <w:highlight w:val="white"/>
                          <w:lang w:val="en-US"/>
                          <w:rPrChange w:id="5072" w:author="ghislain.aine" w:date="2015-11-04T17:02:00Z">
                            <w:rPr>
                              <w:rFonts w:ascii="Consolas" w:hAnsi="Consolas" w:cs="Consolas"/>
                              <w:color w:val="000000"/>
                              <w:sz w:val="19"/>
                              <w:szCs w:val="19"/>
                              <w:highlight w:val="white"/>
                            </w:rPr>
                          </w:rPrChange>
                        </w:rPr>
                        <w:delText>, &amp;</w:delText>
                      </w:r>
                      <w:r w:rsidRPr="004D7EE5">
                        <w:rPr>
                          <w:rFonts w:ascii="Consolas" w:hAnsi="Consolas" w:cs="Consolas"/>
                          <w:color w:val="216F85"/>
                          <w:sz w:val="19"/>
                          <w:szCs w:val="19"/>
                          <w:highlight w:val="white"/>
                          <w:lang w:val="en-US"/>
                          <w:rPrChange w:id="5073" w:author="ghislain.aine" w:date="2015-11-04T17:02:00Z">
                            <w:rPr>
                              <w:rFonts w:ascii="Consolas" w:hAnsi="Consolas" w:cs="Consolas"/>
                              <w:color w:val="216F85"/>
                              <w:sz w:val="19"/>
                              <w:szCs w:val="19"/>
                              <w:highlight w:val="white"/>
                            </w:rPr>
                          </w:rPrChange>
                        </w:rPr>
                        <w:delText>DemoUiComponent</w:delText>
                      </w:r>
                      <w:r w:rsidRPr="004D7EE5">
                        <w:rPr>
                          <w:rFonts w:ascii="Consolas" w:hAnsi="Consolas" w:cs="Consolas"/>
                          <w:color w:val="000000"/>
                          <w:sz w:val="19"/>
                          <w:szCs w:val="19"/>
                          <w:highlight w:val="white"/>
                          <w:lang w:val="en-US"/>
                          <w:rPrChange w:id="5074" w:author="ghislain.aine" w:date="2015-11-04T17:02:00Z">
                            <w:rPr>
                              <w:rFonts w:ascii="Consolas" w:hAnsi="Consolas" w:cs="Consolas"/>
                              <w:color w:val="000000"/>
                              <w:sz w:val="19"/>
                              <w:szCs w:val="19"/>
                              <w:highlight w:val="white"/>
                            </w:rPr>
                          </w:rPrChange>
                        </w:rPr>
                        <w:delText>::</w:delText>
                      </w:r>
                      <w:r w:rsidRPr="004D7EE5">
                        <w:rPr>
                          <w:rFonts w:ascii="Consolas" w:hAnsi="Consolas" w:cs="Consolas"/>
                          <w:color w:val="880000"/>
                          <w:sz w:val="19"/>
                          <w:szCs w:val="19"/>
                          <w:highlight w:val="white"/>
                          <w:lang w:val="en-US"/>
                          <w:rPrChange w:id="5075" w:author="ghislain.aine" w:date="2015-11-04T17:02:00Z">
                            <w:rPr>
                              <w:rFonts w:ascii="Consolas" w:hAnsi="Consolas" w:cs="Consolas"/>
                              <w:color w:val="880000"/>
                              <w:sz w:val="19"/>
                              <w:szCs w:val="19"/>
                              <w:highlight w:val="white"/>
                            </w:rPr>
                          </w:rPrChange>
                        </w:rPr>
                        <w:delText>onIDemoAvailable</w:delText>
                      </w:r>
                      <w:r w:rsidRPr="004D7EE5">
                        <w:rPr>
                          <w:rFonts w:ascii="Consolas" w:hAnsi="Consolas" w:cs="Consolas"/>
                          <w:color w:val="000000"/>
                          <w:sz w:val="19"/>
                          <w:szCs w:val="19"/>
                          <w:highlight w:val="white"/>
                          <w:lang w:val="en-US"/>
                          <w:rPrChange w:id="5076" w:author="ghislain.aine" w:date="2015-11-04T17:02:00Z">
                            <w:rPr>
                              <w:rFonts w:ascii="Consolas" w:hAnsi="Consolas" w:cs="Consolas"/>
                              <w:color w:val="000000"/>
                              <w:sz w:val="19"/>
                              <w:szCs w:val="19"/>
                              <w:highlight w:val="white"/>
                            </w:rPr>
                          </w:rPrChange>
                        </w:rPr>
                        <w:delText>);</w:delText>
                      </w:r>
                    </w:del>
                    <w:ins w:id="5077" w:author="ghislain.aine" w:date="2015-11-04T17:02:00Z">
                      <w:r w:rsidRPr="004D7EE5">
                        <w:rPr>
                          <w:rFonts w:ascii="Consolas" w:hAnsi="Consolas" w:cs="Consolas"/>
                          <w:color w:val="0000FF"/>
                          <w:sz w:val="19"/>
                          <w:szCs w:val="19"/>
                          <w:highlight w:val="white"/>
                          <w:lang w:val="en-US"/>
                          <w:rPrChange w:id="5078" w:author="ghislain.aine" w:date="2015-11-04T17:02: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5079" w:author="ghislain.aine" w:date="2015-11-04T17:02: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080" w:author="ghislain.aine" w:date="2015-11-04T17:02: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081" w:author="ghislain.aine" w:date="2015-11-04T17:02:00Z">
                            <w:rPr>
                              <w:rFonts w:ascii="Consolas" w:hAnsi="Consolas" w:cs="Consolas"/>
                              <w:color w:val="000080"/>
                              <w:sz w:val="19"/>
                              <w:szCs w:val="19"/>
                              <w:highlight w:val="white"/>
                            </w:rPr>
                          </w:rPrChange>
                        </w:rPr>
                        <w:t>ivalue</w:t>
                      </w:r>
                      <w:proofErr w:type="spellEnd"/>
                      <w:r w:rsidRPr="004D7EE5">
                        <w:rPr>
                          <w:rFonts w:ascii="Consolas" w:hAnsi="Consolas" w:cs="Consolas"/>
                          <w:color w:val="000000"/>
                          <w:sz w:val="19"/>
                          <w:szCs w:val="19"/>
                          <w:highlight w:val="white"/>
                          <w:lang w:val="en-US"/>
                          <w:rPrChange w:id="5082" w:author="ghislain.aine" w:date="2015-11-04T17:02:00Z">
                            <w:rPr>
                              <w:rFonts w:ascii="Consolas" w:hAnsi="Consolas" w:cs="Consolas"/>
                              <w:color w:val="000000"/>
                              <w:sz w:val="19"/>
                              <w:szCs w:val="19"/>
                              <w:highlight w:val="white"/>
                            </w:rPr>
                          </w:rPrChange>
                        </w:rPr>
                        <w:t>)</w:t>
                      </w:r>
                    </w:ins>
                  </w:p>
                  <w:p w:rsidR="00AC30F5" w:rsidRPr="00095109" w:rsidRDefault="00AC30F5" w:rsidP="00095109">
                    <w:pPr>
                      <w:autoSpaceDE w:val="0"/>
                      <w:autoSpaceDN w:val="0"/>
                      <w:adjustRightInd w:val="0"/>
                      <w:jc w:val="left"/>
                      <w:rPr>
                        <w:ins w:id="5083" w:author="ghislain.aine" w:date="2015-11-04T17:02:00Z"/>
                        <w:rFonts w:ascii="Consolas" w:hAnsi="Consolas" w:cs="Consolas"/>
                        <w:color w:val="000000"/>
                        <w:sz w:val="19"/>
                        <w:szCs w:val="19"/>
                        <w:highlight w:val="white"/>
                        <w:lang w:val="en-US"/>
                        <w:rPrChange w:id="5084" w:author="ghislain.aine" w:date="2015-11-04T17:02:00Z">
                          <w:rPr>
                            <w:ins w:id="5085" w:author="ghislain.aine" w:date="2015-11-04T17:02:00Z"/>
                            <w:rFonts w:ascii="Consolas" w:hAnsi="Consolas" w:cs="Consolas"/>
                            <w:color w:val="000000"/>
                            <w:sz w:val="19"/>
                            <w:szCs w:val="19"/>
                            <w:highlight w:val="white"/>
                          </w:rPr>
                        </w:rPrChange>
                      </w:rPr>
                    </w:pPr>
                    <w:ins w:id="5086" w:author="ghislain.aine" w:date="2015-11-04T17:02:00Z">
                      <w:r w:rsidRPr="004D7EE5">
                        <w:rPr>
                          <w:rFonts w:ascii="Consolas" w:hAnsi="Consolas" w:cs="Consolas"/>
                          <w:color w:val="000000"/>
                          <w:sz w:val="19"/>
                          <w:szCs w:val="19"/>
                          <w:highlight w:val="white"/>
                          <w:lang w:val="en-US"/>
                          <w:rPrChange w:id="5087" w:author="ghislain.aine" w:date="2015-11-04T17:02:00Z">
                            <w:rPr>
                              <w:rFonts w:ascii="Consolas" w:hAnsi="Consolas" w:cs="Consolas"/>
                              <w:color w:val="000000"/>
                              <w:sz w:val="19"/>
                              <w:szCs w:val="19"/>
                              <w:highlight w:val="white"/>
                            </w:rPr>
                          </w:rPrChange>
                        </w:rPr>
                        <w:t>{</w:t>
                      </w:r>
                    </w:ins>
                  </w:p>
                  <w:p w:rsidR="00AC30F5" w:rsidRDefault="00AC30F5" w:rsidP="00095109">
                    <w:pPr>
                      <w:autoSpaceDE w:val="0"/>
                      <w:autoSpaceDN w:val="0"/>
                      <w:adjustRightInd w:val="0"/>
                      <w:jc w:val="left"/>
                      <w:rPr>
                        <w:ins w:id="5088" w:author="ghislain.aine" w:date="2015-11-04T17:02:00Z"/>
                        <w:rFonts w:ascii="Consolas" w:hAnsi="Consolas" w:cs="Consolas"/>
                        <w:color w:val="000000"/>
                        <w:sz w:val="19"/>
                        <w:szCs w:val="19"/>
                        <w:highlight w:val="white"/>
                        <w:lang w:val="en-US"/>
                      </w:rPr>
                    </w:pPr>
                    <w:ins w:id="5089" w:author="ghislain.aine" w:date="2015-11-04T17:02:00Z">
                      <w:r>
                        <w:rPr>
                          <w:rFonts w:ascii="Consolas" w:hAnsi="Consolas" w:cs="Consolas"/>
                          <w:color w:val="000000"/>
                          <w:sz w:val="19"/>
                          <w:szCs w:val="19"/>
                          <w:highlight w:val="white"/>
                          <w:lang w:val="en-US"/>
                        </w:rPr>
                        <w:tab/>
                      </w:r>
                      <w:proofErr w:type="spellStart"/>
                      <w:r w:rsidRPr="004D7EE5">
                        <w:rPr>
                          <w:rFonts w:ascii="Consolas" w:hAnsi="Consolas" w:cs="Consolas"/>
                          <w:color w:val="6F008A"/>
                          <w:sz w:val="19"/>
                          <w:szCs w:val="19"/>
                          <w:highlight w:val="white"/>
                          <w:lang w:val="en-US"/>
                          <w:rPrChange w:id="5090" w:author="ghislain.aine" w:date="2015-11-04T17:02:00Z">
                            <w:rPr>
                              <w:rFonts w:ascii="Consolas" w:hAnsi="Consolas" w:cs="Consolas"/>
                              <w:color w:val="6F008A"/>
                              <w:sz w:val="19"/>
                              <w:szCs w:val="19"/>
                              <w:highlight w:val="white"/>
                            </w:rPr>
                          </w:rPrChange>
                        </w:rPr>
                        <w:t>qDebug</w:t>
                      </w:r>
                      <w:proofErr w:type="spellEnd"/>
                      <w:r w:rsidRPr="004D7EE5">
                        <w:rPr>
                          <w:rFonts w:ascii="Consolas" w:hAnsi="Consolas" w:cs="Consolas"/>
                          <w:color w:val="000000"/>
                          <w:sz w:val="19"/>
                          <w:szCs w:val="19"/>
                          <w:highlight w:val="white"/>
                          <w:lang w:val="en-US"/>
                          <w:rPrChange w:id="5091" w:author="ghislain.aine" w:date="2015-11-04T17:02:00Z">
                            <w:rPr>
                              <w:rFonts w:ascii="Consolas" w:hAnsi="Consolas" w:cs="Consolas"/>
                              <w:color w:val="000000"/>
                              <w:sz w:val="19"/>
                              <w:szCs w:val="19"/>
                              <w:highlight w:val="white"/>
                            </w:rPr>
                          </w:rPrChange>
                        </w:rPr>
                        <w:t xml:space="preserve">() &lt;&lt; </w:t>
                      </w:r>
                      <w:r w:rsidRPr="004D7EE5">
                        <w:rPr>
                          <w:rFonts w:ascii="Consolas" w:hAnsi="Consolas" w:cs="Consolas"/>
                          <w:color w:val="A31515"/>
                          <w:sz w:val="19"/>
                          <w:szCs w:val="19"/>
                          <w:highlight w:val="white"/>
                          <w:lang w:val="en-US"/>
                          <w:rPrChange w:id="5092" w:author="ghislain.aine" w:date="2015-11-04T17:02:00Z">
                            <w:rPr>
                              <w:rFonts w:ascii="Consolas" w:hAnsi="Consolas" w:cs="Consolas"/>
                              <w:color w:val="A31515"/>
                              <w:sz w:val="19"/>
                              <w:szCs w:val="19"/>
                              <w:highlight w:val="white"/>
                            </w:rPr>
                          </w:rPrChange>
                        </w:rPr>
                        <w:t>"Init : "</w:t>
                      </w:r>
                      <w:r w:rsidRPr="004D7EE5">
                        <w:rPr>
                          <w:rFonts w:ascii="Consolas" w:hAnsi="Consolas" w:cs="Consolas"/>
                          <w:color w:val="000000"/>
                          <w:sz w:val="19"/>
                          <w:szCs w:val="19"/>
                          <w:highlight w:val="white"/>
                          <w:lang w:val="en-US"/>
                          <w:rPrChange w:id="5093" w:author="ghislain.aine" w:date="2015-11-04T17:02:00Z">
                            <w:rPr>
                              <w:rFonts w:ascii="Consolas" w:hAnsi="Consolas" w:cs="Consolas"/>
                              <w:color w:val="000000"/>
                              <w:sz w:val="19"/>
                              <w:szCs w:val="19"/>
                              <w:highlight w:val="white"/>
                            </w:rPr>
                          </w:rPrChange>
                        </w:rPr>
                        <w:t xml:space="preserve"> &lt;&lt; </w:t>
                      </w:r>
                      <w:r w:rsidRPr="004D7EE5">
                        <w:rPr>
                          <w:rFonts w:ascii="Consolas" w:hAnsi="Consolas" w:cs="Consolas"/>
                          <w:color w:val="000080"/>
                          <w:sz w:val="19"/>
                          <w:szCs w:val="19"/>
                          <w:highlight w:val="white"/>
                          <w:lang w:val="en-US"/>
                          <w:rPrChange w:id="5094" w:author="ghislain.aine" w:date="2015-11-04T17:02: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095" w:author="ghislain.aine" w:date="2015-11-04T17:02:00Z">
                            <w:rPr>
                              <w:rFonts w:ascii="Consolas" w:hAnsi="Consolas" w:cs="Consolas"/>
                              <w:color w:val="000080"/>
                              <w:sz w:val="19"/>
                              <w:szCs w:val="19"/>
                              <w:highlight w:val="white"/>
                            </w:rPr>
                          </w:rPrChange>
                        </w:rPr>
                        <w:t>ivalue</w:t>
                      </w:r>
                      <w:proofErr w:type="spellEnd"/>
                      <w:r w:rsidRPr="004D7EE5">
                        <w:rPr>
                          <w:rFonts w:ascii="Consolas" w:hAnsi="Consolas" w:cs="Consolas"/>
                          <w:color w:val="000000"/>
                          <w:sz w:val="19"/>
                          <w:szCs w:val="19"/>
                          <w:highlight w:val="white"/>
                          <w:lang w:val="en-US"/>
                          <w:rPrChange w:id="5096" w:author="ghislain.aine" w:date="2015-11-04T17:02: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5097" w:author="ghislain.aine" w:date="2015-11-04T17:02:00Z">
                            <w:rPr>
                              <w:rFonts w:ascii="Consolas" w:hAnsi="Consolas" w:cs="Consolas"/>
                              <w:color w:val="880000"/>
                              <w:sz w:val="19"/>
                              <w:szCs w:val="19"/>
                              <w:highlight w:val="white"/>
                            </w:rPr>
                          </w:rPrChange>
                        </w:rPr>
                        <w:t>getValue</w:t>
                      </w:r>
                      <w:proofErr w:type="spellEnd"/>
                      <w:r w:rsidRPr="004D7EE5">
                        <w:rPr>
                          <w:rFonts w:ascii="Consolas" w:hAnsi="Consolas" w:cs="Consolas"/>
                          <w:color w:val="000000"/>
                          <w:sz w:val="19"/>
                          <w:szCs w:val="19"/>
                          <w:highlight w:val="white"/>
                          <w:lang w:val="en-US"/>
                          <w:rPrChange w:id="5098" w:author="ghislain.aine" w:date="2015-11-04T17:02:00Z">
                            <w:rPr>
                              <w:rFonts w:ascii="Consolas" w:hAnsi="Consolas" w:cs="Consolas"/>
                              <w:color w:val="000000"/>
                              <w:sz w:val="19"/>
                              <w:szCs w:val="19"/>
                              <w:highlight w:val="white"/>
                            </w:rPr>
                          </w:rPrChange>
                        </w:rPr>
                        <w:t>();</w:t>
                      </w:r>
                    </w:ins>
                  </w:p>
                  <w:p w:rsidR="00AC30F5" w:rsidRDefault="00AC30F5">
                    <w:pPr>
                      <w:autoSpaceDE w:val="0"/>
                      <w:autoSpaceDN w:val="0"/>
                      <w:adjustRightInd w:val="0"/>
                      <w:jc w:val="left"/>
                      <w:rPr>
                        <w:lang w:val="en-US"/>
                        <w:rPrChange w:id="5099" w:author="ghislain.aine" w:date="2015-11-04T17:02:00Z">
                          <w:rPr/>
                        </w:rPrChange>
                      </w:rPr>
                      <w:pPrChange w:id="5100" w:author="ghislain.aine" w:date="2015-11-04T17:02:00Z">
                        <w:pPr/>
                      </w:pPrChange>
                    </w:pPr>
                    <w:ins w:id="5101" w:author="ghislain.aine" w:date="2015-11-04T17:02:00Z">
                      <w:r>
                        <w:rPr>
                          <w:rFonts w:ascii="Consolas" w:hAnsi="Consolas" w:cs="Consolas"/>
                          <w:color w:val="000000"/>
                          <w:sz w:val="19"/>
                          <w:szCs w:val="19"/>
                          <w:highlight w:val="white"/>
                          <w:lang w:val="en-US"/>
                        </w:rPr>
                        <w:t>}</w:t>
                      </w:r>
                      <w:r w:rsidRPr="004D7EE5">
                        <w:rPr>
                          <w:rFonts w:ascii="Consolas" w:hAnsi="Consolas" w:cs="Consolas"/>
                          <w:color w:val="000000"/>
                          <w:sz w:val="19"/>
                          <w:szCs w:val="19"/>
                          <w:highlight w:val="white"/>
                          <w:lang w:val="en-US"/>
                          <w:rPrChange w:id="5102" w:author="ghislain.aine" w:date="2015-11-04T17:02: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5103" w:author="ghislain.aine" w:date="2015-11-04T17:02:00Z">
                            <w:rPr>
                              <w:rFonts w:ascii="Consolas" w:hAnsi="Consolas" w:cs="Consolas"/>
                              <w:color w:val="000000"/>
                              <w:sz w:val="19"/>
                              <w:szCs w:val="19"/>
                              <w:highlight w:val="white"/>
                            </w:rPr>
                          </w:rPrChange>
                        </w:rPr>
                        <w:tab/>
                      </w:r>
                    </w:ins>
                  </w:p>
                </w:txbxContent>
              </v:textbox>
              <w10:wrap type="none"/>
              <w10:anchorlock/>
            </v:shape>
          </w:pict>
        </w:r>
      </w:ins>
    </w:p>
    <w:p w:rsidR="00AB6A4D" w:rsidRDefault="00AB6A4D" w:rsidP="000E359C"/>
    <w:p w:rsidR="00E31FB1" w:rsidDel="00F37020" w:rsidRDefault="00E31FB1" w:rsidP="00E4115C">
      <w:pPr>
        <w:pStyle w:val="Paragraphedeliste"/>
        <w:numPr>
          <w:ilvl w:val="0"/>
          <w:numId w:val="18"/>
        </w:numPr>
        <w:rPr>
          <w:del w:id="5104" w:author="jerome draillard" w:date="2015-10-29T12:54:00Z"/>
        </w:rPr>
      </w:pPr>
      <w:del w:id="5105" w:author="jerome draillard" w:date="2015-10-29T12:54:00Z">
        <w:r w:rsidDel="00F37020">
          <w:delText>Créer le deuxième composant</w:delText>
        </w:r>
        <w:r w:rsidR="006418CF" w:rsidDel="00F37020">
          <w:delText xml:space="preserve"> manuellement</w:delText>
        </w:r>
        <w:r w:rsidR="004358E6" w:rsidDel="00F37020">
          <w:delText>, en s'inspirant de celui déjà cré</w:delText>
        </w:r>
        <w:r w:rsidR="006418CF" w:rsidDel="00F37020">
          <w:delText>é</w:delText>
        </w:r>
      </w:del>
    </w:p>
    <w:p w:rsidR="004358E6" w:rsidDel="00F37020" w:rsidRDefault="004358E6" w:rsidP="00E4115C">
      <w:pPr>
        <w:pStyle w:val="Paragraphedeliste"/>
        <w:numPr>
          <w:ilvl w:val="0"/>
          <w:numId w:val="18"/>
        </w:numPr>
        <w:rPr>
          <w:del w:id="5106" w:author="jerome draillard" w:date="2015-10-29T12:54:00Z"/>
        </w:rPr>
      </w:pPr>
      <w:del w:id="5107" w:author="jerome draillard" w:date="2015-10-29T12:54:00Z">
        <w:r w:rsidDel="00F37020">
          <w:delText>Penser à rajouter les f</w:delText>
        </w:r>
        <w:r w:rsidR="000E359C" w:rsidDel="00F37020">
          <w:delText>ichiers dans "plugin_files.pri"</w:delText>
        </w:r>
      </w:del>
    </w:p>
    <w:p w:rsidR="004358E6" w:rsidDel="00F37020" w:rsidRDefault="0069151D" w:rsidP="00E4115C">
      <w:pPr>
        <w:pStyle w:val="Paragraphedeliste"/>
        <w:numPr>
          <w:ilvl w:val="0"/>
          <w:numId w:val="18"/>
        </w:numPr>
        <w:rPr>
          <w:del w:id="5108" w:author="jerome draillard" w:date="2015-10-29T12:54:00Z"/>
        </w:rPr>
      </w:pPr>
      <w:del w:id="5109" w:author="jerome draillard" w:date="2015-10-29T12:54:00Z">
        <w:r w:rsidDel="00F37020">
          <w:delText xml:space="preserve">Faire hériter la classe de </w:delText>
        </w:r>
        <w:r w:rsidR="004358E6" w:rsidDel="00F37020">
          <w:delText>"</w:delText>
        </w:r>
        <w:r w:rsidR="004358E6" w:rsidRPr="004358E6" w:rsidDel="00F37020">
          <w:delText>SwAssistedComponent</w:delText>
        </w:r>
        <w:r w:rsidR="004358E6" w:rsidDel="00F37020">
          <w:delText>"</w:delText>
        </w:r>
      </w:del>
    </w:p>
    <w:p w:rsidR="004358E6" w:rsidDel="00F37020" w:rsidRDefault="004358E6" w:rsidP="00E4115C">
      <w:pPr>
        <w:pStyle w:val="Paragraphedeliste"/>
        <w:numPr>
          <w:ilvl w:val="0"/>
          <w:numId w:val="18"/>
        </w:numPr>
        <w:rPr>
          <w:del w:id="5110" w:author="jerome draillard" w:date="2015-10-29T12:55:00Z"/>
        </w:rPr>
      </w:pPr>
      <w:del w:id="5111" w:author="jerome draillard" w:date="2015-10-29T12:55:00Z">
        <w:r w:rsidDel="00F37020">
          <w:delText>Enregistrer le composant dans "</w:delText>
        </w:r>
        <w:r w:rsidRPr="004358E6" w:rsidDel="00F37020">
          <w:delText>SxTpTpdemoPluginFactory_Class.cpp</w:delText>
        </w:r>
        <w:r w:rsidDel="00F37020">
          <w:delText>" (</w:delText>
        </w:r>
        <w:r w:rsidR="0069151D" w:rsidDel="00F37020">
          <w:delText>cf.</w:delText>
        </w:r>
        <w:r w:rsidR="00FD6621" w:rsidDel="00F37020">
          <w:delText xml:space="preserve"> </w:delText>
        </w:r>
        <w:r w:rsidR="004D7EE5" w:rsidDel="00F37020">
          <w:fldChar w:fldCharType="begin"/>
        </w:r>
        <w:r w:rsidR="00FD6621" w:rsidDel="00F37020">
          <w:delInstrText xml:space="preserve"> REF _Ref378245197 \r \h </w:delInstrText>
        </w:r>
        <w:r w:rsidR="004D7EE5" w:rsidDel="00F37020">
          <w:fldChar w:fldCharType="separate"/>
        </w:r>
        <w:r w:rsidR="00FD6621" w:rsidDel="00F37020">
          <w:delText>5.1.1.3</w:delText>
        </w:r>
        <w:r w:rsidR="004D7EE5" w:rsidDel="00F37020">
          <w:fldChar w:fldCharType="end"/>
        </w:r>
        <w:r w:rsidR="0069151D" w:rsidDel="00F37020">
          <w:delText>)</w:delText>
        </w:r>
      </w:del>
    </w:p>
    <w:p w:rsidR="000E359C" w:rsidDel="00D33271" w:rsidRDefault="00072CB6" w:rsidP="00E4115C">
      <w:pPr>
        <w:pStyle w:val="Paragraphedeliste"/>
        <w:numPr>
          <w:ilvl w:val="0"/>
          <w:numId w:val="18"/>
        </w:numPr>
        <w:rPr>
          <w:del w:id="5112" w:author="jerome draillard" w:date="2015-10-29T12:58:00Z"/>
        </w:rPr>
      </w:pPr>
      <w:del w:id="5113" w:author="jerome draillard" w:date="2015-10-29T12:58:00Z">
        <w:r w:rsidDel="00D33271">
          <w:delText>Consommer l'interface dans "initializeComponent", et l</w:delText>
        </w:r>
        <w:r w:rsidR="002805A5" w:rsidDel="00D33271">
          <w:delText>a supprimer dans le destructeur (chercher les noms des fonctions dans "</w:delText>
        </w:r>
        <w:r w:rsidR="002805A5" w:rsidRPr="002805A5" w:rsidDel="00D33271">
          <w:delText>SwAssistedComponent.h</w:delText>
        </w:r>
        <w:r w:rsidR="002805A5" w:rsidDel="00D33271">
          <w:delText>")</w:delText>
        </w:r>
        <w:r w:rsidR="0069151D" w:rsidDel="00D33271">
          <w:delText>.</w:delText>
        </w:r>
      </w:del>
    </w:p>
    <w:p w:rsidR="00072CB6" w:rsidDel="00D33271" w:rsidRDefault="0069151D" w:rsidP="000E359C">
      <w:pPr>
        <w:pStyle w:val="Paragraphedeliste"/>
        <w:rPr>
          <w:del w:id="5114" w:author="jerome draillard" w:date="2015-10-29T12:58:00Z"/>
        </w:rPr>
      </w:pPr>
      <w:del w:id="5115" w:author="jerome draillard" w:date="2015-10-29T12:58:00Z">
        <w:r w:rsidDel="00D33271">
          <w:delText>Attention, la fonction pour consommer une interface est de type "template", il faut donc penser à préciser le type à utiliser entre chevrons (&lt;IDemo&gt;)</w:delText>
        </w:r>
      </w:del>
    </w:p>
    <w:p w:rsidR="00E33584" w:rsidDel="00AB6A4D" w:rsidRDefault="00D33271" w:rsidP="00E4115C">
      <w:pPr>
        <w:pStyle w:val="Paragraphedeliste"/>
        <w:numPr>
          <w:ilvl w:val="0"/>
          <w:numId w:val="19"/>
        </w:numPr>
        <w:rPr>
          <w:del w:id="5116" w:author="ghislain.aine" w:date="2015-10-30T11:09:00Z"/>
        </w:rPr>
      </w:pPr>
      <w:ins w:id="5117" w:author="jerome draillard" w:date="2015-10-29T12:59:00Z">
        <w:del w:id="5118" w:author="ghislain.aine" w:date="2015-10-30T11:09:00Z">
          <w:r w:rsidDel="00AB6A4D">
            <w:delText xml:space="preserve">Implémenter la méthode onIDemoAvailable comme suit : </w:delText>
          </w:r>
        </w:del>
      </w:ins>
      <w:del w:id="5119" w:author="ghislain.aine" w:date="2015-10-30T11:09:00Z">
        <w:r w:rsidR="00E33584" w:rsidDel="00AB6A4D">
          <w:delText xml:space="preserve">Créer dans le fichier .h une variable membre de type IDemo *. Cette interface sera récupérée lorsqu'elle sera disponible, via </w:delText>
        </w:r>
      </w:del>
      <w:ins w:id="5120" w:author="giacomo.rombaut" w:date="2015-04-15T14:59:00Z">
        <w:del w:id="5121" w:author="ghislain.aine" w:date="2015-10-30T11:09:00Z">
          <w:r w:rsidR="001846DB" w:rsidDel="00AB6A4D">
            <w:delText xml:space="preserve">par </w:delText>
          </w:r>
        </w:del>
      </w:ins>
      <w:del w:id="5122" w:author="ghislain.aine" w:date="2015-10-30T11:09:00Z">
        <w:r w:rsidR="00E33584" w:rsidDel="00AB6A4D">
          <w:delText>la fonction "</w:delText>
        </w:r>
      </w:del>
      <w:ins w:id="5123" w:author="giacomo.rombaut" w:date="2015-04-15T15:00:00Z">
        <w:del w:id="5124" w:author="ghislain.aine" w:date="2015-10-30T11:09:00Z">
          <w:r w:rsidR="001846DB" w:rsidRPr="001846DB" w:rsidDel="00AB6A4D">
            <w:delText>consumeInterface</w:delText>
          </w:r>
        </w:del>
      </w:ins>
      <w:del w:id="5125" w:author="ghislain.aine" w:date="2015-10-30T11:09:00Z">
        <w:r w:rsidR="00E33584" w:rsidDel="00AB6A4D">
          <w:delText>interfaceAvailable".</w:delText>
        </w:r>
      </w:del>
    </w:p>
    <w:p w:rsidR="00E33584" w:rsidDel="00AB6A4D" w:rsidRDefault="00E33584" w:rsidP="005C2013">
      <w:pPr>
        <w:pStyle w:val="Code"/>
        <w:rPr>
          <w:del w:id="5126" w:author="ghislain.aine" w:date="2015-10-30T11:09:00Z"/>
        </w:rPr>
      </w:pPr>
      <w:del w:id="5127" w:author="ghislain.aine" w:date="2015-10-30T11:09:00Z">
        <w:r w:rsidDel="00AB6A4D">
          <w:rPr>
            <w:noProof/>
          </w:rPr>
          <w:delText>IDemo * = _iDemo;</w:delText>
        </w:r>
      </w:del>
    </w:p>
    <w:p w:rsidR="001846DB" w:rsidRPr="001846DB" w:rsidDel="00AB6A4D" w:rsidRDefault="001846DB" w:rsidP="00E4115C">
      <w:pPr>
        <w:pStyle w:val="Paragraphedeliste"/>
        <w:numPr>
          <w:ilvl w:val="0"/>
          <w:numId w:val="19"/>
        </w:numPr>
        <w:rPr>
          <w:ins w:id="5128" w:author="giacomo.rombaut" w:date="2015-04-15T15:00:00Z"/>
          <w:del w:id="5129" w:author="ghislain.aine" w:date="2015-10-30T11:09:00Z"/>
          <w:rFonts w:ascii="Courier New" w:hAnsi="Courier New" w:cs="Courier New"/>
          <w:noProof/>
          <w:sz w:val="20"/>
          <w:szCs w:val="20"/>
          <w:rPrChange w:id="5130" w:author="giacomo.rombaut" w:date="2015-04-15T15:00:00Z">
            <w:rPr>
              <w:ins w:id="5131" w:author="giacomo.rombaut" w:date="2015-04-15T15:00:00Z"/>
              <w:del w:id="5132" w:author="ghislain.aine" w:date="2015-10-30T11:09:00Z"/>
            </w:rPr>
          </w:rPrChange>
        </w:rPr>
      </w:pPr>
    </w:p>
    <w:p w:rsidR="0069151D" w:rsidRPr="000E359C" w:rsidDel="00AB6A4D" w:rsidRDefault="00E33584" w:rsidP="00E4115C">
      <w:pPr>
        <w:pStyle w:val="Paragraphedeliste"/>
        <w:numPr>
          <w:ilvl w:val="0"/>
          <w:numId w:val="19"/>
        </w:numPr>
        <w:rPr>
          <w:del w:id="5133" w:author="ghislain.aine" w:date="2015-10-30T11:09:00Z"/>
          <w:rFonts w:ascii="Courier New" w:hAnsi="Courier New" w:cs="Courier New"/>
          <w:noProof/>
          <w:sz w:val="20"/>
          <w:szCs w:val="20"/>
        </w:rPr>
      </w:pPr>
      <w:del w:id="5134" w:author="ghislain.aine" w:date="2015-10-30T11:09:00Z">
        <w:r w:rsidDel="00AB6A4D">
          <w:delText>Dans la fonction "</w:delText>
        </w:r>
        <w:r w:rsidRPr="00E33584" w:rsidDel="00AB6A4D">
          <w:delText>interfaceAvailable</w:delText>
        </w:r>
        <w:r w:rsidDel="00AB6A4D">
          <w:delText xml:space="preserve">", si le nom de l'interface en entrée correspond à </w:delText>
        </w:r>
        <w:r w:rsidR="0069151D" w:rsidDel="00AB6A4D">
          <w:delText>l'</w:delText>
        </w:r>
        <w:r w:rsidDel="00AB6A4D">
          <w:delText>interface</w:delText>
        </w:r>
        <w:r w:rsidR="0069151D" w:rsidDel="00AB6A4D">
          <w:delText xml:space="preserve"> IDemo</w:delText>
        </w:r>
        <w:r w:rsidDel="00AB6A4D">
          <w:delText xml:space="preserve">, </w:delText>
        </w:r>
        <w:r w:rsidR="0069151D" w:rsidDel="00AB6A4D">
          <w:delText>récupérer l'interface avec</w:delText>
        </w:r>
        <w:r w:rsidDel="00AB6A4D">
          <w:delText xml:space="preserve"> la fonction "getInterface".</w:delText>
        </w:r>
      </w:del>
    </w:p>
    <w:p w:rsidR="00E33584" w:rsidRPr="00E33584" w:rsidDel="00AB6A4D" w:rsidRDefault="00E33584" w:rsidP="005C2013">
      <w:pPr>
        <w:pStyle w:val="Code"/>
        <w:rPr>
          <w:del w:id="5135" w:author="ghislain.aine" w:date="2015-10-30T11:09:00Z"/>
          <w:noProof/>
          <w:lang w:val="en-US"/>
        </w:rPr>
      </w:pPr>
      <w:del w:id="5136" w:author="ghislain.aine" w:date="2015-10-30T11:09:00Z">
        <w:r w:rsidRPr="0069151D" w:rsidDel="00AB6A4D">
          <w:rPr>
            <w:noProof/>
            <w:color w:val="0000FF"/>
            <w:lang w:val="en-US"/>
          </w:rPr>
          <w:delText>if</w:delText>
        </w:r>
        <w:r w:rsidRPr="0069151D" w:rsidDel="00AB6A4D">
          <w:rPr>
            <w:noProof/>
            <w:lang w:val="en-US"/>
          </w:rPr>
          <w:delText xml:space="preserve"> (interface_name == IDEMO_INTERFACE) {</w:delText>
        </w:r>
      </w:del>
    </w:p>
    <w:p w:rsidR="00E33584" w:rsidRPr="000A1FE4" w:rsidDel="00AB6A4D" w:rsidRDefault="00E33584" w:rsidP="005C2013">
      <w:pPr>
        <w:pStyle w:val="Code"/>
        <w:rPr>
          <w:del w:id="5137" w:author="ghislain.aine" w:date="2015-10-30T11:09:00Z"/>
          <w:noProof/>
          <w:lang w:val="en-US"/>
        </w:rPr>
      </w:pPr>
      <w:del w:id="5138" w:author="ghislain.aine" w:date="2015-10-30T11:09:00Z">
        <w:r w:rsidRPr="00E33584" w:rsidDel="00AB6A4D">
          <w:rPr>
            <w:noProof/>
            <w:lang w:val="en-US"/>
          </w:rPr>
          <w:tab/>
          <w:delText>_iDemo = getInterface&lt;IDemo&gt;(interface_name);</w:delText>
        </w:r>
      </w:del>
    </w:p>
    <w:p w:rsidR="00E33584" w:rsidDel="00AB6A4D" w:rsidRDefault="00E33584" w:rsidP="005C2013">
      <w:pPr>
        <w:pStyle w:val="Code"/>
        <w:rPr>
          <w:del w:id="5139" w:author="ghislain.aine" w:date="2015-10-30T11:09:00Z"/>
          <w:noProof/>
        </w:rPr>
      </w:pPr>
      <w:del w:id="5140" w:author="ghislain.aine" w:date="2015-10-30T11:09:00Z">
        <w:r w:rsidDel="00AB6A4D">
          <w:rPr>
            <w:noProof/>
          </w:rPr>
          <w:delText>}</w:delText>
        </w:r>
      </w:del>
    </w:p>
    <w:p w:rsidR="003C6861" w:rsidDel="00AB6A4D" w:rsidRDefault="003C6861" w:rsidP="00E4115C">
      <w:pPr>
        <w:pStyle w:val="Paragraphedeliste"/>
        <w:numPr>
          <w:ilvl w:val="0"/>
          <w:numId w:val="19"/>
        </w:numPr>
        <w:rPr>
          <w:ins w:id="5141" w:author="giacomo.rombaut" w:date="2015-04-15T14:04:00Z"/>
          <w:del w:id="5142" w:author="ghislain.aine" w:date="2015-10-30T11:09:00Z"/>
        </w:rPr>
      </w:pPr>
    </w:p>
    <w:p w:rsidR="000A1FE4" w:rsidDel="00AB6A4D" w:rsidRDefault="000A1FE4" w:rsidP="00E4115C">
      <w:pPr>
        <w:pStyle w:val="Paragraphedeliste"/>
        <w:numPr>
          <w:ilvl w:val="0"/>
          <w:numId w:val="19"/>
        </w:numPr>
        <w:rPr>
          <w:del w:id="5143" w:author="ghislain.aine" w:date="2015-10-30T11:09:00Z"/>
        </w:rPr>
      </w:pPr>
      <w:del w:id="5144" w:author="ghislain.aine" w:date="2015-10-30T11:09:00Z">
        <w:r w:rsidDel="00AB6A4D">
          <w:delText>Faire afficher la valeur lue à la suite, par exemple avec la fonction "qdebug"</w:delText>
        </w:r>
      </w:del>
    </w:p>
    <w:p w:rsidR="000A1FE4" w:rsidDel="00AB6A4D" w:rsidRDefault="000A1FE4" w:rsidP="005C2013">
      <w:pPr>
        <w:pStyle w:val="Code"/>
        <w:rPr>
          <w:del w:id="5145" w:author="ghislain.aine" w:date="2015-10-30T11:09:00Z"/>
          <w:noProof/>
        </w:rPr>
      </w:pPr>
      <w:del w:id="5146" w:author="ghislain.aine" w:date="2015-10-30T11:09:00Z">
        <w:r w:rsidDel="00AB6A4D">
          <w:rPr>
            <w:noProof/>
          </w:rPr>
          <w:delText>qDebug() &lt;&lt; _iDemo-&gt;getValue();</w:delText>
        </w:r>
      </w:del>
    </w:p>
    <w:p w:rsidR="000E359C" w:rsidDel="00AB6A4D" w:rsidRDefault="000E359C" w:rsidP="000E359C">
      <w:pPr>
        <w:rPr>
          <w:del w:id="5147" w:author="ghislain.aine" w:date="2015-10-30T11:09:00Z"/>
        </w:rPr>
      </w:pPr>
    </w:p>
    <w:p w:rsidR="000A1FE4" w:rsidRDefault="000A1FE4" w:rsidP="000E359C">
      <w:r>
        <w:t>La valeur enregistrée dans la fonction "</w:t>
      </w:r>
      <w:proofErr w:type="spellStart"/>
      <w:r>
        <w:t>getValue</w:t>
      </w:r>
      <w:proofErr w:type="spellEnd"/>
      <w:r>
        <w:t>" apparaîtra dans la console lorsque le module sera connecté.</w:t>
      </w:r>
    </w:p>
    <w:p w:rsidR="000E359C" w:rsidRDefault="000E359C" w:rsidP="000E359C"/>
    <w:p w:rsidR="000A1FE4" w:rsidRDefault="000A1FE4" w:rsidP="000E359C">
      <w:pPr>
        <w:rPr>
          <w:ins w:id="5148" w:author="ghislain.aine" w:date="2015-10-30T11:09:00Z"/>
        </w:rPr>
      </w:pPr>
      <w:r>
        <w:lastRenderedPageBreak/>
        <w:t xml:space="preserve">Il est possible d'afficher l'information dans le log de </w:t>
      </w:r>
      <w:proofErr w:type="spellStart"/>
      <w:r>
        <w:t>Streamwork</w:t>
      </w:r>
      <w:proofErr w:type="spellEnd"/>
      <w:r>
        <w:t>. Ce log est accessible via le menu "</w:t>
      </w:r>
      <w:proofErr w:type="spellStart"/>
      <w:r>
        <w:t>ShowLog</w:t>
      </w:r>
      <w:proofErr w:type="spellEnd"/>
      <w:r>
        <w:t xml:space="preserve">".  Pour afficher la valeur dans le log, il faut utiliser le </w:t>
      </w:r>
      <w:proofErr w:type="spellStart"/>
      <w:r w:rsidRPr="00006C92">
        <w:t>logger</w:t>
      </w:r>
      <w:proofErr w:type="spellEnd"/>
      <w:ins w:id="5149" w:author="giacomo.rombaut" w:date="2015-04-14T15:27:00Z">
        <w:r w:rsidR="00EE3541" w:rsidRPr="00006C92">
          <w:t xml:space="preserve"> (</w:t>
        </w:r>
        <w:proofErr w:type="spellStart"/>
        <w:r w:rsidR="00EE3541" w:rsidRPr="00006C92">
          <w:rPr>
            <w:rFonts w:cs="Consolas"/>
          </w:rPr>
          <w:t>SwApplication.h</w:t>
        </w:r>
        <w:proofErr w:type="spellEnd"/>
        <w:r w:rsidR="00EE3541" w:rsidRPr="00006C92">
          <w:rPr>
            <w:rFonts w:cs="Consolas"/>
          </w:rPr>
          <w:t xml:space="preserve">) </w:t>
        </w:r>
      </w:ins>
      <w:r w:rsidRPr="00006C92">
        <w:t>:</w:t>
      </w:r>
    </w:p>
    <w:p w:rsidR="00AB6A4D" w:rsidRDefault="004D7EE5" w:rsidP="000E359C">
      <w:pPr>
        <w:rPr>
          <w:ins w:id="5150" w:author="ghislain.aine" w:date="2015-10-30T11:09:00Z"/>
        </w:rPr>
      </w:pPr>
      <w:ins w:id="5151" w:author="ghislain.aine" w:date="2015-10-30T11:09:00Z">
        <w:r w:rsidR="00A43A6B">
          <w:pict>
            <v:shape id="_x0000_s112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6;mso-fit-shape-to-text:t">
                <w:txbxContent>
                  <w:p w:rsidR="00AC30F5" w:rsidRPr="00AB6A4D" w:rsidRDefault="00AC30F5" w:rsidP="00AB6A4D">
                    <w:pPr>
                      <w:rPr>
                        <w:lang w:val="en-US"/>
                        <w:rPrChange w:id="5152" w:author="ghislain.aine" w:date="2015-10-30T11:09:00Z">
                          <w:rPr/>
                        </w:rPrChange>
                      </w:rPr>
                    </w:pPr>
                    <w:ins w:id="5153" w:author="ghislain.aine" w:date="2015-10-30T11:09:00Z">
                      <w:r w:rsidRPr="004D7EE5">
                        <w:rPr>
                          <w:rFonts w:ascii="Consolas" w:hAnsi="Consolas" w:cs="Consolas"/>
                          <w:color w:val="6F008A"/>
                          <w:sz w:val="19"/>
                          <w:szCs w:val="19"/>
                          <w:highlight w:val="white"/>
                          <w:lang w:val="en-US"/>
                          <w:rPrChange w:id="5154" w:author="ghislain.aine" w:date="2015-10-30T11:09:00Z">
                            <w:rPr>
                              <w:rFonts w:ascii="Consolas" w:hAnsi="Consolas" w:cs="Consolas"/>
                              <w:color w:val="6F008A"/>
                              <w:sz w:val="19"/>
                              <w:szCs w:val="19"/>
                              <w:highlight w:val="white"/>
                            </w:rPr>
                          </w:rPrChange>
                        </w:rPr>
                        <w:t>SW_APP</w:t>
                      </w:r>
                      <w:r w:rsidRPr="004D7EE5">
                        <w:rPr>
                          <w:rFonts w:ascii="Consolas" w:hAnsi="Consolas" w:cs="Consolas"/>
                          <w:color w:val="000000"/>
                          <w:sz w:val="19"/>
                          <w:szCs w:val="19"/>
                          <w:highlight w:val="white"/>
                          <w:lang w:val="en-US"/>
                          <w:rPrChange w:id="5155" w:author="ghislain.aine" w:date="2015-10-30T11:09:00Z">
                            <w:rPr>
                              <w:rFonts w:ascii="Consolas" w:hAnsi="Consolas" w:cs="Consolas"/>
                              <w:color w:val="000000"/>
                              <w:sz w:val="19"/>
                              <w:szCs w:val="19"/>
                              <w:highlight w:val="white"/>
                            </w:rPr>
                          </w:rPrChange>
                        </w:rPr>
                        <w:t>-&gt;</w:t>
                      </w:r>
                      <w:r w:rsidRPr="004D7EE5">
                        <w:rPr>
                          <w:rFonts w:ascii="Consolas" w:hAnsi="Consolas" w:cs="Consolas"/>
                          <w:color w:val="880000"/>
                          <w:sz w:val="19"/>
                          <w:szCs w:val="19"/>
                          <w:highlight w:val="white"/>
                          <w:lang w:val="en-US"/>
                          <w:rPrChange w:id="5156" w:author="ghislain.aine" w:date="2015-10-30T11:09:00Z">
                            <w:rPr>
                              <w:rFonts w:ascii="Consolas" w:hAnsi="Consolas" w:cs="Consolas"/>
                              <w:color w:val="880000"/>
                              <w:sz w:val="19"/>
                              <w:szCs w:val="19"/>
                              <w:highlight w:val="white"/>
                            </w:rPr>
                          </w:rPrChange>
                        </w:rPr>
                        <w:t>Logger</w:t>
                      </w:r>
                      <w:r w:rsidRPr="004D7EE5">
                        <w:rPr>
                          <w:rFonts w:ascii="Consolas" w:hAnsi="Consolas" w:cs="Consolas"/>
                          <w:color w:val="000000"/>
                          <w:sz w:val="19"/>
                          <w:szCs w:val="19"/>
                          <w:highlight w:val="white"/>
                          <w:lang w:val="en-US"/>
                          <w:rPrChange w:id="5157" w:author="ghislain.aine" w:date="2015-10-30T11:09: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5158" w:author="ghislain.aine" w:date="2015-10-30T11:09:00Z">
                            <w:rPr>
                              <w:rFonts w:ascii="Consolas" w:hAnsi="Consolas" w:cs="Consolas"/>
                              <w:color w:val="880000"/>
                              <w:sz w:val="19"/>
                              <w:szCs w:val="19"/>
                              <w:highlight w:val="white"/>
                            </w:rPr>
                          </w:rPrChange>
                        </w:rPr>
                        <w:t>Log</w:t>
                      </w:r>
                      <w:r w:rsidRPr="004D7EE5">
                        <w:rPr>
                          <w:rFonts w:ascii="Consolas" w:hAnsi="Consolas" w:cs="Consolas"/>
                          <w:color w:val="000000"/>
                          <w:sz w:val="19"/>
                          <w:szCs w:val="19"/>
                          <w:highlight w:val="white"/>
                          <w:lang w:val="en-US"/>
                          <w:rPrChange w:id="5159" w:author="ghislain.aine" w:date="2015-10-30T11:09:00Z">
                            <w:rPr>
                              <w:rFonts w:ascii="Consolas" w:hAnsi="Consolas" w:cs="Consolas"/>
                              <w:color w:val="000000"/>
                              <w:sz w:val="19"/>
                              <w:szCs w:val="19"/>
                              <w:highlight w:val="white"/>
                            </w:rPr>
                          </w:rPrChange>
                        </w:rPr>
                        <w:t>(</w:t>
                      </w:r>
                      <w:proofErr w:type="spellStart"/>
                      <w:r w:rsidRPr="004D7EE5">
                        <w:rPr>
                          <w:rFonts w:ascii="Consolas" w:hAnsi="Consolas" w:cs="Consolas"/>
                          <w:color w:val="6F008A"/>
                          <w:sz w:val="19"/>
                          <w:szCs w:val="19"/>
                          <w:highlight w:val="white"/>
                          <w:lang w:val="en-US"/>
                          <w:rPrChange w:id="5160" w:author="ghislain.aine" w:date="2015-10-30T11:09:00Z">
                            <w:rPr>
                              <w:rFonts w:ascii="Consolas" w:hAnsi="Consolas" w:cs="Consolas"/>
                              <w:color w:val="6F008A"/>
                              <w:sz w:val="19"/>
                              <w:szCs w:val="19"/>
                              <w:highlight w:val="white"/>
                            </w:rPr>
                          </w:rPrChange>
                        </w:rPr>
                        <w:t>LogLvl_Info</w:t>
                      </w:r>
                      <w:proofErr w:type="spellEnd"/>
                      <w:r w:rsidRPr="004D7EE5">
                        <w:rPr>
                          <w:rFonts w:ascii="Consolas" w:hAnsi="Consolas" w:cs="Consolas"/>
                          <w:color w:val="000000"/>
                          <w:sz w:val="19"/>
                          <w:szCs w:val="19"/>
                          <w:highlight w:val="white"/>
                          <w:lang w:val="en-US"/>
                          <w:rPrChange w:id="5161" w:author="ghislain.aine" w:date="2015-10-30T11:09: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5162" w:author="ghislain.aine" w:date="2015-10-30T11:09: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5163" w:author="ghislain.aine" w:date="2015-10-30T11:09: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5164" w:author="ghislain.aine" w:date="2015-10-30T11:09:00Z">
                            <w:rPr>
                              <w:rFonts w:ascii="Consolas" w:hAnsi="Consolas" w:cs="Consolas"/>
                              <w:color w:val="880000"/>
                              <w:sz w:val="19"/>
                              <w:szCs w:val="19"/>
                              <w:highlight w:val="white"/>
                            </w:rPr>
                          </w:rPrChange>
                        </w:rPr>
                        <w:t>number</w:t>
                      </w:r>
                      <w:r w:rsidRPr="004D7EE5">
                        <w:rPr>
                          <w:rFonts w:ascii="Consolas" w:hAnsi="Consolas" w:cs="Consolas"/>
                          <w:color w:val="000000"/>
                          <w:sz w:val="19"/>
                          <w:szCs w:val="19"/>
                          <w:highlight w:val="white"/>
                          <w:lang w:val="en-US"/>
                          <w:rPrChange w:id="5165" w:author="ghislain.aine" w:date="2015-10-30T11:09: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5166" w:author="ghislain.aine" w:date="2015-10-30T11:09:00Z">
                            <w:rPr>
                              <w:rFonts w:ascii="Consolas" w:hAnsi="Consolas" w:cs="Consolas"/>
                              <w:color w:val="000080"/>
                              <w:sz w:val="19"/>
                              <w:szCs w:val="19"/>
                              <w:highlight w:val="white"/>
                            </w:rPr>
                          </w:rPrChange>
                        </w:rPr>
                        <w:t>_</w:t>
                      </w:r>
                    </w:ins>
                    <w:proofErr w:type="spellStart"/>
                    <w:ins w:id="5167" w:author="ghislain.aine" w:date="2015-11-04T17:02:00Z">
                      <w:r w:rsidRPr="00095109">
                        <w:rPr>
                          <w:rFonts w:ascii="Consolas" w:hAnsi="Consolas" w:cs="Consolas"/>
                          <w:color w:val="000080"/>
                          <w:sz w:val="19"/>
                          <w:szCs w:val="19"/>
                          <w:highlight w:val="white"/>
                          <w:lang w:val="en-US"/>
                        </w:rPr>
                        <w:t>ivalue</w:t>
                      </w:r>
                      <w:proofErr w:type="spellEnd"/>
                      <w:r>
                        <w:rPr>
                          <w:rFonts w:ascii="Consolas" w:hAnsi="Consolas" w:cs="Consolas"/>
                          <w:color w:val="000000"/>
                          <w:sz w:val="19"/>
                          <w:szCs w:val="19"/>
                          <w:highlight w:val="white"/>
                          <w:lang w:val="en-US"/>
                        </w:rPr>
                        <w:t xml:space="preserve"> </w:t>
                      </w:r>
                    </w:ins>
                    <w:ins w:id="5168" w:author="ghislain.aine" w:date="2015-10-30T11:09:00Z">
                      <w:r w:rsidRPr="004D7EE5">
                        <w:rPr>
                          <w:rFonts w:ascii="Consolas" w:hAnsi="Consolas" w:cs="Consolas"/>
                          <w:color w:val="000000"/>
                          <w:sz w:val="19"/>
                          <w:szCs w:val="19"/>
                          <w:highlight w:val="white"/>
                          <w:lang w:val="en-US"/>
                          <w:rPrChange w:id="5169" w:author="ghislain.aine" w:date="2015-10-30T11:09: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5170" w:author="ghislain.aine" w:date="2015-10-30T11:09:00Z">
                            <w:rPr>
                              <w:rFonts w:ascii="Consolas" w:hAnsi="Consolas" w:cs="Consolas"/>
                              <w:color w:val="880000"/>
                              <w:sz w:val="19"/>
                              <w:szCs w:val="19"/>
                              <w:highlight w:val="white"/>
                            </w:rPr>
                          </w:rPrChange>
                        </w:rPr>
                        <w:t>getValue</w:t>
                      </w:r>
                      <w:proofErr w:type="spellEnd"/>
                      <w:r w:rsidRPr="004D7EE5">
                        <w:rPr>
                          <w:rFonts w:ascii="Consolas" w:hAnsi="Consolas" w:cs="Consolas"/>
                          <w:color w:val="000000"/>
                          <w:sz w:val="19"/>
                          <w:szCs w:val="19"/>
                          <w:highlight w:val="white"/>
                          <w:lang w:val="en-US"/>
                          <w:rPrChange w:id="5171" w:author="ghislain.aine" w:date="2015-10-30T11:09:00Z">
                            <w:rPr>
                              <w:rFonts w:ascii="Consolas" w:hAnsi="Consolas" w:cs="Consolas"/>
                              <w:color w:val="000000"/>
                              <w:sz w:val="19"/>
                              <w:szCs w:val="19"/>
                              <w:highlight w:val="white"/>
                            </w:rPr>
                          </w:rPrChange>
                        </w:rPr>
                        <w:t>()));</w:t>
                      </w:r>
                    </w:ins>
                  </w:p>
                </w:txbxContent>
              </v:textbox>
              <w10:wrap type="none"/>
              <w10:anchorlock/>
            </v:shape>
          </w:pict>
        </w:r>
      </w:ins>
    </w:p>
    <w:p w:rsidR="00AB6A4D" w:rsidDel="00C807E0" w:rsidRDefault="00AB6A4D" w:rsidP="000E359C">
      <w:pPr>
        <w:rPr>
          <w:del w:id="5172" w:author="ghislain.aine" w:date="2015-10-30T11:09:00Z"/>
        </w:rPr>
      </w:pPr>
    </w:p>
    <w:p w:rsidR="00C807E0" w:rsidRDefault="00C807E0" w:rsidP="000E359C">
      <w:pPr>
        <w:rPr>
          <w:ins w:id="5173" w:author="ghislain.aine" w:date="2015-10-30T14:09:00Z"/>
        </w:rPr>
      </w:pPr>
      <w:ins w:id="5174" w:author="ghislain.aine" w:date="2015-10-30T14:09:00Z">
        <w:r>
          <w:t xml:space="preserve">Avant de procéder à la suite, vérifier que le composant se compile sans erreur (avec le script msBuild.bat), et noter le chemin des dossiers </w:t>
        </w:r>
      </w:ins>
      <w:proofErr w:type="spellStart"/>
      <w:ins w:id="5175" w:author="ghislain.aine" w:date="2015-10-30T14:10:00Z">
        <w:r>
          <w:t>debug</w:t>
        </w:r>
        <w:proofErr w:type="spellEnd"/>
        <w:r>
          <w:t xml:space="preserve"> et release dans </w:t>
        </w:r>
      </w:ins>
      <w:proofErr w:type="spellStart"/>
      <w:ins w:id="5176" w:author="ghislain.aine" w:date="2015-10-30T14:09:00Z">
        <w:r>
          <w:t>Delivery</w:t>
        </w:r>
        <w:proofErr w:type="spellEnd"/>
        <w:r>
          <w:t xml:space="preserve"> (par exemple, </w:t>
        </w:r>
      </w:ins>
      <w:ins w:id="5177" w:author="ghislain.aine" w:date="2015-10-30T14:10:00Z">
        <w:r w:rsidRPr="00C807E0">
          <w:t>C:\tt4\TP\Delivery\Demo\win-msvc2013-x86-QT5.5.0</w:t>
        </w:r>
        <w:r>
          <w:t>)</w:t>
        </w:r>
      </w:ins>
    </w:p>
    <w:p w:rsidR="00C807E0" w:rsidRDefault="00C807E0" w:rsidP="000E359C">
      <w:pPr>
        <w:rPr>
          <w:ins w:id="5178" w:author="ghislain.aine" w:date="2015-10-30T14:09:00Z"/>
        </w:rPr>
      </w:pPr>
    </w:p>
    <w:p w:rsidR="000A1FE4" w:rsidRPr="00C807E0" w:rsidDel="00AB6A4D" w:rsidRDefault="004D7EE5" w:rsidP="005C2013">
      <w:pPr>
        <w:pStyle w:val="Code"/>
        <w:rPr>
          <w:del w:id="5179" w:author="ghislain.aine" w:date="2015-10-30T11:09:00Z"/>
          <w:noProof/>
          <w:rPrChange w:id="5180" w:author="ghislain.aine" w:date="2015-10-30T14:09:00Z">
            <w:rPr>
              <w:del w:id="5181" w:author="ghislain.aine" w:date="2015-10-30T11:09:00Z"/>
              <w:noProof/>
              <w:lang w:val="en-US"/>
            </w:rPr>
          </w:rPrChange>
        </w:rPr>
      </w:pPr>
      <w:del w:id="5182" w:author="ghislain.aine" w:date="2015-10-30T11:09:00Z">
        <w:r w:rsidRPr="004D7EE5">
          <w:rPr>
            <w:noProof/>
            <w:rPrChange w:id="5183" w:author="ghislain.aine" w:date="2015-10-30T14:09:00Z">
              <w:rPr>
                <w:noProof/>
                <w:color w:val="0000FF" w:themeColor="hyperlink"/>
                <w:u w:val="single"/>
                <w:lang w:val="en-US"/>
              </w:rPr>
            </w:rPrChange>
          </w:rPr>
          <w:delText>SW_APP-&gt;Logger().Log(LogLvl_Info, QString::number(_iDemo-&gt; getValue()));</w:delText>
        </w:r>
      </w:del>
    </w:p>
    <w:p w:rsidR="0069151D" w:rsidRPr="00C807E0" w:rsidDel="00AB6A4D" w:rsidRDefault="0069151D" w:rsidP="000E359C">
      <w:pPr>
        <w:rPr>
          <w:del w:id="5184" w:author="ghislain.aine" w:date="2015-10-30T11:09:00Z"/>
          <w:noProof/>
          <w:rPrChange w:id="5185" w:author="ghislain.aine" w:date="2015-10-30T14:09:00Z">
            <w:rPr>
              <w:del w:id="5186" w:author="ghislain.aine" w:date="2015-10-30T11:09:00Z"/>
              <w:noProof/>
              <w:lang w:val="en-US"/>
            </w:rPr>
          </w:rPrChange>
        </w:rPr>
      </w:pPr>
    </w:p>
    <w:p w:rsidR="00E31A1C" w:rsidRPr="00C807E0" w:rsidRDefault="00E31A1C" w:rsidP="000E359C">
      <w:pPr>
        <w:rPr>
          <w:noProof/>
          <w:rPrChange w:id="5187" w:author="ghislain.aine" w:date="2015-10-30T14:09:00Z">
            <w:rPr>
              <w:noProof/>
              <w:lang w:val="en-US"/>
            </w:rPr>
          </w:rPrChange>
        </w:rPr>
      </w:pPr>
    </w:p>
    <w:p w:rsidR="00E31A1C" w:rsidRPr="0069151D" w:rsidRDefault="0069151D" w:rsidP="00683E3F">
      <w:pPr>
        <w:pStyle w:val="Titre3"/>
      </w:pPr>
      <w:bookmarkStart w:id="5188" w:name="_Toc354393973"/>
      <w:r w:rsidRPr="0069151D">
        <w:t>Utilisation des composants</w:t>
      </w:r>
      <w:bookmarkEnd w:id="5188"/>
    </w:p>
    <w:p w:rsidR="00E31A1C" w:rsidRDefault="00E31A1C" w:rsidP="000E359C">
      <w:pPr>
        <w:rPr>
          <w:noProof/>
          <w:lang w:val="en-US"/>
        </w:rPr>
      </w:pPr>
    </w:p>
    <w:p w:rsidR="0069151D" w:rsidRDefault="0069151D" w:rsidP="000E359C">
      <w:r w:rsidRPr="0069151D">
        <w:t xml:space="preserve">Le plugin a </w:t>
      </w:r>
      <w:r>
        <w:t>été créé, de même que les deux composants.</w:t>
      </w:r>
      <w:ins w:id="5189" w:author="jerome draillard" w:date="2015-11-27T16:22:00Z">
        <w:r w:rsidR="004F4235">
          <w:t xml:space="preserve"> Il est temps.</w:t>
        </w:r>
      </w:ins>
    </w:p>
    <w:p w:rsidR="005C2013" w:rsidRDefault="0069151D" w:rsidP="0042493F">
      <w:r>
        <w:t xml:space="preserve">Il est maintenant possible de les utiliser dans l'éditeur </w:t>
      </w:r>
      <w:proofErr w:type="spellStart"/>
      <w:r>
        <w:t>Streamwork</w:t>
      </w:r>
      <w:proofErr w:type="spellEnd"/>
      <w:r>
        <w:t>.</w:t>
      </w:r>
    </w:p>
    <w:p w:rsidR="0042493F" w:rsidRDefault="0042493F" w:rsidP="0042493F"/>
    <w:p w:rsidR="0069151D" w:rsidRDefault="0069151D" w:rsidP="000E359C">
      <w:r>
        <w:t>L'éditeur peut se lancer avec plusieurs paramètres, qui définissent son utilisation:</w:t>
      </w:r>
    </w:p>
    <w:tbl>
      <w:tblPr>
        <w:tblStyle w:val="Grilledutableau"/>
        <w:tblW w:w="0" w:type="auto"/>
        <w:tblInd w:w="750" w:type="dxa"/>
        <w:tblLook w:val="04A0"/>
      </w:tblPr>
      <w:tblGrid>
        <w:gridCol w:w="2760"/>
        <w:gridCol w:w="5778"/>
      </w:tblGrid>
      <w:tr w:rsidR="00397BE5" w:rsidTr="00397BE5">
        <w:tc>
          <w:tcPr>
            <w:tcW w:w="2760" w:type="dxa"/>
          </w:tcPr>
          <w:p w:rsidR="00397BE5" w:rsidRPr="000E359C" w:rsidRDefault="00397BE5" w:rsidP="000E359C">
            <w:pPr>
              <w:jc w:val="center"/>
              <w:rPr>
                <w:b/>
              </w:rPr>
            </w:pPr>
            <w:r w:rsidRPr="000E359C">
              <w:rPr>
                <w:b/>
              </w:rPr>
              <w:t>Argument</w:t>
            </w:r>
          </w:p>
        </w:tc>
        <w:tc>
          <w:tcPr>
            <w:tcW w:w="5778" w:type="dxa"/>
          </w:tcPr>
          <w:p w:rsidR="00397BE5" w:rsidRPr="000E359C" w:rsidRDefault="00397BE5" w:rsidP="000E359C">
            <w:pPr>
              <w:jc w:val="center"/>
              <w:rPr>
                <w:b/>
              </w:rPr>
            </w:pPr>
            <w:r w:rsidRPr="000E359C">
              <w:rPr>
                <w:b/>
              </w:rPr>
              <w:t>Information</w:t>
            </w:r>
          </w:p>
        </w:tc>
      </w:tr>
      <w:tr w:rsidR="00397BE5" w:rsidTr="00397BE5">
        <w:tc>
          <w:tcPr>
            <w:tcW w:w="2760" w:type="dxa"/>
          </w:tcPr>
          <w:p w:rsidR="00397BE5" w:rsidRDefault="00397BE5" w:rsidP="000E359C">
            <w:r>
              <w:t>-h</w:t>
            </w:r>
          </w:p>
        </w:tc>
        <w:tc>
          <w:tcPr>
            <w:tcW w:w="5778" w:type="dxa"/>
          </w:tcPr>
          <w:p w:rsidR="00397BE5" w:rsidRDefault="00397BE5" w:rsidP="000E359C">
            <w:r>
              <w:t>Affiche une fenêtre d'aide</w:t>
            </w:r>
          </w:p>
        </w:tc>
      </w:tr>
      <w:tr w:rsidR="00397BE5" w:rsidTr="00397BE5">
        <w:tc>
          <w:tcPr>
            <w:tcW w:w="2760" w:type="dxa"/>
          </w:tcPr>
          <w:p w:rsidR="00397BE5" w:rsidRDefault="00397BE5" w:rsidP="000E359C">
            <w:r>
              <w:t>-v</w:t>
            </w:r>
          </w:p>
        </w:tc>
        <w:tc>
          <w:tcPr>
            <w:tcW w:w="5778" w:type="dxa"/>
          </w:tcPr>
          <w:p w:rsidR="00397BE5" w:rsidRDefault="00397BE5" w:rsidP="000E359C">
            <w:r>
              <w:t>Information sur l'application</w:t>
            </w:r>
          </w:p>
        </w:tc>
      </w:tr>
      <w:tr w:rsidR="00397BE5" w:rsidTr="00397BE5">
        <w:tc>
          <w:tcPr>
            <w:tcW w:w="2760" w:type="dxa"/>
          </w:tcPr>
          <w:p w:rsidR="00397BE5" w:rsidRDefault="00397BE5" w:rsidP="000E359C">
            <w:r>
              <w:t>-</w:t>
            </w:r>
            <w:proofErr w:type="spellStart"/>
            <w:r>
              <w:t>ppath</w:t>
            </w:r>
            <w:proofErr w:type="spellEnd"/>
            <w:r>
              <w:t xml:space="preserve"> chemin</w:t>
            </w:r>
          </w:p>
        </w:tc>
        <w:tc>
          <w:tcPr>
            <w:tcW w:w="5778" w:type="dxa"/>
          </w:tcPr>
          <w:p w:rsidR="00397BE5" w:rsidRDefault="00397BE5" w:rsidP="000E359C">
            <w:r>
              <w:t>Chemin du plugin à charger</w:t>
            </w:r>
          </w:p>
        </w:tc>
      </w:tr>
      <w:tr w:rsidR="00397BE5" w:rsidTr="00397BE5">
        <w:tc>
          <w:tcPr>
            <w:tcW w:w="2760" w:type="dxa"/>
          </w:tcPr>
          <w:p w:rsidR="00397BE5" w:rsidRDefault="00397BE5" w:rsidP="000E359C">
            <w:r>
              <w:t>-</w:t>
            </w:r>
            <w:proofErr w:type="spellStart"/>
            <w:r>
              <w:t>pdesc</w:t>
            </w:r>
            <w:proofErr w:type="spellEnd"/>
            <w:r>
              <w:t xml:space="preserve"> chemin</w:t>
            </w:r>
          </w:p>
        </w:tc>
        <w:tc>
          <w:tcPr>
            <w:tcW w:w="5778" w:type="dxa"/>
          </w:tcPr>
          <w:p w:rsidR="00397BE5" w:rsidRDefault="00397BE5" w:rsidP="000E359C">
            <w:r>
              <w:t>Chemin du descripteur des plugins à charger</w:t>
            </w:r>
          </w:p>
        </w:tc>
      </w:tr>
      <w:tr w:rsidR="00397BE5" w:rsidTr="00397BE5">
        <w:tc>
          <w:tcPr>
            <w:tcW w:w="2760" w:type="dxa"/>
          </w:tcPr>
          <w:p w:rsidR="00397BE5" w:rsidRDefault="00397BE5" w:rsidP="000E359C">
            <w:r>
              <w:t>-</w:t>
            </w:r>
            <w:proofErr w:type="spellStart"/>
            <w:r>
              <w:t>stream</w:t>
            </w:r>
            <w:proofErr w:type="spellEnd"/>
            <w:r>
              <w:t xml:space="preserve"> file</w:t>
            </w:r>
          </w:p>
        </w:tc>
        <w:tc>
          <w:tcPr>
            <w:tcW w:w="5778" w:type="dxa"/>
          </w:tcPr>
          <w:p w:rsidR="00397BE5" w:rsidRDefault="00397BE5" w:rsidP="000E359C">
            <w:r>
              <w:t xml:space="preserve">Chemin du </w:t>
            </w:r>
            <w:proofErr w:type="spellStart"/>
            <w:r>
              <w:t>stream</w:t>
            </w:r>
            <w:proofErr w:type="spellEnd"/>
            <w:r>
              <w:t xml:space="preserve"> à charger au lancement</w:t>
            </w:r>
          </w:p>
        </w:tc>
      </w:tr>
      <w:tr w:rsidR="00397BE5" w:rsidTr="00397BE5">
        <w:tc>
          <w:tcPr>
            <w:tcW w:w="2760" w:type="dxa"/>
          </w:tcPr>
          <w:p w:rsidR="00397BE5" w:rsidRDefault="00397BE5" w:rsidP="000E359C">
            <w:r>
              <w:t>-</w:t>
            </w:r>
            <w:proofErr w:type="spellStart"/>
            <w:r>
              <w:t>appDirPath</w:t>
            </w:r>
            <w:proofErr w:type="spellEnd"/>
            <w:r>
              <w:t xml:space="preserve"> chemin</w:t>
            </w:r>
          </w:p>
        </w:tc>
        <w:tc>
          <w:tcPr>
            <w:tcW w:w="5778" w:type="dxa"/>
          </w:tcPr>
          <w:p w:rsidR="00397BE5" w:rsidRDefault="00397BE5" w:rsidP="000E359C">
            <w:r>
              <w:t>Chemin d'exécution de l'application</w:t>
            </w:r>
          </w:p>
        </w:tc>
      </w:tr>
      <w:tr w:rsidR="00397BE5" w:rsidTr="00397BE5">
        <w:tc>
          <w:tcPr>
            <w:tcW w:w="2760" w:type="dxa"/>
          </w:tcPr>
          <w:p w:rsidR="00397BE5" w:rsidRDefault="00397BE5" w:rsidP="000E359C">
            <w:r>
              <w:t>-</w:t>
            </w:r>
            <w:proofErr w:type="spellStart"/>
            <w:r>
              <w:t>models</w:t>
            </w:r>
            <w:proofErr w:type="spellEnd"/>
            <w:r>
              <w:t xml:space="preserve"> chemin</w:t>
            </w:r>
          </w:p>
        </w:tc>
        <w:tc>
          <w:tcPr>
            <w:tcW w:w="5778" w:type="dxa"/>
          </w:tcPr>
          <w:p w:rsidR="00397BE5" w:rsidRDefault="00397BE5" w:rsidP="000E359C">
            <w:r>
              <w:t xml:space="preserve">Chemin du fichier qui liste les </w:t>
            </w:r>
            <w:proofErr w:type="spellStart"/>
            <w:r>
              <w:t>streams</w:t>
            </w:r>
            <w:proofErr w:type="spellEnd"/>
            <w:r>
              <w:t xml:space="preserve"> accessibles</w:t>
            </w:r>
          </w:p>
        </w:tc>
      </w:tr>
      <w:tr w:rsidR="00397BE5" w:rsidTr="00397BE5">
        <w:tc>
          <w:tcPr>
            <w:tcW w:w="2760" w:type="dxa"/>
          </w:tcPr>
          <w:p w:rsidR="00397BE5" w:rsidRDefault="00397BE5" w:rsidP="000E359C">
            <w:r>
              <w:t>-</w:t>
            </w:r>
            <w:proofErr w:type="spellStart"/>
            <w:r>
              <w:t>autostart</w:t>
            </w:r>
            <w:proofErr w:type="spellEnd"/>
          </w:p>
        </w:tc>
        <w:tc>
          <w:tcPr>
            <w:tcW w:w="5778" w:type="dxa"/>
          </w:tcPr>
          <w:p w:rsidR="00397BE5" w:rsidRDefault="00397BE5" w:rsidP="000E359C">
            <w:r>
              <w:t xml:space="preserve">Exécute le </w:t>
            </w:r>
            <w:proofErr w:type="spellStart"/>
            <w:r>
              <w:t>timer</w:t>
            </w:r>
            <w:proofErr w:type="spellEnd"/>
            <w:r>
              <w:t xml:space="preserve"> "</w:t>
            </w:r>
            <w:proofErr w:type="spellStart"/>
            <w:r>
              <w:t>mainentry</w:t>
            </w:r>
            <w:proofErr w:type="spellEnd"/>
            <w:r>
              <w:t>" au lancement</w:t>
            </w:r>
          </w:p>
        </w:tc>
      </w:tr>
    </w:tbl>
    <w:p w:rsidR="0069151D" w:rsidRPr="0069151D" w:rsidRDefault="0069151D" w:rsidP="000E359C"/>
    <w:p w:rsidR="0069151D" w:rsidRDefault="004610FA" w:rsidP="000E359C">
      <w:r w:rsidRPr="004610FA">
        <w:t>Pour d</w:t>
      </w:r>
      <w:r>
        <w:t xml:space="preserve">émarrer </w:t>
      </w:r>
      <w:proofErr w:type="spellStart"/>
      <w:r>
        <w:t>Streamwork</w:t>
      </w:r>
      <w:proofErr w:type="spellEnd"/>
      <w:r>
        <w:t xml:space="preserve"> avec les paramètres, nous allons créer un "</w:t>
      </w:r>
      <w:proofErr w:type="spellStart"/>
      <w:r>
        <w:t>launcher</w:t>
      </w:r>
      <w:proofErr w:type="spellEnd"/>
      <w:r>
        <w:t>"</w:t>
      </w:r>
      <w:ins w:id="5190" w:author="jerome draillard" w:date="2015-11-27T16:23:00Z">
        <w:r w:rsidR="00AA4640">
          <w:t xml:space="preserve"> (pas d'affolement ou de fausse joie, il ne s'agit que d'un .bat).</w:t>
        </w:r>
      </w:ins>
      <w:del w:id="5191" w:author="jerome draillard" w:date="2015-11-27T16:23:00Z">
        <w:r w:rsidDel="00AA4640">
          <w:delText>.</w:delText>
        </w:r>
      </w:del>
    </w:p>
    <w:p w:rsidR="004610FA" w:rsidRDefault="004610FA" w:rsidP="000E359C"/>
    <w:p w:rsidR="004610FA" w:rsidRDefault="004610FA" w:rsidP="00E4115C">
      <w:pPr>
        <w:pStyle w:val="Paragraphedeliste"/>
        <w:numPr>
          <w:ilvl w:val="0"/>
          <w:numId w:val="19"/>
        </w:numPr>
        <w:rPr>
          <w:ins w:id="5192" w:author="ghislain.aine" w:date="2015-10-30T12:06:00Z"/>
        </w:rPr>
      </w:pPr>
      <w:r>
        <w:t>Créer un répertoire "</w:t>
      </w:r>
      <w:del w:id="5193" w:author="ghislain.aine" w:date="2015-10-30T11:44:00Z">
        <w:r w:rsidDel="00116C47">
          <w:delText>test</w:delText>
        </w:r>
      </w:del>
      <w:ins w:id="5194" w:author="ghislain.aine" w:date="2015-10-30T11:44:00Z">
        <w:r w:rsidR="004443C1">
          <w:t>T</w:t>
        </w:r>
      </w:ins>
      <w:ins w:id="5195" w:author="ghislain.aine" w:date="2015-10-30T11:48:00Z">
        <w:r w:rsidR="004443C1">
          <w:t xml:space="preserve">est </w:t>
        </w:r>
      </w:ins>
      <w:r>
        <w:t>"</w:t>
      </w:r>
      <w:ins w:id="5196" w:author="ghislain.aine" w:date="2015-10-30T11:44:00Z">
        <w:r w:rsidR="00116C47">
          <w:t xml:space="preserve"> dans tt4</w:t>
        </w:r>
      </w:ins>
      <w:ins w:id="5197" w:author="ghislain.aine" w:date="2015-10-30T11:48:00Z">
        <w:r w:rsidR="004443C1">
          <w:t>/TP</w:t>
        </w:r>
      </w:ins>
    </w:p>
    <w:p w:rsidR="00E71FE0" w:rsidRDefault="00715632">
      <w:pPr>
        <w:pStyle w:val="Paragraphedeliste"/>
        <w:numPr>
          <w:ilvl w:val="0"/>
          <w:numId w:val="19"/>
        </w:numPr>
        <w:rPr>
          <w:ins w:id="5198" w:author="ghislain.aine" w:date="2015-10-30T12:06:00Z"/>
        </w:rPr>
      </w:pPr>
      <w:ins w:id="5199" w:author="ghislain.aine" w:date="2015-10-30T12:06:00Z">
        <w:r>
          <w:t>Y créer un fichier devPath.xml contenant :</w:t>
        </w:r>
      </w:ins>
    </w:p>
    <w:p w:rsidR="00A43A6B" w:rsidRDefault="004D7EE5">
      <w:pPr>
        <w:pStyle w:val="Paragraphedeliste"/>
        <w:ind w:left="0"/>
        <w:pPrChange w:id="5200" w:author="ghislain.aine" w:date="2015-10-30T12:06:00Z">
          <w:pPr>
            <w:pStyle w:val="Paragraphedeliste"/>
            <w:numPr>
              <w:numId w:val="19"/>
            </w:numPr>
            <w:ind w:hanging="360"/>
          </w:pPr>
        </w:pPrChange>
      </w:pPr>
      <w:ins w:id="5201" w:author="ghislain.aine" w:date="2015-10-30T12:06:00Z">
        <w:r w:rsidR="00A43A6B">
          <w:pict>
            <v:shape id="_x0000_s112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5;mso-fit-shape-to-text:t">
                <w:txbxContent>
                  <w:p w:rsidR="00AC30F5" w:rsidRPr="00C807E0" w:rsidRDefault="00AC30F5" w:rsidP="00C807E0">
                    <w:pPr>
                      <w:autoSpaceDE w:val="0"/>
                      <w:autoSpaceDN w:val="0"/>
                      <w:adjustRightInd w:val="0"/>
                      <w:jc w:val="left"/>
                      <w:rPr>
                        <w:ins w:id="5202" w:author="ghislain.aine" w:date="2015-10-30T14:11:00Z"/>
                        <w:rFonts w:ascii="Courier New" w:hAnsi="Courier New" w:cs="Courier New"/>
                        <w:b/>
                        <w:bCs/>
                        <w:color w:val="000000"/>
                        <w:sz w:val="20"/>
                        <w:szCs w:val="20"/>
                        <w:highlight w:val="white"/>
                        <w:lang w:val="en-US"/>
                        <w:rPrChange w:id="5203" w:author="ghislain.aine" w:date="2015-10-30T14:11:00Z">
                          <w:rPr>
                            <w:ins w:id="5204" w:author="ghislain.aine" w:date="2015-10-30T14:11:00Z"/>
                            <w:rFonts w:ascii="Courier New" w:hAnsi="Courier New" w:cs="Courier New"/>
                            <w:b/>
                            <w:bCs/>
                            <w:color w:val="000000"/>
                            <w:sz w:val="20"/>
                            <w:szCs w:val="20"/>
                            <w:highlight w:val="white"/>
                          </w:rPr>
                        </w:rPrChange>
                      </w:rPr>
                    </w:pPr>
                    <w:ins w:id="5205" w:author="ghislain.aine" w:date="2015-10-30T14:11:00Z">
                      <w:r w:rsidRPr="004D7EE5">
                        <w:rPr>
                          <w:rFonts w:ascii="Courier New" w:hAnsi="Courier New" w:cs="Courier New"/>
                          <w:color w:val="0000FF"/>
                          <w:sz w:val="20"/>
                          <w:szCs w:val="20"/>
                          <w:highlight w:val="white"/>
                          <w:lang w:val="en-US"/>
                          <w:rPrChange w:id="5206" w:author="ghislain.aine" w:date="2015-10-30T14:11:00Z">
                            <w:rPr>
                              <w:rFonts w:ascii="Courier New" w:hAnsi="Courier New" w:cs="Courier New"/>
                              <w:color w:val="0000FF"/>
                              <w:sz w:val="20"/>
                              <w:szCs w:val="20"/>
                              <w:highlight w:val="white"/>
                            </w:rPr>
                          </w:rPrChange>
                        </w:rPr>
                        <w:t>&lt;Paths&gt;</w:t>
                      </w:r>
                    </w:ins>
                  </w:p>
                  <w:p w:rsidR="00AC30F5" w:rsidRPr="00C807E0" w:rsidRDefault="00AC30F5" w:rsidP="00C807E0">
                    <w:pPr>
                      <w:autoSpaceDE w:val="0"/>
                      <w:autoSpaceDN w:val="0"/>
                      <w:adjustRightInd w:val="0"/>
                      <w:jc w:val="left"/>
                      <w:rPr>
                        <w:ins w:id="5207" w:author="ghislain.aine" w:date="2015-10-30T14:11:00Z"/>
                        <w:rFonts w:ascii="Courier New" w:hAnsi="Courier New" w:cs="Courier New"/>
                        <w:b/>
                        <w:bCs/>
                        <w:color w:val="000000"/>
                        <w:sz w:val="20"/>
                        <w:szCs w:val="20"/>
                        <w:highlight w:val="white"/>
                        <w:lang w:val="en-US"/>
                        <w:rPrChange w:id="5208" w:author="ghislain.aine" w:date="2015-10-30T14:11:00Z">
                          <w:rPr>
                            <w:ins w:id="5209" w:author="ghislain.aine" w:date="2015-10-30T14:11:00Z"/>
                            <w:rFonts w:ascii="Courier New" w:hAnsi="Courier New" w:cs="Courier New"/>
                            <w:b/>
                            <w:bCs/>
                            <w:color w:val="000000"/>
                            <w:sz w:val="20"/>
                            <w:szCs w:val="20"/>
                            <w:highlight w:val="white"/>
                          </w:rPr>
                        </w:rPrChange>
                      </w:rPr>
                    </w:pPr>
                    <w:ins w:id="5210" w:author="ghislain.aine" w:date="2015-10-30T14:11:00Z">
                      <w:r w:rsidRPr="004D7EE5">
                        <w:rPr>
                          <w:rFonts w:ascii="Courier New" w:hAnsi="Courier New" w:cs="Courier New"/>
                          <w:b/>
                          <w:bCs/>
                          <w:color w:val="000000"/>
                          <w:sz w:val="20"/>
                          <w:szCs w:val="20"/>
                          <w:highlight w:val="white"/>
                          <w:lang w:val="en-US"/>
                          <w:rPrChange w:id="5211" w:author="ghislain.aine" w:date="2015-10-30T14:1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5212" w:author="ghislain.aine" w:date="2015-10-30T14:11:00Z">
                            <w:rPr>
                              <w:rFonts w:ascii="Courier New" w:hAnsi="Courier New" w:cs="Courier New"/>
                              <w:color w:val="0000FF"/>
                              <w:sz w:val="20"/>
                              <w:szCs w:val="20"/>
                              <w:highlight w:val="white"/>
                            </w:rPr>
                          </w:rPrChange>
                        </w:rPr>
                        <w:t>&lt;Path</w:t>
                      </w:r>
                      <w:r w:rsidRPr="004D7EE5">
                        <w:rPr>
                          <w:rFonts w:ascii="Courier New" w:hAnsi="Courier New" w:cs="Courier New"/>
                          <w:color w:val="000000"/>
                          <w:sz w:val="20"/>
                          <w:szCs w:val="20"/>
                          <w:highlight w:val="white"/>
                          <w:lang w:val="en-US"/>
                          <w:rPrChange w:id="5213" w:author="ghislain.aine" w:date="2015-10-30T14:1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214" w:author="ghislain.aine" w:date="2015-10-30T14:11:00Z">
                            <w:rPr>
                              <w:rFonts w:ascii="Courier New" w:hAnsi="Courier New" w:cs="Courier New"/>
                              <w:color w:val="FF0000"/>
                              <w:sz w:val="20"/>
                              <w:szCs w:val="20"/>
                              <w:highlight w:val="white"/>
                            </w:rPr>
                          </w:rPrChange>
                        </w:rPr>
                        <w:t>target</w:t>
                      </w:r>
                      <w:r w:rsidRPr="004D7EE5">
                        <w:rPr>
                          <w:rFonts w:ascii="Courier New" w:hAnsi="Courier New" w:cs="Courier New"/>
                          <w:color w:val="000000"/>
                          <w:sz w:val="20"/>
                          <w:szCs w:val="20"/>
                          <w:highlight w:val="white"/>
                          <w:lang w:val="en-US"/>
                          <w:rPrChange w:id="5215" w:author="ghislain.aine" w:date="2015-10-30T14:1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216" w:author="ghislain.aine" w:date="2015-10-30T14:11:00Z">
                            <w:rPr>
                              <w:rFonts w:ascii="Courier New" w:hAnsi="Courier New" w:cs="Courier New"/>
                              <w:b/>
                              <w:bCs/>
                              <w:color w:val="8000FF"/>
                              <w:sz w:val="20"/>
                              <w:szCs w:val="20"/>
                              <w:highlight w:val="white"/>
                            </w:rPr>
                          </w:rPrChange>
                        </w:rPr>
                        <w:t>"C:\tt4\TP\Delivery\Demo\win-msvc2013-x86-QT5.5.0\debug"</w:t>
                      </w:r>
                      <w:r w:rsidRPr="004D7EE5">
                        <w:rPr>
                          <w:rFonts w:ascii="Courier New" w:hAnsi="Courier New" w:cs="Courier New"/>
                          <w:color w:val="000000"/>
                          <w:sz w:val="20"/>
                          <w:szCs w:val="20"/>
                          <w:highlight w:val="white"/>
                          <w:lang w:val="en-US"/>
                          <w:rPrChange w:id="5217" w:author="ghislain.aine" w:date="2015-10-30T14:1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218" w:author="ghislain.aine" w:date="2015-10-30T14:11:00Z">
                            <w:rPr>
                              <w:rFonts w:ascii="Courier New" w:hAnsi="Courier New" w:cs="Courier New"/>
                              <w:color w:val="FF0000"/>
                              <w:sz w:val="20"/>
                              <w:szCs w:val="20"/>
                              <w:highlight w:val="white"/>
                            </w:rPr>
                          </w:rPrChange>
                        </w:rPr>
                        <w:t>use</w:t>
                      </w:r>
                      <w:r w:rsidRPr="004D7EE5">
                        <w:rPr>
                          <w:rFonts w:ascii="Courier New" w:hAnsi="Courier New" w:cs="Courier New"/>
                          <w:color w:val="000000"/>
                          <w:sz w:val="20"/>
                          <w:szCs w:val="20"/>
                          <w:highlight w:val="white"/>
                          <w:lang w:val="en-US"/>
                          <w:rPrChange w:id="5219" w:author="ghislain.aine" w:date="2015-10-30T14:1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220" w:author="ghislain.aine" w:date="2015-10-30T14:11:00Z">
                            <w:rPr>
                              <w:rFonts w:ascii="Courier New" w:hAnsi="Courier New" w:cs="Courier New"/>
                              <w:b/>
                              <w:bCs/>
                              <w:color w:val="8000FF"/>
                              <w:sz w:val="20"/>
                              <w:szCs w:val="20"/>
                              <w:highlight w:val="white"/>
                            </w:rPr>
                          </w:rPrChange>
                        </w:rPr>
                        <w:t>"debug"</w:t>
                      </w:r>
                      <w:r w:rsidRPr="004D7EE5">
                        <w:rPr>
                          <w:rFonts w:ascii="Courier New" w:hAnsi="Courier New" w:cs="Courier New"/>
                          <w:color w:val="0000FF"/>
                          <w:sz w:val="20"/>
                          <w:szCs w:val="20"/>
                          <w:highlight w:val="white"/>
                          <w:lang w:val="en-US"/>
                          <w:rPrChange w:id="5221" w:author="ghislain.aine" w:date="2015-10-30T14:11:00Z">
                            <w:rPr>
                              <w:rFonts w:ascii="Courier New" w:hAnsi="Courier New" w:cs="Courier New"/>
                              <w:color w:val="0000FF"/>
                              <w:sz w:val="20"/>
                              <w:szCs w:val="20"/>
                              <w:highlight w:val="white"/>
                            </w:rPr>
                          </w:rPrChange>
                        </w:rPr>
                        <w:t>/&gt;</w:t>
                      </w:r>
                    </w:ins>
                  </w:p>
                  <w:p w:rsidR="00AC30F5" w:rsidRPr="00C807E0" w:rsidRDefault="00AC30F5" w:rsidP="00C807E0">
                    <w:pPr>
                      <w:autoSpaceDE w:val="0"/>
                      <w:autoSpaceDN w:val="0"/>
                      <w:adjustRightInd w:val="0"/>
                      <w:jc w:val="left"/>
                      <w:rPr>
                        <w:ins w:id="5222" w:author="ghislain.aine" w:date="2015-10-30T14:11:00Z"/>
                        <w:rFonts w:ascii="Courier New" w:hAnsi="Courier New" w:cs="Courier New"/>
                        <w:b/>
                        <w:bCs/>
                        <w:color w:val="000000"/>
                        <w:sz w:val="20"/>
                        <w:szCs w:val="20"/>
                        <w:highlight w:val="white"/>
                        <w:lang w:val="en-US"/>
                        <w:rPrChange w:id="5223" w:author="ghislain.aine" w:date="2015-10-30T14:11:00Z">
                          <w:rPr>
                            <w:ins w:id="5224" w:author="ghislain.aine" w:date="2015-10-30T14:11:00Z"/>
                            <w:rFonts w:ascii="Courier New" w:hAnsi="Courier New" w:cs="Courier New"/>
                            <w:b/>
                            <w:bCs/>
                            <w:color w:val="000000"/>
                            <w:sz w:val="20"/>
                            <w:szCs w:val="20"/>
                            <w:highlight w:val="white"/>
                          </w:rPr>
                        </w:rPrChange>
                      </w:rPr>
                    </w:pPr>
                    <w:ins w:id="5225" w:author="ghislain.aine" w:date="2015-10-30T14:11:00Z">
                      <w:r w:rsidRPr="004D7EE5">
                        <w:rPr>
                          <w:rFonts w:ascii="Courier New" w:hAnsi="Courier New" w:cs="Courier New"/>
                          <w:b/>
                          <w:bCs/>
                          <w:color w:val="000000"/>
                          <w:sz w:val="20"/>
                          <w:szCs w:val="20"/>
                          <w:highlight w:val="white"/>
                          <w:lang w:val="en-US"/>
                          <w:rPrChange w:id="5226" w:author="ghislain.aine" w:date="2015-10-30T14:11:00Z">
                            <w:rPr>
                              <w:rFonts w:ascii="Courier New" w:hAnsi="Courier New" w:cs="Courier New"/>
                              <w:b/>
                              <w:bCs/>
                              <w:color w:val="000000"/>
                              <w:sz w:val="20"/>
                              <w:szCs w:val="20"/>
                              <w:highlight w:val="white"/>
                            </w:rPr>
                          </w:rPrChange>
                        </w:rPr>
                        <w:t xml:space="preserve">    </w:t>
                      </w:r>
                      <w:r w:rsidRPr="004D7EE5">
                        <w:rPr>
                          <w:rFonts w:ascii="Courier New" w:hAnsi="Courier New" w:cs="Courier New"/>
                          <w:color w:val="0000FF"/>
                          <w:sz w:val="20"/>
                          <w:szCs w:val="20"/>
                          <w:highlight w:val="white"/>
                          <w:lang w:val="en-US"/>
                          <w:rPrChange w:id="5227" w:author="ghislain.aine" w:date="2015-10-30T14:11:00Z">
                            <w:rPr>
                              <w:rFonts w:ascii="Courier New" w:hAnsi="Courier New" w:cs="Courier New"/>
                              <w:color w:val="0000FF"/>
                              <w:sz w:val="20"/>
                              <w:szCs w:val="20"/>
                              <w:highlight w:val="white"/>
                            </w:rPr>
                          </w:rPrChange>
                        </w:rPr>
                        <w:t>&lt;Path</w:t>
                      </w:r>
                      <w:r w:rsidRPr="004D7EE5">
                        <w:rPr>
                          <w:rFonts w:ascii="Courier New" w:hAnsi="Courier New" w:cs="Courier New"/>
                          <w:color w:val="000000"/>
                          <w:sz w:val="20"/>
                          <w:szCs w:val="20"/>
                          <w:highlight w:val="white"/>
                          <w:lang w:val="en-US"/>
                          <w:rPrChange w:id="5228" w:author="ghislain.aine" w:date="2015-10-30T14:1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229" w:author="ghislain.aine" w:date="2015-10-30T14:11:00Z">
                            <w:rPr>
                              <w:rFonts w:ascii="Courier New" w:hAnsi="Courier New" w:cs="Courier New"/>
                              <w:color w:val="FF0000"/>
                              <w:sz w:val="20"/>
                              <w:szCs w:val="20"/>
                              <w:highlight w:val="white"/>
                            </w:rPr>
                          </w:rPrChange>
                        </w:rPr>
                        <w:t>target</w:t>
                      </w:r>
                      <w:r w:rsidRPr="004D7EE5">
                        <w:rPr>
                          <w:rFonts w:ascii="Courier New" w:hAnsi="Courier New" w:cs="Courier New"/>
                          <w:color w:val="000000"/>
                          <w:sz w:val="20"/>
                          <w:szCs w:val="20"/>
                          <w:highlight w:val="white"/>
                          <w:lang w:val="en-US"/>
                          <w:rPrChange w:id="5230" w:author="ghislain.aine" w:date="2015-10-30T14:1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231" w:author="ghislain.aine" w:date="2015-10-30T14:11:00Z">
                            <w:rPr>
                              <w:rFonts w:ascii="Courier New" w:hAnsi="Courier New" w:cs="Courier New"/>
                              <w:b/>
                              <w:bCs/>
                              <w:color w:val="8000FF"/>
                              <w:sz w:val="20"/>
                              <w:szCs w:val="20"/>
                              <w:highlight w:val="white"/>
                            </w:rPr>
                          </w:rPrChange>
                        </w:rPr>
                        <w:t>"C:\tt4\TP\Delivery\Demo\win-msvc2013-x86-QT5.5.0\release"</w:t>
                      </w:r>
                      <w:r w:rsidRPr="004D7EE5">
                        <w:rPr>
                          <w:rFonts w:ascii="Courier New" w:hAnsi="Courier New" w:cs="Courier New"/>
                          <w:color w:val="000000"/>
                          <w:sz w:val="20"/>
                          <w:szCs w:val="20"/>
                          <w:highlight w:val="white"/>
                          <w:lang w:val="en-US"/>
                          <w:rPrChange w:id="5232" w:author="ghislain.aine" w:date="2015-10-30T14:11: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233" w:author="ghislain.aine" w:date="2015-10-30T14:11:00Z">
                            <w:rPr>
                              <w:rFonts w:ascii="Courier New" w:hAnsi="Courier New" w:cs="Courier New"/>
                              <w:color w:val="FF0000"/>
                              <w:sz w:val="20"/>
                              <w:szCs w:val="20"/>
                              <w:highlight w:val="white"/>
                            </w:rPr>
                          </w:rPrChange>
                        </w:rPr>
                        <w:t>use</w:t>
                      </w:r>
                      <w:r w:rsidRPr="004D7EE5">
                        <w:rPr>
                          <w:rFonts w:ascii="Courier New" w:hAnsi="Courier New" w:cs="Courier New"/>
                          <w:color w:val="000000"/>
                          <w:sz w:val="20"/>
                          <w:szCs w:val="20"/>
                          <w:highlight w:val="white"/>
                          <w:lang w:val="en-US"/>
                          <w:rPrChange w:id="5234" w:author="ghislain.aine" w:date="2015-10-30T14:11: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235" w:author="ghislain.aine" w:date="2015-10-30T14:11:00Z">
                            <w:rPr>
                              <w:rFonts w:ascii="Courier New" w:hAnsi="Courier New" w:cs="Courier New"/>
                              <w:b/>
                              <w:bCs/>
                              <w:color w:val="8000FF"/>
                              <w:sz w:val="20"/>
                              <w:szCs w:val="20"/>
                              <w:highlight w:val="white"/>
                            </w:rPr>
                          </w:rPrChange>
                        </w:rPr>
                        <w:t>"release"</w:t>
                      </w:r>
                      <w:r w:rsidRPr="004D7EE5">
                        <w:rPr>
                          <w:rFonts w:ascii="Courier New" w:hAnsi="Courier New" w:cs="Courier New"/>
                          <w:color w:val="0000FF"/>
                          <w:sz w:val="20"/>
                          <w:szCs w:val="20"/>
                          <w:highlight w:val="white"/>
                          <w:lang w:val="en-US"/>
                          <w:rPrChange w:id="5236" w:author="ghislain.aine" w:date="2015-10-30T14:11:00Z">
                            <w:rPr>
                              <w:rFonts w:ascii="Courier New" w:hAnsi="Courier New" w:cs="Courier New"/>
                              <w:color w:val="0000FF"/>
                              <w:sz w:val="20"/>
                              <w:szCs w:val="20"/>
                              <w:highlight w:val="white"/>
                            </w:rPr>
                          </w:rPrChange>
                        </w:rPr>
                        <w:t>/&gt;</w:t>
                      </w:r>
                    </w:ins>
                  </w:p>
                  <w:p w:rsidR="00AC30F5" w:rsidRDefault="00AC30F5">
                    <w:ins w:id="5237" w:author="ghislain.aine" w:date="2015-10-30T14:11:00Z">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Paths</w:t>
                      </w:r>
                      <w:proofErr w:type="spellEnd"/>
                      <w:r>
                        <w:rPr>
                          <w:rFonts w:ascii="Courier New" w:hAnsi="Courier New" w:cs="Courier New"/>
                          <w:color w:val="0000FF"/>
                          <w:sz w:val="20"/>
                          <w:szCs w:val="20"/>
                          <w:highlight w:val="white"/>
                        </w:rPr>
                        <w:t>&gt;</w:t>
                      </w:r>
                    </w:ins>
                  </w:p>
                </w:txbxContent>
              </v:textbox>
              <w10:wrap type="none"/>
              <w10:anchorlock/>
            </v:shape>
          </w:pict>
        </w:r>
      </w:ins>
    </w:p>
    <w:p w:rsidR="00A43A6B" w:rsidRDefault="004610FA">
      <w:pPr>
        <w:pStyle w:val="Paragraphedeliste"/>
        <w:numPr>
          <w:ilvl w:val="0"/>
          <w:numId w:val="19"/>
        </w:numPr>
        <w:jc w:val="left"/>
        <w:rPr>
          <w:del w:id="5238" w:author="ghislain.aine" w:date="2015-10-30T12:02:00Z"/>
        </w:rPr>
        <w:pPrChange w:id="5239" w:author="ghislain.aine" w:date="2015-10-30T12:02:00Z">
          <w:pPr>
            <w:pStyle w:val="Paragraphedeliste"/>
            <w:numPr>
              <w:numId w:val="19"/>
            </w:numPr>
            <w:ind w:hanging="360"/>
          </w:pPr>
        </w:pPrChange>
      </w:pPr>
      <w:del w:id="5240" w:author="ghislain.aine" w:date="2015-10-30T11:51:00Z">
        <w:r w:rsidDel="004443C1">
          <w:delText>C</w:delText>
        </w:r>
      </w:del>
      <w:del w:id="5241" w:author="ghislain.aine" w:date="2015-10-30T12:08:00Z">
        <w:r w:rsidDel="00715632">
          <w:delText>opier le fichier "</w:delText>
        </w:r>
        <w:r w:rsidRPr="00DD7B48" w:rsidDel="00715632">
          <w:delText>devp</w:delText>
        </w:r>
      </w:del>
      <w:ins w:id="5242" w:author="giacomo.rombaut" w:date="2015-04-14T15:28:00Z">
        <w:del w:id="5243" w:author="ghislain.aine" w:date="2015-10-30T12:08:00Z">
          <w:r w:rsidR="00EE3541" w:rsidDel="00715632">
            <w:delText>P</w:delText>
          </w:r>
        </w:del>
      </w:ins>
      <w:del w:id="5244" w:author="ghislain.aine" w:date="2015-10-30T12:08:00Z">
        <w:r w:rsidRPr="00DD7B48" w:rsidDel="00715632">
          <w:delText>aths.xml</w:delText>
        </w:r>
        <w:r w:rsidDel="00715632">
          <w:delText>" du répertoire "</w:delText>
        </w:r>
      </w:del>
      <w:ins w:id="5245" w:author="giacomo.rombaut" w:date="2015-04-14T15:28:00Z">
        <w:del w:id="5246" w:author="ghislain.aine" w:date="2015-10-30T12:08:00Z">
          <w:r w:rsidR="00EE3541" w:rsidRPr="00EE3541" w:rsidDel="00715632">
            <w:delText>C:\tt4\Products\Streamwork\Sources\Starlinx</w:delText>
          </w:r>
        </w:del>
      </w:ins>
      <w:del w:id="5247" w:author="ghislain.aine" w:date="2015-10-30T12:08:00Z">
        <w:r w:rsidRPr="00DD7B48" w:rsidDel="00715632">
          <w:delText>C:\projects\Products\</w:delText>
        </w:r>
        <w:r w:rsidR="00C521AB" w:rsidDel="00715632">
          <w:delText>Steamwork\</w:delText>
        </w:r>
        <w:r w:rsidRPr="00DD7B48" w:rsidDel="00715632">
          <w:delText>Starlinx</w:delText>
        </w:r>
        <w:r w:rsidDel="00715632">
          <w:delText>"</w:delText>
        </w:r>
      </w:del>
    </w:p>
    <w:p w:rsidR="00A43A6B" w:rsidRDefault="00AA1B17">
      <w:pPr>
        <w:pStyle w:val="Paragraphedeliste"/>
        <w:numPr>
          <w:ilvl w:val="0"/>
          <w:numId w:val="19"/>
        </w:numPr>
        <w:jc w:val="left"/>
        <w:rPr>
          <w:del w:id="5248" w:author="ghislain.aine" w:date="2015-10-30T12:08:00Z"/>
        </w:rPr>
        <w:pPrChange w:id="5249" w:author="ghislain.aine" w:date="2015-10-30T12:02:00Z">
          <w:pPr>
            <w:pStyle w:val="Paragraphedeliste"/>
            <w:numPr>
              <w:numId w:val="19"/>
            </w:numPr>
            <w:ind w:hanging="360"/>
          </w:pPr>
        </w:pPrChange>
      </w:pPr>
      <w:del w:id="5250" w:author="ghislain.aine" w:date="2015-10-30T12:02:00Z">
        <w:r w:rsidDel="00715632">
          <w:delText>L'éditer</w:delText>
        </w:r>
        <w:r w:rsidR="004610FA" w:rsidDel="00715632">
          <w:delText xml:space="preserve"> et supprimer tout sauf "QtPlugin" et "Streamwork"</w:delText>
        </w:r>
      </w:del>
    </w:p>
    <w:p w:rsidR="004610FA" w:rsidRPr="00EE3541" w:rsidDel="00715632" w:rsidRDefault="004D7EE5" w:rsidP="00E4115C">
      <w:pPr>
        <w:pStyle w:val="Paragraphedeliste"/>
        <w:numPr>
          <w:ilvl w:val="0"/>
          <w:numId w:val="19"/>
        </w:numPr>
        <w:rPr>
          <w:del w:id="5251" w:author="ghislain.aine" w:date="2015-10-30T12:08:00Z"/>
          <w:lang w:val="en-US"/>
          <w:rPrChange w:id="5252" w:author="giacomo.rombaut" w:date="2015-04-14T16:32:00Z">
            <w:rPr>
              <w:del w:id="5253" w:author="ghislain.aine" w:date="2015-10-30T12:08:00Z"/>
            </w:rPr>
          </w:rPrChange>
        </w:rPr>
      </w:pPr>
      <w:del w:id="5254" w:author="ghislain.aine" w:date="2015-10-30T12:08:00Z">
        <w:r w:rsidRPr="004D7EE5">
          <w:rPr>
            <w:lang w:val="en-US"/>
            <w:rPrChange w:id="5255" w:author="giacomo.rombaut" w:date="2015-04-14T16:32:00Z">
              <w:rPr>
                <w:color w:val="0000FF" w:themeColor="hyperlink"/>
                <w:u w:val="single"/>
              </w:rPr>
            </w:rPrChange>
          </w:rPr>
          <w:delText>Ajouter "</w:delText>
        </w:r>
      </w:del>
      <w:ins w:id="5256" w:author="giacomo.rombaut" w:date="2015-04-14T15:30:00Z">
        <w:del w:id="5257" w:author="ghislain.aine" w:date="2015-10-30T12:08:00Z">
          <w:r w:rsidR="00006C92" w:rsidDel="00715632">
            <w:rPr>
              <w:lang w:val="en-US"/>
            </w:rPr>
            <w:delText>C:\tt4\TP\Artifacts</w:delText>
          </w:r>
        </w:del>
      </w:ins>
      <w:ins w:id="5258" w:author="jerome draillard" w:date="2015-10-29T12:05:00Z">
        <w:del w:id="5259" w:author="ghislain.aine" w:date="2015-10-30T12:08:00Z">
          <w:r w:rsidR="00C05C33" w:rsidDel="00715632">
            <w:rPr>
              <w:lang w:val="en-US"/>
            </w:rPr>
            <w:delText>D</w:delText>
          </w:r>
        </w:del>
      </w:ins>
      <w:ins w:id="5260" w:author="jerome draillard" w:date="2015-10-29T12:06:00Z">
        <w:del w:id="5261" w:author="ghislain.aine" w:date="2015-10-30T12:08:00Z">
          <w:r w:rsidR="00D50CCD" w:rsidDel="00715632">
            <w:rPr>
              <w:lang w:val="en-US"/>
            </w:rPr>
            <w:delText>e</w:delText>
          </w:r>
        </w:del>
      </w:ins>
      <w:ins w:id="5262" w:author="jerome draillard" w:date="2015-10-29T12:05:00Z">
        <w:del w:id="5263" w:author="ghislain.aine" w:date="2015-10-30T12:08:00Z">
          <w:r w:rsidR="00C05C33" w:rsidDel="00715632">
            <w:rPr>
              <w:lang w:val="en-US"/>
            </w:rPr>
            <w:delText>livery</w:delText>
          </w:r>
        </w:del>
      </w:ins>
      <w:ins w:id="5264" w:author="giacomo.rombaut" w:date="2015-04-14T15:30:00Z">
        <w:del w:id="5265" w:author="ghislain.aine" w:date="2015-10-30T12:08:00Z">
          <w:r w:rsidR="00006C92" w:rsidDel="00715632">
            <w:rPr>
              <w:lang w:val="en-US"/>
            </w:rPr>
            <w:delText>\</w:delText>
          </w:r>
          <w:r w:rsidRPr="004D7EE5">
            <w:rPr>
              <w:lang w:val="en-US"/>
              <w:rPrChange w:id="5266" w:author="giacomo.rombaut" w:date="2015-04-14T16:32:00Z">
                <w:rPr>
                  <w:color w:val="0000FF" w:themeColor="hyperlink"/>
                  <w:u w:val="single"/>
                </w:rPr>
              </w:rPrChange>
            </w:rPr>
            <w:delText>Tpdemo\ia32.win.msvc2013.QT_5.</w:delText>
          </w:r>
        </w:del>
        <w:del w:id="5267" w:author="ghislain.aine" w:date="2015-10-30T12:00:00Z">
          <w:r w:rsidRPr="004D7EE5">
            <w:rPr>
              <w:lang w:val="en-US"/>
              <w:rPrChange w:id="5268" w:author="giacomo.rombaut" w:date="2015-04-14T16:32:00Z">
                <w:rPr>
                  <w:color w:val="0000FF" w:themeColor="hyperlink"/>
                  <w:u w:val="single"/>
                </w:rPr>
              </w:rPrChange>
            </w:rPr>
            <w:delText>4</w:delText>
          </w:r>
        </w:del>
        <w:del w:id="5269" w:author="ghislain.aine" w:date="2015-10-30T12:08:00Z">
          <w:r w:rsidRPr="004D7EE5">
            <w:rPr>
              <w:lang w:val="en-US"/>
              <w:rPrChange w:id="5270" w:author="giacomo.rombaut" w:date="2015-04-14T16:32:00Z">
                <w:rPr>
                  <w:color w:val="0000FF" w:themeColor="hyperlink"/>
                  <w:u w:val="single"/>
                </w:rPr>
              </w:rPrChange>
            </w:rPr>
            <w:delText>.0\debug</w:delText>
          </w:r>
        </w:del>
      </w:ins>
      <w:del w:id="5271" w:author="ghislain.aine" w:date="2015-10-30T12:08:00Z">
        <w:r w:rsidRPr="004D7EE5">
          <w:rPr>
            <w:lang w:val="en-US"/>
            <w:rPrChange w:id="5272" w:author="giacomo.rombaut" w:date="2015-04-14T16:32:00Z">
              <w:rPr>
                <w:color w:val="0000FF" w:themeColor="hyperlink"/>
                <w:u w:val="single"/>
              </w:rPr>
            </w:rPrChange>
          </w:rPr>
          <w:delText>C:\projects\Modules\Starlinx\TP\dev\sx\tp\bin\vc\debug\plugins" et "release"</w:delText>
        </w:r>
      </w:del>
    </w:p>
    <w:p w:rsidR="004610FA" w:rsidRDefault="004610FA" w:rsidP="00E4115C">
      <w:pPr>
        <w:pStyle w:val="Paragraphedeliste"/>
        <w:numPr>
          <w:ilvl w:val="0"/>
          <w:numId w:val="19"/>
        </w:numPr>
      </w:pPr>
      <w:r>
        <w:t xml:space="preserve">Attention, l'ordre des librairies dans le fichier est important, le chargement </w:t>
      </w:r>
      <w:ins w:id="5273" w:author="jerome draillard" w:date="2015-11-27T16:23:00Z">
        <w:r w:rsidR="00AA4640">
          <w:t xml:space="preserve">dynamique des librairies </w:t>
        </w:r>
      </w:ins>
      <w:r>
        <w:t xml:space="preserve">se fait dans </w:t>
      </w:r>
      <w:del w:id="5274" w:author="jerome draillard" w:date="2015-11-27T16:24:00Z">
        <w:r w:rsidDel="00AA4640">
          <w:delText xml:space="preserve">cet </w:delText>
        </w:r>
      </w:del>
      <w:ins w:id="5275" w:author="jerome draillard" w:date="2015-11-27T16:24:00Z">
        <w:r w:rsidR="00AA4640">
          <w:t>l'</w:t>
        </w:r>
      </w:ins>
      <w:r>
        <w:t>ordre</w:t>
      </w:r>
      <w:ins w:id="5276" w:author="jerome draillard" w:date="2015-11-27T16:24:00Z">
        <w:r w:rsidR="00AA4640">
          <w:t xml:space="preserve"> du </w:t>
        </w:r>
        <w:proofErr w:type="spellStart"/>
        <w:r w:rsidR="00AA4640">
          <w:t>xml</w:t>
        </w:r>
      </w:ins>
      <w:proofErr w:type="spellEnd"/>
      <w:r>
        <w:t>. Lorsqu'il y a des dépendances</w:t>
      </w:r>
      <w:ins w:id="5277" w:author="jerome draillard" w:date="2015-11-27T16:24:00Z">
        <w:r w:rsidR="00AA4640">
          <w:t xml:space="preserve"> entre </w:t>
        </w:r>
        <w:del w:id="5278" w:author="Camille VACCALUT" w:date="2015-12-08T11:44:00Z">
          <w:r w:rsidR="00AA4640" w:rsidDel="00C062F3">
            <w:delText>élements</w:delText>
          </w:r>
        </w:del>
      </w:ins>
      <w:ins w:id="5279" w:author="Camille VACCALUT" w:date="2015-12-08T11:44:00Z">
        <w:r w:rsidR="00C062F3">
          <w:t>éléments</w:t>
        </w:r>
      </w:ins>
      <w:ins w:id="5280" w:author="jerome draillard" w:date="2015-11-27T16:24:00Z">
        <w:r w:rsidR="00AA4640">
          <w:t xml:space="preserve"> contenus dans le </w:t>
        </w:r>
        <w:proofErr w:type="spellStart"/>
        <w:r w:rsidR="00AA4640">
          <w:t>devPath</w:t>
        </w:r>
      </w:ins>
      <w:proofErr w:type="spellEnd"/>
      <w:r>
        <w:t>, il faut en tenir compte.</w:t>
      </w:r>
    </w:p>
    <w:p w:rsidR="004610FA" w:rsidRDefault="004610FA" w:rsidP="00E4115C">
      <w:pPr>
        <w:pStyle w:val="Paragraphedeliste"/>
        <w:numPr>
          <w:ilvl w:val="0"/>
          <w:numId w:val="19"/>
        </w:numPr>
      </w:pPr>
      <w:r>
        <w:lastRenderedPageBreak/>
        <w:t>Créer un fichier "launcher.bat"</w:t>
      </w:r>
    </w:p>
    <w:p w:rsidR="004610FA" w:rsidRPr="004610FA" w:rsidRDefault="004610FA" w:rsidP="00E4115C">
      <w:pPr>
        <w:pStyle w:val="Paragraphedeliste"/>
        <w:numPr>
          <w:ilvl w:val="0"/>
          <w:numId w:val="19"/>
        </w:numPr>
      </w:pPr>
      <w:r>
        <w:t xml:space="preserve">Ajouter le chemin complet d'éditeur </w:t>
      </w:r>
      <w:proofErr w:type="spellStart"/>
      <w:r>
        <w:t>streamwork</w:t>
      </w:r>
      <w:proofErr w:type="spellEnd"/>
      <w:r>
        <w:t>, l'argument "-</w:t>
      </w:r>
      <w:proofErr w:type="spellStart"/>
      <w:r>
        <w:t>pdesc</w:t>
      </w:r>
      <w:proofErr w:type="spellEnd"/>
      <w:r>
        <w:t xml:space="preserve">", et le chemin du </w:t>
      </w:r>
      <w:proofErr w:type="spellStart"/>
      <w:r>
        <w:t>dev</w:t>
      </w:r>
      <w:del w:id="5281" w:author="giacomo.rombaut" w:date="2015-04-14T15:31:00Z">
        <w:r w:rsidDel="00EE3541">
          <w:delText>p</w:delText>
        </w:r>
      </w:del>
      <w:ins w:id="5282" w:author="giacomo.rombaut" w:date="2015-04-14T15:31:00Z">
        <w:r w:rsidR="00EE3541">
          <w:t>P</w:t>
        </w:r>
      </w:ins>
      <w:r>
        <w:t>ath</w:t>
      </w:r>
      <w:proofErr w:type="spellEnd"/>
      <w:del w:id="5283" w:author="giacomo.rombaut" w:date="2015-04-14T15:31:00Z">
        <w:r w:rsidDel="00EE3541">
          <w:delText>s</w:delText>
        </w:r>
      </w:del>
      <w:r>
        <w:br/>
      </w:r>
    </w:p>
    <w:p w:rsidR="00E31A1C" w:rsidRDefault="004610FA" w:rsidP="00F05E5E">
      <w:r w:rsidRPr="00F05E5E">
        <w:rPr>
          <w:u w:val="single"/>
        </w:rPr>
        <w:t>Remarque</w:t>
      </w:r>
      <w:r>
        <w:t xml:space="preserve">: </w:t>
      </w:r>
      <w:r w:rsidR="00E31A1C">
        <w:t>Il est possible de mettre plusieurs arguments "-</w:t>
      </w:r>
      <w:proofErr w:type="spellStart"/>
      <w:r w:rsidR="00E31A1C">
        <w:t>pdesc</w:t>
      </w:r>
      <w:proofErr w:type="spellEnd"/>
      <w:r w:rsidR="00E31A1C">
        <w:t>".</w:t>
      </w:r>
    </w:p>
    <w:p w:rsidR="004610FA" w:rsidRDefault="004610FA" w:rsidP="00F05E5E"/>
    <w:p w:rsidR="00E31A1C" w:rsidRDefault="00E31A1C" w:rsidP="00E4115C">
      <w:pPr>
        <w:pStyle w:val="Paragraphedeliste"/>
        <w:numPr>
          <w:ilvl w:val="0"/>
          <w:numId w:val="20"/>
        </w:numPr>
      </w:pPr>
      <w:r>
        <w:t xml:space="preserve">Exécuter </w:t>
      </w:r>
      <w:r w:rsidR="00C50724">
        <w:t xml:space="preserve">le </w:t>
      </w:r>
      <w:proofErr w:type="spellStart"/>
      <w:r w:rsidR="00C50724">
        <w:t>launcher</w:t>
      </w:r>
      <w:proofErr w:type="spellEnd"/>
      <w:ins w:id="5284" w:author="ghislain.aine" w:date="2015-11-04T17:03:00Z">
        <w:r w:rsidR="00C012B5">
          <w:t xml:space="preserve"> </w:t>
        </w:r>
      </w:ins>
      <w:r>
        <w:t xml:space="preserve">: cela </w:t>
      </w:r>
      <w:r w:rsidR="00AA1B17">
        <w:t>démarre</w:t>
      </w:r>
      <w:r>
        <w:t xml:space="preserve"> </w:t>
      </w:r>
      <w:proofErr w:type="spellStart"/>
      <w:r>
        <w:t>Streamwork</w:t>
      </w:r>
      <w:proofErr w:type="spellEnd"/>
      <w:r w:rsidR="00C50724">
        <w:t>. Le</w:t>
      </w:r>
      <w:r>
        <w:t xml:space="preserve"> composant </w:t>
      </w:r>
      <w:r w:rsidR="00C50724">
        <w:t xml:space="preserve">créé </w:t>
      </w:r>
      <w:r>
        <w:t xml:space="preserve">apparaît dans la liste des </w:t>
      </w:r>
      <w:r w:rsidR="00C50724">
        <w:t>p</w:t>
      </w:r>
      <w:r w:rsidR="005C2013">
        <w:t>lugins</w:t>
      </w:r>
    </w:p>
    <w:p w:rsidR="002A016C" w:rsidRDefault="00A43A6B" w:rsidP="002A016C">
      <w:pPr>
        <w:keepNext/>
        <w:jc w:val="center"/>
      </w:pPr>
      <w:ins w:id="5285" w:author="ghislain.aine" w:date="2015-11-04T17:08:00Z">
        <w:r>
          <w:rPr>
            <w:noProof/>
            <w:lang w:eastAsia="fr-FR"/>
            <w:rPrChange w:id="5286" w:author="Unknown">
              <w:rPr>
                <w:noProof/>
                <w:color w:val="0000FF" w:themeColor="hyperlink"/>
                <w:u w:val="single"/>
                <w:lang w:eastAsia="fr-FR"/>
              </w:rPr>
            </w:rPrChange>
          </w:rPr>
          <w:drawing>
            <wp:inline distT="0" distB="0" distL="0" distR="0">
              <wp:extent cx="4929505" cy="1797050"/>
              <wp:effectExtent l="19050" t="0" r="4445" b="0"/>
              <wp:docPr id="385" name="Imag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7" cstate="print"/>
                      <a:srcRect/>
                      <a:stretch>
                        <a:fillRect/>
                      </a:stretch>
                    </pic:blipFill>
                    <pic:spPr bwMode="auto">
                      <a:xfrm>
                        <a:off x="0" y="0"/>
                        <a:ext cx="4929505" cy="1797050"/>
                      </a:xfrm>
                      <a:prstGeom prst="rect">
                        <a:avLst/>
                      </a:prstGeom>
                      <a:noFill/>
                      <a:ln w="9525">
                        <a:noFill/>
                        <a:miter lim="800000"/>
                        <a:headEnd/>
                        <a:tailEnd/>
                      </a:ln>
                    </pic:spPr>
                  </pic:pic>
                </a:graphicData>
              </a:graphic>
            </wp:inline>
          </w:drawing>
        </w:r>
      </w:ins>
      <w:del w:id="5287" w:author="ghislain.aine" w:date="2015-10-30T14:15:00Z">
        <w:r>
          <w:rPr>
            <w:noProof/>
            <w:lang w:eastAsia="fr-FR"/>
            <w:rPrChange w:id="5288" w:author="Unknown">
              <w:rPr>
                <w:noProof/>
                <w:color w:val="0000FF" w:themeColor="hyperlink"/>
                <w:u w:val="single"/>
                <w:lang w:eastAsia="fr-FR"/>
              </w:rPr>
            </w:rPrChange>
          </w:rPr>
          <w:drawing>
            <wp:inline distT="0" distB="0" distL="0" distR="0">
              <wp:extent cx="4371975" cy="187642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srcRect/>
                      <a:stretch>
                        <a:fillRect/>
                      </a:stretch>
                    </pic:blipFill>
                    <pic:spPr bwMode="auto">
                      <a:xfrm>
                        <a:off x="0" y="0"/>
                        <a:ext cx="4371975" cy="1876425"/>
                      </a:xfrm>
                      <a:prstGeom prst="rect">
                        <a:avLst/>
                      </a:prstGeom>
                      <a:noFill/>
                      <a:ln w="9525">
                        <a:noFill/>
                        <a:miter lim="800000"/>
                        <a:headEnd/>
                        <a:tailEnd/>
                      </a:ln>
                    </pic:spPr>
                  </pic:pic>
                </a:graphicData>
              </a:graphic>
            </wp:inline>
          </w:drawing>
        </w:r>
      </w:del>
    </w:p>
    <w:p w:rsidR="00C50724" w:rsidRPr="00F05E5E" w:rsidRDefault="002A016C" w:rsidP="002A016C">
      <w:pPr>
        <w:pStyle w:val="Lgende"/>
        <w:jc w:val="center"/>
        <w:rPr>
          <w:sz w:val="20"/>
          <w:u w:val="single"/>
        </w:rPr>
      </w:pPr>
      <w:r>
        <w:t xml:space="preserve">Image </w:t>
      </w:r>
      <w:fldSimple w:instr=" SEQ Image \* ARABIC ">
        <w:r w:rsidR="004313EA">
          <w:rPr>
            <w:noProof/>
          </w:rPr>
          <w:t>12</w:t>
        </w:r>
      </w:fldSimple>
      <w:r>
        <w:t xml:space="preserve"> : </w:t>
      </w:r>
      <w:r w:rsidRPr="00FF3EBD">
        <w:t xml:space="preserve">Plugin de TP dans </w:t>
      </w:r>
      <w:proofErr w:type="spellStart"/>
      <w:r w:rsidRPr="00FF3EBD">
        <w:t>Streamwork</w:t>
      </w:r>
      <w:proofErr w:type="spellEnd"/>
      <w:r w:rsidR="00C50724" w:rsidRPr="00F05E5E">
        <w:rPr>
          <w:sz w:val="20"/>
          <w:u w:val="single"/>
        </w:rPr>
        <w:t xml:space="preserve"> </w:t>
      </w:r>
    </w:p>
    <w:p w:rsidR="00C50724" w:rsidRPr="00C50724" w:rsidRDefault="00C50724" w:rsidP="00F05E5E"/>
    <w:p w:rsidR="00C50724" w:rsidRDefault="00C50724" w:rsidP="00E4115C">
      <w:pPr>
        <w:pStyle w:val="Paragraphedeliste"/>
        <w:numPr>
          <w:ilvl w:val="0"/>
          <w:numId w:val="20"/>
        </w:numPr>
      </w:pPr>
      <w:r>
        <w:t>Dans l'éditeur, uti</w:t>
      </w:r>
      <w:r w:rsidR="00AA1B17">
        <w:t>liser les deux composants créés</w:t>
      </w:r>
      <w:r>
        <w:t xml:space="preserve"> et les connecter</w:t>
      </w:r>
      <w:r w:rsidR="00AA1B17">
        <w:t xml:space="preserve"> en reliant les deux interfaces,</w:t>
      </w:r>
      <w:r>
        <w:t xml:space="preserve"> du composant qui </w:t>
      </w:r>
      <w:r w:rsidR="005C2013">
        <w:t xml:space="preserve">utilise </w:t>
      </w:r>
      <w:r w:rsidR="00AA1B17">
        <w:t>vers le</w:t>
      </w:r>
      <w:r w:rsidR="005C2013">
        <w:t xml:space="preserve"> composant qui fourni</w:t>
      </w:r>
    </w:p>
    <w:p w:rsidR="002A016C" w:rsidRDefault="00A43A6B" w:rsidP="002A016C">
      <w:pPr>
        <w:keepNext/>
        <w:jc w:val="center"/>
      </w:pPr>
      <w:ins w:id="5289" w:author="ghislain.aine" w:date="2015-11-04T17:17:00Z">
        <w:r>
          <w:rPr>
            <w:noProof/>
            <w:lang w:eastAsia="fr-FR"/>
            <w:rPrChange w:id="5290" w:author="Unknown">
              <w:rPr>
                <w:noProof/>
                <w:color w:val="0000FF" w:themeColor="hyperlink"/>
                <w:u w:val="single"/>
                <w:lang w:eastAsia="fr-FR"/>
              </w:rPr>
            </w:rPrChange>
          </w:rPr>
          <w:lastRenderedPageBreak/>
          <w:drawing>
            <wp:inline distT="0" distB="0" distL="0" distR="0">
              <wp:extent cx="3092450" cy="1570990"/>
              <wp:effectExtent l="19050" t="0" r="0" b="0"/>
              <wp:docPr id="391" name="Imag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9" cstate="print"/>
                      <a:srcRect/>
                      <a:stretch>
                        <a:fillRect/>
                      </a:stretch>
                    </pic:blipFill>
                    <pic:spPr bwMode="auto">
                      <a:xfrm>
                        <a:off x="0" y="0"/>
                        <a:ext cx="3092450" cy="1570990"/>
                      </a:xfrm>
                      <a:prstGeom prst="rect">
                        <a:avLst/>
                      </a:prstGeom>
                      <a:noFill/>
                      <a:ln w="9525">
                        <a:noFill/>
                        <a:miter lim="800000"/>
                        <a:headEnd/>
                        <a:tailEnd/>
                      </a:ln>
                    </pic:spPr>
                  </pic:pic>
                </a:graphicData>
              </a:graphic>
            </wp:inline>
          </w:drawing>
        </w:r>
      </w:ins>
      <w:del w:id="5291" w:author="ghislain.aine" w:date="2015-11-04T17:11:00Z">
        <w:r>
          <w:rPr>
            <w:noProof/>
            <w:lang w:eastAsia="fr-FR"/>
            <w:rPrChange w:id="5292" w:author="Unknown">
              <w:rPr>
                <w:noProof/>
                <w:color w:val="0000FF" w:themeColor="hyperlink"/>
                <w:u w:val="single"/>
                <w:lang w:eastAsia="fr-FR"/>
              </w:rPr>
            </w:rPrChange>
          </w:rPr>
          <w:drawing>
            <wp:inline distT="0" distB="0" distL="0" distR="0">
              <wp:extent cx="2752725" cy="1400175"/>
              <wp:effectExtent l="19050" t="0" r="9525" b="0"/>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2752725" cy="1400175"/>
                      </a:xfrm>
                      <a:prstGeom prst="rect">
                        <a:avLst/>
                      </a:prstGeom>
                      <a:noFill/>
                      <a:ln w="9525">
                        <a:noFill/>
                        <a:miter lim="800000"/>
                        <a:headEnd/>
                        <a:tailEnd/>
                      </a:ln>
                    </pic:spPr>
                  </pic:pic>
                </a:graphicData>
              </a:graphic>
            </wp:inline>
          </w:drawing>
        </w:r>
      </w:del>
    </w:p>
    <w:p w:rsidR="00C50724" w:rsidRPr="00F05E5E" w:rsidRDefault="002A016C" w:rsidP="002A016C">
      <w:pPr>
        <w:pStyle w:val="Lgende"/>
        <w:jc w:val="center"/>
        <w:rPr>
          <w:sz w:val="20"/>
          <w:u w:val="single"/>
        </w:rPr>
      </w:pPr>
      <w:r>
        <w:t xml:space="preserve">Image </w:t>
      </w:r>
      <w:fldSimple w:instr=" SEQ Image \* ARABIC ">
        <w:r w:rsidR="004313EA">
          <w:rPr>
            <w:noProof/>
          </w:rPr>
          <w:t>13</w:t>
        </w:r>
      </w:fldSimple>
      <w:r>
        <w:t xml:space="preserve"> : </w:t>
      </w:r>
      <w:r w:rsidRPr="0012134B">
        <w:t>Connexion des deux composants</w:t>
      </w:r>
      <w:r w:rsidR="00C50724" w:rsidRPr="00F05E5E">
        <w:rPr>
          <w:sz w:val="20"/>
          <w:u w:val="single"/>
        </w:rPr>
        <w:t xml:space="preserve"> </w:t>
      </w:r>
    </w:p>
    <w:p w:rsidR="00C50724" w:rsidDel="00CA6E50" w:rsidRDefault="00C50724" w:rsidP="00F05E5E">
      <w:pPr>
        <w:rPr>
          <w:del w:id="5293" w:author="ghislain.aine" w:date="2015-11-02T15:04:00Z"/>
        </w:rPr>
      </w:pPr>
      <w:del w:id="5294" w:author="ghislain.aine" w:date="2015-11-02T15:04:00Z">
        <w:r w:rsidDel="00CA6E50">
          <w:delText>Chaque composant peut, et doit, comporter une description, visible dans l'onglet "Doc".</w:delText>
        </w:r>
      </w:del>
    </w:p>
    <w:p w:rsidR="00C50724" w:rsidDel="00CA6E50" w:rsidRDefault="00C50724" w:rsidP="00F05E5E">
      <w:pPr>
        <w:rPr>
          <w:del w:id="5295" w:author="ghislain.aine" w:date="2015-11-02T15:04:00Z"/>
        </w:rPr>
      </w:pPr>
      <w:del w:id="5296" w:author="ghislain.aine" w:date="2015-11-02T15:04:00Z">
        <w:r w:rsidDel="00CA6E50">
          <w:delText>Cette description et l</w:delText>
        </w:r>
        <w:r w:rsidR="00AA1B17" w:rsidDel="00CA6E50">
          <w:delText>es tags associés sont enregistrés</w:delText>
        </w:r>
        <w:r w:rsidDel="00CA6E50">
          <w:delText xml:space="preserve"> sur le serve</w:delText>
        </w:r>
        <w:r w:rsidR="00AA1B17" w:rsidDel="00CA6E50">
          <w:delText>u</w:delText>
        </w:r>
        <w:r w:rsidDel="00CA6E50">
          <w:delText>r.</w:delText>
        </w:r>
      </w:del>
    </w:p>
    <w:p w:rsidR="00C50724" w:rsidDel="00CA6E50" w:rsidRDefault="00C50724" w:rsidP="00F05E5E">
      <w:pPr>
        <w:rPr>
          <w:del w:id="5297" w:author="ghislain.aine" w:date="2015-11-02T15:04:00Z"/>
        </w:rPr>
      </w:pPr>
      <w:del w:id="5298" w:author="ghislain.aine" w:date="2015-11-02T15:04:00Z">
        <w:r w:rsidDel="00CA6E50">
          <w:delText>Ces informations permettent de comprendre le rôle des composants, et d'effectuer des recherches dessus.</w:delText>
        </w:r>
      </w:del>
    </w:p>
    <w:p w:rsidR="00C50724" w:rsidRDefault="00C50724" w:rsidP="00F05E5E"/>
    <w:p w:rsidR="00E31A1C" w:rsidDel="00CA6E50" w:rsidRDefault="00E31A1C" w:rsidP="00F05E5E">
      <w:pPr>
        <w:rPr>
          <w:del w:id="5299" w:author="ghislain.aine" w:date="2015-11-02T15:04:00Z"/>
        </w:rPr>
      </w:pPr>
      <w:del w:id="5300" w:author="ghislain.aine" w:date="2015-11-02T15:04:00Z">
        <w:r w:rsidDel="00CA6E50">
          <w:delText>Attention, la description est stockée sur le serveur, associée au nom du composant. Si deux composants ont exactement le même nom, ils auront une unique description.</w:delText>
        </w:r>
      </w:del>
    </w:p>
    <w:p w:rsidR="00FB4CF3" w:rsidRDefault="00FB4CF3" w:rsidP="00F05E5E"/>
    <w:p w:rsidR="00FB4CF3" w:rsidRDefault="00FB4CF3" w:rsidP="00F05E5E">
      <w:r>
        <w:t xml:space="preserve">Lors de la connexion, la valeur contenue dans </w:t>
      </w:r>
      <w:del w:id="5301" w:author="ghislain.aine" w:date="2015-11-04T16:55:00Z">
        <w:r w:rsidDel="0049323F">
          <w:delText>DemoCoreComponent</w:delText>
        </w:r>
      </w:del>
      <w:proofErr w:type="spellStart"/>
      <w:ins w:id="5302" w:author="ghislain.aine" w:date="2015-11-04T16:55:00Z">
        <w:r w:rsidR="0049323F">
          <w:t>CoreComponent</w:t>
        </w:r>
      </w:ins>
      <w:proofErr w:type="spellEnd"/>
      <w:r>
        <w:t xml:space="preserve"> s'affiche dans la console ou la Log </w:t>
      </w:r>
      <w:proofErr w:type="spellStart"/>
      <w:r>
        <w:t>View</w:t>
      </w:r>
      <w:proofErr w:type="spellEnd"/>
      <w:r>
        <w:t>, selon ce qui a été implémenté.</w:t>
      </w:r>
    </w:p>
    <w:p w:rsidR="002A016C" w:rsidRDefault="00FB4CF3" w:rsidP="002A016C">
      <w:pPr>
        <w:keepNext/>
        <w:jc w:val="center"/>
      </w:pPr>
      <w:r>
        <w:rPr>
          <w:noProof/>
          <w:lang w:eastAsia="fr-FR"/>
        </w:rPr>
        <w:drawing>
          <wp:inline distT="0" distB="0" distL="0" distR="0">
            <wp:extent cx="5762625" cy="1209675"/>
            <wp:effectExtent l="19050" t="0" r="9525" b="0"/>
            <wp:docPr id="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srcRect/>
                    <a:stretch>
                      <a:fillRect/>
                    </a:stretch>
                  </pic:blipFill>
                  <pic:spPr bwMode="auto">
                    <a:xfrm>
                      <a:off x="0" y="0"/>
                      <a:ext cx="5762625" cy="1209675"/>
                    </a:xfrm>
                    <a:prstGeom prst="rect">
                      <a:avLst/>
                    </a:prstGeom>
                    <a:noFill/>
                    <a:ln w="9525">
                      <a:noFill/>
                      <a:miter lim="800000"/>
                      <a:headEnd/>
                      <a:tailEnd/>
                    </a:ln>
                  </pic:spPr>
                </pic:pic>
              </a:graphicData>
            </a:graphic>
          </wp:inline>
        </w:drawing>
      </w:r>
    </w:p>
    <w:p w:rsidR="00FB4CF3" w:rsidRPr="00F05E5E" w:rsidRDefault="002A016C" w:rsidP="002A016C">
      <w:pPr>
        <w:pStyle w:val="Lgende"/>
        <w:jc w:val="center"/>
        <w:rPr>
          <w:sz w:val="20"/>
          <w:u w:val="single"/>
        </w:rPr>
      </w:pPr>
      <w:r>
        <w:t xml:space="preserve">Image </w:t>
      </w:r>
      <w:fldSimple w:instr=" SEQ Image \* ARABIC ">
        <w:r w:rsidR="004313EA">
          <w:rPr>
            <w:noProof/>
          </w:rPr>
          <w:t>14</w:t>
        </w:r>
      </w:fldSimple>
      <w:r>
        <w:t xml:space="preserve"> : </w:t>
      </w:r>
      <w:r w:rsidRPr="004538FD">
        <w:t xml:space="preserve">Affichage dans la Log </w:t>
      </w:r>
      <w:proofErr w:type="spellStart"/>
      <w:r w:rsidRPr="004538FD">
        <w:t>View</w:t>
      </w:r>
      <w:proofErr w:type="spellEnd"/>
      <w:r w:rsidR="00FB4CF3" w:rsidRPr="00F05E5E">
        <w:rPr>
          <w:sz w:val="20"/>
          <w:u w:val="single"/>
        </w:rPr>
        <w:t xml:space="preserve"> </w:t>
      </w:r>
    </w:p>
    <w:p w:rsidR="00CD15BE" w:rsidRDefault="00CD15BE" w:rsidP="00F05E5E"/>
    <w:p w:rsidR="0069151D" w:rsidRDefault="00CD15BE" w:rsidP="00F05E5E">
      <w:r w:rsidRPr="00CD15BE">
        <w:t xml:space="preserve">Sauvegarder le </w:t>
      </w:r>
      <w:del w:id="5303" w:author="ghislain.aine" w:date="2015-10-30T14:18:00Z">
        <w:r w:rsidRPr="00CD15BE" w:rsidDel="00C807E0">
          <w:delText>s</w:delText>
        </w:r>
      </w:del>
      <w:ins w:id="5304" w:author="ghislain.aine" w:date="2015-10-30T14:18:00Z">
        <w:r w:rsidR="00C807E0">
          <w:t>S</w:t>
        </w:r>
      </w:ins>
      <w:r w:rsidRPr="00CD15BE">
        <w:t xml:space="preserve">tream dans le répertoire test pour pouvoir continuer à l'utiliser pendant la suite du </w:t>
      </w:r>
      <w:del w:id="5305" w:author="ghislain.aine" w:date="2015-10-30T14:18:00Z">
        <w:r w:rsidRPr="00CD15BE" w:rsidDel="00C807E0">
          <w:delText>tp</w:delText>
        </w:r>
      </w:del>
      <w:ins w:id="5306" w:author="ghislain.aine" w:date="2015-10-30T14:18:00Z">
        <w:r w:rsidR="00C807E0">
          <w:t>TP</w:t>
        </w:r>
      </w:ins>
      <w:r w:rsidRPr="00CD15BE">
        <w:t>.</w:t>
      </w:r>
    </w:p>
    <w:p w:rsidR="00CD15BE" w:rsidRDefault="00CD15BE" w:rsidP="00F05E5E"/>
    <w:p w:rsidR="00F05E5E" w:rsidRPr="00CD15BE" w:rsidRDefault="00F05E5E" w:rsidP="00F05E5E"/>
    <w:p w:rsidR="00993EF0" w:rsidRDefault="00993EF0" w:rsidP="00B5234E">
      <w:pPr>
        <w:pStyle w:val="Titre2"/>
      </w:pPr>
      <w:bookmarkStart w:id="5307" w:name="_Toc354393974"/>
      <w:r>
        <w:t>P</w:t>
      </w:r>
      <w:r w:rsidR="00E918D8">
        <w:t>attern "Observer"</w:t>
      </w:r>
      <w:bookmarkEnd w:id="5307"/>
    </w:p>
    <w:p w:rsidR="006A165A" w:rsidRDefault="006A165A" w:rsidP="00DC78B5"/>
    <w:p w:rsidR="006A165A" w:rsidRDefault="00993EF0" w:rsidP="00DC78B5">
      <w:r>
        <w:t>Les composan</w:t>
      </w:r>
      <w:r w:rsidR="006A165A">
        <w:t>ts utilisent plusieurs patterns.</w:t>
      </w:r>
    </w:p>
    <w:p w:rsidR="00993EF0" w:rsidRDefault="00993EF0" w:rsidP="00DC78B5">
      <w:r>
        <w:t xml:space="preserve">Le pattern "Observer" permet d'enregistrer un composant auprès d'un </w:t>
      </w:r>
      <w:r w:rsidR="00490C63">
        <w:t>au</w:t>
      </w:r>
      <w:r>
        <w:t>tre pour qu'il soit notifié lorsqu'un paramètre observé est modifié.</w:t>
      </w:r>
    </w:p>
    <w:p w:rsidR="00E918D8" w:rsidRDefault="00993EF0" w:rsidP="00DC78B5">
      <w:r>
        <w:t>De nombreuses présentations du pattern existent sur Internet, par exemple sur le site</w:t>
      </w:r>
      <w:r w:rsidR="00E918D8">
        <w:t xml:space="preserve"> </w:t>
      </w:r>
      <w:hyperlink r:id="rId42" w:history="1">
        <w:r w:rsidR="00E918D8" w:rsidRPr="00E918D8">
          <w:rPr>
            <w:rStyle w:val="Lienhypertexte"/>
          </w:rPr>
          <w:t>oodesig</w:t>
        </w:r>
        <w:r>
          <w:rPr>
            <w:rStyle w:val="Lienhypertexte"/>
          </w:rPr>
          <w:t>n.com</w:t>
        </w:r>
      </w:hyperlink>
      <w:r w:rsidR="00E918D8">
        <w:t>.</w:t>
      </w:r>
    </w:p>
    <w:p w:rsidR="006A165A" w:rsidRDefault="006A165A" w:rsidP="00DC78B5"/>
    <w:p w:rsidR="002F6B73" w:rsidRDefault="00993EF0" w:rsidP="006A165A">
      <w:pPr>
        <w:rPr>
          <w:ins w:id="5308" w:author="jerome draillard" w:date="2015-11-27T16:25:00Z"/>
        </w:rPr>
      </w:pPr>
      <w:r>
        <w:t xml:space="preserve">Nous allons modifier les deux composants pour que le composant </w:t>
      </w:r>
      <w:del w:id="5309" w:author="ghislain.aine" w:date="2015-11-04T16:56:00Z">
        <w:r w:rsidDel="0049323F">
          <w:delText>DemoUIComponent</w:delText>
        </w:r>
      </w:del>
      <w:proofErr w:type="spellStart"/>
      <w:ins w:id="5310" w:author="ghislain.aine" w:date="2015-11-04T16:56:00Z">
        <w:r w:rsidR="0049323F">
          <w:t>ValueUiComponent</w:t>
        </w:r>
      </w:ins>
      <w:proofErr w:type="spellEnd"/>
      <w:r>
        <w:t xml:space="preserve"> observe le composant </w:t>
      </w:r>
      <w:del w:id="5311" w:author="ghislain.aine" w:date="2015-11-04T16:55:00Z">
        <w:r w:rsidDel="0049323F">
          <w:delText>DemoCoreComponent</w:delText>
        </w:r>
      </w:del>
      <w:ins w:id="5312" w:author="Camille VACCALUT" w:date="2015-12-08T11:47:00Z">
        <w:r w:rsidR="00BE0CF3" w:rsidRPr="00BE0CF3">
          <w:t xml:space="preserve"> </w:t>
        </w:r>
        <w:proofErr w:type="spellStart"/>
        <w:r w:rsidR="00BE0CF3" w:rsidRPr="00BE0CF3">
          <w:t>DemoCoreComponent</w:t>
        </w:r>
      </w:ins>
      <w:proofErr w:type="spellEnd"/>
      <w:ins w:id="5313" w:author="ghislain.aine" w:date="2015-11-04T16:55:00Z">
        <w:del w:id="5314" w:author="Camille VACCALUT" w:date="2015-12-08T11:47:00Z">
          <w:r w:rsidR="0049323F" w:rsidDel="00BE0CF3">
            <w:delText>CoreComponent</w:delText>
          </w:r>
        </w:del>
      </w:ins>
      <w:r>
        <w:t>, et soit notifié du changement de la valeur de la donnée "</w:t>
      </w:r>
      <w:proofErr w:type="spellStart"/>
      <w:r>
        <w:t>_value</w:t>
      </w:r>
      <w:proofErr w:type="spellEnd"/>
      <w:r>
        <w:t>".</w:t>
      </w:r>
    </w:p>
    <w:p w:rsidR="00A43A6B" w:rsidRDefault="002F6B73">
      <w:pPr>
        <w:jc w:val="left"/>
        <w:pPrChange w:id="5315" w:author="jerome draillard" w:date="2015-11-27T16:25:00Z">
          <w:pPr/>
        </w:pPrChange>
      </w:pPr>
      <w:ins w:id="5316" w:author="jerome draillard" w:date="2015-11-27T16:25:00Z">
        <w:r>
          <w:t xml:space="preserve">Pour cela, il faut que lorsque la valeur change, le composant </w:t>
        </w:r>
        <w:proofErr w:type="spellStart"/>
        <w:r>
          <w:t>DemoCoreComponent</w:t>
        </w:r>
        <w:proofErr w:type="spellEnd"/>
        <w:r>
          <w:t xml:space="preserve"> notifie tous les composants qui l'observent, via l'appel d'une méthode à définir.</w:t>
        </w:r>
      </w:ins>
      <w:r w:rsidR="00A5332A">
        <w:br/>
      </w:r>
    </w:p>
    <w:p w:rsidR="00785E8E" w:rsidRDefault="00785E8E" w:rsidP="00E4115C">
      <w:pPr>
        <w:pStyle w:val="Paragraphedeliste"/>
        <w:numPr>
          <w:ilvl w:val="0"/>
          <w:numId w:val="20"/>
        </w:numPr>
      </w:pPr>
      <w:r>
        <w:t>Créer</w:t>
      </w:r>
      <w:r w:rsidR="00A5332A">
        <w:t xml:space="preserve"> une </w:t>
      </w:r>
      <w:r>
        <w:t>interface "</w:t>
      </w:r>
      <w:proofErr w:type="spellStart"/>
      <w:del w:id="5317" w:author="ghislain.aine" w:date="2015-11-04T17:12:00Z">
        <w:r w:rsidDel="00C87867">
          <w:delText>IDemoObserver</w:delText>
        </w:r>
      </w:del>
      <w:ins w:id="5318" w:author="ghislain.aine" w:date="2015-11-04T17:12:00Z">
        <w:r w:rsidR="00C87867">
          <w:t>IValueObserver</w:t>
        </w:r>
      </w:ins>
      <w:proofErr w:type="spellEnd"/>
      <w:r>
        <w:t xml:space="preserve">", </w:t>
      </w:r>
      <w:r w:rsidR="00A5332A">
        <w:t xml:space="preserve">contenant </w:t>
      </w:r>
      <w:r>
        <w:t xml:space="preserve">la </w:t>
      </w:r>
      <w:del w:id="5319" w:author="jerome draillard" w:date="2015-11-27T16:25:00Z">
        <w:r w:rsidDel="00C85C39">
          <w:delText xml:space="preserve">fonction </w:delText>
        </w:r>
      </w:del>
      <w:ins w:id="5320" w:author="jerome draillard" w:date="2015-11-27T16:25:00Z">
        <w:r w:rsidR="00C85C39">
          <w:t xml:space="preserve">méthode </w:t>
        </w:r>
      </w:ins>
      <w:r>
        <w:t>"</w:t>
      </w:r>
      <w:proofErr w:type="spellStart"/>
      <w:r>
        <w:t>valueChanged</w:t>
      </w:r>
      <w:proofErr w:type="spellEnd"/>
      <w:r>
        <w:t>(</w:t>
      </w:r>
      <w:del w:id="5321" w:author="ghislain.aine" w:date="2015-10-30T16:25:00Z">
        <w:r w:rsidDel="00C03AA4">
          <w:delText>int</w:delText>
        </w:r>
      </w:del>
      <w:r>
        <w:t>)"</w:t>
      </w:r>
      <w:r w:rsidR="007C7A16">
        <w:t xml:space="preserve"> </w:t>
      </w:r>
      <w:ins w:id="5322" w:author="jerome draillard" w:date="2015-11-27T16:25:00Z">
        <w:r w:rsidR="00C85C39">
          <w:t>(méthode virtuelle pure, pu</w:t>
        </w:r>
        <w:del w:id="5323" w:author="Camille VACCALUT" w:date="2015-12-08T11:46:00Z">
          <w:r w:rsidR="00C85C39" w:rsidDel="00C062F3">
            <w:delText>s</w:delText>
          </w:r>
        </w:del>
        <w:r w:rsidR="00C85C39">
          <w:t>i</w:t>
        </w:r>
      </w:ins>
      <w:ins w:id="5324" w:author="Camille VACCALUT" w:date="2015-12-08T11:46:00Z">
        <w:r w:rsidR="00C062F3">
          <w:t>s</w:t>
        </w:r>
      </w:ins>
      <w:ins w:id="5325" w:author="jerome draillard" w:date="2015-11-27T16:25:00Z">
        <w:r w:rsidR="00C85C39">
          <w:t xml:space="preserve">que </w:t>
        </w:r>
        <w:proofErr w:type="spellStart"/>
        <w:r w:rsidR="00C85C39">
          <w:t>IValueObserver</w:t>
        </w:r>
        <w:proofErr w:type="spellEnd"/>
        <w:r w:rsidR="00C85C39">
          <w:t xml:space="preserve"> est une interface).</w:t>
        </w:r>
      </w:ins>
      <w:ins w:id="5326" w:author="jerome draillard" w:date="2015-11-27T16:28:00Z">
        <w:r w:rsidR="008809FC">
          <w:t xml:space="preserve"> C'est </w:t>
        </w:r>
        <w:proofErr w:type="spellStart"/>
        <w:r w:rsidR="008809FC">
          <w:t>valueChanged</w:t>
        </w:r>
        <w:proofErr w:type="spellEnd"/>
        <w:r w:rsidR="008809FC">
          <w:t xml:space="preserve"> qui sera appelée par </w:t>
        </w:r>
        <w:proofErr w:type="spellStart"/>
        <w:r w:rsidR="008809FC">
          <w:t>DemoCore</w:t>
        </w:r>
        <w:proofErr w:type="spellEnd"/>
        <w:r w:rsidR="008809FC">
          <w:t xml:space="preserve"> component dans le cas où </w:t>
        </w:r>
        <w:proofErr w:type="spellStart"/>
        <w:r w:rsidR="008809FC">
          <w:t>_value</w:t>
        </w:r>
        <w:proofErr w:type="spellEnd"/>
        <w:r w:rsidR="008809FC">
          <w:t xml:space="preserve"> change.</w:t>
        </w:r>
      </w:ins>
    </w:p>
    <w:p w:rsidR="005731D3" w:rsidRDefault="00A5332A" w:rsidP="00E4115C">
      <w:pPr>
        <w:pStyle w:val="Paragraphedeliste"/>
        <w:numPr>
          <w:ilvl w:val="0"/>
          <w:numId w:val="20"/>
        </w:numPr>
        <w:rPr>
          <w:ins w:id="5327" w:author="ghislain.aine" w:date="2015-10-30T15:10:00Z"/>
        </w:rPr>
      </w:pPr>
      <w:r>
        <w:t xml:space="preserve">Dans l'interface </w:t>
      </w:r>
      <w:del w:id="5328" w:author="ghislain.aine" w:date="2015-11-04T17:12:00Z">
        <w:r w:rsidDel="00C87867">
          <w:delText>IDemo</w:delText>
        </w:r>
      </w:del>
      <w:proofErr w:type="spellStart"/>
      <w:ins w:id="5329" w:author="ghislain.aine" w:date="2015-11-04T17:12:00Z">
        <w:r w:rsidR="00C87867">
          <w:t>IValue</w:t>
        </w:r>
      </w:ins>
      <w:proofErr w:type="spellEnd"/>
      <w:r>
        <w:t xml:space="preserve">, créer les fonctions d'enregistrement et de </w:t>
      </w:r>
      <w:proofErr w:type="spellStart"/>
      <w:r>
        <w:t>désenregistrement</w:t>
      </w:r>
      <w:proofErr w:type="spellEnd"/>
      <w:r>
        <w:t xml:space="preserve"> de</w:t>
      </w:r>
      <w:ins w:id="5330" w:author="jerome draillard" w:date="2015-11-27T16:26:00Z">
        <w:r w:rsidR="002F6B73">
          <w:t xml:space="preserve">s </w:t>
        </w:r>
      </w:ins>
      <w:del w:id="5331" w:author="jerome draillard" w:date="2015-11-27T16:26:00Z">
        <w:r w:rsidDel="002F6B73">
          <w:delText xml:space="preserve"> l'</w:delText>
        </w:r>
      </w:del>
      <w:r>
        <w:t>observ</w:t>
      </w:r>
      <w:del w:id="5332" w:author="ghislain.aine" w:date="2015-11-04T17:12:00Z">
        <w:r w:rsidDel="00C87867">
          <w:delText>er:</w:delText>
        </w:r>
      </w:del>
      <w:ins w:id="5333" w:author="ghislain.aine" w:date="2015-11-04T17:12:00Z">
        <w:r w:rsidR="00C87867">
          <w:t>ateur :</w:t>
        </w:r>
      </w:ins>
      <w:r>
        <w:t xml:space="preserve"> </w:t>
      </w:r>
    </w:p>
    <w:p w:rsidR="00A43A6B" w:rsidRDefault="00705281">
      <w:pPr>
        <w:rPr>
          <w:ins w:id="5334" w:author="ghislain.aine" w:date="2015-10-30T15:10:00Z"/>
          <w:del w:id="5335" w:author="jerome draillard" w:date="2015-11-27T16:25:00Z"/>
        </w:rPr>
        <w:pPrChange w:id="5336" w:author="ghislain.aine" w:date="2015-10-30T15:10:00Z">
          <w:pPr>
            <w:pStyle w:val="Paragraphedeliste"/>
            <w:numPr>
              <w:numId w:val="20"/>
            </w:numPr>
            <w:ind w:hanging="360"/>
          </w:pPr>
        </w:pPrChange>
      </w:pPr>
      <w:r>
        <w:pict>
          <v:shape id="_x0000_s112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4;mso-fit-shape-to-text:t">
              <w:txbxContent>
                <w:p w:rsidR="00AC30F5" w:rsidRPr="00DE5D4E" w:rsidRDefault="00AC30F5" w:rsidP="00DE5D4E">
                  <w:pPr>
                    <w:autoSpaceDE w:val="0"/>
                    <w:autoSpaceDN w:val="0"/>
                    <w:adjustRightInd w:val="0"/>
                    <w:jc w:val="left"/>
                    <w:rPr>
                      <w:ins w:id="5337" w:author="ghislain.aine" w:date="2015-11-04T17:13:00Z"/>
                      <w:rFonts w:ascii="Consolas" w:hAnsi="Consolas" w:cs="Consolas"/>
                      <w:color w:val="000000"/>
                      <w:sz w:val="19"/>
                      <w:szCs w:val="19"/>
                      <w:highlight w:val="white"/>
                      <w:lang w:val="en-US"/>
                      <w:rPrChange w:id="5338" w:author="ghislain.aine" w:date="2015-11-04T17:13:00Z">
                        <w:rPr>
                          <w:ins w:id="5339" w:author="ghislain.aine" w:date="2015-11-04T17:13:00Z"/>
                          <w:rFonts w:ascii="Consolas" w:hAnsi="Consolas" w:cs="Consolas"/>
                          <w:color w:val="000000"/>
                          <w:sz w:val="19"/>
                          <w:szCs w:val="19"/>
                          <w:highlight w:val="white"/>
                        </w:rPr>
                      </w:rPrChange>
                    </w:rPr>
                  </w:pPr>
                  <w:ins w:id="5340" w:author="ghislain.aine" w:date="2015-11-04T17:13:00Z">
                    <w:r w:rsidRPr="004D7EE5">
                      <w:rPr>
                        <w:rFonts w:ascii="Consolas" w:hAnsi="Consolas" w:cs="Consolas"/>
                        <w:color w:val="0000FF"/>
                        <w:sz w:val="19"/>
                        <w:szCs w:val="19"/>
                        <w:highlight w:val="white"/>
                        <w:lang w:val="en-US"/>
                        <w:rPrChange w:id="5341" w:author="ghislain.aine" w:date="2015-11-04T17:13:00Z">
                          <w:rPr>
                            <w:rFonts w:ascii="Consolas" w:hAnsi="Consolas" w:cs="Consolas"/>
                            <w:color w:val="0000FF"/>
                            <w:sz w:val="19"/>
                            <w:szCs w:val="19"/>
                            <w:highlight w:val="white"/>
                          </w:rPr>
                        </w:rPrChange>
                      </w:rPr>
                      <w:t>virtual</w:t>
                    </w:r>
                    <w:r w:rsidRPr="004D7EE5">
                      <w:rPr>
                        <w:rFonts w:ascii="Consolas" w:hAnsi="Consolas" w:cs="Consolas"/>
                        <w:color w:val="000000"/>
                        <w:sz w:val="19"/>
                        <w:szCs w:val="19"/>
                        <w:highlight w:val="white"/>
                        <w:lang w:val="en-US"/>
                        <w:rPrChange w:id="5342" w:author="ghislain.aine" w:date="2015-11-04T17:13: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5343" w:author="ghislain.aine" w:date="2015-11-04T17:13:00Z">
                          <w:rPr>
                            <w:rFonts w:ascii="Consolas" w:hAnsi="Consolas" w:cs="Consolas"/>
                            <w:color w:val="0000FF"/>
                            <w:sz w:val="19"/>
                            <w:szCs w:val="19"/>
                            <w:highlight w:val="white"/>
                          </w:rPr>
                        </w:rPrChange>
                      </w:rPr>
                      <w:t>void</w:t>
                    </w:r>
                    <w:r w:rsidRPr="004D7EE5">
                      <w:rPr>
                        <w:rFonts w:ascii="Consolas" w:hAnsi="Consolas" w:cs="Consolas"/>
                        <w:color w:val="000000"/>
                        <w:sz w:val="19"/>
                        <w:szCs w:val="19"/>
                        <w:highlight w:val="white"/>
                        <w:lang w:val="en-US"/>
                        <w:rPrChange w:id="5344" w:author="ghislain.aine" w:date="2015-11-04T17:13: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880000"/>
                        <w:sz w:val="19"/>
                        <w:szCs w:val="19"/>
                        <w:highlight w:val="white"/>
                        <w:lang w:val="en-US"/>
                        <w:rPrChange w:id="5345" w:author="ghislain.aine" w:date="2015-11-04T17:13:00Z">
                          <w:rPr>
                            <w:rFonts w:ascii="Consolas" w:hAnsi="Consolas" w:cs="Consolas"/>
                            <w:color w:val="880000"/>
                            <w:sz w:val="19"/>
                            <w:szCs w:val="19"/>
                            <w:highlight w:val="white"/>
                          </w:rPr>
                        </w:rPrChange>
                      </w:rPr>
                      <w:t>registerObserver</w:t>
                    </w:r>
                    <w:proofErr w:type="spellEnd"/>
                    <w:r w:rsidRPr="004D7EE5">
                      <w:rPr>
                        <w:rFonts w:ascii="Consolas" w:hAnsi="Consolas" w:cs="Consolas"/>
                        <w:color w:val="000000"/>
                        <w:sz w:val="19"/>
                        <w:szCs w:val="19"/>
                        <w:highlight w:val="white"/>
                        <w:lang w:val="en-US"/>
                        <w:rPrChange w:id="5346" w:author="ghislain.aine" w:date="2015-11-04T17:13: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5347" w:author="ghislain.aine" w:date="2015-11-04T17:13:00Z">
                          <w:rPr>
                            <w:rFonts w:ascii="Consolas" w:hAnsi="Consolas" w:cs="Consolas"/>
                            <w:color w:val="216F85"/>
                            <w:sz w:val="19"/>
                            <w:szCs w:val="19"/>
                            <w:highlight w:val="white"/>
                          </w:rPr>
                        </w:rPrChange>
                      </w:rPr>
                      <w:t>IValueObserver</w:t>
                    </w:r>
                    <w:proofErr w:type="spellEnd"/>
                    <w:r w:rsidRPr="004D7EE5">
                      <w:rPr>
                        <w:rFonts w:ascii="Consolas" w:hAnsi="Consolas" w:cs="Consolas"/>
                        <w:color w:val="000000"/>
                        <w:sz w:val="19"/>
                        <w:szCs w:val="19"/>
                        <w:highlight w:val="white"/>
                        <w:lang w:val="en-US"/>
                        <w:rPrChange w:id="5348" w:author="ghislain.aine" w:date="2015-11-04T17:13: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349" w:author="ghislain.aine" w:date="2015-11-04T17:13:00Z">
                          <w:rPr>
                            <w:rFonts w:ascii="Consolas" w:hAnsi="Consolas" w:cs="Consolas"/>
                            <w:color w:val="000080"/>
                            <w:sz w:val="19"/>
                            <w:szCs w:val="19"/>
                            <w:highlight w:val="white"/>
                          </w:rPr>
                        </w:rPrChange>
                      </w:rPr>
                      <w:t>observer</w:t>
                    </w:r>
                    <w:r w:rsidRPr="004D7EE5">
                      <w:rPr>
                        <w:rFonts w:ascii="Consolas" w:hAnsi="Consolas" w:cs="Consolas"/>
                        <w:color w:val="000000"/>
                        <w:sz w:val="19"/>
                        <w:szCs w:val="19"/>
                        <w:highlight w:val="white"/>
                        <w:lang w:val="en-US"/>
                        <w:rPrChange w:id="5350" w:author="ghislain.aine" w:date="2015-11-04T17:13:00Z">
                          <w:rPr>
                            <w:rFonts w:ascii="Consolas" w:hAnsi="Consolas" w:cs="Consolas"/>
                            <w:color w:val="000000"/>
                            <w:sz w:val="19"/>
                            <w:szCs w:val="19"/>
                            <w:highlight w:val="white"/>
                          </w:rPr>
                        </w:rPrChange>
                      </w:rPr>
                      <w:t>) = 0;</w:t>
                    </w:r>
                  </w:ins>
                </w:p>
                <w:p w:rsidR="00AC30F5" w:rsidRDefault="00AC30F5">
                  <w:pPr>
                    <w:autoSpaceDE w:val="0"/>
                    <w:autoSpaceDN w:val="0"/>
                    <w:adjustRightInd w:val="0"/>
                    <w:jc w:val="left"/>
                    <w:pPrChange w:id="5351" w:author="ghislain.aine" w:date="2015-10-30T15:10:00Z">
                      <w:pPr/>
                    </w:pPrChange>
                  </w:pPr>
                  <w:proofErr w:type="spellStart"/>
                  <w:ins w:id="5352" w:author="ghislain.aine" w:date="2015-11-04T17:13: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void</w:t>
                    </w:r>
                    <w:proofErr w:type="spellEnd"/>
                    <w:r>
                      <w:rPr>
                        <w:rFonts w:ascii="Consolas" w:hAnsi="Consolas" w:cs="Consolas"/>
                        <w:color w:val="000000"/>
                        <w:sz w:val="19"/>
                        <w:szCs w:val="19"/>
                        <w:highlight w:val="white"/>
                      </w:rPr>
                      <w:t xml:space="preserve"> </w:t>
                    </w:r>
                    <w:proofErr w:type="spellStart"/>
                    <w:r>
                      <w:rPr>
                        <w:rFonts w:ascii="Consolas" w:hAnsi="Consolas" w:cs="Consolas"/>
                        <w:color w:val="880000"/>
                        <w:sz w:val="19"/>
                        <w:szCs w:val="19"/>
                        <w:highlight w:val="white"/>
                      </w:rPr>
                      <w:t>unregisterObserver</w:t>
                    </w:r>
                    <w:proofErr w:type="spellEnd"/>
                    <w:r>
                      <w:rPr>
                        <w:rFonts w:ascii="Consolas" w:hAnsi="Consolas" w:cs="Consolas"/>
                        <w:color w:val="000000"/>
                        <w:sz w:val="19"/>
                        <w:szCs w:val="19"/>
                        <w:highlight w:val="white"/>
                      </w:rPr>
                      <w:t>(</w:t>
                    </w:r>
                    <w:proofErr w:type="spellStart"/>
                    <w:r>
                      <w:rPr>
                        <w:rFonts w:ascii="Consolas" w:hAnsi="Consolas" w:cs="Consolas"/>
                        <w:color w:val="216F85"/>
                        <w:sz w:val="19"/>
                        <w:szCs w:val="19"/>
                        <w:highlight w:val="white"/>
                      </w:rPr>
                      <w:t>IValueObserver</w:t>
                    </w:r>
                    <w:proofErr w:type="spellEnd"/>
                    <w:r>
                      <w:rPr>
                        <w:rFonts w:ascii="Consolas" w:hAnsi="Consolas" w:cs="Consolas"/>
                        <w:color w:val="000000"/>
                        <w:sz w:val="19"/>
                        <w:szCs w:val="19"/>
                        <w:highlight w:val="white"/>
                      </w:rPr>
                      <w:t xml:space="preserve">* </w:t>
                    </w:r>
                    <w:r>
                      <w:rPr>
                        <w:rFonts w:ascii="Consolas" w:hAnsi="Consolas" w:cs="Consolas"/>
                        <w:color w:val="000080"/>
                        <w:sz w:val="19"/>
                        <w:szCs w:val="19"/>
                        <w:highlight w:val="white"/>
                      </w:rPr>
                      <w:t>observer</w:t>
                    </w:r>
                    <w:r>
                      <w:rPr>
                        <w:rFonts w:ascii="Consolas" w:hAnsi="Consolas" w:cs="Consolas"/>
                        <w:color w:val="000000"/>
                        <w:sz w:val="19"/>
                        <w:szCs w:val="19"/>
                        <w:highlight w:val="white"/>
                      </w:rPr>
                      <w:t>) = 0;</w:t>
                    </w:r>
                    <w:r w:rsidDel="00AB6A4D">
                      <w:rPr>
                        <w:rFonts w:ascii="Consolas" w:hAnsi="Consolas" w:cs="Consolas"/>
                        <w:color w:val="880000"/>
                        <w:sz w:val="19"/>
                        <w:szCs w:val="19"/>
                        <w:highlight w:val="white"/>
                      </w:rPr>
                      <w:t xml:space="preserve"> </w:t>
                    </w:r>
                  </w:ins>
                  <w:del w:id="5353"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A43A6B" w:rsidRDefault="00A43A6B">
      <w:pPr>
        <w:rPr>
          <w:ins w:id="5354" w:author="jerome draillard" w:date="2015-11-27T16:25:00Z"/>
        </w:rPr>
        <w:pPrChange w:id="5355" w:author="jerome draillard" w:date="2015-11-27T16:25:00Z">
          <w:pPr>
            <w:pStyle w:val="Paragraphedeliste"/>
            <w:numPr>
              <w:numId w:val="20"/>
            </w:numPr>
            <w:ind w:hanging="360"/>
          </w:pPr>
        </w:pPrChange>
      </w:pPr>
    </w:p>
    <w:p w:rsidR="002F6B73" w:rsidRDefault="002F6B73" w:rsidP="00E4115C">
      <w:pPr>
        <w:pStyle w:val="Paragraphedeliste"/>
        <w:numPr>
          <w:ilvl w:val="0"/>
          <w:numId w:val="20"/>
        </w:numPr>
        <w:rPr>
          <w:ins w:id="5356" w:author="jerome draillard" w:date="2015-11-27T16:27:00Z"/>
        </w:rPr>
      </w:pPr>
      <w:ins w:id="5357" w:author="jerome draillard" w:date="2015-11-27T16:27:00Z">
        <w:r>
          <w:t xml:space="preserve">Ces méthodes doivent être définies dans </w:t>
        </w:r>
        <w:proofErr w:type="spellStart"/>
        <w:r>
          <w:t>IValue</w:t>
        </w:r>
        <w:proofErr w:type="spellEnd"/>
        <w:r>
          <w:t xml:space="preserve"> pour qu'on puisse y accéder de l'extérieur de </w:t>
        </w:r>
        <w:proofErr w:type="spellStart"/>
        <w:r>
          <w:t>DemoCore</w:t>
        </w:r>
      </w:ins>
      <w:ins w:id="5358" w:author="Camille VACCALUT" w:date="2015-12-08T11:49:00Z">
        <w:r w:rsidR="00BE0CF3">
          <w:t>C</w:t>
        </w:r>
      </w:ins>
      <w:ins w:id="5359" w:author="jerome draillard" w:date="2015-11-27T16:27:00Z">
        <w:del w:id="5360" w:author="Camille VACCALUT" w:date="2015-12-08T11:49:00Z">
          <w:r w:rsidDel="00BE0CF3">
            <w:delText xml:space="preserve"> c</w:delText>
          </w:r>
        </w:del>
        <w:r>
          <w:t>omponent</w:t>
        </w:r>
        <w:proofErr w:type="spellEnd"/>
        <w:r>
          <w:t xml:space="preserve">. Tout composant qui consomme </w:t>
        </w:r>
        <w:proofErr w:type="spellStart"/>
        <w:r>
          <w:t>IValue</w:t>
        </w:r>
        <w:proofErr w:type="spellEnd"/>
        <w:r>
          <w:t xml:space="preserve"> pourra donc devenir observateur de cette valeur </w:t>
        </w:r>
        <w:proofErr w:type="spellStart"/>
        <w:r>
          <w:t>_value</w:t>
        </w:r>
        <w:proofErr w:type="spellEnd"/>
        <w:r>
          <w:t>.</w:t>
        </w:r>
      </w:ins>
    </w:p>
    <w:p w:rsidR="00A5332A" w:rsidDel="005731D3" w:rsidRDefault="00A5332A" w:rsidP="00E4115C">
      <w:pPr>
        <w:pStyle w:val="Paragraphedeliste"/>
        <w:numPr>
          <w:ilvl w:val="0"/>
          <w:numId w:val="20"/>
        </w:numPr>
        <w:rPr>
          <w:del w:id="5361" w:author="ghislain.aine" w:date="2015-10-30T15:10:00Z"/>
        </w:rPr>
      </w:pPr>
      <w:del w:id="5362" w:author="ghislain.aine" w:date="2015-10-30T15:10:00Z">
        <w:r w:rsidDel="005731D3">
          <w:delText>"registerObserver(IDemoObserver*)" et "unregisterObserver(IDemoObserver*)"</w:delText>
        </w:r>
      </w:del>
    </w:p>
    <w:p w:rsidR="0042493F" w:rsidDel="005731D3" w:rsidRDefault="0042493F" w:rsidP="0042493F">
      <w:pPr>
        <w:pStyle w:val="Paragraphedeliste"/>
        <w:rPr>
          <w:del w:id="5363" w:author="ghislain.aine" w:date="2015-10-30T15:10:00Z"/>
        </w:rPr>
      </w:pPr>
    </w:p>
    <w:p w:rsidR="0042493F" w:rsidDel="005731D3" w:rsidRDefault="0042493F" w:rsidP="0042493F">
      <w:pPr>
        <w:pStyle w:val="Paragraphedeliste"/>
        <w:rPr>
          <w:del w:id="5364" w:author="ghislain.aine" w:date="2015-10-30T15:10:00Z"/>
        </w:rPr>
      </w:pPr>
    </w:p>
    <w:p w:rsidR="00D11285" w:rsidRDefault="00D11285" w:rsidP="00E4115C">
      <w:pPr>
        <w:pStyle w:val="Paragraphedeliste"/>
        <w:numPr>
          <w:ilvl w:val="0"/>
          <w:numId w:val="20"/>
        </w:numPr>
      </w:pPr>
      <w:r>
        <w:t xml:space="preserve">Dans </w:t>
      </w:r>
      <w:del w:id="5365" w:author="ghislain.aine" w:date="2015-11-04T16:55:00Z">
        <w:r w:rsidDel="0049323F">
          <w:delText>DemoCoreComponent</w:delText>
        </w:r>
      </w:del>
      <w:proofErr w:type="spellStart"/>
      <w:ins w:id="5366" w:author="ghislain.aine" w:date="2015-11-04T16:55:00Z">
        <w:r w:rsidR="0049323F">
          <w:t>CoreComponent</w:t>
        </w:r>
      </w:ins>
      <w:proofErr w:type="spellEnd"/>
    </w:p>
    <w:p w:rsidR="00E71FE0" w:rsidRDefault="00A5332A">
      <w:pPr>
        <w:pStyle w:val="Paragraphedeliste"/>
        <w:numPr>
          <w:ilvl w:val="1"/>
          <w:numId w:val="20"/>
        </w:numPr>
        <w:rPr>
          <w:ins w:id="5367" w:author="ghislain.aine" w:date="2015-10-30T15:09:00Z"/>
        </w:rPr>
      </w:pPr>
      <w:r>
        <w:t xml:space="preserve">ajouter une variable </w:t>
      </w:r>
      <w:del w:id="5368" w:author="ghislain.aine" w:date="2015-10-30T15:10:00Z">
        <w:r w:rsidDel="005731D3">
          <w:delText>membre de type "QList". Cette variable contiendra</w:delText>
        </w:r>
      </w:del>
      <w:ins w:id="5369" w:author="ghislain.aine" w:date="2015-10-30T15:10:00Z">
        <w:r w:rsidR="005731D3">
          <w:t xml:space="preserve">contenant </w:t>
        </w:r>
      </w:ins>
      <w:del w:id="5370" w:author="ghislain.aine" w:date="2015-10-30T15:10:00Z">
        <w:r w:rsidDel="005731D3">
          <w:delText xml:space="preserve"> </w:delText>
        </w:r>
      </w:del>
      <w:r>
        <w:t>la liste des observ</w:t>
      </w:r>
      <w:ins w:id="5371" w:author="ghislain.aine" w:date="2015-11-04T17:13:00Z">
        <w:r w:rsidR="00DE5D4E">
          <w:t>ateur</w:t>
        </w:r>
      </w:ins>
      <w:del w:id="5372" w:author="ghislain.aine" w:date="2015-11-04T17:13:00Z">
        <w:r w:rsidDel="00DE5D4E">
          <w:delText>er</w:delText>
        </w:r>
      </w:del>
      <w:r>
        <w:t>s</w:t>
      </w:r>
      <w:ins w:id="5373" w:author="jerome draillard" w:date="2015-11-27T16:27:00Z">
        <w:r w:rsidR="00DD5916">
          <w:t xml:space="preserve"> à notifier</w:t>
        </w:r>
      </w:ins>
    </w:p>
    <w:p w:rsidR="00A43A6B" w:rsidRDefault="00705281">
      <w:pPr>
        <w:pPrChange w:id="5374" w:author="ghislain.aine" w:date="2015-10-30T15:09:00Z">
          <w:pPr>
            <w:pStyle w:val="Paragraphedeliste"/>
            <w:numPr>
              <w:ilvl w:val="1"/>
              <w:numId w:val="20"/>
            </w:numPr>
            <w:ind w:left="1440" w:hanging="360"/>
          </w:pPr>
        </w:pPrChange>
      </w:pPr>
      <w:r>
        <w:pict>
          <v:shape id="_x0000_s112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3;mso-fit-shape-to-text:t">
              <w:txbxContent>
                <w:p w:rsidR="00AC30F5" w:rsidRDefault="00AC30F5" w:rsidP="005731D3">
                  <w:proofErr w:type="spellStart"/>
                  <w:ins w:id="5375" w:author="ghislain.aine" w:date="2015-11-04T17:13:00Z">
                    <w:r>
                      <w:rPr>
                        <w:rFonts w:ascii="Consolas" w:hAnsi="Consolas" w:cs="Consolas"/>
                        <w:color w:val="216F85"/>
                        <w:sz w:val="19"/>
                        <w:szCs w:val="19"/>
                        <w:highlight w:val="white"/>
                      </w:rPr>
                      <w:t>QList</w:t>
                    </w:r>
                    <w:proofErr w:type="spellEnd"/>
                    <w:r>
                      <w:rPr>
                        <w:rFonts w:ascii="Consolas" w:hAnsi="Consolas" w:cs="Consolas"/>
                        <w:color w:val="000000"/>
                        <w:sz w:val="19"/>
                        <w:szCs w:val="19"/>
                        <w:highlight w:val="white"/>
                      </w:rPr>
                      <w:t>&lt;</w:t>
                    </w:r>
                    <w:proofErr w:type="spellStart"/>
                    <w:r>
                      <w:rPr>
                        <w:rFonts w:ascii="Consolas" w:hAnsi="Consolas" w:cs="Consolas"/>
                        <w:color w:val="216F85"/>
                        <w:sz w:val="19"/>
                        <w:szCs w:val="19"/>
                        <w:highlight w:val="white"/>
                      </w:rPr>
                      <w:t>IValueObserver</w:t>
                    </w:r>
                    <w:proofErr w:type="spellEnd"/>
                    <w:r>
                      <w:rPr>
                        <w:rFonts w:ascii="Consolas" w:hAnsi="Consolas" w:cs="Consolas"/>
                        <w:color w:val="000000"/>
                        <w:sz w:val="19"/>
                        <w:szCs w:val="19"/>
                        <w:highlight w:val="white"/>
                      </w:rPr>
                      <w:t xml:space="preserve">*&gt; </w:t>
                    </w:r>
                    <w:proofErr w:type="spellStart"/>
                    <w:r>
                      <w:rPr>
                        <w:rFonts w:ascii="Consolas" w:hAnsi="Consolas" w:cs="Consolas"/>
                        <w:color w:val="000080"/>
                        <w:sz w:val="19"/>
                        <w:szCs w:val="19"/>
                        <w:highlight w:val="white"/>
                      </w:rPr>
                      <w:t>_observers</w:t>
                    </w:r>
                    <w:proofErr w:type="spellEnd"/>
                    <w:r>
                      <w:rPr>
                        <w:rFonts w:ascii="Consolas" w:hAnsi="Consolas" w:cs="Consolas"/>
                        <w:color w:val="000000"/>
                        <w:sz w:val="19"/>
                        <w:szCs w:val="19"/>
                        <w:highlight w:val="white"/>
                      </w:rPr>
                      <w:t>;</w:t>
                    </w:r>
                    <w:r w:rsidDel="00AB6A4D">
                      <w:rPr>
                        <w:rFonts w:ascii="Consolas" w:hAnsi="Consolas" w:cs="Consolas"/>
                        <w:color w:val="880000"/>
                        <w:sz w:val="19"/>
                        <w:szCs w:val="19"/>
                        <w:highlight w:val="white"/>
                      </w:rPr>
                      <w:t xml:space="preserve"> </w:t>
                    </w:r>
                  </w:ins>
                  <w:del w:id="5376"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A5332A" w:rsidDel="005731D3" w:rsidRDefault="00A5332A" w:rsidP="005C2013">
      <w:pPr>
        <w:pStyle w:val="Code"/>
        <w:rPr>
          <w:del w:id="5377" w:author="ghislain.aine" w:date="2015-10-30T15:11:00Z"/>
        </w:rPr>
      </w:pPr>
      <w:del w:id="5378" w:author="ghislain.aine" w:date="2015-10-30T15:11:00Z">
        <w:r w:rsidRPr="006A165A" w:rsidDel="005731D3">
          <w:rPr>
            <w:noProof/>
          </w:rPr>
          <w:delText>QList&lt;IDemoObserver*&gt; _list;</w:delText>
        </w:r>
      </w:del>
    </w:p>
    <w:p w:rsidR="006A165A" w:rsidRDefault="00A5332A" w:rsidP="00E4115C">
      <w:pPr>
        <w:pStyle w:val="Paragraphedeliste"/>
        <w:numPr>
          <w:ilvl w:val="1"/>
          <w:numId w:val="20"/>
        </w:numPr>
      </w:pPr>
      <w:r>
        <w:t>implémenter la méthode "</w:t>
      </w:r>
      <w:proofErr w:type="spellStart"/>
      <w:r>
        <w:t>registerObserver</w:t>
      </w:r>
      <w:proofErr w:type="spellEnd"/>
      <w:r>
        <w:t>".</w:t>
      </w:r>
    </w:p>
    <w:p w:rsidR="00A5332A" w:rsidRDefault="00A5332A" w:rsidP="006A165A">
      <w:pPr>
        <w:pStyle w:val="Paragraphedeliste"/>
        <w:ind w:left="1416"/>
        <w:rPr>
          <w:ins w:id="5379" w:author="ghislain.aine" w:date="2015-10-30T15:09:00Z"/>
        </w:rPr>
      </w:pPr>
      <w:r>
        <w:t>Cette méthode enregistre l'observe passé en paramètre dans la liste, s'il n'est pas déjà présente</w:t>
      </w:r>
    </w:p>
    <w:p w:rsidR="00A43A6B" w:rsidRDefault="00705281">
      <w:pPr>
        <w:pPrChange w:id="5380" w:author="ghislain.aine" w:date="2015-10-30T15:09:00Z">
          <w:pPr>
            <w:pStyle w:val="Paragraphedeliste"/>
            <w:ind w:left="1416"/>
          </w:pPr>
        </w:pPrChange>
      </w:pPr>
      <w:r>
        <w:pict>
          <v:shape id="_x0000_s1122"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2;mso-fit-shape-to-text:t">
              <w:txbxContent>
                <w:p w:rsidR="00AC30F5" w:rsidRPr="005731D3" w:rsidRDefault="00AC30F5" w:rsidP="005731D3">
                  <w:pPr>
                    <w:autoSpaceDE w:val="0"/>
                    <w:autoSpaceDN w:val="0"/>
                    <w:adjustRightInd w:val="0"/>
                    <w:jc w:val="left"/>
                    <w:rPr>
                      <w:ins w:id="5381" w:author="ghislain.aine" w:date="2015-10-30T15:11:00Z"/>
                      <w:rFonts w:ascii="Consolas" w:hAnsi="Consolas" w:cs="Consolas"/>
                      <w:color w:val="000000"/>
                      <w:sz w:val="19"/>
                      <w:szCs w:val="19"/>
                      <w:highlight w:val="white"/>
                      <w:lang w:val="en-US"/>
                      <w:rPrChange w:id="5382" w:author="ghislain.aine" w:date="2015-10-30T15:11:00Z">
                        <w:rPr>
                          <w:ins w:id="5383" w:author="ghislain.aine" w:date="2015-10-30T15:11:00Z"/>
                          <w:rFonts w:ascii="Consolas" w:hAnsi="Consolas" w:cs="Consolas"/>
                          <w:color w:val="000000"/>
                          <w:sz w:val="19"/>
                          <w:szCs w:val="19"/>
                          <w:highlight w:val="white"/>
                        </w:rPr>
                      </w:rPrChange>
                    </w:rPr>
                  </w:pPr>
                  <w:ins w:id="5384" w:author="ghislain.aine" w:date="2015-10-30T15:11:00Z">
                    <w:r w:rsidRPr="004D7EE5">
                      <w:rPr>
                        <w:rFonts w:ascii="Consolas" w:hAnsi="Consolas" w:cs="Consolas"/>
                        <w:color w:val="0000FF"/>
                        <w:sz w:val="19"/>
                        <w:szCs w:val="19"/>
                        <w:highlight w:val="white"/>
                        <w:lang w:val="en-US"/>
                        <w:rPrChange w:id="5385" w:author="ghislain.aine" w:date="2015-10-30T15:11: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5386" w:author="ghislain.aine" w:date="2015-10-30T15:11: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387" w:author="ghislain.aine" w:date="2015-10-30T15:11: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388" w:author="ghislain.aine" w:date="2015-10-30T15:11:00Z">
                          <w:rPr>
                            <w:rFonts w:ascii="Consolas" w:hAnsi="Consolas" w:cs="Consolas"/>
                            <w:color w:val="000080"/>
                            <w:sz w:val="19"/>
                            <w:szCs w:val="19"/>
                            <w:highlight w:val="white"/>
                          </w:rPr>
                        </w:rPrChange>
                      </w:rPr>
                      <w:t>observers</w:t>
                    </w:r>
                    <w:r w:rsidRPr="004D7EE5">
                      <w:rPr>
                        <w:rFonts w:ascii="Consolas" w:hAnsi="Consolas" w:cs="Consolas"/>
                        <w:color w:val="000000"/>
                        <w:sz w:val="19"/>
                        <w:szCs w:val="19"/>
                        <w:highlight w:val="white"/>
                        <w:lang w:val="en-US"/>
                        <w:rPrChange w:id="5389" w:author="ghislain.aine" w:date="2015-10-30T15:11: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5390" w:author="ghislain.aine" w:date="2015-10-30T15:11:00Z">
                          <w:rPr>
                            <w:rFonts w:ascii="Consolas" w:hAnsi="Consolas" w:cs="Consolas"/>
                            <w:color w:val="880000"/>
                            <w:sz w:val="19"/>
                            <w:szCs w:val="19"/>
                            <w:highlight w:val="white"/>
                          </w:rPr>
                        </w:rPrChange>
                      </w:rPr>
                      <w:t>contains</w:t>
                    </w:r>
                    <w:proofErr w:type="spellEnd"/>
                    <w:r w:rsidRPr="004D7EE5">
                      <w:rPr>
                        <w:rFonts w:ascii="Consolas" w:hAnsi="Consolas" w:cs="Consolas"/>
                        <w:color w:val="000000"/>
                        <w:sz w:val="19"/>
                        <w:szCs w:val="19"/>
                        <w:highlight w:val="white"/>
                        <w:lang w:val="en-US"/>
                        <w:rPrChange w:id="5391" w:author="ghislain.aine" w:date="2015-10-30T15:11: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5392" w:author="ghislain.aine" w:date="2015-10-30T15:11:00Z">
                          <w:rPr>
                            <w:rFonts w:ascii="Consolas" w:hAnsi="Consolas" w:cs="Consolas"/>
                            <w:color w:val="000080"/>
                            <w:sz w:val="19"/>
                            <w:szCs w:val="19"/>
                            <w:highlight w:val="white"/>
                          </w:rPr>
                        </w:rPrChange>
                      </w:rPr>
                      <w:t>observer</w:t>
                    </w:r>
                    <w:r w:rsidRPr="004D7EE5">
                      <w:rPr>
                        <w:rFonts w:ascii="Consolas" w:hAnsi="Consolas" w:cs="Consolas"/>
                        <w:color w:val="000000"/>
                        <w:sz w:val="19"/>
                        <w:szCs w:val="19"/>
                        <w:highlight w:val="white"/>
                        <w:lang w:val="en-US"/>
                        <w:rPrChange w:id="5393" w:author="ghislain.aine" w:date="2015-10-30T15:11:00Z">
                          <w:rPr>
                            <w:rFonts w:ascii="Consolas" w:hAnsi="Consolas" w:cs="Consolas"/>
                            <w:color w:val="000000"/>
                            <w:sz w:val="19"/>
                            <w:szCs w:val="19"/>
                            <w:highlight w:val="white"/>
                          </w:rPr>
                        </w:rPrChange>
                      </w:rPr>
                      <w:t>))</w:t>
                    </w:r>
                  </w:ins>
                </w:p>
                <w:p w:rsidR="00AC30F5" w:rsidRPr="005731D3" w:rsidRDefault="00AC30F5" w:rsidP="005731D3">
                  <w:pPr>
                    <w:rPr>
                      <w:lang w:val="en-US"/>
                      <w:rPrChange w:id="5394" w:author="ghislain.aine" w:date="2015-10-30T15:11:00Z">
                        <w:rPr/>
                      </w:rPrChange>
                    </w:rPr>
                  </w:pPr>
                  <w:ins w:id="5395" w:author="ghislain.aine" w:date="2015-10-30T15:11:00Z">
                    <w:r w:rsidRPr="004D7EE5">
                      <w:rPr>
                        <w:rFonts w:ascii="Consolas" w:hAnsi="Consolas" w:cs="Consolas"/>
                        <w:color w:val="000000"/>
                        <w:sz w:val="19"/>
                        <w:szCs w:val="19"/>
                        <w:highlight w:val="white"/>
                        <w:lang w:val="en-US"/>
                        <w:rPrChange w:id="5396" w:author="ghislain.aine" w:date="2015-10-30T15:11: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5397" w:author="ghislain.aine" w:date="2015-10-30T15:11: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398" w:author="ghislain.aine" w:date="2015-10-30T15:11:00Z">
                          <w:rPr>
                            <w:rFonts w:ascii="Consolas" w:hAnsi="Consolas" w:cs="Consolas"/>
                            <w:color w:val="000080"/>
                            <w:sz w:val="19"/>
                            <w:szCs w:val="19"/>
                            <w:highlight w:val="white"/>
                          </w:rPr>
                        </w:rPrChange>
                      </w:rPr>
                      <w:t>observers</w:t>
                    </w:r>
                    <w:r w:rsidRPr="004D7EE5">
                      <w:rPr>
                        <w:rFonts w:ascii="Consolas" w:hAnsi="Consolas" w:cs="Consolas"/>
                        <w:color w:val="000000"/>
                        <w:sz w:val="19"/>
                        <w:szCs w:val="19"/>
                        <w:highlight w:val="white"/>
                        <w:lang w:val="en-US"/>
                        <w:rPrChange w:id="5399" w:author="ghislain.aine" w:date="2015-10-30T15:11: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5400" w:author="ghislain.aine" w:date="2015-10-30T15:11:00Z">
                          <w:rPr>
                            <w:rFonts w:ascii="Consolas" w:hAnsi="Consolas" w:cs="Consolas"/>
                            <w:color w:val="880000"/>
                            <w:sz w:val="19"/>
                            <w:szCs w:val="19"/>
                            <w:highlight w:val="white"/>
                          </w:rPr>
                        </w:rPrChange>
                      </w:rPr>
                      <w:t>push_back</w:t>
                    </w:r>
                    <w:proofErr w:type="spellEnd"/>
                    <w:r w:rsidRPr="004D7EE5">
                      <w:rPr>
                        <w:rFonts w:ascii="Consolas" w:hAnsi="Consolas" w:cs="Consolas"/>
                        <w:color w:val="000000"/>
                        <w:sz w:val="19"/>
                        <w:szCs w:val="19"/>
                        <w:highlight w:val="white"/>
                        <w:lang w:val="en-US"/>
                        <w:rPrChange w:id="5401" w:author="ghislain.aine" w:date="2015-10-30T15:11: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5402" w:author="ghislain.aine" w:date="2015-10-30T15:11:00Z">
                          <w:rPr>
                            <w:rFonts w:ascii="Consolas" w:hAnsi="Consolas" w:cs="Consolas"/>
                            <w:color w:val="000080"/>
                            <w:sz w:val="19"/>
                            <w:szCs w:val="19"/>
                            <w:highlight w:val="white"/>
                          </w:rPr>
                        </w:rPrChange>
                      </w:rPr>
                      <w:t>observer</w:t>
                    </w:r>
                    <w:r w:rsidRPr="004D7EE5">
                      <w:rPr>
                        <w:rFonts w:ascii="Consolas" w:hAnsi="Consolas" w:cs="Consolas"/>
                        <w:color w:val="000000"/>
                        <w:sz w:val="19"/>
                        <w:szCs w:val="19"/>
                        <w:highlight w:val="white"/>
                        <w:lang w:val="en-US"/>
                        <w:rPrChange w:id="5403" w:author="ghislain.aine" w:date="2015-10-30T15:11:00Z">
                          <w:rPr>
                            <w:rFonts w:ascii="Consolas" w:hAnsi="Consolas" w:cs="Consolas"/>
                            <w:color w:val="000000"/>
                            <w:sz w:val="19"/>
                            <w:szCs w:val="19"/>
                            <w:highlight w:val="white"/>
                          </w:rPr>
                        </w:rPrChange>
                      </w:rPr>
                      <w:t>);</w:t>
                    </w:r>
                  </w:ins>
                  <w:del w:id="5404" w:author="ghislain.aine" w:date="2015-10-30T11:09:00Z">
                    <w:r w:rsidRPr="004D7EE5">
                      <w:rPr>
                        <w:rFonts w:ascii="Consolas" w:hAnsi="Consolas" w:cs="Consolas"/>
                        <w:color w:val="880000"/>
                        <w:sz w:val="19"/>
                        <w:szCs w:val="19"/>
                        <w:highlight w:val="white"/>
                        <w:lang w:val="en-US"/>
                        <w:rPrChange w:id="5405" w:author="ghislain.aine" w:date="2015-10-30T15:11:00Z">
                          <w:rPr>
                            <w:rFonts w:ascii="Consolas" w:hAnsi="Consolas" w:cs="Consolas"/>
                            <w:color w:val="880000"/>
                            <w:sz w:val="19"/>
                            <w:szCs w:val="19"/>
                            <w:highlight w:val="white"/>
                          </w:rPr>
                        </w:rPrChange>
                      </w:rPr>
                      <w:delText>consumeInterface</w:delText>
                    </w:r>
                    <w:r w:rsidRPr="004D7EE5">
                      <w:rPr>
                        <w:rFonts w:ascii="Consolas" w:hAnsi="Consolas" w:cs="Consolas"/>
                        <w:color w:val="000000"/>
                        <w:sz w:val="19"/>
                        <w:szCs w:val="19"/>
                        <w:highlight w:val="white"/>
                        <w:lang w:val="en-US"/>
                        <w:rPrChange w:id="5406" w:author="ghislain.aine" w:date="2015-10-30T15:11:00Z">
                          <w:rPr>
                            <w:rFonts w:ascii="Consolas" w:hAnsi="Consolas" w:cs="Consolas"/>
                            <w:color w:val="000000"/>
                            <w:sz w:val="19"/>
                            <w:szCs w:val="19"/>
                            <w:highlight w:val="white"/>
                          </w:rPr>
                        </w:rPrChange>
                      </w:rPr>
                      <w:delText>(</w:delText>
                    </w:r>
                    <w:r w:rsidRPr="004D7EE5">
                      <w:rPr>
                        <w:rFonts w:ascii="Consolas" w:hAnsi="Consolas" w:cs="Consolas"/>
                        <w:color w:val="6F008A"/>
                        <w:sz w:val="19"/>
                        <w:szCs w:val="19"/>
                        <w:highlight w:val="white"/>
                        <w:lang w:val="en-US"/>
                        <w:rPrChange w:id="5407" w:author="ghislain.aine" w:date="2015-10-30T15:11:00Z">
                          <w:rPr>
                            <w:rFonts w:ascii="Consolas" w:hAnsi="Consolas" w:cs="Consolas"/>
                            <w:color w:val="6F008A"/>
                            <w:sz w:val="19"/>
                            <w:szCs w:val="19"/>
                            <w:highlight w:val="white"/>
                          </w:rPr>
                        </w:rPrChange>
                      </w:rPr>
                      <w:delText>IDEMO_INTERFACE</w:delText>
                    </w:r>
                    <w:r w:rsidRPr="004D7EE5">
                      <w:rPr>
                        <w:rFonts w:ascii="Consolas" w:hAnsi="Consolas" w:cs="Consolas"/>
                        <w:color w:val="000000"/>
                        <w:sz w:val="19"/>
                        <w:szCs w:val="19"/>
                        <w:highlight w:val="white"/>
                        <w:lang w:val="en-US"/>
                        <w:rPrChange w:id="5408" w:author="ghislain.aine" w:date="2015-10-30T15:11:00Z">
                          <w:rPr>
                            <w:rFonts w:ascii="Consolas" w:hAnsi="Consolas" w:cs="Consolas"/>
                            <w:color w:val="000000"/>
                            <w:sz w:val="19"/>
                            <w:szCs w:val="19"/>
                            <w:highlight w:val="white"/>
                          </w:rPr>
                        </w:rPrChange>
                      </w:rPr>
                      <w:delText>, &amp;</w:delText>
                    </w:r>
                    <w:r w:rsidRPr="004D7EE5">
                      <w:rPr>
                        <w:rFonts w:ascii="Consolas" w:hAnsi="Consolas" w:cs="Consolas"/>
                        <w:color w:val="000080"/>
                        <w:sz w:val="19"/>
                        <w:szCs w:val="19"/>
                        <w:highlight w:val="white"/>
                        <w:lang w:val="en-US"/>
                        <w:rPrChange w:id="5409" w:author="ghislain.aine" w:date="2015-10-30T15:11:00Z">
                          <w:rPr>
                            <w:rFonts w:ascii="Consolas" w:hAnsi="Consolas" w:cs="Consolas"/>
                            <w:color w:val="000080"/>
                            <w:sz w:val="19"/>
                            <w:szCs w:val="19"/>
                            <w:highlight w:val="white"/>
                          </w:rPr>
                        </w:rPrChange>
                      </w:rPr>
                      <w:delText>_idemo</w:delText>
                    </w:r>
                    <w:r w:rsidRPr="004D7EE5">
                      <w:rPr>
                        <w:rFonts w:ascii="Consolas" w:hAnsi="Consolas" w:cs="Consolas"/>
                        <w:color w:val="000000"/>
                        <w:sz w:val="19"/>
                        <w:szCs w:val="19"/>
                        <w:highlight w:val="white"/>
                        <w:lang w:val="en-US"/>
                        <w:rPrChange w:id="5410" w:author="ghislain.aine" w:date="2015-10-30T15:11:00Z">
                          <w:rPr>
                            <w:rFonts w:ascii="Consolas" w:hAnsi="Consolas" w:cs="Consolas"/>
                            <w:color w:val="000000"/>
                            <w:sz w:val="19"/>
                            <w:szCs w:val="19"/>
                            <w:highlight w:val="white"/>
                          </w:rPr>
                        </w:rPrChange>
                      </w:rPr>
                      <w:delText xml:space="preserve">, </w:delText>
                    </w:r>
                    <w:r w:rsidRPr="004D7EE5">
                      <w:rPr>
                        <w:rFonts w:ascii="Consolas" w:hAnsi="Consolas" w:cs="Consolas"/>
                        <w:color w:val="0000FF"/>
                        <w:sz w:val="19"/>
                        <w:szCs w:val="19"/>
                        <w:highlight w:val="white"/>
                        <w:lang w:val="en-US"/>
                        <w:rPrChange w:id="5411" w:author="ghislain.aine" w:date="2015-10-30T15:11:00Z">
                          <w:rPr>
                            <w:rFonts w:ascii="Consolas" w:hAnsi="Consolas" w:cs="Consolas"/>
                            <w:color w:val="0000FF"/>
                            <w:sz w:val="19"/>
                            <w:szCs w:val="19"/>
                            <w:highlight w:val="white"/>
                          </w:rPr>
                        </w:rPrChange>
                      </w:rPr>
                      <w:delText>this</w:delText>
                    </w:r>
                    <w:r w:rsidRPr="004D7EE5">
                      <w:rPr>
                        <w:rFonts w:ascii="Consolas" w:hAnsi="Consolas" w:cs="Consolas"/>
                        <w:color w:val="000000"/>
                        <w:sz w:val="19"/>
                        <w:szCs w:val="19"/>
                        <w:highlight w:val="white"/>
                        <w:lang w:val="en-US"/>
                        <w:rPrChange w:id="5412" w:author="ghislain.aine" w:date="2015-10-30T15:11:00Z">
                          <w:rPr>
                            <w:rFonts w:ascii="Consolas" w:hAnsi="Consolas" w:cs="Consolas"/>
                            <w:color w:val="000000"/>
                            <w:sz w:val="19"/>
                            <w:szCs w:val="19"/>
                            <w:highlight w:val="white"/>
                          </w:rPr>
                        </w:rPrChange>
                      </w:rPr>
                      <w:delText>, &amp;</w:delText>
                    </w:r>
                    <w:r w:rsidRPr="004D7EE5">
                      <w:rPr>
                        <w:rFonts w:ascii="Consolas" w:hAnsi="Consolas" w:cs="Consolas"/>
                        <w:color w:val="216F85"/>
                        <w:sz w:val="19"/>
                        <w:szCs w:val="19"/>
                        <w:highlight w:val="white"/>
                        <w:lang w:val="en-US"/>
                        <w:rPrChange w:id="5413" w:author="ghislain.aine" w:date="2015-10-30T15:11:00Z">
                          <w:rPr>
                            <w:rFonts w:ascii="Consolas" w:hAnsi="Consolas" w:cs="Consolas"/>
                            <w:color w:val="216F85"/>
                            <w:sz w:val="19"/>
                            <w:szCs w:val="19"/>
                            <w:highlight w:val="white"/>
                          </w:rPr>
                        </w:rPrChange>
                      </w:rPr>
                      <w:delText>DemoUiComponent</w:delText>
                    </w:r>
                    <w:r w:rsidRPr="004D7EE5">
                      <w:rPr>
                        <w:rFonts w:ascii="Consolas" w:hAnsi="Consolas" w:cs="Consolas"/>
                        <w:color w:val="000000"/>
                        <w:sz w:val="19"/>
                        <w:szCs w:val="19"/>
                        <w:highlight w:val="white"/>
                        <w:lang w:val="en-US"/>
                        <w:rPrChange w:id="5414" w:author="ghislain.aine" w:date="2015-10-30T15:11:00Z">
                          <w:rPr>
                            <w:rFonts w:ascii="Consolas" w:hAnsi="Consolas" w:cs="Consolas"/>
                            <w:color w:val="000000"/>
                            <w:sz w:val="19"/>
                            <w:szCs w:val="19"/>
                            <w:highlight w:val="white"/>
                          </w:rPr>
                        </w:rPrChange>
                      </w:rPr>
                      <w:delText>::</w:delText>
                    </w:r>
                    <w:r w:rsidRPr="004D7EE5">
                      <w:rPr>
                        <w:rFonts w:ascii="Consolas" w:hAnsi="Consolas" w:cs="Consolas"/>
                        <w:color w:val="880000"/>
                        <w:sz w:val="19"/>
                        <w:szCs w:val="19"/>
                        <w:highlight w:val="white"/>
                        <w:lang w:val="en-US"/>
                        <w:rPrChange w:id="5415" w:author="ghislain.aine" w:date="2015-10-30T15:11:00Z">
                          <w:rPr>
                            <w:rFonts w:ascii="Consolas" w:hAnsi="Consolas" w:cs="Consolas"/>
                            <w:color w:val="880000"/>
                            <w:sz w:val="19"/>
                            <w:szCs w:val="19"/>
                            <w:highlight w:val="white"/>
                          </w:rPr>
                        </w:rPrChange>
                      </w:rPr>
                      <w:delText>onIDemoAvailable</w:delText>
                    </w:r>
                    <w:r w:rsidRPr="004D7EE5">
                      <w:rPr>
                        <w:rFonts w:ascii="Consolas" w:hAnsi="Consolas" w:cs="Consolas"/>
                        <w:color w:val="000000"/>
                        <w:sz w:val="19"/>
                        <w:szCs w:val="19"/>
                        <w:highlight w:val="white"/>
                        <w:lang w:val="en-US"/>
                        <w:rPrChange w:id="5416" w:author="ghislain.aine" w:date="2015-10-30T15:11:00Z">
                          <w:rPr>
                            <w:rFonts w:ascii="Consolas" w:hAnsi="Consolas" w:cs="Consolas"/>
                            <w:color w:val="000000"/>
                            <w:sz w:val="19"/>
                            <w:szCs w:val="19"/>
                            <w:highlight w:val="white"/>
                          </w:rPr>
                        </w:rPrChange>
                      </w:rPr>
                      <w:delText>);</w:delText>
                    </w:r>
                  </w:del>
                </w:p>
              </w:txbxContent>
            </v:textbox>
            <w10:wrap type="none"/>
            <w10:anchorlock/>
          </v:shape>
        </w:pict>
      </w:r>
    </w:p>
    <w:p w:rsidR="00A5332A" w:rsidDel="005731D3" w:rsidRDefault="00A5332A" w:rsidP="005C2013">
      <w:pPr>
        <w:pStyle w:val="Code"/>
        <w:rPr>
          <w:del w:id="5417" w:author="ghislain.aine" w:date="2015-10-30T15:11:00Z"/>
          <w:noProof/>
          <w:lang w:val="en-US"/>
        </w:rPr>
      </w:pPr>
      <w:del w:id="5418" w:author="ghislain.aine" w:date="2015-10-30T15:11:00Z">
        <w:r w:rsidRPr="00A5332A" w:rsidDel="005731D3">
          <w:rPr>
            <w:noProof/>
            <w:color w:val="0000FF"/>
            <w:lang w:val="en-US"/>
          </w:rPr>
          <w:delText>if</w:delText>
        </w:r>
        <w:r w:rsidRPr="00A5332A" w:rsidDel="005731D3">
          <w:rPr>
            <w:noProof/>
            <w:lang w:val="en-US"/>
          </w:rPr>
          <w:delText xml:space="preserve"> (_list.contains(observer) == </w:delText>
        </w:r>
        <w:r w:rsidRPr="00A5332A" w:rsidDel="005731D3">
          <w:rPr>
            <w:noProof/>
            <w:color w:val="0000FF"/>
            <w:lang w:val="en-US"/>
          </w:rPr>
          <w:delText>false</w:delText>
        </w:r>
        <w:r w:rsidRPr="00A5332A" w:rsidDel="005731D3">
          <w:rPr>
            <w:noProof/>
            <w:lang w:val="en-US"/>
          </w:rPr>
          <w:delText>) {</w:delText>
        </w:r>
      </w:del>
    </w:p>
    <w:p w:rsidR="00A5332A" w:rsidDel="005731D3" w:rsidRDefault="00A5332A" w:rsidP="005C2013">
      <w:pPr>
        <w:pStyle w:val="Code"/>
        <w:rPr>
          <w:del w:id="5419" w:author="ghislain.aine" w:date="2015-10-30T15:11:00Z"/>
          <w:noProof/>
          <w:lang w:val="en-US"/>
        </w:rPr>
      </w:pPr>
      <w:del w:id="5420" w:author="ghislain.aine" w:date="2015-10-30T15:11:00Z">
        <w:r w:rsidDel="005731D3">
          <w:rPr>
            <w:noProof/>
            <w:lang w:val="en-US"/>
          </w:rPr>
          <w:tab/>
        </w:r>
        <w:r w:rsidRPr="00A5332A" w:rsidDel="005731D3">
          <w:rPr>
            <w:noProof/>
            <w:lang w:val="en-US"/>
          </w:rPr>
          <w:delText>_list.push_back(observer);</w:delText>
        </w:r>
      </w:del>
    </w:p>
    <w:p w:rsidR="00A5332A" w:rsidRPr="00A5332A" w:rsidDel="005731D3" w:rsidRDefault="00A5332A" w:rsidP="005C2013">
      <w:pPr>
        <w:pStyle w:val="Code"/>
        <w:rPr>
          <w:del w:id="5421" w:author="ghislain.aine" w:date="2015-10-30T15:11:00Z"/>
          <w:noProof/>
          <w:lang w:val="en-US"/>
        </w:rPr>
      </w:pPr>
      <w:del w:id="5422" w:author="ghislain.aine" w:date="2015-10-30T15:11:00Z">
        <w:r w:rsidDel="005731D3">
          <w:rPr>
            <w:noProof/>
          </w:rPr>
          <w:delText>}</w:delText>
        </w:r>
      </w:del>
    </w:p>
    <w:p w:rsidR="00A5332A" w:rsidRDefault="006A165A" w:rsidP="00E4115C">
      <w:pPr>
        <w:pStyle w:val="Paragraphedeliste"/>
        <w:numPr>
          <w:ilvl w:val="0"/>
          <w:numId w:val="21"/>
        </w:numPr>
      </w:pPr>
      <w:r w:rsidRPr="006A165A">
        <w:t>I</w:t>
      </w:r>
      <w:r w:rsidR="00A5332A">
        <w:t>mplémenter la fonction "</w:t>
      </w:r>
      <w:proofErr w:type="spellStart"/>
      <w:r w:rsidR="00A5332A">
        <w:t>unregisterObserver</w:t>
      </w:r>
      <w:proofErr w:type="spellEnd"/>
      <w:r w:rsidR="00A5332A">
        <w:t xml:space="preserve">" qui supprime l'observer de la liste (avec la </w:t>
      </w:r>
      <w:del w:id="5423" w:author="ghislain.aine" w:date="2015-10-30T15:11:00Z">
        <w:r w:rsidR="00A5332A" w:rsidDel="005731D3">
          <w:delText xml:space="preserve">fonction </w:delText>
        </w:r>
      </w:del>
      <w:ins w:id="5424" w:author="ghislain.aine" w:date="2015-10-30T15:11:00Z">
        <w:r w:rsidR="005731D3">
          <w:t xml:space="preserve">méthode </w:t>
        </w:r>
      </w:ins>
      <w:r w:rsidR="00A5332A">
        <w:t>"</w:t>
      </w:r>
      <w:proofErr w:type="spellStart"/>
      <w:ins w:id="5425" w:author="ghislain.aine" w:date="2015-10-30T15:11:00Z">
        <w:r w:rsidR="005731D3">
          <w:t>QList</w:t>
        </w:r>
        <w:proofErr w:type="spellEnd"/>
        <w:r w:rsidR="005731D3">
          <w:t>::</w:t>
        </w:r>
      </w:ins>
      <w:proofErr w:type="spellStart"/>
      <w:r w:rsidR="00A5332A">
        <w:t>removeOne</w:t>
      </w:r>
      <w:proofErr w:type="spellEnd"/>
      <w:r w:rsidR="00A5332A">
        <w:t>"</w:t>
      </w:r>
      <w:del w:id="5426" w:author="ghislain.aine" w:date="2015-10-30T15:11:00Z">
        <w:r w:rsidR="00A5332A" w:rsidDel="005731D3">
          <w:delText xml:space="preserve"> de QList</w:delText>
        </w:r>
      </w:del>
      <w:r w:rsidR="00A5332A">
        <w:t>)</w:t>
      </w:r>
    </w:p>
    <w:p w:rsidR="005B2D99" w:rsidRDefault="00A5332A" w:rsidP="00E4115C">
      <w:pPr>
        <w:pStyle w:val="Paragraphedeliste"/>
        <w:numPr>
          <w:ilvl w:val="0"/>
          <w:numId w:val="21"/>
        </w:numPr>
      </w:pPr>
      <w:r>
        <w:t>Créer une fonction "</w:t>
      </w:r>
      <w:proofErr w:type="spellStart"/>
      <w:ins w:id="5427" w:author="ghislain.aine" w:date="2015-10-30T15:11:00Z">
        <w:r w:rsidR="005731D3">
          <w:t>void</w:t>
        </w:r>
        <w:proofErr w:type="spellEnd"/>
        <w:r w:rsidR="005731D3">
          <w:t xml:space="preserve"> </w:t>
        </w:r>
      </w:ins>
      <w:proofErr w:type="spellStart"/>
      <w:r>
        <w:t>notif</w:t>
      </w:r>
      <w:r w:rsidR="005B2D99">
        <w:t>yValueChanged</w:t>
      </w:r>
      <w:proofErr w:type="spellEnd"/>
      <w:r w:rsidR="005B2D99">
        <w:t>(</w:t>
      </w:r>
      <w:del w:id="5428" w:author="ghislain.aine" w:date="2015-10-30T16:26:00Z">
        <w:r w:rsidR="005B2D99" w:rsidDel="00C03AA4">
          <w:delText>int</w:delText>
        </w:r>
      </w:del>
      <w:r w:rsidR="005B2D99">
        <w:t>)"</w:t>
      </w:r>
      <w:r>
        <w:t>, qui parcourt</w:t>
      </w:r>
      <w:r w:rsidR="00D11285">
        <w:t xml:space="preserve"> la liste d'observ</w:t>
      </w:r>
      <w:ins w:id="5429" w:author="ghislain.aine" w:date="2015-10-30T15:12:00Z">
        <w:r w:rsidR="005731D3">
          <w:t>ateu</w:t>
        </w:r>
      </w:ins>
      <w:del w:id="5430" w:author="ghislain.aine" w:date="2015-10-30T15:11:00Z">
        <w:r w:rsidR="00D11285" w:rsidDel="005731D3">
          <w:delText>e</w:delText>
        </w:r>
      </w:del>
      <w:r w:rsidR="00D11285">
        <w:t xml:space="preserve">rs </w:t>
      </w:r>
      <w:r w:rsidR="00785E8E">
        <w:t>et appelle tous les "</w:t>
      </w:r>
      <w:proofErr w:type="spellStart"/>
      <w:r w:rsidR="00785E8E">
        <w:t>valueChanged</w:t>
      </w:r>
      <w:proofErr w:type="spellEnd"/>
      <w:r w:rsidR="00785E8E">
        <w:t>"</w:t>
      </w:r>
      <w:ins w:id="5431" w:author="ghislain.aine" w:date="2015-10-30T15:12:00Z">
        <w:r w:rsidR="005731D3">
          <w:t>.</w:t>
        </w:r>
      </w:ins>
    </w:p>
    <w:p w:rsidR="005F0D93" w:rsidRDefault="005F0D93" w:rsidP="005F0D93">
      <w:pPr>
        <w:pStyle w:val="Paragraphedeliste"/>
      </w:pPr>
    </w:p>
    <w:p w:rsidR="00D11285" w:rsidRDefault="00D11285" w:rsidP="00E4115C">
      <w:pPr>
        <w:pStyle w:val="Paragraphedeliste"/>
        <w:numPr>
          <w:ilvl w:val="0"/>
          <w:numId w:val="20"/>
        </w:numPr>
      </w:pPr>
      <w:r>
        <w:t xml:space="preserve">Dans </w:t>
      </w:r>
      <w:del w:id="5432" w:author="ghislain.aine" w:date="2015-11-04T16:56:00Z">
        <w:r w:rsidDel="0049323F">
          <w:delText>DemoUI</w:delText>
        </w:r>
        <w:r w:rsidR="00666143" w:rsidDel="0049323F">
          <w:delText>c</w:delText>
        </w:r>
        <w:r w:rsidDel="0049323F">
          <w:delText>omponent</w:delText>
        </w:r>
      </w:del>
      <w:proofErr w:type="spellStart"/>
      <w:ins w:id="5433" w:author="ghislain.aine" w:date="2015-11-04T16:56:00Z">
        <w:r w:rsidR="0049323F">
          <w:t>ValueUiComponent</w:t>
        </w:r>
      </w:ins>
      <w:proofErr w:type="spellEnd"/>
    </w:p>
    <w:p w:rsidR="00C45388" w:rsidRDefault="00C45388" w:rsidP="00E4115C">
      <w:pPr>
        <w:pStyle w:val="Paragraphedeliste"/>
        <w:numPr>
          <w:ilvl w:val="0"/>
          <w:numId w:val="21"/>
        </w:numPr>
        <w:rPr>
          <w:ins w:id="5434" w:author="ghislain.aine" w:date="2015-10-30T15:12:00Z"/>
        </w:rPr>
      </w:pPr>
      <w:ins w:id="5435" w:author="ghislain.aine" w:date="2015-10-30T15:13:00Z">
        <w:r>
          <w:t xml:space="preserve">Ajouter </w:t>
        </w:r>
      </w:ins>
      <w:proofErr w:type="spellStart"/>
      <w:ins w:id="5436" w:author="ghislain.aine" w:date="2015-11-04T17:14:00Z">
        <w:r w:rsidR="00323E75">
          <w:t>IValueObserver</w:t>
        </w:r>
      </w:ins>
      <w:proofErr w:type="spellEnd"/>
      <w:ins w:id="5437" w:author="jerome draillard" w:date="2015-11-27T16:28:00Z">
        <w:r w:rsidR="008E5527">
          <w:t xml:space="preserve"> </w:t>
        </w:r>
      </w:ins>
      <w:ins w:id="5438" w:author="ghislain.aine" w:date="2015-10-30T15:13:00Z">
        <w:r>
          <w:t>comme classe mère.</w:t>
        </w:r>
      </w:ins>
    </w:p>
    <w:p w:rsidR="006A165A" w:rsidRDefault="006A165A" w:rsidP="00E4115C">
      <w:pPr>
        <w:pStyle w:val="Paragraphedeliste"/>
        <w:numPr>
          <w:ilvl w:val="0"/>
          <w:numId w:val="21"/>
        </w:numPr>
      </w:pPr>
      <w:r>
        <w:t>I</w:t>
      </w:r>
      <w:r w:rsidR="00BF25CB">
        <w:t xml:space="preserve">mplémenter la </w:t>
      </w:r>
      <w:del w:id="5439" w:author="ghislain.aine" w:date="2015-11-04T17:14:00Z">
        <w:r w:rsidR="00BF25CB" w:rsidDel="00323E75">
          <w:delText xml:space="preserve">fonction </w:delText>
        </w:r>
      </w:del>
      <w:ins w:id="5440" w:author="ghislain.aine" w:date="2015-11-04T17:14:00Z">
        <w:r w:rsidR="00323E75">
          <w:t xml:space="preserve">méthode </w:t>
        </w:r>
      </w:ins>
      <w:r w:rsidR="00BF25CB">
        <w:t>"</w:t>
      </w:r>
      <w:proofErr w:type="spellStart"/>
      <w:r w:rsidR="00BF25CB">
        <w:t>valueChanged</w:t>
      </w:r>
      <w:proofErr w:type="spellEnd"/>
      <w:r w:rsidR="00BF25CB">
        <w:t>"</w:t>
      </w:r>
    </w:p>
    <w:p w:rsidR="00BF25CB" w:rsidRDefault="00D11285" w:rsidP="00E4115C">
      <w:pPr>
        <w:pStyle w:val="Paragraphedeliste"/>
        <w:numPr>
          <w:ilvl w:val="0"/>
          <w:numId w:val="21"/>
        </w:numPr>
        <w:rPr>
          <w:ins w:id="5441" w:author="giacomo.rombaut" w:date="2015-04-14T15:33:00Z"/>
        </w:rPr>
      </w:pPr>
      <w:r>
        <w:t>Dans un premier temps, la fonction affiche la valeur dans le log</w:t>
      </w:r>
    </w:p>
    <w:p w:rsidR="00EE3541" w:rsidRDefault="00EE3541" w:rsidP="00EE3541">
      <w:pPr>
        <w:pStyle w:val="Paragraphedeliste"/>
        <w:numPr>
          <w:ilvl w:val="1"/>
          <w:numId w:val="20"/>
        </w:numPr>
        <w:rPr>
          <w:ins w:id="5442" w:author="ghislain.aine" w:date="2015-10-30T15:09:00Z"/>
        </w:rPr>
      </w:pPr>
      <w:ins w:id="5443" w:author="giacomo.rombaut" w:date="2015-04-14T15:33:00Z">
        <w:r>
          <w:lastRenderedPageBreak/>
          <w:t>Modifier</w:t>
        </w:r>
      </w:ins>
      <w:ins w:id="5444" w:author="giacomo.rombaut" w:date="2015-04-14T15:34:00Z">
        <w:r>
          <w:t xml:space="preserve"> </w:t>
        </w:r>
        <w:del w:id="5445" w:author="ghislain.aine" w:date="2015-11-04T17:14:00Z">
          <w:r w:rsidRPr="00EE3541" w:rsidDel="00323E75">
            <w:delText>interfaceAvailable</w:delText>
          </w:r>
        </w:del>
      </w:ins>
      <w:proofErr w:type="spellStart"/>
      <w:ins w:id="5446" w:author="ghislain.aine" w:date="2015-11-04T17:14:00Z">
        <w:r w:rsidR="00323E75">
          <w:t>onIValueAvailabilityC</w:t>
        </w:r>
      </w:ins>
      <w:ins w:id="5447" w:author="ghislain.aine" w:date="2015-11-04T17:15:00Z">
        <w:r w:rsidR="00323E75">
          <w:t>h</w:t>
        </w:r>
      </w:ins>
      <w:ins w:id="5448" w:author="ghislain.aine" w:date="2015-11-04T17:14:00Z">
        <w:r w:rsidR="00323E75">
          <w:t>anged</w:t>
        </w:r>
      </w:ins>
      <w:proofErr w:type="spellEnd"/>
      <w:ins w:id="5449" w:author="giacomo.rombaut" w:date="2015-04-14T15:34:00Z">
        <w:r>
          <w:t xml:space="preserve"> pour l’enregi</w:t>
        </w:r>
      </w:ins>
      <w:ins w:id="5450" w:author="ghislain.aine" w:date="2015-11-04T17:14:00Z">
        <w:r w:rsidR="00323E75">
          <w:t>s</w:t>
        </w:r>
      </w:ins>
      <w:ins w:id="5451" w:author="giacomo.rombaut" w:date="2015-04-14T15:34:00Z">
        <w:r>
          <w:t>trer en tant qu</w:t>
        </w:r>
        <w:del w:id="5452" w:author="ghislain.aine" w:date="2015-11-04T17:15:00Z">
          <w:r w:rsidDel="00323E75">
            <w:delText>e observe</w:delText>
          </w:r>
        </w:del>
      </w:ins>
      <w:ins w:id="5453" w:author="ghislain.aine" w:date="2015-11-04T17:15:00Z">
        <w:r w:rsidR="00323E75">
          <w:t>'observateur</w:t>
        </w:r>
      </w:ins>
      <w:ins w:id="5454" w:author="giacomo.rombaut" w:date="2015-04-14T15:34:00Z">
        <w:del w:id="5455" w:author="ghislain.aine" w:date="2015-11-04T17:15:00Z">
          <w:r w:rsidDel="00323E75">
            <w:delText>r</w:delText>
          </w:r>
        </w:del>
        <w:r w:rsidRPr="00EE3541">
          <w:t xml:space="preserve"> </w:t>
        </w:r>
      </w:ins>
    </w:p>
    <w:p w:rsidR="00A43A6B" w:rsidRDefault="00705281">
      <w:pPr>
        <w:rPr>
          <w:ins w:id="5456" w:author="giacomo.rombaut" w:date="2015-04-14T15:34:00Z"/>
        </w:rPr>
        <w:pPrChange w:id="5457" w:author="ghislain.aine" w:date="2015-10-30T15:09:00Z">
          <w:pPr>
            <w:pStyle w:val="Paragraphedeliste"/>
            <w:numPr>
              <w:ilvl w:val="1"/>
              <w:numId w:val="20"/>
            </w:numPr>
            <w:ind w:left="1440" w:hanging="360"/>
          </w:pPr>
        </w:pPrChange>
      </w:pPr>
      <w:r>
        <w:pict>
          <v:shape id="_x0000_s112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1;mso-fit-shape-to-text:t">
              <w:txbxContent>
                <w:p w:rsidR="00AC30F5" w:rsidRDefault="00AC30F5" w:rsidP="005731D3">
                  <w:proofErr w:type="spellStart"/>
                  <w:ins w:id="5458" w:author="ghislain.aine" w:date="2015-11-04T17:15:00Z">
                    <w:r>
                      <w:rPr>
                        <w:rFonts w:ascii="Consolas" w:hAnsi="Consolas" w:cs="Consolas"/>
                        <w:color w:val="000080"/>
                        <w:sz w:val="19"/>
                        <w:szCs w:val="19"/>
                        <w:highlight w:val="white"/>
                      </w:rPr>
                      <w:t>_ivalue</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registerObserver</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w:t>
                    </w:r>
                  </w:ins>
                  <w:del w:id="5459"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EE3541" w:rsidDel="00C45388" w:rsidRDefault="00EE3541" w:rsidP="00EE3541">
      <w:pPr>
        <w:pStyle w:val="Code"/>
        <w:rPr>
          <w:ins w:id="5460" w:author="giacomo.rombaut" w:date="2015-04-14T15:34:00Z"/>
          <w:del w:id="5461" w:author="ghislain.aine" w:date="2015-10-30T15:13:00Z"/>
        </w:rPr>
      </w:pPr>
      <w:ins w:id="5462" w:author="giacomo.rombaut" w:date="2015-04-14T15:35:00Z">
        <w:del w:id="5463" w:author="ghislain.aine" w:date="2015-10-30T15:13:00Z">
          <w:r w:rsidRPr="00EE3541" w:rsidDel="00C45388">
            <w:delText>_iDemo-&gt;registerObserver(this);</w:delText>
          </w:r>
        </w:del>
      </w:ins>
    </w:p>
    <w:p w:rsidR="00A43A6B" w:rsidRDefault="00A43A6B">
      <w:pPr>
        <w:pStyle w:val="Paragraphedeliste"/>
        <w:numPr>
          <w:ilvl w:val="1"/>
          <w:numId w:val="20"/>
        </w:numPr>
        <w:rPr>
          <w:del w:id="5464" w:author="giacomo.rombaut" w:date="2015-04-14T15:35:00Z"/>
        </w:rPr>
        <w:pPrChange w:id="5465" w:author="giacomo.rombaut" w:date="2015-04-14T15:35:00Z">
          <w:pPr>
            <w:pStyle w:val="Paragraphedeliste"/>
            <w:numPr>
              <w:numId w:val="21"/>
            </w:numPr>
            <w:ind w:left="1428" w:hanging="360"/>
          </w:pPr>
        </w:pPrChange>
      </w:pPr>
    </w:p>
    <w:p w:rsidR="00BF25CB" w:rsidRDefault="00BF25CB" w:rsidP="006A165A"/>
    <w:p w:rsidR="00F96CE4" w:rsidRDefault="00BF25CB" w:rsidP="006A165A">
      <w:pPr>
        <w:rPr>
          <w:ins w:id="5466" w:author="ghislain.aine" w:date="2015-11-04T17:15:00Z"/>
        </w:rPr>
      </w:pPr>
      <w:r>
        <w:t>A ce niveau, lorsque l'on connecte les deux composants, il ne se passe rien.</w:t>
      </w:r>
    </w:p>
    <w:p w:rsidR="00BF25CB" w:rsidRDefault="00BF25CB" w:rsidP="006A165A">
      <w:del w:id="5467" w:author="ghislain.aine" w:date="2015-11-04T17:15:00Z">
        <w:r w:rsidDel="00F96CE4">
          <w:delText xml:space="preserve"> </w:delText>
        </w:r>
      </w:del>
      <w:r w:rsidR="00D11285">
        <w:t>En effet, l</w:t>
      </w:r>
      <w:r>
        <w:t xml:space="preserve">e programme </w:t>
      </w:r>
      <w:del w:id="5468" w:author="jerome draillard" w:date="2015-11-27T16:28:00Z">
        <w:r w:rsidDel="00DB443B">
          <w:delText xml:space="preserve">affiche </w:delText>
        </w:r>
      </w:del>
      <w:ins w:id="5469" w:author="jerome draillard" w:date="2015-11-27T16:28:00Z">
        <w:r w:rsidR="00DB443B">
          <w:t xml:space="preserve">est censé afficher </w:t>
        </w:r>
      </w:ins>
      <w:r>
        <w:t>les changements de valeur, mais pour le moment la valeur ne change pas</w:t>
      </w:r>
      <w:ins w:id="5470" w:author="jerome draillard" w:date="2015-11-27T16:29:00Z">
        <w:r w:rsidR="00DB443B">
          <w:t>.</w:t>
        </w:r>
      </w:ins>
      <w:del w:id="5471" w:author="jerome draillard" w:date="2015-11-27T16:28:00Z">
        <w:r w:rsidDel="00DB443B">
          <w:delText>.</w:delText>
        </w:r>
      </w:del>
    </w:p>
    <w:p w:rsidR="006A165A" w:rsidRDefault="006A165A" w:rsidP="006A165A"/>
    <w:p w:rsidR="00BF25CB" w:rsidRDefault="00BF25CB" w:rsidP="006A165A">
      <w:r>
        <w:t>Pou</w:t>
      </w:r>
      <w:r w:rsidR="00D11285">
        <w:t xml:space="preserve">r </w:t>
      </w:r>
      <w:del w:id="5472" w:author="jerome draillard" w:date="2015-11-27T16:29:00Z">
        <w:r w:rsidR="00D11285" w:rsidDel="009B1247">
          <w:delText>cela</w:delText>
        </w:r>
      </w:del>
      <w:ins w:id="5473" w:author="jerome draillard" w:date="2015-11-27T16:29:00Z">
        <w:r w:rsidR="009B1247">
          <w:t>provoquer du mouvement</w:t>
        </w:r>
      </w:ins>
      <w:r w:rsidR="00D11285">
        <w:t xml:space="preserve">, on va rendre la classe </w:t>
      </w:r>
      <w:del w:id="5474" w:author="ghislain.aine" w:date="2015-11-04T16:55:00Z">
        <w:r w:rsidDel="0049323F">
          <w:delText>DemoCoreComponent</w:delText>
        </w:r>
      </w:del>
      <w:proofErr w:type="spellStart"/>
      <w:ins w:id="5475" w:author="ghislain.aine" w:date="2015-11-04T16:55:00Z">
        <w:r w:rsidR="0049323F">
          <w:t>CoreComponent</w:t>
        </w:r>
      </w:ins>
      <w:proofErr w:type="spellEnd"/>
      <w:r>
        <w:t xml:space="preserve"> exécutable.</w:t>
      </w:r>
    </w:p>
    <w:p w:rsidR="00BF25CB" w:rsidRDefault="00BF25CB" w:rsidP="006A165A"/>
    <w:p w:rsidR="00490C63" w:rsidRDefault="00490C63" w:rsidP="006A165A"/>
    <w:p w:rsidR="00BF25CB" w:rsidRDefault="00D11285" w:rsidP="00B5234E">
      <w:pPr>
        <w:pStyle w:val="Titre2"/>
      </w:pPr>
      <w:bookmarkStart w:id="5476" w:name="_Toc354393975"/>
      <w:r>
        <w:t xml:space="preserve">Service </w:t>
      </w:r>
      <w:proofErr w:type="spellStart"/>
      <w:r>
        <w:t>Executable</w:t>
      </w:r>
      <w:bookmarkEnd w:id="5476"/>
      <w:proofErr w:type="spellEnd"/>
    </w:p>
    <w:p w:rsidR="00D11285" w:rsidRDefault="00D11285" w:rsidP="00DC78B5">
      <w:pPr>
        <w:pStyle w:val="Paragraphedeliste"/>
      </w:pPr>
    </w:p>
    <w:p w:rsidR="0064405F" w:rsidRDefault="0064405F" w:rsidP="006A165A">
      <w:pPr>
        <w:rPr>
          <w:ins w:id="5477" w:author="jerome draillard" w:date="2015-11-27T16:29:00Z"/>
        </w:rPr>
      </w:pPr>
      <w:ins w:id="5478" w:author="jerome draillard" w:date="2015-11-27T16:29:00Z">
        <w:r>
          <w:t>Que veut dire "composant exécutable"?</w:t>
        </w:r>
      </w:ins>
    </w:p>
    <w:p w:rsidR="0064405F" w:rsidRDefault="0064405F" w:rsidP="006A165A">
      <w:pPr>
        <w:rPr>
          <w:ins w:id="5479" w:author="jerome draillard" w:date="2015-11-27T16:29:00Z"/>
        </w:rPr>
      </w:pPr>
      <w:ins w:id="5480" w:author="jerome draillard" w:date="2015-11-27T16:29:00Z">
        <w:r>
          <w:t xml:space="preserve">Un composant </w:t>
        </w:r>
        <w:del w:id="5481" w:author="Camille VACCALUT" w:date="2015-12-08T11:52:00Z">
          <w:r w:rsidDel="007C073F">
            <w:delText>executable</w:delText>
          </w:r>
        </w:del>
      </w:ins>
      <w:ins w:id="5482" w:author="Camille VACCALUT" w:date="2015-12-08T11:52:00Z">
        <w:r w:rsidR="007C073F">
          <w:t>exécutable</w:t>
        </w:r>
      </w:ins>
      <w:ins w:id="5483" w:author="jerome draillard" w:date="2015-11-27T16:29:00Z">
        <w:r>
          <w:t xml:space="preserve"> est un composant qui va exécuter une action précise de manière périodique. Tout simplement.</w:t>
        </w:r>
      </w:ins>
    </w:p>
    <w:p w:rsidR="0064405F" w:rsidRDefault="0064405F" w:rsidP="006A165A">
      <w:pPr>
        <w:rPr>
          <w:ins w:id="5484" w:author="jerome draillard" w:date="2015-11-27T16:29:00Z"/>
        </w:rPr>
      </w:pPr>
    </w:p>
    <w:p w:rsidR="000B21ED" w:rsidRDefault="00F00985" w:rsidP="006A165A">
      <w:r>
        <w:t xml:space="preserve">Pour rendre le composant </w:t>
      </w:r>
      <w:del w:id="5485" w:author="ghislain.aine" w:date="2015-11-04T16:55:00Z">
        <w:r w:rsidR="000B21ED" w:rsidDel="0049323F">
          <w:delText>DemoCoreComponent</w:delText>
        </w:r>
      </w:del>
      <w:proofErr w:type="spellStart"/>
      <w:ins w:id="5486" w:author="ghislain.aine" w:date="2015-11-04T16:55:00Z">
        <w:r w:rsidR="0049323F">
          <w:t>CoreComponent</w:t>
        </w:r>
      </w:ins>
      <w:proofErr w:type="spellEnd"/>
      <w:r w:rsidR="000B21ED">
        <w:t xml:space="preserve"> </w:t>
      </w:r>
      <w:r>
        <w:t xml:space="preserve">exécutable, il faut activer le service </w:t>
      </w:r>
      <w:r w:rsidR="000B21ED">
        <w:t>avec la fonction correspondante de l'</w:t>
      </w:r>
      <w:proofErr w:type="spellStart"/>
      <w:r w:rsidR="000B21ED">
        <w:t>AssistedComponent</w:t>
      </w:r>
      <w:proofErr w:type="spellEnd"/>
      <w:r w:rsidR="000B21ED">
        <w:t>, et implémenter les fonctions nécessaires à l'exécution.</w:t>
      </w:r>
    </w:p>
    <w:p w:rsidR="000B21ED" w:rsidRDefault="000B21ED" w:rsidP="006A165A"/>
    <w:p w:rsidR="00E71FE0" w:rsidRDefault="000B21ED">
      <w:pPr>
        <w:pStyle w:val="Paragraphedeliste"/>
        <w:numPr>
          <w:ilvl w:val="0"/>
          <w:numId w:val="20"/>
        </w:numPr>
        <w:rPr>
          <w:ins w:id="5487" w:author="ghislain.aine" w:date="2015-10-30T15:15:00Z"/>
        </w:rPr>
      </w:pPr>
      <w:r>
        <w:t>Ajouter l'activation du service "</w:t>
      </w:r>
      <w:del w:id="5488" w:author="Camille VACCALUT" w:date="2015-12-08T11:52:00Z">
        <w:r w:rsidDel="007C073F">
          <w:delText>Executable</w:delText>
        </w:r>
      </w:del>
      <w:ins w:id="5489" w:author="Camille VACCALUT" w:date="2015-12-08T11:52:00Z">
        <w:r w:rsidR="007C073F">
          <w:t>Exécutable</w:t>
        </w:r>
      </w:ins>
      <w:r>
        <w:t>" dans le constructeur du composant</w:t>
      </w:r>
      <w:ins w:id="5490" w:author="ghislain.aine" w:date="2015-10-30T15:15:00Z">
        <w:r w:rsidR="00C45388">
          <w:t xml:space="preserve"> :</w:t>
        </w:r>
      </w:ins>
    </w:p>
    <w:p w:rsidR="00A43A6B" w:rsidRDefault="000B21ED">
      <w:pPr>
        <w:pPrChange w:id="5491" w:author="ghislain.aine" w:date="2015-10-30T15:15:00Z">
          <w:pPr>
            <w:pStyle w:val="Paragraphedeliste"/>
            <w:numPr>
              <w:numId w:val="20"/>
            </w:numPr>
            <w:ind w:hanging="360"/>
          </w:pPr>
        </w:pPrChange>
      </w:pPr>
      <w:del w:id="5492" w:author="ghislain.aine" w:date="2015-10-30T15:15:00Z">
        <w:r w:rsidDel="00C45388">
          <w:delText xml:space="preserve"> </w:delText>
        </w:r>
        <w:r w:rsidR="0051019D" w:rsidDel="00C45388">
          <w:delText>(</w:delText>
        </w:r>
        <w:r w:rsidR="009C257A" w:rsidDel="00C45388">
          <w:rPr>
            <w:noProof/>
            <w:color w:val="0000FF"/>
          </w:rPr>
          <w:delText>ajout de</w:delText>
        </w:r>
        <w:r w:rsidR="0051019D" w:rsidDel="00C45388">
          <w:rPr>
            <w:noProof/>
          </w:rPr>
          <w:delText xml:space="preserve"> setExecutableServiceAvaibility(</w:delText>
        </w:r>
        <w:r w:rsidR="009C257A" w:rsidDel="00C45388">
          <w:rPr>
            <w:noProof/>
          </w:rPr>
          <w:delText>true</w:delText>
        </w:r>
        <w:r w:rsidR="0051019D" w:rsidDel="00C45388">
          <w:rPr>
            <w:noProof/>
          </w:rPr>
          <w:delText>)</w:delText>
        </w:r>
        <w:r w:rsidR="009C257A" w:rsidDel="00C45388">
          <w:rPr>
            <w:noProof/>
          </w:rPr>
          <w:delText xml:space="preserve"> dans le constructeur, voir swComponent.h</w:delText>
        </w:r>
        <w:r w:rsidR="0051019D" w:rsidDel="00C45388">
          <w:rPr>
            <w:noProof/>
          </w:rPr>
          <w:delText>)</w:delText>
        </w:r>
      </w:del>
      <w:ins w:id="5493" w:author="ghislain.aine" w:date="2015-10-30T15:15:00Z">
        <w:r w:rsidR="00A43A6B">
          <w:pict>
            <v:shape id="_x0000_s1120"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20;mso-fit-shape-to-text:t">
                <w:txbxContent>
                  <w:p w:rsidR="00AC30F5" w:rsidRDefault="00AC30F5" w:rsidP="00C45388">
                    <w:proofErr w:type="spellStart"/>
                    <w:ins w:id="5494" w:author="ghislain.aine" w:date="2015-10-30T15:15:00Z">
                      <w:r>
                        <w:rPr>
                          <w:rFonts w:ascii="Consolas" w:hAnsi="Consolas" w:cs="Consolas"/>
                          <w:color w:val="880000"/>
                          <w:sz w:val="19"/>
                          <w:szCs w:val="19"/>
                          <w:highlight w:val="white"/>
                        </w:rPr>
                        <w:t>setExecutableServiceAvaibility</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true</w:t>
                      </w:r>
                      <w:proofErr w:type="spellEnd"/>
                      <w:r>
                        <w:rPr>
                          <w:rFonts w:ascii="Consolas" w:hAnsi="Consolas" w:cs="Consolas"/>
                          <w:color w:val="000000"/>
                          <w:sz w:val="19"/>
                          <w:szCs w:val="19"/>
                          <w:highlight w:val="white"/>
                        </w:rPr>
                        <w:t>);</w:t>
                      </w:r>
                    </w:ins>
                    <w:del w:id="5495" w:author="ghislain.aine" w:date="2015-10-30T15:15:00Z">
                      <w:r w:rsidDel="00C45388">
                        <w:rPr>
                          <w:rFonts w:ascii="Consolas" w:hAnsi="Consolas" w:cs="Consolas"/>
                          <w:color w:val="000080"/>
                          <w:sz w:val="19"/>
                          <w:szCs w:val="19"/>
                          <w:highlight w:val="white"/>
                        </w:rPr>
                        <w:delText>_idemo</w:delText>
                      </w:r>
                      <w:r w:rsidDel="00C45388">
                        <w:rPr>
                          <w:rFonts w:ascii="Consolas" w:hAnsi="Consolas" w:cs="Consolas"/>
                          <w:color w:val="000000"/>
                          <w:sz w:val="19"/>
                          <w:szCs w:val="19"/>
                          <w:highlight w:val="white"/>
                        </w:rPr>
                        <w:delText>-&gt;</w:delText>
                      </w:r>
                      <w:r w:rsidDel="00C45388">
                        <w:rPr>
                          <w:rFonts w:ascii="Consolas" w:hAnsi="Consolas" w:cs="Consolas"/>
                          <w:color w:val="880000"/>
                          <w:sz w:val="19"/>
                          <w:szCs w:val="19"/>
                          <w:highlight w:val="white"/>
                        </w:rPr>
                        <w:delText>registerObserver</w:delText>
                      </w:r>
                      <w:r w:rsidDel="00C45388">
                        <w:rPr>
                          <w:rFonts w:ascii="Consolas" w:hAnsi="Consolas" w:cs="Consolas"/>
                          <w:color w:val="000000"/>
                          <w:sz w:val="19"/>
                          <w:szCs w:val="19"/>
                          <w:highlight w:val="white"/>
                        </w:rPr>
                        <w:delText>(</w:delText>
                      </w:r>
                      <w:r w:rsidDel="00C45388">
                        <w:rPr>
                          <w:rFonts w:ascii="Consolas" w:hAnsi="Consolas" w:cs="Consolas"/>
                          <w:color w:val="0000FF"/>
                          <w:sz w:val="19"/>
                          <w:szCs w:val="19"/>
                          <w:highlight w:val="white"/>
                        </w:rPr>
                        <w:delText>this</w:delText>
                      </w:r>
                      <w:r w:rsidDel="00C45388">
                        <w:rPr>
                          <w:rFonts w:ascii="Consolas" w:hAnsi="Consolas" w:cs="Consolas"/>
                          <w:color w:val="000000"/>
                          <w:sz w:val="19"/>
                          <w:szCs w:val="19"/>
                          <w:highlight w:val="white"/>
                        </w:rPr>
                        <w:delText>);</w:delText>
                      </w:r>
                    </w:del>
                  </w:p>
                </w:txbxContent>
              </v:textbox>
              <w10:wrap type="none"/>
              <w10:anchorlock/>
            </v:shape>
          </w:pict>
        </w:r>
      </w:ins>
    </w:p>
    <w:p w:rsidR="000B21ED" w:rsidRDefault="000B21ED" w:rsidP="00E4115C">
      <w:pPr>
        <w:pStyle w:val="Paragraphedeliste"/>
        <w:numPr>
          <w:ilvl w:val="0"/>
          <w:numId w:val="20"/>
        </w:numPr>
      </w:pPr>
      <w:r>
        <w:t xml:space="preserve">Implémenter les </w:t>
      </w:r>
      <w:del w:id="5496" w:author="jerome draillard" w:date="2015-11-27T16:30:00Z">
        <w:r w:rsidDel="00BF0015">
          <w:delText>fonctions correspondantes</w:delText>
        </w:r>
      </w:del>
      <w:ins w:id="5497" w:author="Alexandre Blin" w:date="2015-08-07T13:05:00Z">
        <w:del w:id="5498" w:author="jerome draillard" w:date="2015-11-27T16:30:00Z">
          <w:r w:rsidR="00BD155C" w:rsidDel="00BF0015">
            <w:delText xml:space="preserve"> au service</w:delText>
          </w:r>
        </w:del>
      </w:ins>
      <w:del w:id="5499" w:author="jerome draillard" w:date="2015-11-27T16:30:00Z">
        <w:r w:rsidDel="00BF0015">
          <w:delText>,</w:delText>
        </w:r>
      </w:del>
      <w:ins w:id="5500" w:author="jerome draillard" w:date="2015-11-27T16:30:00Z">
        <w:r w:rsidR="00BF0015">
          <w:t xml:space="preserve">méthodes </w:t>
        </w:r>
        <w:proofErr w:type="spellStart"/>
        <w:r w:rsidR="00BF0015">
          <w:t>start</w:t>
        </w:r>
        <w:proofErr w:type="spellEnd"/>
        <w:r w:rsidR="00BF0015">
          <w:t xml:space="preserve">, stop et </w:t>
        </w:r>
        <w:proofErr w:type="spellStart"/>
        <w:r w:rsidR="00BF0015">
          <w:t>execute</w:t>
        </w:r>
        <w:proofErr w:type="spellEnd"/>
        <w:r w:rsidR="00BF0015">
          <w:t>.</w:t>
        </w:r>
      </w:ins>
      <w:r>
        <w:t xml:space="preserve"> </w:t>
      </w:r>
      <w:ins w:id="5501" w:author="jerome draillard" w:date="2015-11-27T16:30:00Z">
        <w:r w:rsidR="00BF0015">
          <w:t xml:space="preserve">C'est la méthode </w:t>
        </w:r>
        <w:proofErr w:type="spellStart"/>
        <w:r w:rsidR="00BF0015">
          <w:t>execute</w:t>
        </w:r>
        <w:proofErr w:type="spellEnd"/>
        <w:r w:rsidR="00BF0015">
          <w:t xml:space="preserve"> qui va être appelée de manière périodique. </w:t>
        </w:r>
        <w:proofErr w:type="spellStart"/>
        <w:r w:rsidR="00BF0015">
          <w:t>start</w:t>
        </w:r>
        <w:proofErr w:type="spellEnd"/>
        <w:r w:rsidR="00BF0015">
          <w:t xml:space="preserve"> et stop seront appelées une unique fois, </w:t>
        </w:r>
        <w:proofErr w:type="spellStart"/>
        <w:r w:rsidR="00BF0015">
          <w:t>start</w:t>
        </w:r>
        <w:proofErr w:type="spellEnd"/>
        <w:r w:rsidR="00BF0015">
          <w:t xml:space="preserve"> au moment du démarrage et stop au moment de l'</w:t>
        </w:r>
        <w:proofErr w:type="spellStart"/>
        <w:r w:rsidR="00BF0015">
          <w:t>arret</w:t>
        </w:r>
        <w:proofErr w:type="spellEnd"/>
        <w:r w:rsidR="00BF0015">
          <w:t xml:space="preserve"> de l'</w:t>
        </w:r>
        <w:proofErr w:type="spellStart"/>
        <w:r w:rsidR="00BF0015">
          <w:t>execution</w:t>
        </w:r>
        <w:proofErr w:type="spellEnd"/>
        <w:r w:rsidR="00BF0015">
          <w:t>.</w:t>
        </w:r>
      </w:ins>
      <w:ins w:id="5502" w:author="Alexandre Blin" w:date="2015-08-07T13:05:00Z">
        <w:del w:id="5503" w:author="jerome draillard" w:date="2015-11-27T16:30:00Z">
          <w:r w:rsidR="00BD155C" w:rsidDel="00BF0015">
            <w:delText xml:space="preserve">celles-ci peuvent être </w:delText>
          </w:r>
        </w:del>
      </w:ins>
      <w:del w:id="5504" w:author="jerome draillard" w:date="2015-11-27T16:30:00Z">
        <w:r w:rsidDel="00BF0015">
          <w:delText>vides</w:delText>
        </w:r>
      </w:del>
    </w:p>
    <w:p w:rsidR="00321C3E" w:rsidRDefault="00321C3E" w:rsidP="00E4115C">
      <w:pPr>
        <w:pStyle w:val="Paragraphedeliste"/>
        <w:numPr>
          <w:ilvl w:val="0"/>
          <w:numId w:val="20"/>
        </w:numPr>
      </w:pPr>
      <w:r>
        <w:t xml:space="preserve">Dans la </w:t>
      </w:r>
      <w:del w:id="5505" w:author="ghislain.aine" w:date="2015-10-30T15:18:00Z">
        <w:r w:rsidDel="00C45388">
          <w:delText xml:space="preserve">fonction </w:delText>
        </w:r>
      </w:del>
      <w:ins w:id="5506" w:author="ghislain.aine" w:date="2015-10-30T15:18:00Z">
        <w:r w:rsidR="00C45388">
          <w:t xml:space="preserve">méthode </w:t>
        </w:r>
      </w:ins>
      <w:r>
        <w:t>"</w:t>
      </w:r>
      <w:proofErr w:type="spellStart"/>
      <w:ins w:id="5507" w:author="ghislain.aine" w:date="2015-10-30T15:18:00Z">
        <w:r w:rsidR="00C45388">
          <w:t>E</w:t>
        </w:r>
      </w:ins>
      <w:del w:id="5508" w:author="ghislain.aine" w:date="2015-10-30T15:18:00Z">
        <w:r w:rsidDel="00C45388">
          <w:delText>e</w:delText>
        </w:r>
      </w:del>
      <w:r>
        <w:t>xecute</w:t>
      </w:r>
      <w:proofErr w:type="spellEnd"/>
      <w:r>
        <w:t xml:space="preserve">", </w:t>
      </w:r>
      <w:r w:rsidR="000B21ED">
        <w:t>faire varier la valeur de "</w:t>
      </w:r>
      <w:proofErr w:type="spellStart"/>
      <w:r w:rsidR="000B21ED">
        <w:t>_value</w:t>
      </w:r>
      <w:proofErr w:type="spellEnd"/>
      <w:r w:rsidR="000B21ED">
        <w:t>"</w:t>
      </w:r>
      <w:r w:rsidR="00CD15BE">
        <w:t xml:space="preserve"> en l'incrémentant</w:t>
      </w:r>
      <w:r w:rsidR="000B21ED">
        <w:t xml:space="preserve">, puis </w:t>
      </w:r>
      <w:r>
        <w:t>appeler la fonction "</w:t>
      </w:r>
      <w:proofErr w:type="spellStart"/>
      <w:r w:rsidRPr="00321C3E">
        <w:t>notifyValueChanged</w:t>
      </w:r>
      <w:proofErr w:type="spellEnd"/>
      <w:r w:rsidR="000B21ED">
        <w:t>"</w:t>
      </w:r>
    </w:p>
    <w:p w:rsidR="00CD15BE" w:rsidRDefault="00CD15BE" w:rsidP="006A165A"/>
    <w:p w:rsidR="00CD15BE" w:rsidRDefault="00CD15BE" w:rsidP="006A165A">
      <w:r>
        <w:t xml:space="preserve">Il faut ensuite modifier le </w:t>
      </w:r>
      <w:proofErr w:type="spellStart"/>
      <w:r w:rsidR="004D7EE5" w:rsidRPr="004D7EE5">
        <w:rPr>
          <w:i/>
          <w:rPrChange w:id="5509" w:author="jerome draillard" w:date="2015-11-27T16:31:00Z">
            <w:rPr>
              <w:color w:val="0000FF" w:themeColor="hyperlink"/>
              <w:u w:val="single"/>
            </w:rPr>
          </w:rPrChange>
        </w:rPr>
        <w:t>stream</w:t>
      </w:r>
      <w:proofErr w:type="spellEnd"/>
      <w:r>
        <w:t xml:space="preserve"> pour exécuter le composant.</w:t>
      </w:r>
    </w:p>
    <w:p w:rsidR="00CD15BE" w:rsidRDefault="00CD15BE" w:rsidP="006A165A"/>
    <w:p w:rsidR="003937A3" w:rsidRDefault="007167AA" w:rsidP="00E4115C">
      <w:pPr>
        <w:pStyle w:val="Paragraphedeliste"/>
        <w:numPr>
          <w:ilvl w:val="0"/>
          <w:numId w:val="22"/>
        </w:numPr>
      </w:pPr>
      <w:r>
        <w:t>Dans l'éditeur, ajouter un composant "</w:t>
      </w:r>
      <w:proofErr w:type="spellStart"/>
      <w:r>
        <w:t>SwExecutor</w:t>
      </w:r>
      <w:proofErr w:type="spellEnd"/>
      <w:r>
        <w:t>"</w:t>
      </w:r>
      <w:r w:rsidR="00CD15BE">
        <w:t xml:space="preserve"> (faire une recherche).</w:t>
      </w:r>
    </w:p>
    <w:p w:rsidR="007167AA" w:rsidRDefault="007167AA" w:rsidP="003937A3">
      <w:pPr>
        <w:pStyle w:val="Paragraphedeliste"/>
      </w:pPr>
      <w:r>
        <w:t xml:space="preserve">Ce composant permet d'exécuter tous les composants </w:t>
      </w:r>
      <w:r w:rsidR="00CD15BE">
        <w:t>qui sont exécutables</w:t>
      </w:r>
      <w:ins w:id="5510" w:author="jerome draillard" w:date="2015-11-27T16:31:00Z">
        <w:r w:rsidR="00ED12A1">
          <w:t>.</w:t>
        </w:r>
      </w:ins>
    </w:p>
    <w:p w:rsidR="006A165A" w:rsidRDefault="007167AA" w:rsidP="00E4115C">
      <w:pPr>
        <w:pStyle w:val="Paragraphedeliste"/>
        <w:numPr>
          <w:ilvl w:val="0"/>
          <w:numId w:val="22"/>
        </w:numPr>
      </w:pPr>
      <w:r>
        <w:t xml:space="preserve">Sur le composant </w:t>
      </w:r>
      <w:proofErr w:type="spellStart"/>
      <w:r>
        <w:t>SwExecutor</w:t>
      </w:r>
      <w:proofErr w:type="spellEnd"/>
      <w:r>
        <w:t>, faire un cliqu</w:t>
      </w:r>
      <w:r w:rsidR="00CD15BE">
        <w:t>e droit et cliquer sur "setup".</w:t>
      </w:r>
    </w:p>
    <w:p w:rsidR="006A165A" w:rsidRDefault="007167AA" w:rsidP="006A165A">
      <w:pPr>
        <w:pStyle w:val="Paragraphedeliste"/>
      </w:pPr>
      <w:r>
        <w:t>Dans la colonne de droit</w:t>
      </w:r>
      <w:r w:rsidR="00CD15BE">
        <w:t>e figurent tous les composants.</w:t>
      </w:r>
    </w:p>
    <w:p w:rsidR="007167AA" w:rsidRDefault="007167AA" w:rsidP="006A165A">
      <w:pPr>
        <w:pStyle w:val="Paragraphedeliste"/>
      </w:pPr>
      <w:r>
        <w:t xml:space="preserve">Ceux qui ne sont pas exécutables </w:t>
      </w:r>
      <w:r w:rsidR="00CD15BE">
        <w:t>sont grisés</w:t>
      </w:r>
    </w:p>
    <w:p w:rsidR="007167AA" w:rsidRDefault="007167AA" w:rsidP="00E4115C">
      <w:pPr>
        <w:pStyle w:val="Paragraphedeliste"/>
        <w:numPr>
          <w:ilvl w:val="0"/>
          <w:numId w:val="22"/>
        </w:numPr>
      </w:pPr>
      <w:r>
        <w:t>Sélectionner le composant "</w:t>
      </w:r>
      <w:proofErr w:type="spellStart"/>
      <w:del w:id="5511" w:author="ghislain.aine" w:date="2015-11-04T16:55:00Z">
        <w:r w:rsidDel="0049323F">
          <w:delText>DemoCoreComponent</w:delText>
        </w:r>
      </w:del>
      <w:ins w:id="5512" w:author="ghislain.aine" w:date="2015-11-04T16:55:00Z">
        <w:r w:rsidR="0049323F">
          <w:t>CoreComponent</w:t>
        </w:r>
      </w:ins>
      <w:proofErr w:type="spellEnd"/>
      <w:r>
        <w:t>", et le faire glisser dans la colonne de gauche pour le rendre exécutable.</w:t>
      </w:r>
    </w:p>
    <w:p w:rsidR="006A165A" w:rsidRDefault="006A165A" w:rsidP="006A165A"/>
    <w:p w:rsidR="007167AA" w:rsidRDefault="007167AA" w:rsidP="006A165A">
      <w:r>
        <w:lastRenderedPageBreak/>
        <w:t>L'</w:t>
      </w:r>
      <w:proofErr w:type="spellStart"/>
      <w:r>
        <w:t>executor</w:t>
      </w:r>
      <w:proofErr w:type="spellEnd"/>
      <w:r>
        <w:t xml:space="preserve"> possède plusieurs </w:t>
      </w:r>
      <w:r w:rsidR="00CD15BE">
        <w:t>propriétés</w:t>
      </w:r>
      <w:r>
        <w:t xml:space="preserve">, visibles dans l'onglet "Component </w:t>
      </w:r>
      <w:proofErr w:type="spellStart"/>
      <w:r>
        <w:t>Properties</w:t>
      </w:r>
      <w:proofErr w:type="spellEnd"/>
      <w:r>
        <w:t xml:space="preserve">". Il est notamment possible de modifier le délais de déclenchement du </w:t>
      </w:r>
      <w:proofErr w:type="spellStart"/>
      <w:r>
        <w:t>timer</w:t>
      </w:r>
      <w:proofErr w:type="spellEnd"/>
      <w:ins w:id="5513" w:author="jerome draillard" w:date="2015-11-27T16:31:00Z">
        <w:r w:rsidR="00111A5E">
          <w:t xml:space="preserve"> qui cadence l'appel aux méthodes </w:t>
        </w:r>
        <w:proofErr w:type="spellStart"/>
        <w:r w:rsidR="00111A5E">
          <w:t>execute</w:t>
        </w:r>
        <w:proofErr w:type="spellEnd"/>
        <w:r w:rsidR="00111A5E">
          <w:t xml:space="preserve"> des composants exécutables.</w:t>
        </w:r>
      </w:ins>
      <w:del w:id="5514" w:author="jerome draillard" w:date="2015-11-27T16:31:00Z">
        <w:r w:rsidDel="00111A5E">
          <w:delText>.</w:delText>
        </w:r>
      </w:del>
    </w:p>
    <w:p w:rsidR="006A165A" w:rsidRDefault="006A165A" w:rsidP="006A165A"/>
    <w:p w:rsidR="002A016C" w:rsidRDefault="00CD15BE" w:rsidP="002A016C">
      <w:pPr>
        <w:keepNext/>
        <w:jc w:val="center"/>
      </w:pPr>
      <w:r>
        <w:rPr>
          <w:noProof/>
          <w:lang w:eastAsia="fr-FR"/>
        </w:rPr>
        <w:drawing>
          <wp:inline distT="0" distB="0" distL="0" distR="0">
            <wp:extent cx="4333875" cy="1552575"/>
            <wp:effectExtent l="19050" t="0" r="9525" b="0"/>
            <wp:docPr id="1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cstate="print"/>
                    <a:srcRect/>
                    <a:stretch>
                      <a:fillRect/>
                    </a:stretch>
                  </pic:blipFill>
                  <pic:spPr bwMode="auto">
                    <a:xfrm>
                      <a:off x="0" y="0"/>
                      <a:ext cx="4333875" cy="1552575"/>
                    </a:xfrm>
                    <a:prstGeom prst="rect">
                      <a:avLst/>
                    </a:prstGeom>
                    <a:noFill/>
                    <a:ln w="9525">
                      <a:noFill/>
                      <a:miter lim="800000"/>
                      <a:headEnd/>
                      <a:tailEnd/>
                    </a:ln>
                  </pic:spPr>
                </pic:pic>
              </a:graphicData>
            </a:graphic>
          </wp:inline>
        </w:drawing>
      </w:r>
    </w:p>
    <w:p w:rsidR="00CD15BE" w:rsidRDefault="002A016C" w:rsidP="002A016C">
      <w:pPr>
        <w:pStyle w:val="Lgende"/>
        <w:jc w:val="center"/>
      </w:pPr>
      <w:r>
        <w:t xml:space="preserve">Image </w:t>
      </w:r>
      <w:fldSimple w:instr=" SEQ Image \* ARABIC ">
        <w:r w:rsidR="004313EA">
          <w:rPr>
            <w:noProof/>
          </w:rPr>
          <w:t>15</w:t>
        </w:r>
      </w:fldSimple>
      <w:r>
        <w:t xml:space="preserve"> : </w:t>
      </w:r>
      <w:r w:rsidRPr="00F501AF">
        <w:t>Propriétés du composant "</w:t>
      </w:r>
      <w:proofErr w:type="spellStart"/>
      <w:r w:rsidRPr="00F501AF">
        <w:t>SwExecutor</w:t>
      </w:r>
      <w:proofErr w:type="spellEnd"/>
      <w:r w:rsidRPr="00F501AF">
        <w:t>"</w:t>
      </w:r>
      <w:r w:rsidR="00CD15BE" w:rsidRPr="006A165A">
        <w:rPr>
          <w:sz w:val="20"/>
          <w:u w:val="single"/>
        </w:rPr>
        <w:t xml:space="preserve"> </w:t>
      </w:r>
    </w:p>
    <w:p w:rsidR="00CD15BE" w:rsidRDefault="00CD15BE" w:rsidP="006A165A"/>
    <w:p w:rsidR="00CD15BE" w:rsidRDefault="007167AA" w:rsidP="006A165A">
      <w:r>
        <w:t>Pour démarrer l'</w:t>
      </w:r>
      <w:proofErr w:type="spellStart"/>
      <w:r>
        <w:t>executor</w:t>
      </w:r>
      <w:proofErr w:type="spellEnd"/>
      <w:r>
        <w:t xml:space="preserve">, faire un </w:t>
      </w:r>
      <w:del w:id="5515" w:author="Alexandre Blin" w:date="2015-08-07T13:12:00Z">
        <w:r w:rsidDel="00CB7EDB">
          <w:delText>cliqu</w:delText>
        </w:r>
        <w:r w:rsidR="00CD15BE" w:rsidDel="00CB7EDB">
          <w:delText xml:space="preserve">e </w:delText>
        </w:r>
      </w:del>
      <w:ins w:id="5516" w:author="Alexandre Blin" w:date="2015-08-07T13:12:00Z">
        <w:r w:rsidR="00CB7EDB">
          <w:t xml:space="preserve">clic </w:t>
        </w:r>
      </w:ins>
      <w:r w:rsidR="00CD15BE">
        <w:t>droit et cliquer sur "</w:t>
      </w:r>
      <w:proofErr w:type="spellStart"/>
      <w:r w:rsidR="00CD15BE">
        <w:t>start</w:t>
      </w:r>
      <w:proofErr w:type="spellEnd"/>
      <w:r w:rsidR="00CD15BE">
        <w:t>".</w:t>
      </w:r>
    </w:p>
    <w:p w:rsidR="00CD15BE" w:rsidRDefault="00CD15BE" w:rsidP="006A165A">
      <w:r>
        <w:t xml:space="preserve">L'icône de </w:t>
      </w:r>
      <w:del w:id="5517" w:author="ghislain.aine" w:date="2015-11-04T16:55:00Z">
        <w:r w:rsidDel="0049323F">
          <w:delText>DemoCoreComponent</w:delText>
        </w:r>
      </w:del>
      <w:proofErr w:type="spellStart"/>
      <w:ins w:id="5518" w:author="ghislain.aine" w:date="2015-11-04T16:55:00Z">
        <w:r w:rsidR="0049323F">
          <w:t>CoreComponent</w:t>
        </w:r>
      </w:ins>
      <w:proofErr w:type="spellEnd"/>
      <w:r>
        <w:t xml:space="preserve"> passe en vert, indiquant qu'il est en cours d'exécution.</w:t>
      </w:r>
    </w:p>
    <w:p w:rsidR="005C2013" w:rsidRDefault="005C2013" w:rsidP="006A165A"/>
    <w:p w:rsidR="002A016C" w:rsidRDefault="00A43A6B" w:rsidP="002A016C">
      <w:pPr>
        <w:keepNext/>
        <w:jc w:val="center"/>
      </w:pPr>
      <w:ins w:id="5519" w:author="ghislain.aine" w:date="2015-11-04T17:18:00Z">
        <w:r>
          <w:rPr>
            <w:noProof/>
            <w:lang w:eastAsia="fr-FR"/>
            <w:rPrChange w:id="5520" w:author="Unknown">
              <w:rPr>
                <w:noProof/>
                <w:color w:val="0000FF" w:themeColor="hyperlink"/>
                <w:u w:val="single"/>
                <w:lang w:eastAsia="fr-FR"/>
              </w:rPr>
            </w:rPrChange>
          </w:rPr>
          <w:drawing>
            <wp:inline distT="0" distB="0" distL="0" distR="0">
              <wp:extent cx="1753870" cy="199390"/>
              <wp:effectExtent l="19050" t="0" r="0" b="0"/>
              <wp:docPr id="392" name="Imag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4" cstate="print"/>
                      <a:srcRect/>
                      <a:stretch>
                        <a:fillRect/>
                      </a:stretch>
                    </pic:blipFill>
                    <pic:spPr bwMode="auto">
                      <a:xfrm>
                        <a:off x="0" y="0"/>
                        <a:ext cx="1753870" cy="199390"/>
                      </a:xfrm>
                      <a:prstGeom prst="rect">
                        <a:avLst/>
                      </a:prstGeom>
                      <a:noFill/>
                      <a:ln w="9525">
                        <a:noFill/>
                        <a:miter lim="800000"/>
                        <a:headEnd/>
                        <a:tailEnd/>
                      </a:ln>
                    </pic:spPr>
                  </pic:pic>
                </a:graphicData>
              </a:graphic>
            </wp:inline>
          </w:drawing>
        </w:r>
      </w:ins>
      <w:del w:id="5521" w:author="ghislain.aine" w:date="2015-11-04T17:19:00Z">
        <w:r>
          <w:rPr>
            <w:noProof/>
            <w:lang w:eastAsia="fr-FR"/>
            <w:rPrChange w:id="5522" w:author="Unknown">
              <w:rPr>
                <w:noProof/>
                <w:color w:val="0000FF" w:themeColor="hyperlink"/>
                <w:u w:val="single"/>
                <w:lang w:eastAsia="fr-FR"/>
              </w:rPr>
            </w:rPrChange>
          </w:rPr>
          <w:drawing>
            <wp:inline distT="0" distB="0" distL="0" distR="0">
              <wp:extent cx="1714500" cy="266700"/>
              <wp:effectExtent l="19050" t="0" r="0" b="0"/>
              <wp:docPr id="22"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srcRect/>
                      <a:stretch>
                        <a:fillRect/>
                      </a:stretch>
                    </pic:blipFill>
                    <pic:spPr bwMode="auto">
                      <a:xfrm>
                        <a:off x="0" y="0"/>
                        <a:ext cx="1714500" cy="266700"/>
                      </a:xfrm>
                      <a:prstGeom prst="rect">
                        <a:avLst/>
                      </a:prstGeom>
                      <a:noFill/>
                      <a:ln w="9525">
                        <a:noFill/>
                        <a:miter lim="800000"/>
                        <a:headEnd/>
                        <a:tailEnd/>
                      </a:ln>
                    </pic:spPr>
                  </pic:pic>
                </a:graphicData>
              </a:graphic>
            </wp:inline>
          </w:drawing>
        </w:r>
      </w:del>
    </w:p>
    <w:p w:rsidR="00CD15BE" w:rsidRPr="00CD15BE" w:rsidRDefault="002A016C" w:rsidP="002A016C">
      <w:pPr>
        <w:pStyle w:val="Lgende"/>
        <w:jc w:val="center"/>
      </w:pPr>
      <w:r>
        <w:t xml:space="preserve">Image </w:t>
      </w:r>
      <w:fldSimple w:instr=" SEQ Image \* ARABIC ">
        <w:r w:rsidR="004313EA">
          <w:rPr>
            <w:noProof/>
          </w:rPr>
          <w:t>16</w:t>
        </w:r>
      </w:fldSimple>
      <w:r>
        <w:t xml:space="preserve"> : </w:t>
      </w:r>
      <w:r w:rsidRPr="0059495F">
        <w:t>Exécution du composant "</w:t>
      </w:r>
      <w:proofErr w:type="spellStart"/>
      <w:del w:id="5523" w:author="ghislain.aine" w:date="2015-11-04T16:55:00Z">
        <w:r w:rsidRPr="0059495F" w:rsidDel="0049323F">
          <w:delText>DemoCoreComponent</w:delText>
        </w:r>
      </w:del>
      <w:ins w:id="5524" w:author="ghislain.aine" w:date="2015-11-04T16:55:00Z">
        <w:r w:rsidR="0049323F">
          <w:t>CoreComponent</w:t>
        </w:r>
      </w:ins>
      <w:proofErr w:type="spellEnd"/>
      <w:r w:rsidRPr="0059495F">
        <w:t>"</w:t>
      </w:r>
      <w:r w:rsidR="00CD15BE" w:rsidRPr="006A165A">
        <w:rPr>
          <w:sz w:val="20"/>
          <w:u w:val="single"/>
        </w:rPr>
        <w:t xml:space="preserve"> </w:t>
      </w:r>
    </w:p>
    <w:p w:rsidR="000B21ED" w:rsidRDefault="007167AA" w:rsidP="006A165A">
      <w:r>
        <w:t xml:space="preserve">La fenêtre de log </w:t>
      </w:r>
      <w:ins w:id="5525" w:author="jerome draillard" w:date="2015-11-27T16:31:00Z">
        <w:r w:rsidR="00312994">
          <w:t xml:space="preserve">doit maintenant </w:t>
        </w:r>
      </w:ins>
      <w:r w:rsidR="00CD15BE">
        <w:t>affiche</w:t>
      </w:r>
      <w:ins w:id="5526" w:author="jerome draillard" w:date="2015-11-27T16:31:00Z">
        <w:r w:rsidR="00312994">
          <w:t>r</w:t>
        </w:r>
      </w:ins>
      <w:r w:rsidR="00CD15BE">
        <w:t xml:space="preserve"> la variable qui s'incrémente.</w:t>
      </w:r>
    </w:p>
    <w:p w:rsidR="008B5251" w:rsidRDefault="008B5251" w:rsidP="006A165A"/>
    <w:p w:rsidR="007167AA" w:rsidRDefault="00004E98" w:rsidP="00B5234E">
      <w:pPr>
        <w:pStyle w:val="Titre2"/>
      </w:pPr>
      <w:bookmarkStart w:id="5527" w:name="_Toc354145199"/>
      <w:bookmarkStart w:id="5528" w:name="_Toc354393976"/>
      <w:bookmarkEnd w:id="5527"/>
      <w:r>
        <w:t>I</w:t>
      </w:r>
      <w:r w:rsidR="007167AA">
        <w:t>nterface</w:t>
      </w:r>
      <w:r w:rsidR="003A3F91">
        <w:t xml:space="preserve"> graphique</w:t>
      </w:r>
      <w:bookmarkEnd w:id="5528"/>
    </w:p>
    <w:p w:rsidR="00004E98" w:rsidRDefault="00004E98" w:rsidP="00DC78B5">
      <w:pPr>
        <w:pStyle w:val="Paragraphedeliste"/>
      </w:pPr>
    </w:p>
    <w:p w:rsidR="002C24D4" w:rsidRDefault="002C24D4" w:rsidP="006A165A">
      <w:r>
        <w:t xml:space="preserve">Il est possible de </w:t>
      </w:r>
      <w:r w:rsidR="00D26FCC">
        <w:t>faire fournir des IHM (</w:t>
      </w:r>
      <w:r w:rsidR="00D26FCC">
        <w:rPr>
          <w:b/>
        </w:rPr>
        <w:t>I</w:t>
      </w:r>
      <w:r w:rsidR="00D26FCC">
        <w:t xml:space="preserve">nterfaces </w:t>
      </w:r>
      <w:r w:rsidR="00D26FCC">
        <w:rPr>
          <w:b/>
        </w:rPr>
        <w:t>H</w:t>
      </w:r>
      <w:r w:rsidR="00D26FCC">
        <w:t xml:space="preserve">omme </w:t>
      </w:r>
      <w:r w:rsidR="00D26FCC">
        <w:rPr>
          <w:b/>
        </w:rPr>
        <w:t>M</w:t>
      </w:r>
      <w:r w:rsidR="00D26FCC">
        <w:t>achine) par</w:t>
      </w:r>
      <w:r>
        <w:t xml:space="preserve"> un composant.</w:t>
      </w:r>
      <w:r w:rsidR="00D31673">
        <w:t xml:space="preserve"> L</w:t>
      </w:r>
      <w:r w:rsidR="00D26FCC">
        <w:t>'IHM</w:t>
      </w:r>
      <w:r w:rsidR="00D31673">
        <w:t xml:space="preserve"> créé</w:t>
      </w:r>
      <w:r w:rsidR="0035267D">
        <w:t>e</w:t>
      </w:r>
      <w:r w:rsidR="00D31673">
        <w:t xml:space="preserve"> permet d'interagir avec le composant.</w:t>
      </w:r>
    </w:p>
    <w:p w:rsidR="00D26FCC" w:rsidRDefault="00D26FCC" w:rsidP="006A165A">
      <w:r>
        <w:t xml:space="preserve">Par défaut, l'IHM n'est pas visible lorsque l'on pose le composant, et peut l'être en cliquant sur "show" dans le menu contextuel du composant. Pour qu'elle soit visible par défaut, il faut mettre "visible = </w:t>
      </w:r>
      <w:proofErr w:type="spellStart"/>
      <w:r>
        <w:t>true</w:t>
      </w:r>
      <w:proofErr w:type="spellEnd"/>
      <w:r>
        <w:t xml:space="preserve">" dans le constructeur du </w:t>
      </w:r>
      <w:proofErr w:type="spellStart"/>
      <w:r>
        <w:t>widget</w:t>
      </w:r>
      <w:proofErr w:type="spellEnd"/>
      <w:r>
        <w:t>.</w:t>
      </w:r>
    </w:p>
    <w:p w:rsidR="00D31673" w:rsidRDefault="00D31673" w:rsidP="006A165A"/>
    <w:p w:rsidR="00D31673" w:rsidRDefault="00D31673" w:rsidP="00E4115C">
      <w:pPr>
        <w:pStyle w:val="Paragraphedeliste"/>
        <w:numPr>
          <w:ilvl w:val="0"/>
          <w:numId w:val="22"/>
        </w:numPr>
      </w:pPr>
      <w:r>
        <w:t>Dans</w:t>
      </w:r>
      <w:r w:rsidR="002C24D4">
        <w:t xml:space="preserve"> Visual, ajouter un</w:t>
      </w:r>
      <w:ins w:id="5529" w:author="giacomo.rombaut" w:date="2015-04-14T15:51:00Z">
        <w:r w:rsidR="00EE3541">
          <w:t>e</w:t>
        </w:r>
      </w:ins>
      <w:r w:rsidR="002C24D4">
        <w:t xml:space="preserve"> nouvel</w:t>
      </w:r>
      <w:ins w:id="5530" w:author="giacomo.rombaut" w:date="2015-04-14T15:51:00Z">
        <w:del w:id="5531" w:author="Camille VACCALUT" w:date="2015-12-08T11:54:00Z">
          <w:r w:rsidR="00EE3541" w:rsidDel="00986951">
            <w:delText>l</w:delText>
          </w:r>
        </w:del>
        <w:r w:rsidR="00EE3541">
          <w:t>le</w:t>
        </w:r>
      </w:ins>
      <w:r w:rsidR="002C24D4">
        <w:t xml:space="preserve"> </w:t>
      </w:r>
      <w:del w:id="5532" w:author="giacomo.rombaut" w:date="2015-04-14T15:51:00Z">
        <w:r w:rsidR="002C24D4" w:rsidDel="00EE3541">
          <w:delText xml:space="preserve">élément </w:delText>
        </w:r>
      </w:del>
      <w:ins w:id="5533" w:author="giacomo.rombaut" w:date="2015-04-14T15:51:00Z">
        <w:r w:rsidR="00EE3541">
          <w:t xml:space="preserve">classe </w:t>
        </w:r>
      </w:ins>
      <w:r w:rsidR="002C24D4">
        <w:t>de type "</w:t>
      </w:r>
      <w:proofErr w:type="spellStart"/>
      <w:r w:rsidR="002C24D4">
        <w:t>Qt</w:t>
      </w:r>
      <w:proofErr w:type="spellEnd"/>
      <w:r w:rsidR="002C24D4">
        <w:t xml:space="preserve"> </w:t>
      </w:r>
      <w:del w:id="5534" w:author="giacomo.rombaut" w:date="2015-04-14T15:51:00Z">
        <w:r w:rsidR="002C24D4" w:rsidDel="00EE3541">
          <w:delText>Widget Form</w:delText>
        </w:r>
      </w:del>
      <w:ins w:id="5535" w:author="giacomo.rombaut" w:date="2015-04-14T15:51:00Z">
        <w:r w:rsidR="00EE3541">
          <w:t>5GuiClass</w:t>
        </w:r>
      </w:ins>
      <w:r w:rsidR="002C24D4">
        <w:t>", dans "Qt</w:t>
      </w:r>
      <w:ins w:id="5536" w:author="giacomo.rombaut" w:date="2015-04-14T15:51:00Z">
        <w:r w:rsidR="00EE3541">
          <w:t>5</w:t>
        </w:r>
      </w:ins>
      <w:r w:rsidR="002C24D4">
        <w:t xml:space="preserve"> </w:t>
      </w:r>
      <w:del w:id="5537" w:author="giacomo.rombaut" w:date="2015-04-14T15:51:00Z">
        <w:r w:rsidR="002C24D4" w:rsidDel="00EE3541">
          <w:delText>F</w:delText>
        </w:r>
      </w:del>
      <w:del w:id="5538" w:author="giacomo.rombaut" w:date="2015-04-14T15:52:00Z">
        <w:r w:rsidR="002C24D4" w:rsidDel="00EE3541">
          <w:delText>orms</w:delText>
        </w:r>
      </w:del>
      <w:ins w:id="5539" w:author="giacomo.rombaut" w:date="2015-04-14T15:52:00Z">
        <w:r w:rsidR="00EE3541">
          <w:t>Classes</w:t>
        </w:r>
      </w:ins>
      <w:r w:rsidR="002C24D4">
        <w:t>"</w:t>
      </w:r>
      <w:r w:rsidR="00FB436E">
        <w:t xml:space="preserve">, </w:t>
      </w:r>
      <w:r w:rsidR="00520543">
        <w:t>dans le répertoire "</w:t>
      </w:r>
      <w:del w:id="5540" w:author="ghislain.aine" w:date="2015-11-02T10:04:00Z">
        <w:r w:rsidR="00520543" w:rsidRPr="00520543" w:rsidDel="00CB48ED">
          <w:delText>DemoUIComponent</w:delText>
        </w:r>
      </w:del>
      <w:ins w:id="5541" w:author="ghislain.aine" w:date="2015-11-02T10:04:00Z">
        <w:r w:rsidR="00CB48ED">
          <w:t>UI</w:t>
        </w:r>
      </w:ins>
      <w:r w:rsidR="00520543">
        <w:t>",</w:t>
      </w:r>
      <w:r>
        <w:t xml:space="preserve"> appelé</w:t>
      </w:r>
      <w:ins w:id="5542" w:author="giacomo.rombaut" w:date="2015-04-14T15:52:00Z">
        <w:r w:rsidR="00EE3541">
          <w:t>e</w:t>
        </w:r>
      </w:ins>
      <w:r>
        <w:t xml:space="preserve"> "</w:t>
      </w:r>
      <w:proofErr w:type="spellStart"/>
      <w:ins w:id="5543" w:author="Camille VACCALUT" w:date="2015-12-07T17:26:00Z">
        <w:r w:rsidR="00D16A8E">
          <w:t>ValueUi</w:t>
        </w:r>
      </w:ins>
      <w:proofErr w:type="spellEnd"/>
      <w:del w:id="5544" w:author="Camille VACCALUT" w:date="2015-12-07T17:26:00Z">
        <w:r w:rsidDel="00D16A8E">
          <w:delText>DemoUI</w:delText>
        </w:r>
      </w:del>
      <w:r w:rsidR="008E4DB1">
        <w:t>"</w:t>
      </w:r>
    </w:p>
    <w:p w:rsidR="001044A2" w:rsidRPr="006A165A" w:rsidRDefault="00D31673" w:rsidP="00E4115C">
      <w:pPr>
        <w:pStyle w:val="Paragraphedeliste"/>
        <w:numPr>
          <w:ilvl w:val="0"/>
          <w:numId w:val="22"/>
        </w:numPr>
        <w:rPr>
          <w:sz w:val="20"/>
          <w:u w:val="single"/>
        </w:rPr>
      </w:pPr>
      <w:r>
        <w:t>A</w:t>
      </w:r>
      <w:r w:rsidR="001044A2">
        <w:t>jouter un label</w:t>
      </w:r>
      <w:r w:rsidR="001044A2" w:rsidRPr="006A165A">
        <w:rPr>
          <w:sz w:val="20"/>
          <w:u w:val="single"/>
        </w:rPr>
        <w:t xml:space="preserve"> </w:t>
      </w:r>
      <w:r w:rsidR="0032570F">
        <w:rPr>
          <w:sz w:val="20"/>
          <w:u w:val="single"/>
        </w:rPr>
        <w:t xml:space="preserve">(display </w:t>
      </w:r>
      <w:proofErr w:type="spellStart"/>
      <w:r w:rsidR="0032570F">
        <w:rPr>
          <w:sz w:val="20"/>
          <w:u w:val="single"/>
        </w:rPr>
        <w:t>widgets</w:t>
      </w:r>
      <w:proofErr w:type="spellEnd"/>
      <w:r w:rsidR="0032570F">
        <w:rPr>
          <w:sz w:val="20"/>
          <w:u w:val="single"/>
        </w:rPr>
        <w:t xml:space="preserve"> à</w:t>
      </w:r>
      <w:r w:rsidR="00073C8B">
        <w:rPr>
          <w:sz w:val="20"/>
          <w:u w:val="single"/>
        </w:rPr>
        <w:t xml:space="preserve"> gauche</w:t>
      </w:r>
      <w:r w:rsidR="0032570F">
        <w:rPr>
          <w:sz w:val="20"/>
          <w:u w:val="single"/>
        </w:rPr>
        <w:t xml:space="preserve"> du </w:t>
      </w:r>
      <w:proofErr w:type="spellStart"/>
      <w:r w:rsidR="0032570F">
        <w:rPr>
          <w:sz w:val="20"/>
          <w:u w:val="single"/>
        </w:rPr>
        <w:t>QtDesigner</w:t>
      </w:r>
      <w:proofErr w:type="spellEnd"/>
      <w:r w:rsidR="00073C8B">
        <w:rPr>
          <w:sz w:val="20"/>
          <w:u w:val="single"/>
        </w:rPr>
        <w:t>)</w:t>
      </w:r>
    </w:p>
    <w:p w:rsidR="005C2013" w:rsidDel="00B864F6" w:rsidRDefault="00D31673" w:rsidP="00E4115C">
      <w:pPr>
        <w:pStyle w:val="Paragraphedeliste"/>
        <w:numPr>
          <w:ilvl w:val="0"/>
          <w:numId w:val="22"/>
        </w:numPr>
        <w:rPr>
          <w:del w:id="5545" w:author="jerome draillard" w:date="2015-10-29T13:00:00Z"/>
        </w:rPr>
      </w:pPr>
      <w:del w:id="5546" w:author="jerome draillard" w:date="2015-10-29T13:00:00Z">
        <w:r w:rsidDel="00B864F6">
          <w:delText>D</w:delText>
        </w:r>
        <w:r w:rsidR="00870F56" w:rsidDel="00B864F6">
          <w:delText>ans le fichier "plugin_file.pri", dans la partie "FORM</w:delText>
        </w:r>
        <w:r w:rsidR="00A07878" w:rsidDel="00B864F6">
          <w:delText>S</w:delText>
        </w:r>
        <w:r w:rsidR="00870F56" w:rsidDel="00B864F6">
          <w:delText>"</w:delText>
        </w:r>
        <w:r w:rsidDel="00B864F6">
          <w:delText>, ajouter les ui:</w:delText>
        </w:r>
      </w:del>
    </w:p>
    <w:p w:rsidR="00D31673" w:rsidDel="00B864F6" w:rsidRDefault="00D31673" w:rsidP="005C2013">
      <w:pPr>
        <w:pStyle w:val="Code"/>
        <w:rPr>
          <w:del w:id="5547" w:author="jerome draillard" w:date="2015-10-29T13:00:00Z"/>
        </w:rPr>
      </w:pPr>
      <w:del w:id="5548" w:author="jerome draillard" w:date="2015-10-29T13:00:00Z">
        <w:r w:rsidDel="00B864F6">
          <w:delText>FORMS += \</w:delText>
        </w:r>
      </w:del>
    </w:p>
    <w:p w:rsidR="00870F56" w:rsidDel="00B864F6" w:rsidRDefault="00D31673" w:rsidP="005C2013">
      <w:pPr>
        <w:pStyle w:val="Code"/>
        <w:rPr>
          <w:del w:id="5549" w:author="jerome draillard" w:date="2015-10-29T13:00:00Z"/>
        </w:rPr>
      </w:pPr>
      <w:del w:id="5550" w:author="jerome draillard" w:date="2015-10-29T13:00:00Z">
        <w:r w:rsidDel="00B864F6">
          <w:tab/>
          <w:delText>DemoUIComponent/*.ui \</w:delText>
        </w:r>
      </w:del>
    </w:p>
    <w:p w:rsidR="006A165A" w:rsidRDefault="00117FB8" w:rsidP="00E4115C">
      <w:pPr>
        <w:pStyle w:val="Paragraphedeliste"/>
        <w:numPr>
          <w:ilvl w:val="0"/>
          <w:numId w:val="23"/>
        </w:numPr>
      </w:pPr>
      <w:r>
        <w:t>Créer la classe correspondant à l'interface, en créant les fichiers "</w:t>
      </w:r>
      <w:proofErr w:type="spellStart"/>
      <w:del w:id="5551" w:author="ghislain.aine" w:date="2015-11-04T17:20:00Z">
        <w:r w:rsidR="00D31673" w:rsidDel="000A6FE9">
          <w:delText>DemoUI</w:delText>
        </w:r>
      </w:del>
      <w:ins w:id="5552" w:author="ghislain.aine" w:date="2015-11-04T17:20:00Z">
        <w:r w:rsidR="000A6FE9">
          <w:t>ValueUi</w:t>
        </w:r>
      </w:ins>
      <w:r>
        <w:t>.h</w:t>
      </w:r>
      <w:proofErr w:type="spellEnd"/>
      <w:r>
        <w:t>" et "</w:t>
      </w:r>
      <w:ins w:id="5553" w:author="ghislain.aine" w:date="2015-11-04T17:20:00Z">
        <w:r w:rsidR="000A6FE9">
          <w:t>ValueUi</w:t>
        </w:r>
      </w:ins>
      <w:del w:id="5554" w:author="ghislain.aine" w:date="2015-11-04T17:20:00Z">
        <w:r w:rsidR="00D31673" w:rsidDel="000A6FE9">
          <w:delText>DemoUI</w:delText>
        </w:r>
      </w:del>
      <w:r>
        <w:t>.cpp".</w:t>
      </w:r>
    </w:p>
    <w:p w:rsidR="006A165A" w:rsidRDefault="00117FB8" w:rsidP="006A165A">
      <w:pPr>
        <w:pStyle w:val="Paragraphedeliste"/>
      </w:pPr>
      <w:r>
        <w:t xml:space="preserve">Prendre exemple sur </w:t>
      </w:r>
      <w:r w:rsidR="00D31673">
        <w:t>l'IHM "</w:t>
      </w:r>
      <w:proofErr w:type="spellStart"/>
      <w:r w:rsidR="00D31673">
        <w:t>C</w:t>
      </w:r>
      <w:ins w:id="5555" w:author="ghislain.aine" w:date="2015-11-02T10:04:00Z">
        <w:r w:rsidR="00CB48ED">
          <w:t>ommand</w:t>
        </w:r>
      </w:ins>
      <w:del w:id="5556" w:author="ghislain.aine" w:date="2015-11-02T10:04:00Z">
        <w:r w:rsidR="00D31673" w:rsidDel="00CB48ED">
          <w:delText>mdUi</w:delText>
        </w:r>
      </w:del>
      <w:ins w:id="5557" w:author="ghislain.aine" w:date="2015-11-02T10:04:00Z">
        <w:r w:rsidR="00CB48ED">
          <w:t>Widget</w:t>
        </w:r>
      </w:ins>
      <w:proofErr w:type="spellEnd"/>
      <w:r w:rsidR="00D31673">
        <w:t xml:space="preserve">", dans </w:t>
      </w:r>
    </w:p>
    <w:p w:rsidR="00117FB8" w:rsidRPr="006A165A" w:rsidRDefault="00117FB8" w:rsidP="006A165A">
      <w:pPr>
        <w:pStyle w:val="Paragraphedeliste"/>
        <w:jc w:val="center"/>
        <w:rPr>
          <w:lang w:val="en-US"/>
        </w:rPr>
      </w:pPr>
      <w:r w:rsidRPr="006A165A">
        <w:rPr>
          <w:lang w:val="en-US"/>
        </w:rPr>
        <w:t>"</w:t>
      </w:r>
      <w:ins w:id="5558" w:author="Alexandre Blin" w:date="2015-08-07T15:24:00Z">
        <w:r w:rsidR="004D7EE5" w:rsidRPr="004D7EE5">
          <w:rPr>
            <w:lang w:val="en-US"/>
            <w:rPrChange w:id="5559" w:author="Alexandre Blin" w:date="2015-08-10T09:24:00Z">
              <w:rPr>
                <w:color w:val="0000FF" w:themeColor="hyperlink"/>
                <w:u w:val="single"/>
              </w:rPr>
            </w:rPrChange>
          </w:rPr>
          <w:t xml:space="preserve"> </w:t>
        </w:r>
        <w:r w:rsidR="00E862E8" w:rsidRPr="00E862E8">
          <w:rPr>
            <w:lang w:val="en-US"/>
          </w:rPr>
          <w:t>C:\tt4\Module\Streamwork\Sources\Starlinx\SxCommand</w:t>
        </w:r>
        <w:r w:rsidR="00E862E8" w:rsidRPr="00E862E8" w:rsidDel="00E862E8">
          <w:rPr>
            <w:lang w:val="en-US"/>
          </w:rPr>
          <w:t xml:space="preserve"> </w:t>
        </w:r>
      </w:ins>
      <w:del w:id="5560" w:author="Alexandre Blin" w:date="2015-08-07T15:24:00Z">
        <w:r w:rsidRPr="006A165A" w:rsidDel="00E862E8">
          <w:rPr>
            <w:lang w:val="en-US"/>
          </w:rPr>
          <w:delText>C:\projects\Modules\Starlinx\Ihs\</w:delText>
        </w:r>
        <w:r w:rsidR="004C6C5F" w:rsidRPr="006A165A" w:rsidDel="00E862E8">
          <w:rPr>
            <w:lang w:val="en-US"/>
          </w:rPr>
          <w:delText xml:space="preserve"> </w:delText>
        </w:r>
        <w:r w:rsidRPr="006A165A" w:rsidDel="00E862E8">
          <w:rPr>
            <w:lang w:val="en-US"/>
          </w:rPr>
          <w:delText>src\sx\ihs\control\CmdComponent</w:delText>
        </w:r>
      </w:del>
      <w:r w:rsidRPr="006A165A">
        <w:rPr>
          <w:lang w:val="en-US"/>
        </w:rPr>
        <w:t>"</w:t>
      </w:r>
    </w:p>
    <w:p w:rsidR="00D31673" w:rsidRDefault="00D31673" w:rsidP="00E4115C">
      <w:pPr>
        <w:pStyle w:val="Paragraphedeliste"/>
        <w:numPr>
          <w:ilvl w:val="0"/>
          <w:numId w:val="23"/>
        </w:numPr>
        <w:rPr>
          <w:ins w:id="5561" w:author="ghislain.aine" w:date="2015-11-02T10:08:00Z"/>
        </w:rPr>
      </w:pPr>
      <w:r>
        <w:t xml:space="preserve">Mettre à jour le projet en </w:t>
      </w:r>
      <w:ins w:id="5562" w:author="ghislain.aine" w:date="2015-11-02T10:07:00Z">
        <w:r w:rsidR="00CB48ED">
          <w:t xml:space="preserve">ajoutant la dépendance suivante au </w:t>
        </w:r>
      </w:ins>
      <w:ins w:id="5563" w:author="ghislain.aine" w:date="2015-11-02T10:08:00Z">
        <w:r w:rsidR="00CB48ED">
          <w:t>"</w:t>
        </w:r>
      </w:ins>
      <w:del w:id="5564" w:author="ghislain.aine" w:date="2015-11-02T10:08:00Z">
        <w:r w:rsidDel="00CB48ED">
          <w:delText>exécutant "</w:delText>
        </w:r>
      </w:del>
      <w:del w:id="5565" w:author="ghislain.aine" w:date="2015-11-02T10:04:00Z">
        <w:r w:rsidRPr="00D31673" w:rsidDel="00CB48ED">
          <w:delText>generatevcproj.bat</w:delText>
        </w:r>
      </w:del>
      <w:ins w:id="5566" w:author="ghislain.aine" w:date="2015-11-02T10:04:00Z">
        <w:r w:rsidR="00CB48ED">
          <w:t>_project.dgx</w:t>
        </w:r>
      </w:ins>
      <w:r>
        <w:t>"</w:t>
      </w:r>
      <w:ins w:id="5567" w:author="ghislain.aine" w:date="2015-11-02T10:09:00Z">
        <w:r w:rsidR="00CB48ED">
          <w:t>, puis en l'exécutant :</w:t>
        </w:r>
      </w:ins>
    </w:p>
    <w:p w:rsidR="00A43A6B" w:rsidRDefault="004D7EE5">
      <w:pPr>
        <w:pStyle w:val="Paragraphedeliste"/>
        <w:ind w:left="0"/>
        <w:pPrChange w:id="5568" w:author="ghislain.aine" w:date="2015-11-02T10:08:00Z">
          <w:pPr>
            <w:pStyle w:val="Paragraphedeliste"/>
            <w:numPr>
              <w:numId w:val="23"/>
            </w:numPr>
            <w:ind w:hanging="360"/>
          </w:pPr>
        </w:pPrChange>
      </w:pPr>
      <w:ins w:id="5569" w:author="ghislain.aine" w:date="2015-11-02T10:08:00Z">
        <w:r w:rsidR="00705281">
          <w:pict>
            <v:shape id="_x0000_s1119"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9;mso-fit-shape-to-text:t">
                <w:txbxContent>
                  <w:p w:rsidR="00AC30F5" w:rsidRDefault="00AC30F5" w:rsidP="00CB48ED">
                    <w:ins w:id="5570" w:author="ghislain.aine" w:date="2015-11-02T10:09:00Z">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Artifact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FF0000"/>
                          <w:sz w:val="20"/>
                          <w:szCs w:val="20"/>
                          <w:highlight w:val="white"/>
                        </w:rPr>
                        <w:t>name</w:t>
                      </w:r>
                      <w:proofErr w:type="spellEnd"/>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w:t>
                      </w:r>
                      <w:proofErr w:type="spellStart"/>
                      <w:r>
                        <w:rPr>
                          <w:rFonts w:ascii="Courier New" w:hAnsi="Courier New" w:cs="Courier New"/>
                          <w:b/>
                          <w:bCs/>
                          <w:color w:val="8000FF"/>
                          <w:sz w:val="20"/>
                          <w:szCs w:val="20"/>
                          <w:highlight w:val="white"/>
                        </w:rPr>
                        <w:t>SwGui</w:t>
                      </w:r>
                      <w:proofErr w:type="spellEnd"/>
                      <w:r>
                        <w:rPr>
                          <w:rFonts w:ascii="Courier New" w:hAnsi="Courier New" w:cs="Courier New"/>
                          <w:b/>
                          <w:bCs/>
                          <w:color w:val="8000FF"/>
                          <w:sz w:val="20"/>
                          <w:szCs w:val="20"/>
                          <w:highlight w:val="white"/>
                        </w:rPr>
                        <w:t>"</w:t>
                      </w:r>
                      <w:r>
                        <w:rPr>
                          <w:rFonts w:ascii="Courier New" w:hAnsi="Courier New" w:cs="Courier New"/>
                          <w:color w:val="0000FF"/>
                          <w:sz w:val="20"/>
                          <w:szCs w:val="20"/>
                          <w:highlight w:val="white"/>
                        </w:rPr>
                        <w:t>/&gt;</w:t>
                      </w:r>
                    </w:ins>
                    <w:del w:id="5571" w:author="ghislain.aine" w:date="2015-11-02T10:08:00Z">
                      <w:r w:rsidDel="00CB48ED">
                        <w:rPr>
                          <w:rFonts w:ascii="Consolas" w:hAnsi="Consolas" w:cs="Consolas"/>
                          <w:color w:val="216F85"/>
                          <w:sz w:val="19"/>
                          <w:szCs w:val="19"/>
                          <w:highlight w:val="white"/>
                        </w:rPr>
                        <w:delText>DemoUI</w:delText>
                      </w:r>
                      <w:r w:rsidDel="00CB48ED">
                        <w:rPr>
                          <w:rFonts w:ascii="Consolas" w:hAnsi="Consolas" w:cs="Consolas"/>
                          <w:color w:val="000000"/>
                          <w:sz w:val="19"/>
                          <w:szCs w:val="19"/>
                          <w:highlight w:val="white"/>
                        </w:rPr>
                        <w:delText xml:space="preserve"> * </w:delText>
                      </w:r>
                      <w:r w:rsidDel="00CB48ED">
                        <w:rPr>
                          <w:rFonts w:ascii="Consolas" w:hAnsi="Consolas" w:cs="Consolas"/>
                          <w:color w:val="000080"/>
                          <w:sz w:val="19"/>
                          <w:szCs w:val="19"/>
                          <w:highlight w:val="white"/>
                        </w:rPr>
                        <w:delText>_demoUI</w:delText>
                      </w:r>
                      <w:r w:rsidDel="00CB48ED">
                        <w:rPr>
                          <w:rFonts w:ascii="Consolas" w:hAnsi="Consolas" w:cs="Consolas"/>
                          <w:color w:val="000000"/>
                          <w:sz w:val="19"/>
                          <w:szCs w:val="19"/>
                          <w:highlight w:val="white"/>
                        </w:rPr>
                        <w:delText>;</w:delText>
                      </w:r>
                    </w:del>
                  </w:p>
                </w:txbxContent>
              </v:textbox>
              <w10:wrap type="none"/>
              <w10:anchorlock/>
            </v:shape>
          </w:pict>
        </w:r>
      </w:ins>
    </w:p>
    <w:p w:rsidR="003C33F9" w:rsidRDefault="003C33F9" w:rsidP="00E4115C">
      <w:pPr>
        <w:pStyle w:val="Paragraphedeliste"/>
        <w:numPr>
          <w:ilvl w:val="0"/>
          <w:numId w:val="23"/>
        </w:numPr>
      </w:pPr>
      <w:r>
        <w:lastRenderedPageBreak/>
        <w:t>Ajout</w:t>
      </w:r>
      <w:r w:rsidR="00D31673">
        <w:t>er une fonction "</w:t>
      </w:r>
      <w:proofErr w:type="spellStart"/>
      <w:r w:rsidR="00D31673">
        <w:t>setValue</w:t>
      </w:r>
      <w:proofErr w:type="spellEnd"/>
      <w:r w:rsidR="00D31673">
        <w:t>" dans "</w:t>
      </w:r>
      <w:proofErr w:type="spellStart"/>
      <w:ins w:id="5572" w:author="ghislain.aine" w:date="2015-11-04T17:20:00Z">
        <w:r w:rsidR="00C657F5">
          <w:t>ValueUi</w:t>
        </w:r>
      </w:ins>
      <w:proofErr w:type="spellEnd"/>
      <w:del w:id="5573" w:author="ghislain.aine" w:date="2015-11-04T17:20:00Z">
        <w:r w:rsidR="00D31673" w:rsidDel="00C657F5">
          <w:delText>DemoUI</w:delText>
        </w:r>
      </w:del>
      <w:r w:rsidR="00D31673">
        <w:t>"</w:t>
      </w:r>
      <w:r>
        <w:t>, permettant de mettre à jour l'affichage de la variable.</w:t>
      </w:r>
      <w:ins w:id="5574" w:author="Camille VACCALUT" w:date="2015-12-07T09:50:00Z">
        <w:r w:rsidR="00EE74C4">
          <w:t>in</w:t>
        </w:r>
      </w:ins>
    </w:p>
    <w:p w:rsidR="006A165A" w:rsidRDefault="00D31673" w:rsidP="00E4115C">
      <w:pPr>
        <w:pStyle w:val="Paragraphedeliste"/>
        <w:numPr>
          <w:ilvl w:val="0"/>
          <w:numId w:val="23"/>
        </w:numPr>
        <w:rPr>
          <w:ins w:id="5575" w:author="ghislain.aine" w:date="2015-11-02T10:05:00Z"/>
        </w:rPr>
      </w:pPr>
      <w:r>
        <w:t xml:space="preserve">Dans </w:t>
      </w:r>
      <w:del w:id="5576" w:author="ghislain.aine" w:date="2015-11-04T17:20:00Z">
        <w:r w:rsidDel="00C657F5">
          <w:delText>DemoUIComponent</w:delText>
        </w:r>
      </w:del>
      <w:proofErr w:type="spellStart"/>
      <w:ins w:id="5577" w:author="ghislain.aine" w:date="2015-11-04T17:20:00Z">
        <w:r w:rsidR="00C657F5">
          <w:t>ValueUiComponent</w:t>
        </w:r>
      </w:ins>
      <w:proofErr w:type="spellEnd"/>
      <w:r>
        <w:t>, c</w:t>
      </w:r>
      <w:r w:rsidR="003C33F9">
        <w:t xml:space="preserve">réer une variable membre du type du </w:t>
      </w:r>
      <w:proofErr w:type="spellStart"/>
      <w:r w:rsidR="003C33F9">
        <w:t>widget</w:t>
      </w:r>
      <w:proofErr w:type="spellEnd"/>
      <w:r w:rsidR="003C33F9">
        <w:t xml:space="preserve"> créé</w:t>
      </w:r>
    </w:p>
    <w:p w:rsidR="00A43A6B" w:rsidRDefault="004D7EE5">
      <w:pPr>
        <w:pPrChange w:id="5578" w:author="ghislain.aine" w:date="2015-11-02T10:05:00Z">
          <w:pPr>
            <w:pStyle w:val="Paragraphedeliste"/>
            <w:numPr>
              <w:numId w:val="23"/>
            </w:numPr>
            <w:ind w:hanging="360"/>
          </w:pPr>
        </w:pPrChange>
      </w:pPr>
      <w:ins w:id="5579" w:author="ghislain.aine" w:date="2015-11-02T10:05:00Z">
        <w:r w:rsidR="00A43A6B">
          <w:pict>
            <v:shape id="_x0000_s1118"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8;mso-fit-shape-to-text:t">
                <w:txbxContent>
                  <w:p w:rsidR="00AC30F5" w:rsidRDefault="00AC30F5" w:rsidP="00CB48ED">
                    <w:proofErr w:type="spellStart"/>
                    <w:ins w:id="5580" w:author="ghislain.aine" w:date="2015-11-04T17:21:00Z">
                      <w:r>
                        <w:rPr>
                          <w:rFonts w:ascii="Consolas" w:hAnsi="Consolas" w:cs="Consolas"/>
                          <w:color w:val="216F85"/>
                          <w:sz w:val="19"/>
                          <w:szCs w:val="19"/>
                          <w:highlight w:val="white"/>
                        </w:rPr>
                        <w:t>ValueUi</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80"/>
                          <w:sz w:val="19"/>
                          <w:szCs w:val="19"/>
                          <w:highlight w:val="white"/>
                        </w:rPr>
                        <w:t>_value_ui</w:t>
                      </w:r>
                      <w:proofErr w:type="spellEnd"/>
                      <w:r>
                        <w:rPr>
                          <w:rFonts w:ascii="Consolas" w:hAnsi="Consolas" w:cs="Consolas"/>
                          <w:color w:val="000000"/>
                          <w:sz w:val="19"/>
                          <w:szCs w:val="19"/>
                          <w:highlight w:val="white"/>
                        </w:rPr>
                        <w:t>;</w:t>
                      </w:r>
                    </w:ins>
                    <w:del w:id="5581" w:author="ghislain.aine" w:date="2015-11-02T10:06:00Z">
                      <w:r w:rsidDel="00CB48ED">
                        <w:rPr>
                          <w:rFonts w:ascii="Consolas" w:hAnsi="Consolas" w:cs="Consolas"/>
                          <w:color w:val="880000"/>
                          <w:sz w:val="19"/>
                          <w:szCs w:val="19"/>
                          <w:highlight w:val="white"/>
                        </w:rPr>
                        <w:delText>setExecutableServiceAvaibility</w:delText>
                      </w:r>
                      <w:r w:rsidDel="00CB48ED">
                        <w:rPr>
                          <w:rFonts w:ascii="Consolas" w:hAnsi="Consolas" w:cs="Consolas"/>
                          <w:color w:val="000000"/>
                          <w:sz w:val="19"/>
                          <w:szCs w:val="19"/>
                          <w:highlight w:val="white"/>
                        </w:rPr>
                        <w:delText>(</w:delText>
                      </w:r>
                      <w:r w:rsidDel="00CB48ED">
                        <w:rPr>
                          <w:rFonts w:ascii="Consolas" w:hAnsi="Consolas" w:cs="Consolas"/>
                          <w:color w:val="0000FF"/>
                          <w:sz w:val="19"/>
                          <w:szCs w:val="19"/>
                          <w:highlight w:val="white"/>
                        </w:rPr>
                        <w:delText>true</w:delText>
                      </w:r>
                      <w:r w:rsidDel="00CB48ED">
                        <w:rPr>
                          <w:rFonts w:ascii="Consolas" w:hAnsi="Consolas" w:cs="Consolas"/>
                          <w:color w:val="000000"/>
                          <w:sz w:val="19"/>
                          <w:szCs w:val="19"/>
                          <w:highlight w:val="white"/>
                        </w:rPr>
                        <w:delText>);</w:delText>
                      </w:r>
                    </w:del>
                  </w:p>
                </w:txbxContent>
              </v:textbox>
              <w10:wrap type="none"/>
              <w10:anchorlock/>
            </v:shape>
          </w:pict>
        </w:r>
      </w:ins>
    </w:p>
    <w:p w:rsidR="001044A2" w:rsidDel="00CB48ED" w:rsidRDefault="001044A2" w:rsidP="005C2013">
      <w:pPr>
        <w:pStyle w:val="Code"/>
        <w:rPr>
          <w:del w:id="5582" w:author="ghislain.aine" w:date="2015-11-02T10:06:00Z"/>
        </w:rPr>
      </w:pPr>
      <w:del w:id="5583" w:author="ghislain.aine" w:date="2015-11-02T10:06:00Z">
        <w:r w:rsidRPr="006A165A" w:rsidDel="00CB48ED">
          <w:rPr>
            <w:noProof/>
          </w:rPr>
          <w:delText>DemoUI * _demoUI;</w:delText>
        </w:r>
      </w:del>
    </w:p>
    <w:p w:rsidR="002B4F8C" w:rsidRDefault="001B0A66">
      <w:pPr>
        <w:pStyle w:val="Paragraphedeliste"/>
        <w:numPr>
          <w:ilvl w:val="0"/>
          <w:numId w:val="24"/>
        </w:numPr>
        <w:rPr>
          <w:ins w:id="5584" w:author="ghislain.aine" w:date="2015-11-02T10:05:00Z"/>
        </w:rPr>
      </w:pPr>
      <w:r>
        <w:t>L'</w:t>
      </w:r>
      <w:r w:rsidR="001044A2">
        <w:t>instancier dans le constructeur</w:t>
      </w:r>
    </w:p>
    <w:p w:rsidR="00A43A6B" w:rsidRDefault="004D7EE5">
      <w:pPr>
        <w:pStyle w:val="Paragraphedeliste"/>
        <w:ind w:left="0"/>
        <w:pPrChange w:id="5585" w:author="ghislain.aine" w:date="2015-11-02T10:05:00Z">
          <w:pPr>
            <w:pStyle w:val="Paragraphedeliste"/>
            <w:numPr>
              <w:numId w:val="24"/>
            </w:numPr>
            <w:ind w:hanging="360"/>
          </w:pPr>
        </w:pPrChange>
      </w:pPr>
      <w:ins w:id="5586" w:author="ghislain.aine" w:date="2015-11-02T10:05:00Z">
        <w:r w:rsidR="00A43A6B">
          <w:pict>
            <v:shape id="_x0000_s111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7;mso-fit-shape-to-text:t">
                <w:txbxContent>
                  <w:p w:rsidR="00AC30F5" w:rsidRDefault="00AC30F5" w:rsidP="00CB48ED">
                    <w:proofErr w:type="spellStart"/>
                    <w:ins w:id="5587" w:author="ghislain.aine" w:date="2015-11-04T17:21:00Z">
                      <w:r>
                        <w:rPr>
                          <w:rFonts w:ascii="Consolas" w:hAnsi="Consolas" w:cs="Consolas"/>
                          <w:color w:val="000080"/>
                          <w:sz w:val="19"/>
                          <w:szCs w:val="19"/>
                          <w:highlight w:val="white"/>
                        </w:rPr>
                        <w:t>_value_ui</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ValueUi</w:t>
                      </w:r>
                      <w:proofErr w:type="spellEnd"/>
                      <w:r>
                        <w:rPr>
                          <w:rFonts w:ascii="Consolas" w:hAnsi="Consolas" w:cs="Consolas"/>
                          <w:color w:val="000000"/>
                          <w:sz w:val="19"/>
                          <w:szCs w:val="19"/>
                          <w:highlight w:val="white"/>
                        </w:rPr>
                        <w:t>)</w:t>
                      </w:r>
                    </w:ins>
                    <w:del w:id="5588" w:author="ghislain.aine" w:date="2015-11-02T10:06:00Z">
                      <w:r w:rsidDel="00CB48ED">
                        <w:rPr>
                          <w:rFonts w:ascii="Consolas" w:hAnsi="Consolas" w:cs="Consolas"/>
                          <w:color w:val="880000"/>
                          <w:sz w:val="19"/>
                          <w:szCs w:val="19"/>
                          <w:highlight w:val="white"/>
                        </w:rPr>
                        <w:delText>setExecutableServiceAvaibility</w:delText>
                      </w:r>
                      <w:r w:rsidDel="00CB48ED">
                        <w:rPr>
                          <w:rFonts w:ascii="Consolas" w:hAnsi="Consolas" w:cs="Consolas"/>
                          <w:color w:val="000000"/>
                          <w:sz w:val="19"/>
                          <w:szCs w:val="19"/>
                          <w:highlight w:val="white"/>
                        </w:rPr>
                        <w:delText>(</w:delText>
                      </w:r>
                      <w:r w:rsidDel="00CB48ED">
                        <w:rPr>
                          <w:rFonts w:ascii="Consolas" w:hAnsi="Consolas" w:cs="Consolas"/>
                          <w:color w:val="0000FF"/>
                          <w:sz w:val="19"/>
                          <w:szCs w:val="19"/>
                          <w:highlight w:val="white"/>
                        </w:rPr>
                        <w:delText>true</w:delText>
                      </w:r>
                      <w:r w:rsidDel="00CB48ED">
                        <w:rPr>
                          <w:rFonts w:ascii="Consolas" w:hAnsi="Consolas" w:cs="Consolas"/>
                          <w:color w:val="000000"/>
                          <w:sz w:val="19"/>
                          <w:szCs w:val="19"/>
                          <w:highlight w:val="white"/>
                        </w:rPr>
                        <w:delText>);</w:delText>
                      </w:r>
                    </w:del>
                  </w:p>
                </w:txbxContent>
              </v:textbox>
              <w10:wrap type="none"/>
              <w10:anchorlock/>
            </v:shape>
          </w:pict>
        </w:r>
      </w:ins>
    </w:p>
    <w:p w:rsidR="001044A2" w:rsidDel="00E71FE0" w:rsidRDefault="001044A2" w:rsidP="005C2013">
      <w:pPr>
        <w:pStyle w:val="Code"/>
        <w:rPr>
          <w:del w:id="5589" w:author="ghislain.aine" w:date="2015-11-02T10:09:00Z"/>
        </w:rPr>
      </w:pPr>
      <w:del w:id="5590" w:author="ghislain.aine" w:date="2015-11-02T10:09:00Z">
        <w:r w:rsidRPr="006A165A" w:rsidDel="00E71FE0">
          <w:rPr>
            <w:noProof/>
          </w:rPr>
          <w:delText xml:space="preserve">_demoUI = </w:delText>
        </w:r>
        <w:r w:rsidRPr="006A165A" w:rsidDel="00E71FE0">
          <w:rPr>
            <w:noProof/>
            <w:color w:val="0000FF"/>
          </w:rPr>
          <w:delText>new</w:delText>
        </w:r>
        <w:r w:rsidRPr="006A165A" w:rsidDel="00E71FE0">
          <w:rPr>
            <w:noProof/>
          </w:rPr>
          <w:delText xml:space="preserve"> DemoUI();</w:delText>
        </w:r>
      </w:del>
    </w:p>
    <w:p w:rsidR="002B4F8C" w:rsidRDefault="001044A2">
      <w:pPr>
        <w:pStyle w:val="Paragraphedeliste"/>
        <w:numPr>
          <w:ilvl w:val="0"/>
          <w:numId w:val="24"/>
        </w:numPr>
        <w:rPr>
          <w:ins w:id="5591" w:author="ghislain.aine" w:date="2015-11-02T10:09:00Z"/>
        </w:rPr>
      </w:pPr>
      <w:r>
        <w:t>Rendre la fenêtre utilisable en l'activant dans la fonction "</w:t>
      </w:r>
      <w:proofErr w:type="spellStart"/>
      <w:r>
        <w:t>initializeComponent</w:t>
      </w:r>
      <w:proofErr w:type="spellEnd"/>
      <w:r>
        <w:t>"</w:t>
      </w:r>
    </w:p>
    <w:p w:rsidR="00A43A6B" w:rsidRDefault="004D7EE5">
      <w:pPr>
        <w:pStyle w:val="Paragraphedeliste"/>
        <w:ind w:left="0"/>
        <w:pPrChange w:id="5592" w:author="ghislain.aine" w:date="2015-11-02T10:10:00Z">
          <w:pPr>
            <w:pStyle w:val="Paragraphedeliste"/>
            <w:numPr>
              <w:numId w:val="24"/>
            </w:numPr>
            <w:ind w:hanging="360"/>
          </w:pPr>
        </w:pPrChange>
      </w:pPr>
      <w:ins w:id="5593" w:author="ghislain.aine" w:date="2015-11-02T10:10:00Z">
        <w:r w:rsidR="00A43A6B">
          <w:pict>
            <v:shape id="_x0000_s111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6;mso-fit-shape-to-text:t">
                <w:txbxContent>
                  <w:p w:rsidR="00AC30F5" w:rsidRPr="00E71FE0" w:rsidRDefault="00AC30F5" w:rsidP="00E71FE0">
                    <w:pPr>
                      <w:rPr>
                        <w:lang w:val="en-US"/>
                        <w:rPrChange w:id="5594" w:author="ghislain.aine" w:date="2015-11-02T10:10:00Z">
                          <w:rPr/>
                        </w:rPrChange>
                      </w:rPr>
                    </w:pPr>
                    <w:proofErr w:type="spellStart"/>
                    <w:ins w:id="5595" w:author="ghislain.aine" w:date="2015-11-04T17:21:00Z">
                      <w:r w:rsidRPr="004D7EE5">
                        <w:rPr>
                          <w:rFonts w:ascii="Consolas" w:hAnsi="Consolas" w:cs="Consolas"/>
                          <w:color w:val="880000"/>
                          <w:sz w:val="19"/>
                          <w:szCs w:val="19"/>
                          <w:highlight w:val="white"/>
                          <w:lang w:val="en-US"/>
                          <w:rPrChange w:id="5596" w:author="ghislain.aine" w:date="2015-11-04T17:21:00Z">
                            <w:rPr>
                              <w:rFonts w:ascii="Consolas" w:hAnsi="Consolas" w:cs="Consolas"/>
                              <w:color w:val="880000"/>
                              <w:sz w:val="19"/>
                              <w:szCs w:val="19"/>
                              <w:highlight w:val="white"/>
                            </w:rPr>
                          </w:rPrChange>
                        </w:rPr>
                        <w:t>provideInterface</w:t>
                      </w:r>
                      <w:proofErr w:type="spellEnd"/>
                      <w:r w:rsidRPr="004D7EE5">
                        <w:rPr>
                          <w:rFonts w:ascii="Consolas" w:hAnsi="Consolas" w:cs="Consolas"/>
                          <w:color w:val="000000"/>
                          <w:sz w:val="19"/>
                          <w:szCs w:val="19"/>
                          <w:highlight w:val="white"/>
                          <w:lang w:val="en-US"/>
                          <w:rPrChange w:id="5597" w:author="ghislain.aine" w:date="2015-11-04T17:21:00Z">
                            <w:rPr>
                              <w:rFonts w:ascii="Consolas" w:hAnsi="Consolas" w:cs="Consolas"/>
                              <w:color w:val="000000"/>
                              <w:sz w:val="19"/>
                              <w:szCs w:val="19"/>
                              <w:highlight w:val="white"/>
                            </w:rPr>
                          </w:rPrChange>
                        </w:rPr>
                        <w:t>&lt;</w:t>
                      </w:r>
                      <w:proofErr w:type="spellStart"/>
                      <w:r w:rsidRPr="004D7EE5">
                        <w:rPr>
                          <w:rFonts w:ascii="Consolas" w:hAnsi="Consolas" w:cs="Consolas"/>
                          <w:color w:val="216F85"/>
                          <w:sz w:val="19"/>
                          <w:szCs w:val="19"/>
                          <w:highlight w:val="white"/>
                          <w:lang w:val="en-US"/>
                          <w:rPrChange w:id="5598" w:author="ghislain.aine" w:date="2015-11-04T17:21: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5599" w:author="ghislain.aine" w:date="2015-11-04T17:21: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5600" w:author="ghislain.aine" w:date="2015-11-04T17:21:00Z">
                            <w:rPr>
                              <w:rFonts w:ascii="Consolas" w:hAnsi="Consolas" w:cs="Consolas"/>
                              <w:color w:val="216F85"/>
                              <w:sz w:val="19"/>
                              <w:szCs w:val="19"/>
                              <w:highlight w:val="white"/>
                            </w:rPr>
                          </w:rPrChange>
                        </w:rPr>
                        <w:t>SwGui</w:t>
                      </w:r>
                      <w:proofErr w:type="spellEnd"/>
                      <w:r w:rsidRPr="004D7EE5">
                        <w:rPr>
                          <w:rFonts w:ascii="Consolas" w:hAnsi="Consolas" w:cs="Consolas"/>
                          <w:color w:val="000000"/>
                          <w:sz w:val="19"/>
                          <w:szCs w:val="19"/>
                          <w:highlight w:val="white"/>
                          <w:lang w:val="en-US"/>
                          <w:rPrChange w:id="5601" w:author="ghislain.aine" w:date="2015-11-04T17:21: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5602" w:author="ghislain.aine" w:date="2015-11-04T17:21:00Z">
                            <w:rPr>
                              <w:rFonts w:ascii="Consolas" w:hAnsi="Consolas" w:cs="Consolas"/>
                              <w:color w:val="216F85"/>
                              <w:sz w:val="19"/>
                              <w:szCs w:val="19"/>
                              <w:highlight w:val="white"/>
                            </w:rPr>
                          </w:rPrChange>
                        </w:rPr>
                        <w:t>ISwWidget</w:t>
                      </w:r>
                      <w:proofErr w:type="spellEnd"/>
                      <w:r w:rsidRPr="004D7EE5">
                        <w:rPr>
                          <w:rFonts w:ascii="Consolas" w:hAnsi="Consolas" w:cs="Consolas"/>
                          <w:color w:val="000000"/>
                          <w:sz w:val="19"/>
                          <w:szCs w:val="19"/>
                          <w:highlight w:val="white"/>
                          <w:lang w:val="en-US"/>
                          <w:rPrChange w:id="5603" w:author="ghislain.aine" w:date="2015-11-04T17:21:00Z">
                            <w:rPr>
                              <w:rFonts w:ascii="Consolas" w:hAnsi="Consolas" w:cs="Consolas"/>
                              <w:color w:val="000000"/>
                              <w:sz w:val="19"/>
                              <w:szCs w:val="19"/>
                              <w:highlight w:val="white"/>
                            </w:rPr>
                          </w:rPrChange>
                        </w:rPr>
                        <w:t>&gt;(</w:t>
                      </w:r>
                      <w:r w:rsidRPr="004D7EE5">
                        <w:rPr>
                          <w:rFonts w:ascii="Consolas" w:hAnsi="Consolas" w:cs="Consolas"/>
                          <w:color w:val="A31515"/>
                          <w:sz w:val="19"/>
                          <w:szCs w:val="19"/>
                          <w:highlight w:val="white"/>
                          <w:lang w:val="en-US"/>
                          <w:rPrChange w:id="5604" w:author="ghislain.aine" w:date="2015-11-04T17:21:00Z">
                            <w:rPr>
                              <w:rFonts w:ascii="Consolas" w:hAnsi="Consolas" w:cs="Consolas"/>
                              <w:color w:val="A31515"/>
                              <w:sz w:val="19"/>
                              <w:szCs w:val="19"/>
                              <w:highlight w:val="white"/>
                            </w:rPr>
                          </w:rPrChange>
                        </w:rPr>
                        <w:t>"widget"</w:t>
                      </w:r>
                      <w:r w:rsidRPr="004D7EE5">
                        <w:rPr>
                          <w:rFonts w:ascii="Consolas" w:hAnsi="Consolas" w:cs="Consolas"/>
                          <w:color w:val="000000"/>
                          <w:sz w:val="19"/>
                          <w:szCs w:val="19"/>
                          <w:highlight w:val="white"/>
                          <w:lang w:val="en-US"/>
                          <w:rPrChange w:id="5605" w:author="ghislain.aine" w:date="2015-11-04T17:21: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606" w:author="ghislain.aine" w:date="2015-11-04T17:21: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607" w:author="ghislain.aine" w:date="2015-11-04T17:21:00Z">
                            <w:rPr>
                              <w:rFonts w:ascii="Consolas" w:hAnsi="Consolas" w:cs="Consolas"/>
                              <w:color w:val="000080"/>
                              <w:sz w:val="19"/>
                              <w:szCs w:val="19"/>
                              <w:highlight w:val="white"/>
                            </w:rPr>
                          </w:rPrChange>
                        </w:rPr>
                        <w:t>value_ui</w:t>
                      </w:r>
                      <w:proofErr w:type="spellEnd"/>
                      <w:r w:rsidRPr="004D7EE5">
                        <w:rPr>
                          <w:rFonts w:ascii="Consolas" w:hAnsi="Consolas" w:cs="Consolas"/>
                          <w:color w:val="000000"/>
                          <w:sz w:val="19"/>
                          <w:szCs w:val="19"/>
                          <w:highlight w:val="white"/>
                          <w:lang w:val="en-US"/>
                          <w:rPrChange w:id="5608" w:author="ghislain.aine" w:date="2015-11-04T17:21:00Z">
                            <w:rPr>
                              <w:rFonts w:ascii="Consolas" w:hAnsi="Consolas" w:cs="Consolas"/>
                              <w:color w:val="000000"/>
                              <w:sz w:val="19"/>
                              <w:szCs w:val="19"/>
                              <w:highlight w:val="white"/>
                            </w:rPr>
                          </w:rPrChange>
                        </w:rPr>
                        <w:t>);</w:t>
                      </w:r>
                    </w:ins>
                    <w:del w:id="5609" w:author="ghislain.aine" w:date="2015-11-02T10:10:00Z">
                      <w:r w:rsidRPr="004D7EE5">
                        <w:rPr>
                          <w:rFonts w:ascii="Consolas" w:hAnsi="Consolas" w:cs="Consolas"/>
                          <w:color w:val="000080"/>
                          <w:sz w:val="19"/>
                          <w:szCs w:val="19"/>
                          <w:highlight w:val="white"/>
                          <w:lang w:val="en-US"/>
                          <w:rPrChange w:id="5610" w:author="ghislain.aine" w:date="2015-11-02T10:10:00Z">
                            <w:rPr>
                              <w:rFonts w:ascii="Consolas" w:hAnsi="Consolas" w:cs="Consolas"/>
                              <w:color w:val="000080"/>
                              <w:sz w:val="19"/>
                              <w:szCs w:val="19"/>
                              <w:highlight w:val="white"/>
                            </w:rPr>
                          </w:rPrChange>
                        </w:rPr>
                        <w:delText>_demoUI</w:delText>
                      </w:r>
                      <w:r w:rsidRPr="004D7EE5">
                        <w:rPr>
                          <w:rFonts w:ascii="Consolas" w:hAnsi="Consolas" w:cs="Consolas"/>
                          <w:color w:val="000000"/>
                          <w:sz w:val="19"/>
                          <w:szCs w:val="19"/>
                          <w:highlight w:val="white"/>
                          <w:lang w:val="en-US"/>
                          <w:rPrChange w:id="5611" w:author="ghislain.aine" w:date="2015-11-02T10:10:00Z">
                            <w:rPr>
                              <w:rFonts w:ascii="Consolas" w:hAnsi="Consolas" w:cs="Consolas"/>
                              <w:color w:val="000000"/>
                              <w:sz w:val="19"/>
                              <w:szCs w:val="19"/>
                              <w:highlight w:val="white"/>
                            </w:rPr>
                          </w:rPrChange>
                        </w:rPr>
                        <w:delText>(</w:delText>
                      </w:r>
                      <w:r w:rsidRPr="004D7EE5">
                        <w:rPr>
                          <w:rFonts w:ascii="Consolas" w:hAnsi="Consolas" w:cs="Consolas"/>
                          <w:color w:val="0000FF"/>
                          <w:sz w:val="19"/>
                          <w:szCs w:val="19"/>
                          <w:highlight w:val="white"/>
                          <w:lang w:val="en-US"/>
                          <w:rPrChange w:id="5612" w:author="ghislain.aine" w:date="2015-11-02T10:10:00Z">
                            <w:rPr>
                              <w:rFonts w:ascii="Consolas" w:hAnsi="Consolas" w:cs="Consolas"/>
                              <w:color w:val="0000FF"/>
                              <w:sz w:val="19"/>
                              <w:szCs w:val="19"/>
                              <w:highlight w:val="white"/>
                            </w:rPr>
                          </w:rPrChange>
                        </w:rPr>
                        <w:delText>new</w:delText>
                      </w:r>
                      <w:r w:rsidRPr="004D7EE5">
                        <w:rPr>
                          <w:rFonts w:ascii="Consolas" w:hAnsi="Consolas" w:cs="Consolas"/>
                          <w:color w:val="000000"/>
                          <w:sz w:val="19"/>
                          <w:szCs w:val="19"/>
                          <w:highlight w:val="white"/>
                          <w:lang w:val="en-US"/>
                          <w:rPrChange w:id="5613" w:author="ghislain.aine" w:date="2015-11-02T10:10:00Z">
                            <w:rPr>
                              <w:rFonts w:ascii="Consolas" w:hAnsi="Consolas" w:cs="Consolas"/>
                              <w:color w:val="000000"/>
                              <w:sz w:val="19"/>
                              <w:szCs w:val="19"/>
                              <w:highlight w:val="white"/>
                            </w:rPr>
                          </w:rPrChange>
                        </w:rPr>
                        <w:delText xml:space="preserve"> </w:delText>
                      </w:r>
                      <w:r w:rsidRPr="004D7EE5">
                        <w:rPr>
                          <w:rFonts w:ascii="Consolas" w:hAnsi="Consolas" w:cs="Consolas"/>
                          <w:color w:val="216F85"/>
                          <w:sz w:val="19"/>
                          <w:szCs w:val="19"/>
                          <w:highlight w:val="white"/>
                          <w:lang w:val="en-US"/>
                          <w:rPrChange w:id="5614" w:author="ghislain.aine" w:date="2015-11-02T10:10:00Z">
                            <w:rPr>
                              <w:rFonts w:ascii="Consolas" w:hAnsi="Consolas" w:cs="Consolas"/>
                              <w:color w:val="216F85"/>
                              <w:sz w:val="19"/>
                              <w:szCs w:val="19"/>
                              <w:highlight w:val="white"/>
                            </w:rPr>
                          </w:rPrChange>
                        </w:rPr>
                        <w:delText>DemoUI</w:delText>
                      </w:r>
                      <w:r w:rsidRPr="004D7EE5">
                        <w:rPr>
                          <w:rFonts w:ascii="Consolas" w:hAnsi="Consolas" w:cs="Consolas"/>
                          <w:color w:val="000000"/>
                          <w:sz w:val="19"/>
                          <w:szCs w:val="19"/>
                          <w:highlight w:val="white"/>
                          <w:lang w:val="en-US"/>
                          <w:rPrChange w:id="5615" w:author="ghislain.aine" w:date="2015-11-02T10:10:00Z">
                            <w:rPr>
                              <w:rFonts w:ascii="Consolas" w:hAnsi="Consolas" w:cs="Consolas"/>
                              <w:color w:val="000000"/>
                              <w:sz w:val="19"/>
                              <w:szCs w:val="19"/>
                              <w:highlight w:val="white"/>
                            </w:rPr>
                          </w:rPrChange>
                        </w:rPr>
                        <w:delText>)</w:delText>
                      </w:r>
                    </w:del>
                  </w:p>
                </w:txbxContent>
              </v:textbox>
              <w10:wrap type="none"/>
              <w10:anchorlock/>
            </v:shape>
          </w:pict>
        </w:r>
      </w:ins>
    </w:p>
    <w:p w:rsidR="001B0A66" w:rsidRPr="001044A2" w:rsidDel="00E71FE0" w:rsidRDefault="001044A2" w:rsidP="005C2013">
      <w:pPr>
        <w:pStyle w:val="Code"/>
        <w:rPr>
          <w:del w:id="5616" w:author="ghislain.aine" w:date="2015-11-02T10:09:00Z"/>
        </w:rPr>
      </w:pPr>
      <w:del w:id="5617" w:author="ghislain.aine" w:date="2015-11-02T10:09:00Z">
        <w:r w:rsidRPr="006A165A" w:rsidDel="00E71FE0">
          <w:rPr>
            <w:noProof/>
          </w:rPr>
          <w:delText>provideInterface&lt;ISwWidget&gt;(</w:delText>
        </w:r>
        <w:r w:rsidRPr="006A165A" w:rsidDel="00E71FE0">
          <w:rPr>
            <w:noProof/>
            <w:color w:val="A31515"/>
          </w:rPr>
          <w:delText>"widget"</w:delText>
        </w:r>
        <w:r w:rsidRPr="006A165A" w:rsidDel="00E71FE0">
          <w:rPr>
            <w:noProof/>
          </w:rPr>
          <w:delText>, _demoUI);</w:delText>
        </w:r>
      </w:del>
    </w:p>
    <w:p w:rsidR="006A165A" w:rsidRDefault="001044A2" w:rsidP="00E4115C">
      <w:pPr>
        <w:pStyle w:val="Paragraphedeliste"/>
        <w:numPr>
          <w:ilvl w:val="0"/>
          <w:numId w:val="24"/>
        </w:numPr>
        <w:rPr>
          <w:ins w:id="5618" w:author="ghislain.aine" w:date="2015-11-02T10:20:00Z"/>
        </w:rPr>
      </w:pPr>
      <w:r w:rsidRPr="001044A2">
        <w:t>Ajouter</w:t>
      </w:r>
      <w:ins w:id="5619" w:author="ghislain.aine" w:date="2015-11-05T09:22:00Z">
        <w:r w:rsidR="00E17FB3">
          <w:t xml:space="preserve"> la contrepartie </w:t>
        </w:r>
      </w:ins>
      <w:del w:id="5620" w:author="ghislain.aine" w:date="2015-11-05T09:22:00Z">
        <w:r w:rsidRPr="001044A2" w:rsidDel="00E17FB3">
          <w:delText xml:space="preserve"> l'équivalent </w:delText>
        </w:r>
      </w:del>
      <w:r w:rsidRPr="001044A2">
        <w:t>dans le destructeur</w:t>
      </w:r>
    </w:p>
    <w:p w:rsidR="00A43A6B" w:rsidRDefault="004D7EE5">
      <w:pPr>
        <w:pPrChange w:id="5621" w:author="ghislain.aine" w:date="2015-11-02T10:20:00Z">
          <w:pPr>
            <w:pStyle w:val="Paragraphedeliste"/>
            <w:numPr>
              <w:numId w:val="24"/>
            </w:numPr>
            <w:ind w:hanging="360"/>
          </w:pPr>
        </w:pPrChange>
      </w:pPr>
      <w:ins w:id="5622" w:author="ghislain.aine" w:date="2015-11-02T10:20:00Z">
        <w:r w:rsidR="00705281">
          <w:pict>
            <v:shape id="_x0000_s111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5;mso-fit-shape-to-text:t">
                <w:txbxContent>
                  <w:p w:rsidR="00AC30F5" w:rsidRPr="00E71FE0" w:rsidRDefault="00AC30F5" w:rsidP="001662E3">
                    <w:pPr>
                      <w:rPr>
                        <w:lang w:val="en-US"/>
                      </w:rPr>
                    </w:pPr>
                    <w:proofErr w:type="spellStart"/>
                    <w:ins w:id="5623" w:author="ghislain.aine" w:date="2015-11-02T10:21:00Z">
                      <w:r>
                        <w:rPr>
                          <w:rFonts w:ascii="Consolas" w:hAnsi="Consolas" w:cs="Consolas"/>
                          <w:color w:val="880000"/>
                          <w:sz w:val="19"/>
                          <w:szCs w:val="19"/>
                          <w:highlight w:val="white"/>
                        </w:rPr>
                        <w:t>unprovideInterface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widget</w:t>
                      </w:r>
                      <w:proofErr w:type="spellEnd"/>
                      <w:r>
                        <w:rPr>
                          <w:rFonts w:ascii="Consolas" w:hAnsi="Consolas" w:cs="Consolas"/>
                          <w:color w:val="A31515"/>
                          <w:sz w:val="19"/>
                          <w:szCs w:val="19"/>
                          <w:highlight w:val="white"/>
                        </w:rPr>
                        <w:t>"</w:t>
                      </w:r>
                      <w:r>
                        <w:rPr>
                          <w:rFonts w:ascii="Consolas" w:hAnsi="Consolas" w:cs="Consolas"/>
                          <w:color w:val="000000"/>
                          <w:sz w:val="19"/>
                          <w:szCs w:val="19"/>
                          <w:highlight w:val="white"/>
                        </w:rPr>
                        <w:t>);</w:t>
                      </w:r>
                    </w:ins>
                    <w:del w:id="5624" w:author="ghislain.aine" w:date="2015-11-02T10:21:00Z">
                      <w:r w:rsidRPr="00E71FE0" w:rsidDel="001662E3">
                        <w:rPr>
                          <w:rFonts w:ascii="Consolas" w:hAnsi="Consolas" w:cs="Consolas"/>
                          <w:color w:val="880000"/>
                          <w:sz w:val="19"/>
                          <w:szCs w:val="19"/>
                          <w:highlight w:val="white"/>
                          <w:lang w:val="en-US"/>
                        </w:rPr>
                        <w:delText>provideInterface</w:delText>
                      </w:r>
                      <w:r w:rsidRPr="00E71FE0" w:rsidDel="001662E3">
                        <w:rPr>
                          <w:rFonts w:ascii="Consolas" w:hAnsi="Consolas" w:cs="Consolas"/>
                          <w:color w:val="000000"/>
                          <w:sz w:val="19"/>
                          <w:szCs w:val="19"/>
                          <w:highlight w:val="white"/>
                          <w:lang w:val="en-US"/>
                        </w:rPr>
                        <w:delText>&lt;</w:delText>
                      </w:r>
                      <w:r w:rsidRPr="00E71FE0" w:rsidDel="001662E3">
                        <w:rPr>
                          <w:rFonts w:ascii="Consolas" w:hAnsi="Consolas" w:cs="Consolas"/>
                          <w:color w:val="216F85"/>
                          <w:sz w:val="19"/>
                          <w:szCs w:val="19"/>
                          <w:highlight w:val="white"/>
                          <w:lang w:val="en-US"/>
                        </w:rPr>
                        <w:delText>StreamWork</w:delText>
                      </w:r>
                      <w:r w:rsidRPr="00E71FE0" w:rsidDel="001662E3">
                        <w:rPr>
                          <w:rFonts w:ascii="Consolas" w:hAnsi="Consolas" w:cs="Consolas"/>
                          <w:color w:val="000000"/>
                          <w:sz w:val="19"/>
                          <w:szCs w:val="19"/>
                          <w:highlight w:val="white"/>
                          <w:lang w:val="en-US"/>
                        </w:rPr>
                        <w:delText>::</w:delText>
                      </w:r>
                      <w:r w:rsidRPr="00E71FE0" w:rsidDel="001662E3">
                        <w:rPr>
                          <w:rFonts w:ascii="Consolas" w:hAnsi="Consolas" w:cs="Consolas"/>
                          <w:color w:val="216F85"/>
                          <w:sz w:val="19"/>
                          <w:szCs w:val="19"/>
                          <w:highlight w:val="white"/>
                          <w:lang w:val="en-US"/>
                        </w:rPr>
                        <w:delText>SwGui</w:delText>
                      </w:r>
                      <w:r w:rsidRPr="00E71FE0" w:rsidDel="001662E3">
                        <w:rPr>
                          <w:rFonts w:ascii="Consolas" w:hAnsi="Consolas" w:cs="Consolas"/>
                          <w:color w:val="000000"/>
                          <w:sz w:val="19"/>
                          <w:szCs w:val="19"/>
                          <w:highlight w:val="white"/>
                          <w:lang w:val="en-US"/>
                        </w:rPr>
                        <w:delText>::</w:delText>
                      </w:r>
                      <w:r w:rsidRPr="00E71FE0" w:rsidDel="001662E3">
                        <w:rPr>
                          <w:rFonts w:ascii="Consolas" w:hAnsi="Consolas" w:cs="Consolas"/>
                          <w:color w:val="216F85"/>
                          <w:sz w:val="19"/>
                          <w:szCs w:val="19"/>
                          <w:highlight w:val="white"/>
                          <w:lang w:val="en-US"/>
                        </w:rPr>
                        <w:delText>ISwWidget</w:delText>
                      </w:r>
                      <w:r w:rsidRPr="00E71FE0" w:rsidDel="001662E3">
                        <w:rPr>
                          <w:rFonts w:ascii="Consolas" w:hAnsi="Consolas" w:cs="Consolas"/>
                          <w:color w:val="000000"/>
                          <w:sz w:val="19"/>
                          <w:szCs w:val="19"/>
                          <w:highlight w:val="white"/>
                          <w:lang w:val="en-US"/>
                        </w:rPr>
                        <w:delText>&gt;(</w:delText>
                      </w:r>
                      <w:r w:rsidRPr="00E71FE0" w:rsidDel="001662E3">
                        <w:rPr>
                          <w:rFonts w:ascii="Consolas" w:hAnsi="Consolas" w:cs="Consolas"/>
                          <w:color w:val="A31515"/>
                          <w:sz w:val="19"/>
                          <w:szCs w:val="19"/>
                          <w:highlight w:val="white"/>
                          <w:lang w:val="en-US"/>
                        </w:rPr>
                        <w:delText>"widget"</w:delText>
                      </w:r>
                      <w:r w:rsidRPr="00E71FE0" w:rsidDel="001662E3">
                        <w:rPr>
                          <w:rFonts w:ascii="Consolas" w:hAnsi="Consolas" w:cs="Consolas"/>
                          <w:color w:val="000000"/>
                          <w:sz w:val="19"/>
                          <w:szCs w:val="19"/>
                          <w:highlight w:val="white"/>
                          <w:lang w:val="en-US"/>
                        </w:rPr>
                        <w:delText xml:space="preserve">, </w:delText>
                      </w:r>
                      <w:r w:rsidRPr="00E71FE0" w:rsidDel="001662E3">
                        <w:rPr>
                          <w:rFonts w:ascii="Consolas" w:hAnsi="Consolas" w:cs="Consolas"/>
                          <w:color w:val="000080"/>
                          <w:sz w:val="19"/>
                          <w:szCs w:val="19"/>
                          <w:highlight w:val="white"/>
                          <w:lang w:val="en-US"/>
                        </w:rPr>
                        <w:delText>_demoUI</w:delText>
                      </w:r>
                      <w:r w:rsidRPr="00E71FE0" w:rsidDel="001662E3">
                        <w:rPr>
                          <w:rFonts w:ascii="Consolas" w:hAnsi="Consolas" w:cs="Consolas"/>
                          <w:color w:val="000000"/>
                          <w:sz w:val="19"/>
                          <w:szCs w:val="19"/>
                          <w:highlight w:val="white"/>
                          <w:lang w:val="en-US"/>
                        </w:rPr>
                        <w:delText>);</w:delText>
                      </w:r>
                    </w:del>
                  </w:p>
                </w:txbxContent>
              </v:textbox>
              <w10:wrap type="none"/>
              <w10:anchorlock/>
            </v:shape>
          </w:pict>
        </w:r>
      </w:ins>
    </w:p>
    <w:p w:rsidR="00A43A6B" w:rsidRDefault="001044A2">
      <w:pPr>
        <w:rPr>
          <w:del w:id="5625" w:author="ghislain.aine" w:date="2015-11-02T10:19:00Z"/>
        </w:rPr>
        <w:pPrChange w:id="5626" w:author="ghislain.aine" w:date="2015-11-02T10:19:00Z">
          <w:pPr>
            <w:pStyle w:val="Code"/>
          </w:pPr>
        </w:pPrChange>
      </w:pPr>
      <w:del w:id="5627" w:author="ghislain.aine" w:date="2015-11-02T10:19:00Z">
        <w:r w:rsidRPr="006A165A" w:rsidDel="001662E3">
          <w:rPr>
            <w:noProof/>
          </w:rPr>
          <w:delText>unprovideInterface(</w:delText>
        </w:r>
        <w:r w:rsidRPr="006A165A" w:rsidDel="001662E3">
          <w:rPr>
            <w:noProof/>
            <w:color w:val="A31515"/>
          </w:rPr>
          <w:delText>"widget"</w:delText>
        </w:r>
        <w:r w:rsidRPr="006A165A" w:rsidDel="001662E3">
          <w:rPr>
            <w:noProof/>
          </w:rPr>
          <w:delText>);</w:delText>
        </w:r>
      </w:del>
    </w:p>
    <w:p w:rsidR="001B0A66" w:rsidRDefault="001044A2" w:rsidP="00E4115C">
      <w:pPr>
        <w:pStyle w:val="Paragraphedeliste"/>
        <w:numPr>
          <w:ilvl w:val="0"/>
          <w:numId w:val="24"/>
        </w:numPr>
      </w:pPr>
      <w:r>
        <w:t>Utiliser la fonction "</w:t>
      </w:r>
      <w:proofErr w:type="spellStart"/>
      <w:r w:rsidR="001B0A66">
        <w:t>setValue</w:t>
      </w:r>
      <w:proofErr w:type="spellEnd"/>
      <w:r w:rsidR="001B0A66">
        <w:t xml:space="preserve">" de l'interface </w:t>
      </w:r>
      <w:r>
        <w:t>dans la fonction "</w:t>
      </w:r>
      <w:proofErr w:type="spellStart"/>
      <w:r>
        <w:t>valueChanged</w:t>
      </w:r>
      <w:proofErr w:type="spellEnd"/>
      <w:r>
        <w:t>"</w:t>
      </w:r>
    </w:p>
    <w:p w:rsidR="000245BF" w:rsidRDefault="000245BF" w:rsidP="006A165A">
      <w:r>
        <w:t xml:space="preserve">Pour que la fenêtre puisse être affichée directement à partir du composant,  il faut </w:t>
      </w:r>
      <w:r w:rsidR="00A71702">
        <w:t>affecter les propriétés de l'IHM à la classe, pour que le paramètre "visible" soit accessible.</w:t>
      </w:r>
    </w:p>
    <w:p w:rsidR="00A71702" w:rsidRDefault="00A71702" w:rsidP="006A165A">
      <w:pPr>
        <w:rPr>
          <w:ins w:id="5628" w:author="ghislain.aine" w:date="2015-11-02T10:24:00Z"/>
        </w:rPr>
      </w:pPr>
      <w:r>
        <w:t>Pour cela, il faut faire appel à la fonction "</w:t>
      </w:r>
      <w:proofErr w:type="spellStart"/>
      <w:r>
        <w:t>createPropertiesForQObject</w:t>
      </w:r>
      <w:proofErr w:type="spellEnd"/>
      <w:r>
        <w:t>"</w:t>
      </w:r>
      <w:r w:rsidR="001044A2">
        <w:t xml:space="preserve"> lors de l'initialisation</w:t>
      </w:r>
      <w:ins w:id="5629" w:author="ghislain.aine" w:date="2015-11-02T10:24:00Z">
        <w:r w:rsidR="001662E3">
          <w:t xml:space="preserve"> </w:t>
        </w:r>
      </w:ins>
      <w:r>
        <w:t>:</w:t>
      </w:r>
    </w:p>
    <w:p w:rsidR="001662E3" w:rsidRDefault="004D7EE5" w:rsidP="006A165A">
      <w:ins w:id="5630" w:author="ghislain.aine" w:date="2015-11-02T10:24:00Z">
        <w:r w:rsidR="00A43A6B">
          <w:pict>
            <v:shape id="_x0000_s111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4;mso-fit-shape-to-text:t">
                <w:txbxContent>
                  <w:p w:rsidR="00AC30F5" w:rsidRPr="00E71FE0" w:rsidRDefault="00AC30F5" w:rsidP="001662E3">
                    <w:pPr>
                      <w:rPr>
                        <w:lang w:val="en-US"/>
                      </w:rPr>
                    </w:pPr>
                    <w:proofErr w:type="spellStart"/>
                    <w:ins w:id="5631" w:author="ghislain.aine" w:date="2015-11-04T17:21:00Z">
                      <w:r>
                        <w:rPr>
                          <w:rFonts w:ascii="Consolas" w:hAnsi="Consolas" w:cs="Consolas"/>
                          <w:color w:val="880000"/>
                          <w:sz w:val="19"/>
                          <w:szCs w:val="19"/>
                          <w:highlight w:val="white"/>
                        </w:rPr>
                        <w:t>createPropertiesForQObject</w:t>
                      </w:r>
                      <w:proofErr w:type="spellEnd"/>
                      <w:r>
                        <w:rPr>
                          <w:rFonts w:ascii="Consolas" w:hAnsi="Consolas" w:cs="Consolas"/>
                          <w:color w:val="000000"/>
                          <w:sz w:val="19"/>
                          <w:szCs w:val="19"/>
                          <w:highlight w:val="white"/>
                        </w:rPr>
                        <w:t>(&amp;(</w:t>
                      </w:r>
                      <w:proofErr w:type="spellStart"/>
                      <w:r>
                        <w:rPr>
                          <w:rFonts w:ascii="Consolas" w:hAnsi="Consolas" w:cs="Consolas"/>
                          <w:color w:val="000080"/>
                          <w:sz w:val="19"/>
                          <w:szCs w:val="19"/>
                          <w:highlight w:val="white"/>
                        </w:rPr>
                        <w:t>_value_ui</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GetWidget</w:t>
                      </w:r>
                      <w:proofErr w:type="spellEnd"/>
                      <w:r>
                        <w:rPr>
                          <w:rFonts w:ascii="Consolas" w:hAnsi="Consolas" w:cs="Consolas"/>
                          <w:color w:val="000000"/>
                          <w:sz w:val="19"/>
                          <w:szCs w:val="19"/>
                          <w:highlight w:val="white"/>
                        </w:rPr>
                        <w:t>()));</w:t>
                      </w:r>
                    </w:ins>
                    <w:del w:id="5632" w:author="ghislain.aine" w:date="2015-11-02T10:24:00Z">
                      <w:r w:rsidDel="001662E3">
                        <w:rPr>
                          <w:rFonts w:ascii="Consolas" w:hAnsi="Consolas" w:cs="Consolas"/>
                          <w:color w:val="880000"/>
                          <w:sz w:val="19"/>
                          <w:szCs w:val="19"/>
                          <w:highlight w:val="white"/>
                        </w:rPr>
                        <w:delText>unprovideInterface</w:delText>
                      </w:r>
                      <w:r w:rsidDel="001662E3">
                        <w:rPr>
                          <w:rFonts w:ascii="Consolas" w:hAnsi="Consolas" w:cs="Consolas"/>
                          <w:color w:val="000000"/>
                          <w:sz w:val="19"/>
                          <w:szCs w:val="19"/>
                          <w:highlight w:val="white"/>
                        </w:rPr>
                        <w:delText>(</w:delText>
                      </w:r>
                      <w:r w:rsidDel="001662E3">
                        <w:rPr>
                          <w:rFonts w:ascii="Consolas" w:hAnsi="Consolas" w:cs="Consolas"/>
                          <w:color w:val="A31515"/>
                          <w:sz w:val="19"/>
                          <w:szCs w:val="19"/>
                          <w:highlight w:val="white"/>
                        </w:rPr>
                        <w:delText>"widget"</w:delText>
                      </w:r>
                      <w:r w:rsidDel="001662E3">
                        <w:rPr>
                          <w:rFonts w:ascii="Consolas" w:hAnsi="Consolas" w:cs="Consolas"/>
                          <w:color w:val="000000"/>
                          <w:sz w:val="19"/>
                          <w:szCs w:val="19"/>
                          <w:highlight w:val="white"/>
                        </w:rPr>
                        <w:delText>);</w:delText>
                      </w:r>
                    </w:del>
                  </w:p>
                </w:txbxContent>
              </v:textbox>
              <w10:wrap type="none"/>
              <w10:anchorlock/>
            </v:shape>
          </w:pict>
        </w:r>
      </w:ins>
    </w:p>
    <w:p w:rsidR="00A71702" w:rsidDel="001662E3" w:rsidRDefault="00A71702" w:rsidP="005C2013">
      <w:pPr>
        <w:pStyle w:val="Code"/>
        <w:rPr>
          <w:del w:id="5633" w:author="ghislain.aine" w:date="2015-11-02T10:24:00Z"/>
          <w:noProof/>
        </w:rPr>
      </w:pPr>
      <w:del w:id="5634" w:author="ghislain.aine" w:date="2015-11-02T10:24:00Z">
        <w:r w:rsidDel="001662E3">
          <w:rPr>
            <w:noProof/>
          </w:rPr>
          <w:delText>createPropertiesForQObject(&amp;(_demoUI-&gt;GetWidget()));</w:delText>
        </w:r>
      </w:del>
    </w:p>
    <w:p w:rsidR="00A71702" w:rsidRDefault="00A71702" w:rsidP="006A165A">
      <w:pPr>
        <w:rPr>
          <w:noProof/>
        </w:rPr>
      </w:pPr>
    </w:p>
    <w:p w:rsidR="00C24885" w:rsidRDefault="001044A2" w:rsidP="006A165A">
      <w:r>
        <w:t>Après génération, d</w:t>
      </w:r>
      <w:r w:rsidR="003E7B46">
        <w:t xml:space="preserve">ans l'éditeur, faire un clique-droit sur le composant </w:t>
      </w:r>
      <w:proofErr w:type="spellStart"/>
      <w:ins w:id="5635" w:author="ghislain.aine" w:date="2015-11-04T17:22:00Z">
        <w:r w:rsidR="00015E36">
          <w:t>ValueUiComponent</w:t>
        </w:r>
      </w:ins>
      <w:proofErr w:type="spellEnd"/>
      <w:del w:id="5636" w:author="ghislain.aine" w:date="2015-11-04T17:22:00Z">
        <w:r w:rsidDel="00015E36">
          <w:delText>DemoUIComponent</w:delText>
        </w:r>
      </w:del>
      <w:r>
        <w:t>,</w:t>
      </w:r>
      <w:r w:rsidR="003E7B46">
        <w:t xml:space="preserve"> puis cliquer sur "show". L'interface sera mise à jour</w:t>
      </w:r>
      <w:r>
        <w:t xml:space="preserve"> lorsque le </w:t>
      </w:r>
      <w:proofErr w:type="spellStart"/>
      <w:r>
        <w:t>stream</w:t>
      </w:r>
      <w:proofErr w:type="spellEnd"/>
      <w:r>
        <w:t xml:space="preserve"> sera exécuté (démarrage de l'</w:t>
      </w:r>
      <w:proofErr w:type="spellStart"/>
      <w:r>
        <w:t>executor</w:t>
      </w:r>
      <w:proofErr w:type="spellEnd"/>
      <w:r>
        <w:t xml:space="preserve">). </w:t>
      </w:r>
    </w:p>
    <w:p w:rsidR="004E527D" w:rsidRDefault="004E527D" w:rsidP="006A165A"/>
    <w:p w:rsidR="002A016C" w:rsidRDefault="004E527D" w:rsidP="002A016C">
      <w:pPr>
        <w:keepNext/>
        <w:jc w:val="center"/>
      </w:pPr>
      <w:r>
        <w:rPr>
          <w:noProof/>
          <w:lang w:eastAsia="fr-FR"/>
        </w:rPr>
        <w:drawing>
          <wp:inline distT="0" distB="0" distL="0" distR="0">
            <wp:extent cx="2400300" cy="1104900"/>
            <wp:effectExtent l="19050" t="0" r="0" b="0"/>
            <wp:docPr id="3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srcRect/>
                    <a:stretch>
                      <a:fillRect/>
                    </a:stretch>
                  </pic:blipFill>
                  <pic:spPr bwMode="auto">
                    <a:xfrm>
                      <a:off x="0" y="0"/>
                      <a:ext cx="2400300" cy="11049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17</w:t>
        </w:r>
      </w:fldSimple>
      <w:r>
        <w:t xml:space="preserve"> : </w:t>
      </w:r>
      <w:r w:rsidRPr="00CA0E52">
        <w:t>Mise à jour de la valeur</w:t>
      </w:r>
      <w:r w:rsidR="004E527D" w:rsidRPr="006A165A">
        <w:rPr>
          <w:sz w:val="20"/>
          <w:u w:val="single"/>
        </w:rPr>
        <w:t xml:space="preserve"> </w:t>
      </w:r>
    </w:p>
    <w:p w:rsidR="004E527D" w:rsidRDefault="004E527D" w:rsidP="006A165A"/>
    <w:p w:rsidR="005C2013" w:rsidRDefault="005C2013">
      <w:pPr>
        <w:spacing w:after="200" w:line="276" w:lineRule="auto"/>
        <w:jc w:val="left"/>
      </w:pPr>
    </w:p>
    <w:p w:rsidR="006D19BE" w:rsidRDefault="006D19BE" w:rsidP="00B5234E">
      <w:pPr>
        <w:pStyle w:val="Titre2"/>
      </w:pPr>
      <w:bookmarkStart w:id="5637" w:name="_Toc354393977"/>
      <w:r>
        <w:t>Gestion des propriétés</w:t>
      </w:r>
      <w:bookmarkEnd w:id="5637"/>
    </w:p>
    <w:p w:rsidR="004E527D" w:rsidRDefault="004E527D" w:rsidP="006A165A"/>
    <w:p w:rsidR="004E527D" w:rsidRDefault="004E527D" w:rsidP="006A165A">
      <w:r>
        <w:t xml:space="preserve">Chaque composant peut avoir des propriétés, visibles et éditables depuis la fenêtre "Component </w:t>
      </w:r>
      <w:proofErr w:type="spellStart"/>
      <w:r>
        <w:t>Properties</w:t>
      </w:r>
      <w:proofErr w:type="spellEnd"/>
      <w:r>
        <w:t>".</w:t>
      </w:r>
      <w:ins w:id="5638" w:author="jerome draillard" w:date="2015-11-27T16:41:00Z">
        <w:r w:rsidR="00674BD6">
          <w:t xml:space="preserve"> Les modifier permet de "régler" le comportement du composant.</w:t>
        </w:r>
      </w:ins>
    </w:p>
    <w:p w:rsidR="002A016C" w:rsidRDefault="006D19BE" w:rsidP="002A016C">
      <w:pPr>
        <w:keepNext/>
        <w:jc w:val="center"/>
      </w:pPr>
      <w:r>
        <w:rPr>
          <w:noProof/>
          <w:lang w:eastAsia="fr-FR"/>
        </w:rPr>
        <w:lastRenderedPageBreak/>
        <w:drawing>
          <wp:inline distT="0" distB="0" distL="0" distR="0">
            <wp:extent cx="4171950" cy="255270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4171950" cy="2552700"/>
                    </a:xfrm>
                    <a:prstGeom prst="rect">
                      <a:avLst/>
                    </a:prstGeom>
                    <a:noFill/>
                    <a:ln w="9525">
                      <a:noFill/>
                      <a:miter lim="800000"/>
                      <a:headEnd/>
                      <a:tailEnd/>
                    </a:ln>
                  </pic:spPr>
                </pic:pic>
              </a:graphicData>
            </a:graphic>
          </wp:inline>
        </w:drawing>
      </w:r>
    </w:p>
    <w:p w:rsidR="004E527D" w:rsidRPr="006A165A" w:rsidRDefault="002A016C" w:rsidP="002A016C">
      <w:pPr>
        <w:pStyle w:val="Lgende"/>
        <w:jc w:val="center"/>
        <w:rPr>
          <w:sz w:val="20"/>
          <w:u w:val="single"/>
        </w:rPr>
      </w:pPr>
      <w:r>
        <w:t xml:space="preserve">Image </w:t>
      </w:r>
      <w:fldSimple w:instr=" SEQ Image \* ARABIC ">
        <w:r w:rsidR="004313EA">
          <w:rPr>
            <w:noProof/>
          </w:rPr>
          <w:t>18</w:t>
        </w:r>
      </w:fldSimple>
      <w:r>
        <w:t xml:space="preserve"> : </w:t>
      </w:r>
      <w:r w:rsidRPr="00CF48C2">
        <w:t>Propriétés du composant "</w:t>
      </w:r>
      <w:proofErr w:type="spellStart"/>
      <w:r w:rsidRPr="00CF48C2">
        <w:t>SwExecutor</w:t>
      </w:r>
      <w:proofErr w:type="spellEnd"/>
      <w:r w:rsidRPr="00CF48C2">
        <w:t>"</w:t>
      </w:r>
      <w:r w:rsidR="004E527D" w:rsidRPr="006A165A">
        <w:rPr>
          <w:sz w:val="20"/>
          <w:u w:val="single"/>
        </w:rPr>
        <w:t xml:space="preserve"> </w:t>
      </w:r>
    </w:p>
    <w:p w:rsidR="004E527D" w:rsidRDefault="004E527D" w:rsidP="006A165A"/>
    <w:p w:rsidR="004E527D" w:rsidDel="00582BD8" w:rsidRDefault="004E527D" w:rsidP="006A165A">
      <w:pPr>
        <w:rPr>
          <w:del w:id="5639" w:author="jerome draillard" w:date="2015-11-27T16:42:00Z"/>
        </w:rPr>
      </w:pPr>
      <w:del w:id="5640" w:author="jerome draillard" w:date="2015-11-27T16:42:00Z">
        <w:r w:rsidDel="00582BD8">
          <w:delText>La gestion des propriétés se fait par un service.</w:delText>
        </w:r>
      </w:del>
    </w:p>
    <w:p w:rsidR="006A165A" w:rsidDel="00582BD8" w:rsidRDefault="006A165A" w:rsidP="006A165A">
      <w:pPr>
        <w:rPr>
          <w:del w:id="5641" w:author="jerome draillard" w:date="2015-11-27T16:42:00Z"/>
        </w:rPr>
      </w:pPr>
    </w:p>
    <w:p w:rsidR="00B20A71" w:rsidRDefault="004E527D" w:rsidP="006A165A">
      <w:r>
        <w:t>Nous allons ajouter deux propriétés</w:t>
      </w:r>
      <w:r w:rsidR="008E4DB1">
        <w:t xml:space="preserve"> au composant </w:t>
      </w:r>
      <w:del w:id="5642" w:author="ghislain.aine" w:date="2015-11-04T16:55:00Z">
        <w:r w:rsidR="008E4DB1" w:rsidDel="0049323F">
          <w:delText>DemoCoreComponent</w:delText>
        </w:r>
      </w:del>
      <w:proofErr w:type="spellStart"/>
      <w:ins w:id="5643" w:author="ghislain.aine" w:date="2015-11-04T16:55:00Z">
        <w:r w:rsidR="0049323F">
          <w:t>CoreComponent</w:t>
        </w:r>
      </w:ins>
      <w:proofErr w:type="spellEnd"/>
      <w:r w:rsidR="008E4DB1">
        <w:t xml:space="preserve"> : le pas d'incrémentation</w:t>
      </w:r>
      <w:r>
        <w:t xml:space="preserve"> et le délais entre deux incrémentations</w:t>
      </w:r>
      <w:r w:rsidR="00CC00BB">
        <w:t xml:space="preserve"> (en ms).</w:t>
      </w:r>
    </w:p>
    <w:p w:rsidR="004E527D" w:rsidRDefault="004E527D" w:rsidP="006A165A"/>
    <w:p w:rsidR="000B4E3C" w:rsidRDefault="000B4E3C" w:rsidP="00E4115C">
      <w:pPr>
        <w:pStyle w:val="Paragraphedeliste"/>
        <w:numPr>
          <w:ilvl w:val="0"/>
          <w:numId w:val="24"/>
        </w:numPr>
      </w:pPr>
      <w:r>
        <w:t xml:space="preserve">Créer </w:t>
      </w:r>
      <w:ins w:id="5644" w:author="ghislain.aine" w:date="2015-11-03T14:08:00Z">
        <w:r w:rsidR="00353E92">
          <w:t xml:space="preserve">trois </w:t>
        </w:r>
      </w:ins>
      <w:del w:id="5645" w:author="ghislain.aine" w:date="2015-11-03T14:08:00Z">
        <w:r w:rsidDel="00353E92">
          <w:delText xml:space="preserve">les deux </w:delText>
        </w:r>
      </w:del>
      <w:r>
        <w:t>paramètres en variables membres dans "</w:t>
      </w:r>
      <w:proofErr w:type="spellStart"/>
      <w:del w:id="5646" w:author="ghislain.aine" w:date="2015-11-04T16:55:00Z">
        <w:r w:rsidDel="0049323F">
          <w:delText>DemoCoreComponent</w:delText>
        </w:r>
      </w:del>
      <w:ins w:id="5647" w:author="ghislain.aine" w:date="2015-11-04T16:55:00Z">
        <w:r w:rsidR="0049323F">
          <w:t>CoreComponent</w:t>
        </w:r>
      </w:ins>
      <w:proofErr w:type="spellEnd"/>
      <w:r>
        <w:t>"</w:t>
      </w:r>
      <w:r w:rsidR="004E527D">
        <w:t xml:space="preserve"> </w:t>
      </w:r>
      <w:r w:rsidR="006A7141">
        <w:t xml:space="preserve">: </w:t>
      </w:r>
      <w:proofErr w:type="spellStart"/>
      <w:r w:rsidR="006A7141">
        <w:t>_step</w:t>
      </w:r>
      <w:proofErr w:type="spellEnd"/>
      <w:ins w:id="5648" w:author="ghislain.aine" w:date="2015-11-03T14:09:00Z">
        <w:r w:rsidR="00353E92">
          <w:t>,</w:t>
        </w:r>
      </w:ins>
      <w:del w:id="5649" w:author="ghislain.aine" w:date="2015-11-03T14:08:00Z">
        <w:r w:rsidR="006A7141" w:rsidDel="00353E92">
          <w:delText xml:space="preserve"> et</w:delText>
        </w:r>
      </w:del>
      <w:r w:rsidR="006A7141">
        <w:t xml:space="preserve"> </w:t>
      </w:r>
      <w:proofErr w:type="spellStart"/>
      <w:r w:rsidR="006A7141">
        <w:t>_period</w:t>
      </w:r>
      <w:proofErr w:type="spellEnd"/>
      <w:del w:id="5650" w:author="ghislain.aine" w:date="2015-11-03T14:09:00Z">
        <w:r w:rsidR="006A7141" w:rsidDel="00353E92">
          <w:delText>e</w:delText>
        </w:r>
      </w:del>
      <w:r w:rsidR="006A7141">
        <w:t xml:space="preserve"> </w:t>
      </w:r>
      <w:r w:rsidR="004E527D">
        <w:t>(deux entiers)</w:t>
      </w:r>
      <w:ins w:id="5651" w:author="ghislain.aine" w:date="2015-11-03T14:09:00Z">
        <w:r w:rsidR="00353E92">
          <w:t xml:space="preserve"> et </w:t>
        </w:r>
        <w:proofErr w:type="spellStart"/>
        <w:r w:rsidR="00353E92">
          <w:t>_last_time</w:t>
        </w:r>
        <w:proofErr w:type="spellEnd"/>
        <w:r w:rsidR="00353E92">
          <w:t xml:space="preserve"> (un double</w:t>
        </w:r>
      </w:ins>
      <w:ins w:id="5652" w:author="ghislain.aine" w:date="2015-11-03T14:10:00Z">
        <w:r w:rsidR="00353E92">
          <w:t>, initialisé à 0</w:t>
        </w:r>
      </w:ins>
      <w:ins w:id="5653" w:author="ghislain.aine" w:date="2015-11-03T14:09:00Z">
        <w:r w:rsidR="00353E92">
          <w:t>)</w:t>
        </w:r>
      </w:ins>
    </w:p>
    <w:p w:rsidR="000B4E3C" w:rsidRDefault="000B4E3C" w:rsidP="00E4115C">
      <w:pPr>
        <w:pStyle w:val="Paragraphedeliste"/>
        <w:numPr>
          <w:ilvl w:val="0"/>
          <w:numId w:val="24"/>
        </w:numPr>
      </w:pPr>
      <w:r>
        <w:t xml:space="preserve">Créer les accesseurs </w:t>
      </w:r>
      <w:r w:rsidR="004E527D">
        <w:t>(</w:t>
      </w:r>
      <w:proofErr w:type="spellStart"/>
      <w:r w:rsidR="004E527D">
        <w:t>get</w:t>
      </w:r>
      <w:proofErr w:type="spellEnd"/>
      <w:r w:rsidR="004E527D">
        <w:t xml:space="preserve">) </w:t>
      </w:r>
      <w:r>
        <w:t>et mutateurs</w:t>
      </w:r>
      <w:r w:rsidR="004E527D">
        <w:t xml:space="preserve"> (set)</w:t>
      </w:r>
      <w:r>
        <w:t xml:space="preserve"> correspondants</w:t>
      </w:r>
      <w:ins w:id="5654" w:author="ghislain.aine" w:date="2015-11-03T14:09:00Z">
        <w:r w:rsidR="00353E92">
          <w:t xml:space="preserve"> pour </w:t>
        </w:r>
        <w:proofErr w:type="spellStart"/>
        <w:r w:rsidR="00353E92">
          <w:t>_step</w:t>
        </w:r>
        <w:proofErr w:type="spellEnd"/>
        <w:r w:rsidR="00353E92">
          <w:t xml:space="preserve"> et </w:t>
        </w:r>
        <w:proofErr w:type="spellStart"/>
        <w:r w:rsidR="00353E92">
          <w:t>_period</w:t>
        </w:r>
      </w:ins>
      <w:proofErr w:type="spellEnd"/>
    </w:p>
    <w:p w:rsidR="006A7141" w:rsidRPr="00353E92" w:rsidRDefault="006A7141" w:rsidP="00E4115C">
      <w:pPr>
        <w:pStyle w:val="Paragraphedeliste"/>
        <w:numPr>
          <w:ilvl w:val="0"/>
          <w:numId w:val="24"/>
        </w:numPr>
        <w:rPr>
          <w:ins w:id="5655" w:author="ghislain.aine" w:date="2015-11-03T14:08:00Z"/>
          <w:rFonts w:ascii="Courier New" w:hAnsi="Courier New" w:cs="Courier New"/>
          <w:noProof/>
          <w:sz w:val="20"/>
          <w:szCs w:val="20"/>
          <w:rPrChange w:id="5656" w:author="ghislain.aine" w:date="2015-11-03T14:08:00Z">
            <w:rPr>
              <w:ins w:id="5657" w:author="ghislain.aine" w:date="2015-11-03T14:08:00Z"/>
            </w:rPr>
          </w:rPrChange>
        </w:rPr>
      </w:pPr>
      <w:r>
        <w:t>Utiliser la période dans la fonction de modification de la valeur</w:t>
      </w:r>
    </w:p>
    <w:p w:rsidR="00A43A6B" w:rsidRDefault="004D7EE5">
      <w:pPr>
        <w:rPr>
          <w:ins w:id="5658" w:author="ghislain.aine" w:date="2015-11-03T14:08:00Z"/>
          <w:rFonts w:ascii="Courier New" w:hAnsi="Courier New" w:cs="Courier New"/>
          <w:noProof/>
          <w:sz w:val="20"/>
          <w:szCs w:val="20"/>
        </w:rPr>
        <w:pPrChange w:id="5659" w:author="ghislain.aine" w:date="2015-11-03T14:08:00Z">
          <w:pPr>
            <w:pStyle w:val="Paragraphedeliste"/>
            <w:numPr>
              <w:numId w:val="24"/>
            </w:numPr>
            <w:ind w:hanging="360"/>
          </w:pPr>
        </w:pPrChange>
      </w:pPr>
      <w:ins w:id="5660" w:author="ghislain.aine" w:date="2015-11-03T14:08:00Z">
        <w:r w:rsidR="00A43A6B" w:rsidRPr="004D7EE5">
          <w:pict>
            <v:shape id="_x0000_s111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3;mso-fit-shape-to-text:t">
                <w:txbxContent>
                  <w:p w:rsidR="00AC30F5" w:rsidRPr="00353E92" w:rsidRDefault="00AC30F5" w:rsidP="00353E92">
                    <w:pPr>
                      <w:autoSpaceDE w:val="0"/>
                      <w:autoSpaceDN w:val="0"/>
                      <w:adjustRightInd w:val="0"/>
                      <w:jc w:val="left"/>
                      <w:rPr>
                        <w:ins w:id="5661" w:author="ghislain.aine" w:date="2015-11-03T14:09:00Z"/>
                        <w:rFonts w:ascii="Consolas" w:hAnsi="Consolas" w:cs="Consolas"/>
                        <w:color w:val="000000"/>
                        <w:sz w:val="19"/>
                        <w:szCs w:val="19"/>
                        <w:highlight w:val="white"/>
                        <w:lang w:val="en-US"/>
                        <w:rPrChange w:id="5662" w:author="ghislain.aine" w:date="2015-11-03T14:09:00Z">
                          <w:rPr>
                            <w:ins w:id="5663" w:author="ghislain.aine" w:date="2015-11-03T14:09:00Z"/>
                            <w:rFonts w:ascii="Consolas" w:hAnsi="Consolas" w:cs="Consolas"/>
                            <w:color w:val="000000"/>
                            <w:sz w:val="19"/>
                            <w:szCs w:val="19"/>
                            <w:highlight w:val="white"/>
                          </w:rPr>
                        </w:rPrChange>
                      </w:rPr>
                    </w:pPr>
                    <w:ins w:id="5664" w:author="ghislain.aine" w:date="2015-11-03T14:09:00Z">
                      <w:r w:rsidRPr="004D7EE5">
                        <w:rPr>
                          <w:rFonts w:ascii="Consolas" w:hAnsi="Consolas" w:cs="Consolas"/>
                          <w:color w:val="0000FF"/>
                          <w:sz w:val="19"/>
                          <w:szCs w:val="19"/>
                          <w:highlight w:val="white"/>
                          <w:lang w:val="en-US"/>
                          <w:rPrChange w:id="5665" w:author="ghislain.aine" w:date="2015-11-03T14:09: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5666" w:author="ghislain.aine" w:date="2015-11-03T14:09: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5667" w:author="ghislain.aine" w:date="2015-11-03T14:09:00Z">
                            <w:rPr>
                              <w:rFonts w:ascii="Consolas" w:hAnsi="Consolas" w:cs="Consolas"/>
                              <w:color w:val="000080"/>
                              <w:sz w:val="19"/>
                              <w:szCs w:val="19"/>
                              <w:highlight w:val="white"/>
                            </w:rPr>
                          </w:rPrChange>
                        </w:rPr>
                        <w:t>current_time</w:t>
                      </w:r>
                      <w:proofErr w:type="spellEnd"/>
                      <w:r w:rsidRPr="004D7EE5">
                        <w:rPr>
                          <w:rFonts w:ascii="Consolas" w:hAnsi="Consolas" w:cs="Consolas"/>
                          <w:color w:val="000000"/>
                          <w:sz w:val="19"/>
                          <w:szCs w:val="19"/>
                          <w:highlight w:val="white"/>
                          <w:lang w:val="en-US"/>
                          <w:rPrChange w:id="5668" w:author="ghislain.aine" w:date="2015-11-03T14:09: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5669" w:author="ghislain.aine" w:date="2015-11-03T14:09: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670" w:author="ghislain.aine" w:date="2015-11-03T14:09:00Z">
                            <w:rPr>
                              <w:rFonts w:ascii="Consolas" w:hAnsi="Consolas" w:cs="Consolas"/>
                              <w:color w:val="000080"/>
                              <w:sz w:val="19"/>
                              <w:szCs w:val="19"/>
                              <w:highlight w:val="white"/>
                            </w:rPr>
                          </w:rPrChange>
                        </w:rPr>
                        <w:t>last_time</w:t>
                      </w:r>
                      <w:proofErr w:type="spellEnd"/>
                      <w:r w:rsidRPr="004D7EE5">
                        <w:rPr>
                          <w:rFonts w:ascii="Consolas" w:hAnsi="Consolas" w:cs="Consolas"/>
                          <w:color w:val="000000"/>
                          <w:sz w:val="19"/>
                          <w:szCs w:val="19"/>
                          <w:highlight w:val="white"/>
                          <w:lang w:val="en-US"/>
                          <w:rPrChange w:id="5671" w:author="ghislain.aine" w:date="2015-11-03T14:09:00Z">
                            <w:rPr>
                              <w:rFonts w:ascii="Consolas" w:hAnsi="Consolas" w:cs="Consolas"/>
                              <w:color w:val="000000"/>
                              <w:sz w:val="19"/>
                              <w:szCs w:val="19"/>
                              <w:highlight w:val="white"/>
                            </w:rPr>
                          </w:rPrChange>
                        </w:rPr>
                        <w:t>) &gt; (</w:t>
                      </w:r>
                      <w:r w:rsidRPr="004D7EE5">
                        <w:rPr>
                          <w:rFonts w:ascii="Consolas" w:hAnsi="Consolas" w:cs="Consolas"/>
                          <w:color w:val="000080"/>
                          <w:sz w:val="19"/>
                          <w:szCs w:val="19"/>
                          <w:highlight w:val="white"/>
                          <w:lang w:val="en-US"/>
                          <w:rPrChange w:id="5672" w:author="ghislain.aine" w:date="2015-11-03T14:09:00Z">
                            <w:rPr>
                              <w:rFonts w:ascii="Consolas" w:hAnsi="Consolas" w:cs="Consolas"/>
                              <w:color w:val="000080"/>
                              <w:sz w:val="19"/>
                              <w:szCs w:val="19"/>
                              <w:highlight w:val="white"/>
                            </w:rPr>
                          </w:rPrChange>
                        </w:rPr>
                        <w:t>_period</w:t>
                      </w:r>
                      <w:r w:rsidRPr="004D7EE5">
                        <w:rPr>
                          <w:rFonts w:ascii="Consolas" w:hAnsi="Consolas" w:cs="Consolas"/>
                          <w:color w:val="000000"/>
                          <w:sz w:val="19"/>
                          <w:szCs w:val="19"/>
                          <w:highlight w:val="white"/>
                          <w:lang w:val="en-US"/>
                          <w:rPrChange w:id="5673" w:author="ghislain.aine" w:date="2015-11-03T14:09:00Z">
                            <w:rPr>
                              <w:rFonts w:ascii="Consolas" w:hAnsi="Consolas" w:cs="Consolas"/>
                              <w:color w:val="000000"/>
                              <w:sz w:val="19"/>
                              <w:szCs w:val="19"/>
                              <w:highlight w:val="white"/>
                            </w:rPr>
                          </w:rPrChange>
                        </w:rPr>
                        <w:t xml:space="preserve"> / 1000.0)) {</w:t>
                      </w:r>
                    </w:ins>
                  </w:p>
                  <w:p w:rsidR="00AC30F5" w:rsidRPr="00353E92" w:rsidRDefault="00AC30F5" w:rsidP="00353E92">
                    <w:pPr>
                      <w:autoSpaceDE w:val="0"/>
                      <w:autoSpaceDN w:val="0"/>
                      <w:adjustRightInd w:val="0"/>
                      <w:jc w:val="left"/>
                      <w:rPr>
                        <w:ins w:id="5674" w:author="ghislain.aine" w:date="2015-11-03T14:09:00Z"/>
                        <w:rFonts w:ascii="Consolas" w:hAnsi="Consolas" w:cs="Consolas"/>
                        <w:color w:val="000000"/>
                        <w:sz w:val="19"/>
                        <w:szCs w:val="19"/>
                        <w:highlight w:val="white"/>
                        <w:lang w:val="en-US"/>
                        <w:rPrChange w:id="5675" w:author="ghislain.aine" w:date="2015-11-03T14:09:00Z">
                          <w:rPr>
                            <w:ins w:id="5676" w:author="ghislain.aine" w:date="2015-11-03T14:09:00Z"/>
                            <w:rFonts w:ascii="Consolas" w:hAnsi="Consolas" w:cs="Consolas"/>
                            <w:color w:val="000000"/>
                            <w:sz w:val="19"/>
                            <w:szCs w:val="19"/>
                            <w:highlight w:val="white"/>
                          </w:rPr>
                        </w:rPrChange>
                      </w:rPr>
                    </w:pPr>
                    <w:ins w:id="5677" w:author="ghislain.aine" w:date="2015-11-03T14:09:00Z">
                      <w:r>
                        <w:rPr>
                          <w:rFonts w:ascii="Consolas" w:hAnsi="Consolas" w:cs="Consolas"/>
                          <w:color w:val="000000"/>
                          <w:sz w:val="19"/>
                          <w:szCs w:val="19"/>
                          <w:highlight w:val="white"/>
                          <w:lang w:val="en-US"/>
                        </w:rPr>
                        <w:tab/>
                      </w:r>
                      <w:r w:rsidRPr="004D7EE5">
                        <w:rPr>
                          <w:rFonts w:ascii="Consolas" w:hAnsi="Consolas" w:cs="Consolas"/>
                          <w:color w:val="000080"/>
                          <w:sz w:val="19"/>
                          <w:szCs w:val="19"/>
                          <w:highlight w:val="white"/>
                          <w:lang w:val="en-US"/>
                          <w:rPrChange w:id="5678" w:author="ghislain.aine" w:date="2015-11-03T14:09:00Z">
                            <w:rPr>
                              <w:rFonts w:ascii="Consolas" w:hAnsi="Consolas" w:cs="Consolas"/>
                              <w:color w:val="000080"/>
                              <w:sz w:val="19"/>
                              <w:szCs w:val="19"/>
                              <w:highlight w:val="white"/>
                            </w:rPr>
                          </w:rPrChange>
                        </w:rPr>
                        <w:t>_value</w:t>
                      </w:r>
                      <w:r w:rsidRPr="004D7EE5">
                        <w:rPr>
                          <w:rFonts w:ascii="Consolas" w:hAnsi="Consolas" w:cs="Consolas"/>
                          <w:color w:val="000000"/>
                          <w:sz w:val="19"/>
                          <w:szCs w:val="19"/>
                          <w:highlight w:val="white"/>
                          <w:lang w:val="en-US"/>
                          <w:rPrChange w:id="5679" w:author="ghislain.aine" w:date="2015-11-03T14:09: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5680" w:author="ghislain.aine" w:date="2015-11-03T14:09:00Z">
                            <w:rPr>
                              <w:rFonts w:ascii="Consolas" w:hAnsi="Consolas" w:cs="Consolas"/>
                              <w:color w:val="000080"/>
                              <w:sz w:val="19"/>
                              <w:szCs w:val="19"/>
                              <w:highlight w:val="white"/>
                            </w:rPr>
                          </w:rPrChange>
                        </w:rPr>
                        <w:t>_step</w:t>
                      </w:r>
                      <w:r w:rsidRPr="004D7EE5">
                        <w:rPr>
                          <w:rFonts w:ascii="Consolas" w:hAnsi="Consolas" w:cs="Consolas"/>
                          <w:color w:val="000000"/>
                          <w:sz w:val="19"/>
                          <w:szCs w:val="19"/>
                          <w:highlight w:val="white"/>
                          <w:lang w:val="en-US"/>
                          <w:rPrChange w:id="5681" w:author="ghislain.aine" w:date="2015-11-03T14:09:00Z">
                            <w:rPr>
                              <w:rFonts w:ascii="Consolas" w:hAnsi="Consolas" w:cs="Consolas"/>
                              <w:color w:val="000000"/>
                              <w:sz w:val="19"/>
                              <w:szCs w:val="19"/>
                              <w:highlight w:val="white"/>
                            </w:rPr>
                          </w:rPrChange>
                        </w:rPr>
                        <w:t>;</w:t>
                      </w:r>
                    </w:ins>
                  </w:p>
                  <w:p w:rsidR="00AC30F5" w:rsidRPr="00353E92" w:rsidRDefault="00AC30F5" w:rsidP="00353E92">
                    <w:pPr>
                      <w:autoSpaceDE w:val="0"/>
                      <w:autoSpaceDN w:val="0"/>
                      <w:adjustRightInd w:val="0"/>
                      <w:jc w:val="left"/>
                      <w:rPr>
                        <w:ins w:id="5682" w:author="ghislain.aine" w:date="2015-11-03T14:09:00Z"/>
                        <w:rFonts w:ascii="Consolas" w:hAnsi="Consolas" w:cs="Consolas"/>
                        <w:color w:val="000000"/>
                        <w:sz w:val="19"/>
                        <w:szCs w:val="19"/>
                        <w:highlight w:val="white"/>
                        <w:lang w:val="en-US"/>
                        <w:rPrChange w:id="5683" w:author="ghislain.aine" w:date="2015-11-03T14:09:00Z">
                          <w:rPr>
                            <w:ins w:id="5684" w:author="ghislain.aine" w:date="2015-11-03T14:09:00Z"/>
                            <w:rFonts w:ascii="Consolas" w:hAnsi="Consolas" w:cs="Consolas"/>
                            <w:color w:val="000000"/>
                            <w:sz w:val="19"/>
                            <w:szCs w:val="19"/>
                            <w:highlight w:val="white"/>
                          </w:rPr>
                        </w:rPrChange>
                      </w:rPr>
                    </w:pPr>
                    <w:ins w:id="5685" w:author="ghislain.aine" w:date="2015-11-03T14:09:00Z">
                      <w:r>
                        <w:rPr>
                          <w:rFonts w:ascii="Consolas" w:hAnsi="Consolas" w:cs="Consolas"/>
                          <w:color w:val="000000"/>
                          <w:sz w:val="19"/>
                          <w:szCs w:val="19"/>
                          <w:highlight w:val="white"/>
                          <w:lang w:val="en-US"/>
                        </w:rPr>
                        <w:tab/>
                      </w:r>
                      <w:proofErr w:type="spellStart"/>
                      <w:r w:rsidRPr="004D7EE5">
                        <w:rPr>
                          <w:rFonts w:ascii="Consolas" w:hAnsi="Consolas" w:cs="Consolas"/>
                          <w:color w:val="880000"/>
                          <w:sz w:val="19"/>
                          <w:szCs w:val="19"/>
                          <w:highlight w:val="white"/>
                          <w:lang w:val="en-US"/>
                          <w:rPrChange w:id="5686" w:author="ghislain.aine" w:date="2015-11-03T14:09:00Z">
                            <w:rPr>
                              <w:rFonts w:ascii="Consolas" w:hAnsi="Consolas" w:cs="Consolas"/>
                              <w:color w:val="880000"/>
                              <w:sz w:val="19"/>
                              <w:szCs w:val="19"/>
                              <w:highlight w:val="white"/>
                            </w:rPr>
                          </w:rPrChange>
                        </w:rPr>
                        <w:t>notifyValueChanged</w:t>
                      </w:r>
                      <w:proofErr w:type="spellEnd"/>
                      <w:r w:rsidRPr="004D7EE5">
                        <w:rPr>
                          <w:rFonts w:ascii="Consolas" w:hAnsi="Consolas" w:cs="Consolas"/>
                          <w:color w:val="000000"/>
                          <w:sz w:val="19"/>
                          <w:szCs w:val="19"/>
                          <w:highlight w:val="white"/>
                          <w:lang w:val="en-US"/>
                          <w:rPrChange w:id="5687" w:author="ghislain.aine" w:date="2015-11-03T14:09:00Z">
                            <w:rPr>
                              <w:rFonts w:ascii="Consolas" w:hAnsi="Consolas" w:cs="Consolas"/>
                              <w:color w:val="000000"/>
                              <w:sz w:val="19"/>
                              <w:szCs w:val="19"/>
                              <w:highlight w:val="white"/>
                            </w:rPr>
                          </w:rPrChange>
                        </w:rPr>
                        <w:t>();</w:t>
                      </w:r>
                    </w:ins>
                  </w:p>
                  <w:p w:rsidR="00AC30F5" w:rsidRPr="00353E92" w:rsidRDefault="00AC30F5" w:rsidP="00353E92">
                    <w:pPr>
                      <w:autoSpaceDE w:val="0"/>
                      <w:autoSpaceDN w:val="0"/>
                      <w:adjustRightInd w:val="0"/>
                      <w:jc w:val="left"/>
                      <w:rPr>
                        <w:ins w:id="5688" w:author="ghislain.aine" w:date="2015-11-03T14:09:00Z"/>
                        <w:rFonts w:ascii="Consolas" w:hAnsi="Consolas" w:cs="Consolas"/>
                        <w:color w:val="000000"/>
                        <w:sz w:val="19"/>
                        <w:szCs w:val="19"/>
                        <w:highlight w:val="white"/>
                        <w:lang w:val="en-US"/>
                        <w:rPrChange w:id="5689" w:author="ghislain.aine" w:date="2015-11-03T14:09:00Z">
                          <w:rPr>
                            <w:ins w:id="5690" w:author="ghislain.aine" w:date="2015-11-03T14:09:00Z"/>
                            <w:rFonts w:ascii="Consolas" w:hAnsi="Consolas" w:cs="Consolas"/>
                            <w:color w:val="000000"/>
                            <w:sz w:val="19"/>
                            <w:szCs w:val="19"/>
                            <w:highlight w:val="white"/>
                          </w:rPr>
                        </w:rPrChange>
                      </w:rPr>
                    </w:pPr>
                    <w:ins w:id="5691" w:author="ghislain.aine" w:date="2015-11-03T14:09:00Z">
                      <w:r>
                        <w:rPr>
                          <w:rFonts w:ascii="Consolas" w:hAnsi="Consolas" w:cs="Consolas"/>
                          <w:color w:val="000000"/>
                          <w:sz w:val="19"/>
                          <w:szCs w:val="19"/>
                          <w:highlight w:val="white"/>
                          <w:lang w:val="en-US"/>
                        </w:rPr>
                        <w:tab/>
                      </w:r>
                      <w:r w:rsidRPr="004D7EE5">
                        <w:rPr>
                          <w:rFonts w:ascii="Consolas" w:hAnsi="Consolas" w:cs="Consolas"/>
                          <w:color w:val="000080"/>
                          <w:sz w:val="19"/>
                          <w:szCs w:val="19"/>
                          <w:highlight w:val="white"/>
                          <w:lang w:val="en-US"/>
                          <w:rPrChange w:id="5692" w:author="ghislain.aine" w:date="2015-11-03T14:09: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5693" w:author="ghislain.aine" w:date="2015-11-03T14:09:00Z">
                            <w:rPr>
                              <w:rFonts w:ascii="Consolas" w:hAnsi="Consolas" w:cs="Consolas"/>
                              <w:color w:val="000080"/>
                              <w:sz w:val="19"/>
                              <w:szCs w:val="19"/>
                              <w:highlight w:val="white"/>
                            </w:rPr>
                          </w:rPrChange>
                        </w:rPr>
                        <w:t>last_time</w:t>
                      </w:r>
                      <w:proofErr w:type="spellEnd"/>
                      <w:r w:rsidRPr="004D7EE5">
                        <w:rPr>
                          <w:rFonts w:ascii="Consolas" w:hAnsi="Consolas" w:cs="Consolas"/>
                          <w:color w:val="000000"/>
                          <w:sz w:val="19"/>
                          <w:szCs w:val="19"/>
                          <w:highlight w:val="white"/>
                          <w:lang w:val="en-US"/>
                          <w:rPrChange w:id="5694" w:author="ghislain.aine" w:date="2015-11-03T14:09: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5695" w:author="ghislain.aine" w:date="2015-11-03T14:09:00Z">
                            <w:rPr>
                              <w:rFonts w:ascii="Consolas" w:hAnsi="Consolas" w:cs="Consolas"/>
                              <w:color w:val="000080"/>
                              <w:sz w:val="19"/>
                              <w:szCs w:val="19"/>
                              <w:highlight w:val="white"/>
                            </w:rPr>
                          </w:rPrChange>
                        </w:rPr>
                        <w:t>current_time</w:t>
                      </w:r>
                      <w:proofErr w:type="spellEnd"/>
                      <w:r w:rsidRPr="004D7EE5">
                        <w:rPr>
                          <w:rFonts w:ascii="Consolas" w:hAnsi="Consolas" w:cs="Consolas"/>
                          <w:color w:val="000000"/>
                          <w:sz w:val="19"/>
                          <w:szCs w:val="19"/>
                          <w:highlight w:val="white"/>
                          <w:lang w:val="en-US"/>
                          <w:rPrChange w:id="5696" w:author="ghislain.aine" w:date="2015-11-03T14:09:00Z">
                            <w:rPr>
                              <w:rFonts w:ascii="Consolas" w:hAnsi="Consolas" w:cs="Consolas"/>
                              <w:color w:val="000000"/>
                              <w:sz w:val="19"/>
                              <w:szCs w:val="19"/>
                              <w:highlight w:val="white"/>
                            </w:rPr>
                          </w:rPrChange>
                        </w:rPr>
                        <w:t>;</w:t>
                      </w:r>
                    </w:ins>
                  </w:p>
                  <w:p w:rsidR="00AC30F5" w:rsidRPr="00E71FE0" w:rsidRDefault="00AC30F5" w:rsidP="00353E92">
                    <w:pPr>
                      <w:rPr>
                        <w:lang w:val="en-US"/>
                      </w:rPr>
                    </w:pPr>
                    <w:ins w:id="5697" w:author="ghislain.aine" w:date="2015-11-03T14:09:00Z">
                      <w:r>
                        <w:rPr>
                          <w:rFonts w:ascii="Consolas" w:hAnsi="Consolas" w:cs="Consolas"/>
                          <w:color w:val="000000"/>
                          <w:sz w:val="19"/>
                          <w:szCs w:val="19"/>
                          <w:highlight w:val="white"/>
                        </w:rPr>
                        <w:t>}</w:t>
                      </w:r>
                    </w:ins>
                    <w:del w:id="5698" w:author="ghislain.aine" w:date="2015-11-03T14:09:00Z">
                      <w:r w:rsidDel="00353E92">
                        <w:rPr>
                          <w:rFonts w:ascii="Consolas" w:hAnsi="Consolas" w:cs="Consolas"/>
                          <w:color w:val="880000"/>
                          <w:sz w:val="19"/>
                          <w:szCs w:val="19"/>
                          <w:highlight w:val="white"/>
                        </w:rPr>
                        <w:delText>createPropertiesForQObject</w:delText>
                      </w:r>
                      <w:r w:rsidDel="00353E92">
                        <w:rPr>
                          <w:rFonts w:ascii="Consolas" w:hAnsi="Consolas" w:cs="Consolas"/>
                          <w:color w:val="000000"/>
                          <w:sz w:val="19"/>
                          <w:szCs w:val="19"/>
                          <w:highlight w:val="white"/>
                        </w:rPr>
                        <w:delText>(&amp;(</w:delText>
                      </w:r>
                      <w:r w:rsidDel="00353E92">
                        <w:rPr>
                          <w:rFonts w:ascii="Consolas" w:hAnsi="Consolas" w:cs="Consolas"/>
                          <w:color w:val="000080"/>
                          <w:sz w:val="19"/>
                          <w:szCs w:val="19"/>
                          <w:highlight w:val="white"/>
                        </w:rPr>
                        <w:delText>_demoUI</w:delText>
                      </w:r>
                      <w:r w:rsidDel="00353E92">
                        <w:rPr>
                          <w:rFonts w:ascii="Consolas" w:hAnsi="Consolas" w:cs="Consolas"/>
                          <w:color w:val="000000"/>
                          <w:sz w:val="19"/>
                          <w:szCs w:val="19"/>
                          <w:highlight w:val="white"/>
                        </w:rPr>
                        <w:delText>-&gt;</w:delText>
                      </w:r>
                      <w:r w:rsidDel="00353E92">
                        <w:rPr>
                          <w:rFonts w:ascii="Consolas" w:hAnsi="Consolas" w:cs="Consolas"/>
                          <w:color w:val="880000"/>
                          <w:sz w:val="19"/>
                          <w:szCs w:val="19"/>
                          <w:highlight w:val="white"/>
                        </w:rPr>
                        <w:delText>GetWidget</w:delText>
                      </w:r>
                      <w:r w:rsidDel="00353E92">
                        <w:rPr>
                          <w:rFonts w:ascii="Consolas" w:hAnsi="Consolas" w:cs="Consolas"/>
                          <w:color w:val="000000"/>
                          <w:sz w:val="19"/>
                          <w:szCs w:val="19"/>
                          <w:highlight w:val="white"/>
                        </w:rPr>
                        <w:delText>()));</w:delText>
                      </w:r>
                    </w:del>
                  </w:p>
                </w:txbxContent>
              </v:textbox>
              <w10:wrap type="none"/>
              <w10:anchorlock/>
            </v:shape>
          </w:pict>
        </w:r>
      </w:ins>
    </w:p>
    <w:p w:rsidR="00A43A6B" w:rsidRDefault="00A43A6B">
      <w:pPr>
        <w:rPr>
          <w:rFonts w:ascii="Courier New" w:hAnsi="Courier New" w:cs="Courier New"/>
          <w:noProof/>
          <w:sz w:val="20"/>
          <w:szCs w:val="20"/>
          <w:rPrChange w:id="5699" w:author="ghislain.aine" w:date="2015-11-03T14:08:00Z">
            <w:rPr>
              <w:noProof/>
            </w:rPr>
          </w:rPrChange>
        </w:rPr>
        <w:pPrChange w:id="5700" w:author="ghislain.aine" w:date="2015-11-03T14:08:00Z">
          <w:pPr>
            <w:pStyle w:val="Paragraphedeliste"/>
            <w:numPr>
              <w:numId w:val="24"/>
            </w:numPr>
            <w:ind w:hanging="360"/>
          </w:pPr>
        </w:pPrChange>
      </w:pPr>
    </w:p>
    <w:p w:rsidR="006A7141" w:rsidDel="00353E92" w:rsidRDefault="006A7141" w:rsidP="005C2013">
      <w:pPr>
        <w:pStyle w:val="Code"/>
        <w:rPr>
          <w:del w:id="5701" w:author="ghislain.aine" w:date="2015-11-03T14:10:00Z"/>
          <w:noProof/>
          <w:lang w:val="en-US"/>
        </w:rPr>
      </w:pPr>
      <w:del w:id="5702" w:author="ghislain.aine" w:date="2015-11-03T14:10:00Z">
        <w:r w:rsidRPr="006A7141" w:rsidDel="00353E92">
          <w:rPr>
            <w:noProof/>
            <w:color w:val="0000FF"/>
            <w:lang w:val="en-US"/>
          </w:rPr>
          <w:delText>static</w:delText>
        </w:r>
        <w:r w:rsidRPr="006A7141" w:rsidDel="00353E92">
          <w:rPr>
            <w:noProof/>
            <w:lang w:val="en-US"/>
          </w:rPr>
          <w:delText xml:space="preserve"> </w:delText>
        </w:r>
        <w:r w:rsidRPr="006A7141" w:rsidDel="00353E92">
          <w:rPr>
            <w:noProof/>
            <w:color w:val="0000FF"/>
            <w:lang w:val="en-US"/>
          </w:rPr>
          <w:delText>double</w:delText>
        </w:r>
        <w:r w:rsidRPr="006A7141" w:rsidDel="00353E92">
          <w:rPr>
            <w:noProof/>
            <w:lang w:val="en-US"/>
          </w:rPr>
          <w:delText xml:space="preserve"> lastTime = 0;</w:delText>
        </w:r>
      </w:del>
    </w:p>
    <w:p w:rsidR="006A7141" w:rsidDel="00353E92" w:rsidRDefault="006A7141" w:rsidP="005C2013">
      <w:pPr>
        <w:pStyle w:val="Code"/>
        <w:rPr>
          <w:del w:id="5703" w:author="ghislain.aine" w:date="2015-11-03T14:10:00Z"/>
          <w:noProof/>
          <w:lang w:val="en-US"/>
        </w:rPr>
      </w:pPr>
      <w:del w:id="5704" w:author="ghislain.aine" w:date="2015-11-03T14:10:00Z">
        <w:r w:rsidRPr="006A7141" w:rsidDel="00353E92">
          <w:rPr>
            <w:noProof/>
            <w:color w:val="0000FF"/>
            <w:lang w:val="en-US"/>
          </w:rPr>
          <w:delText>if</w:delText>
        </w:r>
        <w:r w:rsidRPr="006A7141" w:rsidDel="00353E92">
          <w:rPr>
            <w:noProof/>
            <w:lang w:val="en-US"/>
          </w:rPr>
          <w:delText xml:space="preserve"> ((current_time - lastTime) &gt; </w:delText>
        </w:r>
        <w:r w:rsidRPr="006A7141" w:rsidDel="00353E92">
          <w:rPr>
            <w:noProof/>
            <w:color w:val="0000FF"/>
            <w:lang w:val="en-US"/>
          </w:rPr>
          <w:delText>double</w:delText>
        </w:r>
        <w:r w:rsidDel="00353E92">
          <w:rPr>
            <w:noProof/>
            <w:lang w:val="en-US"/>
          </w:rPr>
          <w:delText>(_periode/1000.0))</w:delText>
        </w:r>
        <w:r w:rsidR="005C2013" w:rsidDel="00353E92">
          <w:rPr>
            <w:noProof/>
            <w:lang w:val="en-US"/>
          </w:rPr>
          <w:delText xml:space="preserve"> </w:delText>
        </w:r>
        <w:r w:rsidRPr="006A7141" w:rsidDel="00353E92">
          <w:rPr>
            <w:noProof/>
            <w:lang w:val="en-US"/>
          </w:rPr>
          <w:delText>{</w:delText>
        </w:r>
      </w:del>
    </w:p>
    <w:p w:rsidR="006A7141" w:rsidDel="00353E92" w:rsidRDefault="006A7141" w:rsidP="005C2013">
      <w:pPr>
        <w:pStyle w:val="Code"/>
        <w:rPr>
          <w:del w:id="5705" w:author="ghislain.aine" w:date="2015-11-03T14:10:00Z"/>
          <w:noProof/>
          <w:lang w:val="en-US"/>
        </w:rPr>
      </w:pPr>
      <w:del w:id="5706" w:author="ghislain.aine" w:date="2015-11-03T14:10:00Z">
        <w:r w:rsidDel="00353E92">
          <w:rPr>
            <w:noProof/>
            <w:lang w:val="en-US"/>
          </w:rPr>
          <w:tab/>
          <w:delText>_value += _step;</w:delText>
        </w:r>
      </w:del>
    </w:p>
    <w:p w:rsidR="006A7141" w:rsidDel="00353E92" w:rsidRDefault="005C2013" w:rsidP="005C2013">
      <w:pPr>
        <w:pStyle w:val="Code"/>
        <w:rPr>
          <w:del w:id="5707" w:author="ghislain.aine" w:date="2015-11-03T14:10:00Z"/>
          <w:noProof/>
          <w:lang w:val="en-US"/>
        </w:rPr>
      </w:pPr>
      <w:del w:id="5708" w:author="ghislain.aine" w:date="2015-11-03T14:10:00Z">
        <w:r w:rsidDel="00353E92">
          <w:rPr>
            <w:noProof/>
            <w:lang w:val="en-US"/>
          </w:rPr>
          <w:tab/>
        </w:r>
        <w:r w:rsidR="006A7141" w:rsidRPr="006A7141" w:rsidDel="00353E92">
          <w:rPr>
            <w:noProof/>
            <w:lang w:val="en-US"/>
          </w:rPr>
          <w:delText>notifyValueChanged(</w:delText>
        </w:r>
        <w:r w:rsidR="006A7141" w:rsidDel="00353E92">
          <w:rPr>
            <w:noProof/>
            <w:lang w:val="en-US"/>
          </w:rPr>
          <w:delText>_value</w:delText>
        </w:r>
        <w:r w:rsidR="006A7141" w:rsidRPr="006A7141" w:rsidDel="00353E92">
          <w:rPr>
            <w:noProof/>
            <w:lang w:val="en-US"/>
          </w:rPr>
          <w:delText>);</w:delText>
        </w:r>
      </w:del>
    </w:p>
    <w:p w:rsidR="006A7141" w:rsidRPr="006A7141" w:rsidDel="00353E92" w:rsidRDefault="005C2013" w:rsidP="005C2013">
      <w:pPr>
        <w:pStyle w:val="Code"/>
        <w:rPr>
          <w:del w:id="5709" w:author="ghislain.aine" w:date="2015-11-03T14:10:00Z"/>
          <w:noProof/>
          <w:lang w:val="en-US"/>
        </w:rPr>
      </w:pPr>
      <w:del w:id="5710" w:author="ghislain.aine" w:date="2015-11-03T14:10:00Z">
        <w:r w:rsidDel="00353E92">
          <w:rPr>
            <w:noProof/>
            <w:lang w:val="en-US"/>
          </w:rPr>
          <w:tab/>
        </w:r>
        <w:r w:rsidR="006A7141" w:rsidRPr="006A7141" w:rsidDel="00353E92">
          <w:rPr>
            <w:noProof/>
            <w:lang w:val="en-US"/>
          </w:rPr>
          <w:delText>lastTime = current_time;</w:delText>
        </w:r>
      </w:del>
    </w:p>
    <w:p w:rsidR="006A7141" w:rsidDel="00353E92" w:rsidRDefault="006A7141" w:rsidP="005C2013">
      <w:pPr>
        <w:pStyle w:val="Code"/>
        <w:rPr>
          <w:del w:id="5711" w:author="ghislain.aine" w:date="2015-11-03T14:10:00Z"/>
        </w:rPr>
      </w:pPr>
      <w:del w:id="5712" w:author="ghislain.aine" w:date="2015-11-03T14:10:00Z">
        <w:r w:rsidDel="00353E92">
          <w:rPr>
            <w:noProof/>
          </w:rPr>
          <w:delText>}</w:delText>
        </w:r>
      </w:del>
    </w:p>
    <w:p w:rsidR="004E527D" w:rsidRPr="00353E92" w:rsidRDefault="000B4E3C" w:rsidP="00E4115C">
      <w:pPr>
        <w:pStyle w:val="Paragraphedeliste"/>
        <w:numPr>
          <w:ilvl w:val="0"/>
          <w:numId w:val="25"/>
        </w:numPr>
        <w:rPr>
          <w:ins w:id="5713" w:author="ghislain.aine" w:date="2015-11-03T14:10:00Z"/>
          <w:rFonts w:ascii="Courier New" w:hAnsi="Courier New" w:cs="Courier New"/>
          <w:noProof/>
          <w:sz w:val="20"/>
          <w:szCs w:val="20"/>
          <w:rPrChange w:id="5714" w:author="ghislain.aine" w:date="2015-11-03T14:10:00Z">
            <w:rPr>
              <w:ins w:id="5715" w:author="ghislain.aine" w:date="2015-11-03T14:10:00Z"/>
            </w:rPr>
          </w:rPrChange>
        </w:rPr>
      </w:pPr>
      <w:r>
        <w:t>Ajout</w:t>
      </w:r>
      <w:r w:rsidR="008E4DB1">
        <w:t>er</w:t>
      </w:r>
      <w:r>
        <w:t xml:space="preserve"> dans le fichier "</w:t>
      </w:r>
      <w:proofErr w:type="spellStart"/>
      <w:del w:id="5716" w:author="ghislain.aine" w:date="2015-11-04T16:55:00Z">
        <w:r w:rsidDel="0049323F">
          <w:delText>DemoCoreComponent</w:delText>
        </w:r>
      </w:del>
      <w:ins w:id="5717" w:author="ghislain.aine" w:date="2015-11-04T16:55:00Z">
        <w:r w:rsidR="0049323F">
          <w:t>CoreComponent</w:t>
        </w:r>
      </w:ins>
      <w:r>
        <w:t>.h</w:t>
      </w:r>
      <w:proofErr w:type="spellEnd"/>
      <w:r>
        <w:t xml:space="preserve">" les </w:t>
      </w:r>
      <w:proofErr w:type="spellStart"/>
      <w:r>
        <w:t>QProperty</w:t>
      </w:r>
      <w:proofErr w:type="spellEnd"/>
      <w:r>
        <w:t xml:space="preserve"> avec la macro "Q_PROPERTY", sous la macro "Q_OBJECT"</w:t>
      </w:r>
      <w:ins w:id="5718" w:author="ghislain.aine" w:date="2015-11-04T17:23:00Z">
        <w:r w:rsidR="00D2264E">
          <w:t xml:space="preserve"> </w:t>
        </w:r>
      </w:ins>
      <w:del w:id="5719" w:author="ghislain.aine" w:date="2015-11-04T17:23:00Z">
        <w:r w:rsidDel="00D2264E">
          <w:delText>:</w:delText>
        </w:r>
      </w:del>
      <w:r w:rsidR="006F24C2">
        <w:t xml:space="preserve">(une macro par attribut à ajouter en </w:t>
      </w:r>
      <w:proofErr w:type="spellStart"/>
      <w:r w:rsidR="006F24C2">
        <w:t>property</w:t>
      </w:r>
      <w:proofErr w:type="spellEnd"/>
      <w:r w:rsidR="006F24C2">
        <w:t>)</w:t>
      </w:r>
      <w:ins w:id="5720" w:author="ghislain.aine" w:date="2015-11-04T17:23:00Z">
        <w:r w:rsidR="00D2264E">
          <w:t xml:space="preserve"> :</w:t>
        </w:r>
      </w:ins>
    </w:p>
    <w:p w:rsidR="00A43A6B" w:rsidRDefault="004D7EE5">
      <w:pPr>
        <w:pStyle w:val="Paragraphedeliste"/>
        <w:ind w:left="0"/>
        <w:rPr>
          <w:rFonts w:ascii="Courier New" w:hAnsi="Courier New" w:cs="Courier New"/>
          <w:noProof/>
          <w:sz w:val="20"/>
          <w:szCs w:val="20"/>
        </w:rPr>
        <w:pPrChange w:id="5721" w:author="ghislain.aine" w:date="2015-11-03T14:10:00Z">
          <w:pPr>
            <w:pStyle w:val="Paragraphedeliste"/>
            <w:numPr>
              <w:numId w:val="25"/>
            </w:numPr>
            <w:ind w:hanging="360"/>
          </w:pPr>
        </w:pPrChange>
      </w:pPr>
      <w:ins w:id="5722" w:author="ghislain.aine" w:date="2015-11-03T14:10:00Z">
        <w:r w:rsidR="00705281" w:rsidRPr="004D7EE5">
          <w:pict>
            <v:shape id="_x0000_s1112"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2;mso-fit-shape-to-text:t">
                <w:txbxContent>
                  <w:p w:rsidR="00AC30F5" w:rsidRPr="00E71FE0" w:rsidRDefault="00AC30F5" w:rsidP="00A75525">
                    <w:pPr>
                      <w:rPr>
                        <w:ins w:id="5723" w:author="ghislain.aine" w:date="2015-11-03T14:22:00Z"/>
                        <w:lang w:val="en-US"/>
                      </w:rPr>
                    </w:pPr>
                    <w:ins w:id="5724" w:author="ghislain.aine" w:date="2015-11-03T14:22:00Z">
                      <w:r w:rsidRPr="00353E92">
                        <w:rPr>
                          <w:rFonts w:ascii="Consolas" w:hAnsi="Consolas" w:cs="Consolas"/>
                          <w:color w:val="0000FF"/>
                          <w:sz w:val="19"/>
                          <w:szCs w:val="19"/>
                          <w:highlight w:val="white"/>
                          <w:lang w:val="en-US"/>
                        </w:rPr>
                        <w:t>Q_PROPERTY</w:t>
                      </w:r>
                      <w:r w:rsidRPr="00353E92">
                        <w:rPr>
                          <w:rFonts w:ascii="Consolas" w:hAnsi="Consolas" w:cs="Consolas"/>
                          <w:color w:val="000000"/>
                          <w:sz w:val="19"/>
                          <w:szCs w:val="19"/>
                          <w:highlight w:val="white"/>
                          <w:lang w:val="en-US"/>
                        </w:rPr>
                        <w:t>(</w:t>
                      </w:r>
                      <w:proofErr w:type="spellStart"/>
                      <w:r w:rsidRPr="00353E92">
                        <w:rPr>
                          <w:rFonts w:ascii="Consolas" w:hAnsi="Consolas" w:cs="Consolas"/>
                          <w:color w:val="0000FF"/>
                          <w:sz w:val="19"/>
                          <w:szCs w:val="19"/>
                          <w:highlight w:val="white"/>
                          <w:lang w:val="en-US"/>
                        </w:rPr>
                        <w:t>int</w:t>
                      </w:r>
                      <w:proofErr w:type="spellEnd"/>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step</w:t>
                      </w:r>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READ</w:t>
                      </w:r>
                      <w:r w:rsidRPr="00353E92">
                        <w:rPr>
                          <w:rFonts w:ascii="Consolas" w:hAnsi="Consolas" w:cs="Consolas"/>
                          <w:color w:val="000000"/>
                          <w:sz w:val="19"/>
                          <w:szCs w:val="19"/>
                          <w:highlight w:val="white"/>
                          <w:lang w:val="en-US"/>
                        </w:rPr>
                        <w:t xml:space="preserve"> </w:t>
                      </w:r>
                      <w:proofErr w:type="spellStart"/>
                      <w:r w:rsidRPr="00353E92">
                        <w:rPr>
                          <w:rFonts w:ascii="Consolas" w:hAnsi="Consolas" w:cs="Consolas"/>
                          <w:color w:val="880000"/>
                          <w:sz w:val="19"/>
                          <w:szCs w:val="19"/>
                          <w:highlight w:val="white"/>
                          <w:lang w:val="en-US"/>
                        </w:rPr>
                        <w:t>getStep</w:t>
                      </w:r>
                      <w:proofErr w:type="spellEnd"/>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WRITE</w:t>
                      </w:r>
                      <w:r w:rsidRPr="00353E92">
                        <w:rPr>
                          <w:rFonts w:ascii="Consolas" w:hAnsi="Consolas" w:cs="Consolas"/>
                          <w:color w:val="000000"/>
                          <w:sz w:val="19"/>
                          <w:szCs w:val="19"/>
                          <w:highlight w:val="white"/>
                          <w:lang w:val="en-US"/>
                        </w:rPr>
                        <w:t xml:space="preserve"> </w:t>
                      </w:r>
                      <w:proofErr w:type="spellStart"/>
                      <w:r w:rsidRPr="00353E92">
                        <w:rPr>
                          <w:rFonts w:ascii="Consolas" w:hAnsi="Consolas" w:cs="Consolas"/>
                          <w:color w:val="880000"/>
                          <w:sz w:val="19"/>
                          <w:szCs w:val="19"/>
                          <w:highlight w:val="white"/>
                          <w:lang w:val="en-US"/>
                        </w:rPr>
                        <w:t>setStep</w:t>
                      </w:r>
                      <w:proofErr w:type="spellEnd"/>
                      <w:r w:rsidRPr="00353E92">
                        <w:rPr>
                          <w:rFonts w:ascii="Consolas" w:hAnsi="Consolas" w:cs="Consolas"/>
                          <w:color w:val="000000"/>
                          <w:sz w:val="19"/>
                          <w:szCs w:val="19"/>
                          <w:highlight w:val="white"/>
                          <w:lang w:val="en-US"/>
                        </w:rPr>
                        <w:t>)</w:t>
                      </w:r>
                    </w:ins>
                  </w:p>
                  <w:p w:rsidR="00AC30F5" w:rsidRDefault="00AC30F5">
                    <w:pPr>
                      <w:autoSpaceDE w:val="0"/>
                      <w:autoSpaceDN w:val="0"/>
                      <w:adjustRightInd w:val="0"/>
                      <w:jc w:val="left"/>
                      <w:rPr>
                        <w:del w:id="5725" w:author="ghislain.aine" w:date="2015-11-03T14:11:00Z"/>
                        <w:rFonts w:ascii="Consolas" w:hAnsi="Consolas" w:cs="Consolas"/>
                        <w:color w:val="000000"/>
                        <w:sz w:val="19"/>
                        <w:szCs w:val="19"/>
                        <w:highlight w:val="white"/>
                        <w:lang w:val="en-US"/>
                      </w:rPr>
                    </w:pPr>
                    <w:ins w:id="5726" w:author="ghislain.aine" w:date="2015-11-03T14:11:00Z">
                      <w:r w:rsidRPr="004D7EE5">
                        <w:rPr>
                          <w:rFonts w:ascii="Consolas" w:hAnsi="Consolas" w:cs="Consolas"/>
                          <w:color w:val="0000FF"/>
                          <w:sz w:val="19"/>
                          <w:szCs w:val="19"/>
                          <w:highlight w:val="white"/>
                          <w:lang w:val="en-US"/>
                          <w:rPrChange w:id="5727" w:author="ghislain.aine" w:date="2015-11-03T14:11:00Z">
                            <w:rPr>
                              <w:rFonts w:ascii="Consolas" w:hAnsi="Consolas" w:cs="Consolas"/>
                              <w:color w:val="0000FF"/>
                              <w:sz w:val="19"/>
                              <w:szCs w:val="19"/>
                              <w:highlight w:val="white"/>
                            </w:rPr>
                          </w:rPrChange>
                        </w:rPr>
                        <w:t>Q_PROPERTY</w:t>
                      </w:r>
                      <w:r w:rsidRPr="004D7EE5">
                        <w:rPr>
                          <w:rFonts w:ascii="Consolas" w:hAnsi="Consolas" w:cs="Consolas"/>
                          <w:color w:val="000000"/>
                          <w:sz w:val="19"/>
                          <w:szCs w:val="19"/>
                          <w:highlight w:val="white"/>
                          <w:lang w:val="en-US"/>
                          <w:rPrChange w:id="5728" w:author="ghislain.aine" w:date="2015-11-03T14:11:00Z">
                            <w:rPr>
                              <w:rFonts w:ascii="Consolas" w:hAnsi="Consolas" w:cs="Consolas"/>
                              <w:color w:val="000000"/>
                              <w:sz w:val="19"/>
                              <w:szCs w:val="19"/>
                              <w:highlight w:val="white"/>
                            </w:rPr>
                          </w:rPrChange>
                        </w:rPr>
                        <w:t>(</w:t>
                      </w:r>
                      <w:proofErr w:type="spellStart"/>
                      <w:r w:rsidRPr="004D7EE5">
                        <w:rPr>
                          <w:rFonts w:ascii="Consolas" w:hAnsi="Consolas" w:cs="Consolas"/>
                          <w:color w:val="0000FF"/>
                          <w:sz w:val="19"/>
                          <w:szCs w:val="19"/>
                          <w:highlight w:val="white"/>
                          <w:lang w:val="en-US"/>
                          <w:rPrChange w:id="5729" w:author="ghislain.aine" w:date="2015-11-03T14:11:00Z">
                            <w:rPr>
                              <w:rFonts w:ascii="Consolas" w:hAnsi="Consolas" w:cs="Consolas"/>
                              <w:color w:val="0000FF"/>
                              <w:sz w:val="19"/>
                              <w:szCs w:val="19"/>
                              <w:highlight w:val="white"/>
                            </w:rPr>
                          </w:rPrChange>
                        </w:rPr>
                        <w:t>int</w:t>
                      </w:r>
                      <w:proofErr w:type="spellEnd"/>
                      <w:r w:rsidRPr="004D7EE5">
                        <w:rPr>
                          <w:rFonts w:ascii="Consolas" w:hAnsi="Consolas" w:cs="Consolas"/>
                          <w:color w:val="000000"/>
                          <w:sz w:val="19"/>
                          <w:szCs w:val="19"/>
                          <w:highlight w:val="white"/>
                          <w:lang w:val="en-US"/>
                          <w:rPrChange w:id="5730" w:author="ghislain.aine" w:date="2015-11-03T14:11: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731" w:author="ghislain.aine" w:date="2015-11-03T14:11:00Z">
                            <w:rPr>
                              <w:rFonts w:ascii="Consolas" w:hAnsi="Consolas" w:cs="Consolas"/>
                              <w:color w:val="000080"/>
                              <w:sz w:val="19"/>
                              <w:szCs w:val="19"/>
                              <w:highlight w:val="white"/>
                            </w:rPr>
                          </w:rPrChange>
                        </w:rPr>
                        <w:t>period</w:t>
                      </w:r>
                      <w:r w:rsidRPr="004D7EE5">
                        <w:rPr>
                          <w:rFonts w:ascii="Consolas" w:hAnsi="Consolas" w:cs="Consolas"/>
                          <w:color w:val="000000"/>
                          <w:sz w:val="19"/>
                          <w:szCs w:val="19"/>
                          <w:highlight w:val="white"/>
                          <w:lang w:val="en-US"/>
                          <w:rPrChange w:id="5732" w:author="ghislain.aine" w:date="2015-11-03T14:11: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733" w:author="ghislain.aine" w:date="2015-11-03T14:11:00Z">
                            <w:rPr>
                              <w:rFonts w:ascii="Consolas" w:hAnsi="Consolas" w:cs="Consolas"/>
                              <w:color w:val="000080"/>
                              <w:sz w:val="19"/>
                              <w:szCs w:val="19"/>
                              <w:highlight w:val="white"/>
                            </w:rPr>
                          </w:rPrChange>
                        </w:rPr>
                        <w:t>READ</w:t>
                      </w:r>
                      <w:r w:rsidRPr="004D7EE5">
                        <w:rPr>
                          <w:rFonts w:ascii="Consolas" w:hAnsi="Consolas" w:cs="Consolas"/>
                          <w:color w:val="000000"/>
                          <w:sz w:val="19"/>
                          <w:szCs w:val="19"/>
                          <w:highlight w:val="white"/>
                          <w:lang w:val="en-US"/>
                          <w:rPrChange w:id="5734" w:author="ghislain.aine" w:date="2015-11-03T14:11: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880000"/>
                          <w:sz w:val="19"/>
                          <w:szCs w:val="19"/>
                          <w:highlight w:val="white"/>
                          <w:lang w:val="en-US"/>
                          <w:rPrChange w:id="5735" w:author="ghislain.aine" w:date="2015-11-03T14:11:00Z">
                            <w:rPr>
                              <w:rFonts w:ascii="Consolas" w:hAnsi="Consolas" w:cs="Consolas"/>
                              <w:color w:val="880000"/>
                              <w:sz w:val="19"/>
                              <w:szCs w:val="19"/>
                              <w:highlight w:val="white"/>
                            </w:rPr>
                          </w:rPrChange>
                        </w:rPr>
                        <w:t>getPeriod</w:t>
                      </w:r>
                      <w:proofErr w:type="spellEnd"/>
                      <w:r w:rsidRPr="004D7EE5">
                        <w:rPr>
                          <w:rFonts w:ascii="Consolas" w:hAnsi="Consolas" w:cs="Consolas"/>
                          <w:color w:val="000000"/>
                          <w:sz w:val="19"/>
                          <w:szCs w:val="19"/>
                          <w:highlight w:val="white"/>
                          <w:lang w:val="en-US"/>
                          <w:rPrChange w:id="5736" w:author="ghislain.aine" w:date="2015-11-03T14:11: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737" w:author="ghislain.aine" w:date="2015-11-03T14:11:00Z">
                            <w:rPr>
                              <w:rFonts w:ascii="Consolas" w:hAnsi="Consolas" w:cs="Consolas"/>
                              <w:color w:val="000080"/>
                              <w:sz w:val="19"/>
                              <w:szCs w:val="19"/>
                              <w:highlight w:val="white"/>
                            </w:rPr>
                          </w:rPrChange>
                        </w:rPr>
                        <w:t>WRITE</w:t>
                      </w:r>
                      <w:r w:rsidRPr="004D7EE5">
                        <w:rPr>
                          <w:rFonts w:ascii="Consolas" w:hAnsi="Consolas" w:cs="Consolas"/>
                          <w:color w:val="000000"/>
                          <w:sz w:val="19"/>
                          <w:szCs w:val="19"/>
                          <w:highlight w:val="white"/>
                          <w:lang w:val="en-US"/>
                          <w:rPrChange w:id="5738" w:author="ghislain.aine" w:date="2015-11-03T14:11: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880000"/>
                          <w:sz w:val="19"/>
                          <w:szCs w:val="19"/>
                          <w:highlight w:val="white"/>
                          <w:lang w:val="en-US"/>
                          <w:rPrChange w:id="5739" w:author="ghislain.aine" w:date="2015-11-03T14:11:00Z">
                            <w:rPr>
                              <w:rFonts w:ascii="Consolas" w:hAnsi="Consolas" w:cs="Consolas"/>
                              <w:color w:val="880000"/>
                              <w:sz w:val="19"/>
                              <w:szCs w:val="19"/>
                              <w:highlight w:val="white"/>
                            </w:rPr>
                          </w:rPrChange>
                        </w:rPr>
                        <w:t>setPeriod</w:t>
                      </w:r>
                      <w:proofErr w:type="spellEnd"/>
                      <w:r w:rsidRPr="004D7EE5">
                        <w:rPr>
                          <w:rFonts w:ascii="Consolas" w:hAnsi="Consolas" w:cs="Consolas"/>
                          <w:color w:val="000000"/>
                          <w:sz w:val="19"/>
                          <w:szCs w:val="19"/>
                          <w:highlight w:val="white"/>
                          <w:lang w:val="en-US"/>
                          <w:rPrChange w:id="5740" w:author="ghislain.aine" w:date="2015-11-03T14:11:00Z">
                            <w:rPr>
                              <w:rFonts w:ascii="Consolas" w:hAnsi="Consolas" w:cs="Consolas"/>
                              <w:color w:val="000000"/>
                              <w:sz w:val="19"/>
                              <w:szCs w:val="19"/>
                              <w:highlight w:val="white"/>
                            </w:rPr>
                          </w:rPrChange>
                        </w:rPr>
                        <w:t>)</w:t>
                      </w:r>
                    </w:ins>
                    <w:del w:id="5741" w:author="ghislain.aine" w:date="2015-11-03T14:11:00Z">
                      <w:r w:rsidRPr="00353E92" w:rsidDel="00353E92">
                        <w:rPr>
                          <w:rFonts w:ascii="Consolas" w:hAnsi="Consolas" w:cs="Consolas"/>
                          <w:color w:val="0000FF"/>
                          <w:sz w:val="19"/>
                          <w:szCs w:val="19"/>
                          <w:highlight w:val="white"/>
                          <w:lang w:val="en-US"/>
                        </w:rPr>
                        <w:delText>if</w:delText>
                      </w:r>
                      <w:r w:rsidRPr="00353E92" w:rsidDel="00353E92">
                        <w:rPr>
                          <w:rFonts w:ascii="Consolas" w:hAnsi="Consolas" w:cs="Consolas"/>
                          <w:color w:val="000000"/>
                          <w:sz w:val="19"/>
                          <w:szCs w:val="19"/>
                          <w:highlight w:val="white"/>
                          <w:lang w:val="en-US"/>
                        </w:rPr>
                        <w:delText xml:space="preserve"> ((</w:delText>
                      </w:r>
                      <w:r w:rsidRPr="00353E92" w:rsidDel="00353E92">
                        <w:rPr>
                          <w:rFonts w:ascii="Consolas" w:hAnsi="Consolas" w:cs="Consolas"/>
                          <w:color w:val="000080"/>
                          <w:sz w:val="19"/>
                          <w:szCs w:val="19"/>
                          <w:highlight w:val="white"/>
                          <w:lang w:val="en-US"/>
                        </w:rPr>
                        <w:delText>current_time</w:delText>
                      </w:r>
                      <w:r w:rsidRPr="00353E92" w:rsidDel="00353E92">
                        <w:rPr>
                          <w:rFonts w:ascii="Consolas" w:hAnsi="Consolas" w:cs="Consolas"/>
                          <w:color w:val="000000"/>
                          <w:sz w:val="19"/>
                          <w:szCs w:val="19"/>
                          <w:highlight w:val="white"/>
                          <w:lang w:val="en-US"/>
                        </w:rPr>
                        <w:delText xml:space="preserve"> - </w:delText>
                      </w:r>
                      <w:r w:rsidRPr="00353E92" w:rsidDel="00353E92">
                        <w:rPr>
                          <w:rFonts w:ascii="Consolas" w:hAnsi="Consolas" w:cs="Consolas"/>
                          <w:color w:val="000080"/>
                          <w:sz w:val="19"/>
                          <w:szCs w:val="19"/>
                          <w:highlight w:val="white"/>
                          <w:lang w:val="en-US"/>
                        </w:rPr>
                        <w:delText>_last_time</w:delText>
                      </w:r>
                      <w:r w:rsidRPr="00353E92" w:rsidDel="00353E92">
                        <w:rPr>
                          <w:rFonts w:ascii="Consolas" w:hAnsi="Consolas" w:cs="Consolas"/>
                          <w:color w:val="000000"/>
                          <w:sz w:val="19"/>
                          <w:szCs w:val="19"/>
                          <w:highlight w:val="white"/>
                          <w:lang w:val="en-US"/>
                        </w:rPr>
                        <w:delText>) &gt; (</w:delText>
                      </w:r>
                      <w:r w:rsidRPr="00353E92" w:rsidDel="00353E92">
                        <w:rPr>
                          <w:rFonts w:ascii="Consolas" w:hAnsi="Consolas" w:cs="Consolas"/>
                          <w:color w:val="000080"/>
                          <w:sz w:val="19"/>
                          <w:szCs w:val="19"/>
                          <w:highlight w:val="white"/>
                          <w:lang w:val="en-US"/>
                        </w:rPr>
                        <w:delText>_period</w:delText>
                      </w:r>
                      <w:r w:rsidRPr="00353E92" w:rsidDel="00353E92">
                        <w:rPr>
                          <w:rFonts w:ascii="Consolas" w:hAnsi="Consolas" w:cs="Consolas"/>
                          <w:color w:val="000000"/>
                          <w:sz w:val="19"/>
                          <w:szCs w:val="19"/>
                          <w:highlight w:val="white"/>
                          <w:lang w:val="en-US"/>
                        </w:rPr>
                        <w:delText xml:space="preserve"> / 1000.0)) {</w:delText>
                      </w:r>
                    </w:del>
                  </w:p>
                  <w:p w:rsidR="00AC30F5" w:rsidRDefault="00AC30F5">
                    <w:pPr>
                      <w:autoSpaceDE w:val="0"/>
                      <w:autoSpaceDN w:val="0"/>
                      <w:adjustRightInd w:val="0"/>
                      <w:jc w:val="left"/>
                      <w:rPr>
                        <w:del w:id="5742" w:author="ghislain.aine" w:date="2015-11-03T14:11:00Z"/>
                        <w:rFonts w:ascii="Consolas" w:hAnsi="Consolas" w:cs="Consolas"/>
                        <w:color w:val="000000"/>
                        <w:sz w:val="19"/>
                        <w:szCs w:val="19"/>
                        <w:highlight w:val="white"/>
                        <w:lang w:val="en-US"/>
                      </w:rPr>
                    </w:pPr>
                    <w:del w:id="5743"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000080"/>
                          <w:sz w:val="19"/>
                          <w:szCs w:val="19"/>
                          <w:highlight w:val="white"/>
                          <w:lang w:val="en-US"/>
                        </w:rPr>
                        <w:delText>_value</w:delText>
                      </w:r>
                      <w:r w:rsidRPr="00353E92" w:rsidDel="00353E92">
                        <w:rPr>
                          <w:rFonts w:ascii="Consolas" w:hAnsi="Consolas" w:cs="Consolas"/>
                          <w:color w:val="000000"/>
                          <w:sz w:val="19"/>
                          <w:szCs w:val="19"/>
                          <w:highlight w:val="white"/>
                          <w:lang w:val="en-US"/>
                        </w:rPr>
                        <w:delText xml:space="preserve"> += </w:delText>
                      </w:r>
                      <w:r w:rsidRPr="00353E92" w:rsidDel="00353E92">
                        <w:rPr>
                          <w:rFonts w:ascii="Consolas" w:hAnsi="Consolas" w:cs="Consolas"/>
                          <w:color w:val="000080"/>
                          <w:sz w:val="19"/>
                          <w:szCs w:val="19"/>
                          <w:highlight w:val="white"/>
                          <w:lang w:val="en-US"/>
                        </w:rPr>
                        <w:delText>_step</w:delText>
                      </w:r>
                      <w:r w:rsidRPr="00353E92" w:rsidDel="00353E92">
                        <w:rPr>
                          <w:rFonts w:ascii="Consolas" w:hAnsi="Consolas" w:cs="Consolas"/>
                          <w:color w:val="000000"/>
                          <w:sz w:val="19"/>
                          <w:szCs w:val="19"/>
                          <w:highlight w:val="white"/>
                          <w:lang w:val="en-US"/>
                        </w:rPr>
                        <w:delText>;</w:delText>
                      </w:r>
                    </w:del>
                  </w:p>
                  <w:p w:rsidR="00AC30F5" w:rsidRDefault="00AC30F5">
                    <w:pPr>
                      <w:autoSpaceDE w:val="0"/>
                      <w:autoSpaceDN w:val="0"/>
                      <w:adjustRightInd w:val="0"/>
                      <w:jc w:val="left"/>
                      <w:rPr>
                        <w:del w:id="5744" w:author="ghislain.aine" w:date="2015-11-03T14:11:00Z"/>
                        <w:rFonts w:ascii="Consolas" w:hAnsi="Consolas" w:cs="Consolas"/>
                        <w:color w:val="000000"/>
                        <w:sz w:val="19"/>
                        <w:szCs w:val="19"/>
                        <w:highlight w:val="white"/>
                        <w:lang w:val="en-US"/>
                      </w:rPr>
                    </w:pPr>
                    <w:del w:id="5745"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880000"/>
                          <w:sz w:val="19"/>
                          <w:szCs w:val="19"/>
                          <w:highlight w:val="white"/>
                          <w:lang w:val="en-US"/>
                        </w:rPr>
                        <w:delText>notifyValueChanged</w:delText>
                      </w:r>
                      <w:r w:rsidRPr="00353E92" w:rsidDel="00353E92">
                        <w:rPr>
                          <w:rFonts w:ascii="Consolas" w:hAnsi="Consolas" w:cs="Consolas"/>
                          <w:color w:val="000000"/>
                          <w:sz w:val="19"/>
                          <w:szCs w:val="19"/>
                          <w:highlight w:val="white"/>
                          <w:lang w:val="en-US"/>
                        </w:rPr>
                        <w:delText>();</w:delText>
                      </w:r>
                    </w:del>
                  </w:p>
                  <w:p w:rsidR="00AC30F5" w:rsidRDefault="00AC30F5">
                    <w:pPr>
                      <w:autoSpaceDE w:val="0"/>
                      <w:autoSpaceDN w:val="0"/>
                      <w:adjustRightInd w:val="0"/>
                      <w:jc w:val="left"/>
                      <w:rPr>
                        <w:del w:id="5746" w:author="ghislain.aine" w:date="2015-11-03T14:11:00Z"/>
                        <w:rFonts w:ascii="Consolas" w:hAnsi="Consolas" w:cs="Consolas"/>
                        <w:color w:val="000000"/>
                        <w:sz w:val="19"/>
                        <w:szCs w:val="19"/>
                        <w:highlight w:val="white"/>
                        <w:lang w:val="en-US"/>
                      </w:rPr>
                    </w:pPr>
                    <w:del w:id="5747"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000080"/>
                          <w:sz w:val="19"/>
                          <w:szCs w:val="19"/>
                          <w:highlight w:val="white"/>
                          <w:lang w:val="en-US"/>
                        </w:rPr>
                        <w:delText>_last_time</w:delText>
                      </w:r>
                      <w:r w:rsidRPr="00353E92" w:rsidDel="00353E92">
                        <w:rPr>
                          <w:rFonts w:ascii="Consolas" w:hAnsi="Consolas" w:cs="Consolas"/>
                          <w:color w:val="000000"/>
                          <w:sz w:val="19"/>
                          <w:szCs w:val="19"/>
                          <w:highlight w:val="white"/>
                          <w:lang w:val="en-US"/>
                        </w:rPr>
                        <w:delText xml:space="preserve"> = </w:delText>
                      </w:r>
                      <w:r w:rsidRPr="00353E92" w:rsidDel="00353E92">
                        <w:rPr>
                          <w:rFonts w:ascii="Consolas" w:hAnsi="Consolas" w:cs="Consolas"/>
                          <w:color w:val="000080"/>
                          <w:sz w:val="19"/>
                          <w:szCs w:val="19"/>
                          <w:highlight w:val="white"/>
                          <w:lang w:val="en-US"/>
                        </w:rPr>
                        <w:delText>current_time</w:delText>
                      </w:r>
                      <w:r w:rsidRPr="00353E92" w:rsidDel="00353E92">
                        <w:rPr>
                          <w:rFonts w:ascii="Consolas" w:hAnsi="Consolas" w:cs="Consolas"/>
                          <w:color w:val="000000"/>
                          <w:sz w:val="19"/>
                          <w:szCs w:val="19"/>
                          <w:highlight w:val="white"/>
                          <w:lang w:val="en-US"/>
                        </w:rPr>
                        <w:delText>;</w:delText>
                      </w:r>
                    </w:del>
                  </w:p>
                  <w:p w:rsidR="00AC30F5" w:rsidRDefault="00AC30F5">
                    <w:pPr>
                      <w:autoSpaceDE w:val="0"/>
                      <w:autoSpaceDN w:val="0"/>
                      <w:adjustRightInd w:val="0"/>
                      <w:jc w:val="left"/>
                      <w:rPr>
                        <w:lang w:val="en-US"/>
                      </w:rPr>
                      <w:pPrChange w:id="5748" w:author="ghislain.aine" w:date="2015-11-03T14:22:00Z">
                        <w:pPr/>
                      </w:pPrChange>
                    </w:pPr>
                    <w:del w:id="5749" w:author="ghislain.aine" w:date="2015-11-03T14:11:00Z">
                      <w:r w:rsidDel="00353E92">
                        <w:rPr>
                          <w:rFonts w:ascii="Consolas" w:hAnsi="Consolas" w:cs="Consolas"/>
                          <w:color w:val="000000"/>
                          <w:sz w:val="19"/>
                          <w:szCs w:val="19"/>
                          <w:highlight w:val="white"/>
                        </w:rPr>
                        <w:delText>}</w:delText>
                      </w:r>
                    </w:del>
                  </w:p>
                </w:txbxContent>
              </v:textbox>
              <w10:wrap type="none"/>
              <w10:anchorlock/>
            </v:shape>
          </w:pict>
        </w:r>
      </w:ins>
    </w:p>
    <w:p w:rsidR="004E527D" w:rsidRPr="004E527D" w:rsidDel="00353E92" w:rsidRDefault="004E527D" w:rsidP="005C2013">
      <w:pPr>
        <w:pStyle w:val="Code"/>
        <w:rPr>
          <w:del w:id="5750" w:author="ghislain.aine" w:date="2015-11-03T14:11:00Z"/>
          <w:noProof/>
          <w:lang w:val="en-US"/>
        </w:rPr>
      </w:pPr>
      <w:del w:id="5751" w:author="ghislain.aine" w:date="2015-11-03T14:11:00Z">
        <w:r w:rsidRPr="004E527D" w:rsidDel="00353E92">
          <w:rPr>
            <w:noProof/>
            <w:color w:val="0000FF"/>
            <w:lang w:val="en-US"/>
          </w:rPr>
          <w:lastRenderedPageBreak/>
          <w:delText>Q_PROPERTY</w:delText>
        </w:r>
        <w:r w:rsidRPr="004E527D" w:rsidDel="00353E92">
          <w:rPr>
            <w:noProof/>
            <w:lang w:val="en-US"/>
          </w:rPr>
          <w:delText>(</w:delText>
        </w:r>
        <w:r w:rsidRPr="004E527D" w:rsidDel="00353E92">
          <w:rPr>
            <w:noProof/>
            <w:color w:val="0000FF"/>
            <w:lang w:val="en-US"/>
          </w:rPr>
          <w:delText>int</w:delText>
        </w:r>
        <w:r w:rsidRPr="004E527D" w:rsidDel="00353E92">
          <w:rPr>
            <w:noProof/>
            <w:lang w:val="en-US"/>
          </w:rPr>
          <w:delText xml:space="preserve"> period</w:delText>
        </w:r>
      </w:del>
      <w:del w:id="5752" w:author="ghislain.aine" w:date="2015-11-03T14:10:00Z">
        <w:r w:rsidRPr="004E527D" w:rsidDel="00353E92">
          <w:rPr>
            <w:noProof/>
            <w:lang w:val="en-US"/>
          </w:rPr>
          <w:delText>e</w:delText>
        </w:r>
      </w:del>
      <w:del w:id="5753" w:author="ghislain.aine" w:date="2015-11-03T14:11:00Z">
        <w:r w:rsidRPr="004E527D" w:rsidDel="00353E92">
          <w:rPr>
            <w:noProof/>
            <w:lang w:val="en-US"/>
          </w:rPr>
          <w:delText xml:space="preserve"> READ getPeriod</w:delText>
        </w:r>
      </w:del>
      <w:del w:id="5754" w:author="ghislain.aine" w:date="2015-11-03T14:10:00Z">
        <w:r w:rsidRPr="004E527D" w:rsidDel="00353E92">
          <w:rPr>
            <w:noProof/>
            <w:lang w:val="en-US"/>
          </w:rPr>
          <w:delText>e</w:delText>
        </w:r>
      </w:del>
      <w:del w:id="5755" w:author="ghislain.aine" w:date="2015-11-03T14:11:00Z">
        <w:r w:rsidRPr="004E527D" w:rsidDel="00353E92">
          <w:rPr>
            <w:noProof/>
            <w:lang w:val="en-US"/>
          </w:rPr>
          <w:delText xml:space="preserve"> WRITE setPeriode</w:delText>
        </w:r>
        <w:r w:rsidDel="00353E92">
          <w:rPr>
            <w:noProof/>
            <w:lang w:val="en-US"/>
          </w:rPr>
          <w:delText>)</w:delText>
        </w:r>
      </w:del>
    </w:p>
    <w:p w:rsidR="000B4E3C" w:rsidRDefault="000B4E3C" w:rsidP="006A165A">
      <w:pPr>
        <w:pStyle w:val="Paragraphedeliste"/>
      </w:pPr>
      <w:r w:rsidRPr="006A165A">
        <w:rPr>
          <w:u w:val="single"/>
        </w:rPr>
        <w:t>Attention</w:t>
      </w:r>
      <w:r w:rsidR="006A165A">
        <w:rPr>
          <w:u w:val="single"/>
        </w:rPr>
        <w:t xml:space="preserve"> </w:t>
      </w:r>
      <w:r w:rsidRPr="000B4E3C">
        <w:t xml:space="preserve">: pas de virgules, pas de guillemets </w:t>
      </w:r>
      <w:r>
        <w:t>autour du nom, pas de point-virgule à la fin</w:t>
      </w:r>
    </w:p>
    <w:p w:rsidR="00754C38" w:rsidRDefault="00754C38" w:rsidP="00E4115C">
      <w:pPr>
        <w:pStyle w:val="Paragraphedeliste"/>
        <w:numPr>
          <w:ilvl w:val="0"/>
          <w:numId w:val="25"/>
        </w:numPr>
      </w:pPr>
      <w:r>
        <w:t>Activer le service de propriétés dans le constructeur</w:t>
      </w:r>
    </w:p>
    <w:p w:rsidR="006A165A" w:rsidRDefault="000B4E3C" w:rsidP="00E4115C">
      <w:pPr>
        <w:pStyle w:val="Paragraphedeliste"/>
        <w:numPr>
          <w:ilvl w:val="0"/>
          <w:numId w:val="25"/>
        </w:numPr>
      </w:pPr>
      <w:r>
        <w:t>Ajouter la disponibilité dans le "</w:t>
      </w:r>
      <w:proofErr w:type="spellStart"/>
      <w:r>
        <w:t>initializeComponent</w:t>
      </w:r>
      <w:proofErr w:type="spellEnd"/>
      <w:r>
        <w:t>" avec la fonction "</w:t>
      </w:r>
      <w:proofErr w:type="spellStart"/>
      <w:r w:rsidRPr="000B4E3C">
        <w:t>createPropertiesForThisObject</w:t>
      </w:r>
      <w:proofErr w:type="spellEnd"/>
      <w:r>
        <w:t>"</w:t>
      </w:r>
      <w:r w:rsidR="00C14E83">
        <w:t>.</w:t>
      </w:r>
    </w:p>
    <w:p w:rsidR="000B4E3C" w:rsidRDefault="00C14E83" w:rsidP="006A165A">
      <w:pPr>
        <w:pStyle w:val="Paragraphedeliste"/>
      </w:pPr>
      <w:r>
        <w:t>Les deux paramètres sont facultatifs. Essayer d'utiliser les propriétés avec ou sans préfixe (premier paramètre).</w:t>
      </w:r>
      <w:r w:rsidR="00F94FE1">
        <w:t xml:space="preserve"> Il est possible d'utiliser plusieurs pré</w:t>
      </w:r>
      <w:r w:rsidR="008E4DB1">
        <w:t>fixes en les séparant par un point</w:t>
      </w:r>
      <w:r w:rsidR="00F94FE1">
        <w:t>. Exemple: "pref1.pref2".</w:t>
      </w:r>
    </w:p>
    <w:p w:rsidR="00D9190E" w:rsidRDefault="00D9190E" w:rsidP="00E4115C">
      <w:pPr>
        <w:pStyle w:val="Paragraphedeliste"/>
        <w:numPr>
          <w:ilvl w:val="0"/>
          <w:numId w:val="26"/>
        </w:numPr>
      </w:pPr>
      <w:r>
        <w:t>Utiliser les paramètres dans la classe, et les modifie</w:t>
      </w:r>
      <w:r w:rsidR="00B97E7D">
        <w:t>r pour observer les changements</w:t>
      </w:r>
    </w:p>
    <w:p w:rsidR="00D9190E" w:rsidRDefault="00D9190E" w:rsidP="00E4115C">
      <w:pPr>
        <w:pStyle w:val="Paragraphedeliste"/>
        <w:numPr>
          <w:ilvl w:val="0"/>
          <w:numId w:val="26"/>
        </w:numPr>
      </w:pPr>
      <w:r>
        <w:t xml:space="preserve">Sauvegarder la Stream, et l'éditer avec un éditeur de texte. Les paramètres sont </w:t>
      </w:r>
      <w:r w:rsidR="00B97E7D">
        <w:t xml:space="preserve">sauvegardés dans le fichier </w:t>
      </w:r>
      <w:proofErr w:type="spellStart"/>
      <w:r w:rsidR="00B97E7D">
        <w:t>xml</w:t>
      </w:r>
      <w:proofErr w:type="spellEnd"/>
    </w:p>
    <w:p w:rsidR="00AB2743" w:rsidRDefault="00AB2743" w:rsidP="006A165A"/>
    <w:p w:rsidR="002A016C" w:rsidRDefault="004954A5" w:rsidP="002A016C">
      <w:pPr>
        <w:keepNext/>
        <w:jc w:val="center"/>
      </w:pPr>
      <w:r>
        <w:rPr>
          <w:noProof/>
          <w:lang w:eastAsia="fr-FR"/>
        </w:rPr>
        <w:drawing>
          <wp:inline distT="0" distB="0" distL="0" distR="0">
            <wp:extent cx="4381500" cy="2047875"/>
            <wp:effectExtent l="1905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cstate="print"/>
                    <a:srcRect/>
                    <a:stretch>
                      <a:fillRect/>
                    </a:stretch>
                  </pic:blipFill>
                  <pic:spPr bwMode="auto">
                    <a:xfrm>
                      <a:off x="0" y="0"/>
                      <a:ext cx="4381500" cy="2047875"/>
                    </a:xfrm>
                    <a:prstGeom prst="rect">
                      <a:avLst/>
                    </a:prstGeom>
                    <a:noFill/>
                    <a:ln w="9525">
                      <a:noFill/>
                      <a:miter lim="800000"/>
                      <a:headEnd/>
                      <a:tailEnd/>
                    </a:ln>
                  </pic:spPr>
                </pic:pic>
              </a:graphicData>
            </a:graphic>
          </wp:inline>
        </w:drawing>
      </w:r>
    </w:p>
    <w:p w:rsidR="00AB2743" w:rsidRPr="006A165A" w:rsidRDefault="002A016C" w:rsidP="002A016C">
      <w:pPr>
        <w:pStyle w:val="Lgende"/>
        <w:jc w:val="center"/>
        <w:rPr>
          <w:sz w:val="20"/>
          <w:u w:val="single"/>
        </w:rPr>
      </w:pPr>
      <w:r>
        <w:t xml:space="preserve">Image </w:t>
      </w:r>
      <w:fldSimple w:instr=" SEQ Image \* ARABIC ">
        <w:r w:rsidR="004313EA">
          <w:rPr>
            <w:noProof/>
          </w:rPr>
          <w:t>19</w:t>
        </w:r>
      </w:fldSimple>
      <w:r>
        <w:t xml:space="preserve"> : </w:t>
      </w:r>
      <w:r w:rsidRPr="00A95377">
        <w:t xml:space="preserve">Paramètres du composant </w:t>
      </w:r>
      <w:del w:id="5756" w:author="ghislain.aine" w:date="2015-11-04T16:55:00Z">
        <w:r w:rsidRPr="00A95377" w:rsidDel="0049323F">
          <w:delText>DemoCoreComponent</w:delText>
        </w:r>
      </w:del>
      <w:proofErr w:type="spellStart"/>
      <w:ins w:id="5757" w:author="ghislain.aine" w:date="2015-11-04T16:55:00Z">
        <w:r w:rsidR="0049323F">
          <w:t>CoreComponent</w:t>
        </w:r>
      </w:ins>
      <w:proofErr w:type="spellEnd"/>
      <w:r w:rsidR="00754C38" w:rsidRPr="006A165A">
        <w:rPr>
          <w:sz w:val="20"/>
          <w:u w:val="single"/>
        </w:rPr>
        <w:t xml:space="preserve"> </w:t>
      </w:r>
    </w:p>
    <w:p w:rsidR="00C06FEE" w:rsidRDefault="00C06FEE" w:rsidP="006A165A"/>
    <w:p w:rsidR="00C06FEE" w:rsidRDefault="00C06FEE" w:rsidP="006A165A">
      <w:r>
        <w:t>Une propriété peut être supprimée dynamiquement.</w:t>
      </w:r>
    </w:p>
    <w:p w:rsidR="00B20A71" w:rsidRDefault="00B20A71" w:rsidP="006A165A">
      <w:r>
        <w:t>Pour supprimer une propriété, récupérer la liste des services à l'aide de la fonction "</w:t>
      </w:r>
      <w:proofErr w:type="spellStart"/>
      <w:r>
        <w:t>QueryService</w:t>
      </w:r>
      <w:proofErr w:type="spellEnd"/>
      <w:r>
        <w:t>", puis détruire la propriété souhaitée avec la fonction "</w:t>
      </w:r>
      <w:proofErr w:type="spellStart"/>
      <w:r>
        <w:t>DestroyProperty</w:t>
      </w:r>
      <w:proofErr w:type="spellEnd"/>
      <w:r>
        <w:t>". Cette fonction prend en paramètre le nom de la propriété, précédé du préfixe.</w:t>
      </w:r>
    </w:p>
    <w:p w:rsidR="00BC6139" w:rsidRPr="00C022E2" w:rsidRDefault="00490005">
      <w:pPr>
        <w:spacing w:after="200" w:line="276" w:lineRule="auto"/>
        <w:jc w:val="left"/>
      </w:pPr>
      <w:r w:rsidRPr="00490005">
        <w:br w:type="page"/>
      </w:r>
    </w:p>
    <w:p w:rsidR="00B20A71" w:rsidRDefault="00B20A71" w:rsidP="006A165A">
      <w:pPr>
        <w:rPr>
          <w:ins w:id="5758" w:author="ghislain.aine" w:date="2015-11-04T17:24:00Z"/>
          <w:lang w:val="en-US"/>
        </w:rPr>
      </w:pPr>
      <w:proofErr w:type="spellStart"/>
      <w:r w:rsidRPr="00170346">
        <w:rPr>
          <w:lang w:val="en-US"/>
        </w:rPr>
        <w:lastRenderedPageBreak/>
        <w:t>Exemple</w:t>
      </w:r>
      <w:proofErr w:type="spellEnd"/>
      <w:r w:rsidRPr="00170346">
        <w:rPr>
          <w:lang w:val="en-US"/>
        </w:rPr>
        <w:t>:</w:t>
      </w:r>
    </w:p>
    <w:p w:rsidR="00D2264E" w:rsidRPr="00170346" w:rsidRDefault="004D7EE5" w:rsidP="006A165A">
      <w:pPr>
        <w:rPr>
          <w:lang w:val="en-US"/>
        </w:rPr>
      </w:pPr>
      <w:ins w:id="5759" w:author="ghislain.aine" w:date="2015-11-04T17:24:00Z">
        <w:r w:rsidR="00705281" w:rsidRPr="004D7EE5">
          <w:pict>
            <v:shape id="_x0000_s111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1;mso-fit-shape-to-text:t">
                <w:txbxContent>
                  <w:p w:rsidR="00AC30F5" w:rsidRPr="00D2264E" w:rsidRDefault="00AC30F5" w:rsidP="00D2264E">
                    <w:pPr>
                      <w:autoSpaceDE w:val="0"/>
                      <w:autoSpaceDN w:val="0"/>
                      <w:adjustRightInd w:val="0"/>
                      <w:jc w:val="left"/>
                      <w:rPr>
                        <w:ins w:id="5760" w:author="ghislain.aine" w:date="2015-11-04T17:24:00Z"/>
                        <w:rFonts w:ascii="Consolas" w:hAnsi="Consolas" w:cs="Consolas"/>
                        <w:color w:val="000000"/>
                        <w:sz w:val="19"/>
                        <w:szCs w:val="19"/>
                        <w:highlight w:val="white"/>
                        <w:lang w:val="en-US"/>
                        <w:rPrChange w:id="5761" w:author="ghislain.aine" w:date="2015-11-04T17:24:00Z">
                          <w:rPr>
                            <w:ins w:id="5762" w:author="ghislain.aine" w:date="2015-11-04T17:24:00Z"/>
                            <w:rFonts w:ascii="Consolas" w:hAnsi="Consolas" w:cs="Consolas"/>
                            <w:color w:val="000000"/>
                            <w:sz w:val="19"/>
                            <w:szCs w:val="19"/>
                            <w:highlight w:val="white"/>
                          </w:rPr>
                        </w:rPrChange>
                      </w:rPr>
                    </w:pPr>
                    <w:proofErr w:type="spellStart"/>
                    <w:ins w:id="5763" w:author="ghislain.aine" w:date="2015-11-04T17:24:00Z">
                      <w:r w:rsidRPr="004D7EE5">
                        <w:rPr>
                          <w:rFonts w:ascii="Consolas" w:hAnsi="Consolas" w:cs="Consolas"/>
                          <w:color w:val="216F85"/>
                          <w:sz w:val="19"/>
                          <w:szCs w:val="19"/>
                          <w:highlight w:val="white"/>
                          <w:lang w:val="en-US"/>
                          <w:rPrChange w:id="5764" w:author="ghislain.aine" w:date="2015-11-04T17:24:00Z">
                            <w:rPr>
                              <w:rFonts w:ascii="Consolas" w:hAnsi="Consolas" w:cs="Consolas"/>
                              <w:color w:val="216F85"/>
                              <w:sz w:val="19"/>
                              <w:szCs w:val="19"/>
                              <w:highlight w:val="white"/>
                            </w:rPr>
                          </w:rPrChange>
                        </w:rPr>
                        <w:t>ISwService</w:t>
                      </w:r>
                      <w:proofErr w:type="spellEnd"/>
                      <w:r w:rsidRPr="004D7EE5">
                        <w:rPr>
                          <w:rFonts w:ascii="Consolas" w:hAnsi="Consolas" w:cs="Consolas"/>
                          <w:color w:val="000000"/>
                          <w:sz w:val="19"/>
                          <w:szCs w:val="19"/>
                          <w:highlight w:val="white"/>
                          <w:lang w:val="en-US"/>
                          <w:rPrChange w:id="5765" w:author="ghislain.aine" w:date="2015-11-04T17:24: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5766" w:author="ghislain.aine" w:date="2015-11-04T17:24:00Z">
                            <w:rPr>
                              <w:rFonts w:ascii="Consolas" w:hAnsi="Consolas" w:cs="Consolas"/>
                              <w:color w:val="000080"/>
                              <w:sz w:val="19"/>
                              <w:szCs w:val="19"/>
                              <w:highlight w:val="white"/>
                            </w:rPr>
                          </w:rPrChange>
                        </w:rPr>
                        <w:t>services</w:t>
                      </w:r>
                      <w:r w:rsidRPr="004D7EE5">
                        <w:rPr>
                          <w:rFonts w:ascii="Consolas" w:hAnsi="Consolas" w:cs="Consolas"/>
                          <w:color w:val="000000"/>
                          <w:sz w:val="19"/>
                          <w:szCs w:val="19"/>
                          <w:highlight w:val="white"/>
                          <w:lang w:val="en-US"/>
                          <w:rPrChange w:id="5767" w:author="ghislain.aine" w:date="2015-11-04T17:24:00Z">
                            <w:rPr>
                              <w:rFonts w:ascii="Consolas" w:hAnsi="Consolas" w:cs="Consolas"/>
                              <w:color w:val="000000"/>
                              <w:sz w:val="19"/>
                              <w:szCs w:val="19"/>
                              <w:highlight w:val="white"/>
                            </w:rPr>
                          </w:rPrChange>
                        </w:rPr>
                        <w:t xml:space="preserve"> = </w:t>
                      </w:r>
                      <w:r w:rsidRPr="004D7EE5">
                        <w:rPr>
                          <w:rFonts w:ascii="Consolas" w:hAnsi="Consolas" w:cs="Consolas"/>
                          <w:color w:val="0000FF"/>
                          <w:sz w:val="19"/>
                          <w:szCs w:val="19"/>
                          <w:highlight w:val="white"/>
                          <w:lang w:val="en-US"/>
                          <w:rPrChange w:id="5768" w:author="ghislain.aine" w:date="2015-11-04T17:24:00Z">
                            <w:rPr>
                              <w:rFonts w:ascii="Consolas" w:hAnsi="Consolas" w:cs="Consolas"/>
                              <w:color w:val="0000FF"/>
                              <w:sz w:val="19"/>
                              <w:szCs w:val="19"/>
                              <w:highlight w:val="white"/>
                            </w:rPr>
                          </w:rPrChange>
                        </w:rPr>
                        <w:t>this</w:t>
                      </w:r>
                      <w:r w:rsidRPr="004D7EE5">
                        <w:rPr>
                          <w:rFonts w:ascii="Consolas" w:hAnsi="Consolas" w:cs="Consolas"/>
                          <w:color w:val="000000"/>
                          <w:sz w:val="19"/>
                          <w:szCs w:val="19"/>
                          <w:highlight w:val="white"/>
                          <w:lang w:val="en-US"/>
                          <w:rPrChange w:id="5769" w:author="ghislain.aine" w:date="2015-11-04T17:24: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5770" w:author="ghislain.aine" w:date="2015-11-04T17:24:00Z">
                            <w:rPr>
                              <w:rFonts w:ascii="Consolas" w:hAnsi="Consolas" w:cs="Consolas"/>
                              <w:color w:val="880000"/>
                              <w:sz w:val="19"/>
                              <w:szCs w:val="19"/>
                              <w:highlight w:val="white"/>
                            </w:rPr>
                          </w:rPrChange>
                        </w:rPr>
                        <w:t>QueryService</w:t>
                      </w:r>
                      <w:proofErr w:type="spellEnd"/>
                      <w:r w:rsidRPr="004D7EE5">
                        <w:rPr>
                          <w:rFonts w:ascii="Consolas" w:hAnsi="Consolas" w:cs="Consolas"/>
                          <w:color w:val="000000"/>
                          <w:sz w:val="19"/>
                          <w:szCs w:val="19"/>
                          <w:highlight w:val="white"/>
                          <w:lang w:val="en-US"/>
                          <w:rPrChange w:id="5771" w:author="ghislain.aine" w:date="2015-11-04T17:24: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5772" w:author="ghislain.aine" w:date="2015-11-04T17:24:00Z">
                            <w:rPr>
                              <w:rFonts w:ascii="Consolas" w:hAnsi="Consolas" w:cs="Consolas"/>
                              <w:color w:val="6F008A"/>
                              <w:sz w:val="19"/>
                              <w:szCs w:val="19"/>
                              <w:highlight w:val="white"/>
                            </w:rPr>
                          </w:rPrChange>
                        </w:rPr>
                        <w:t>CG_SW_SERVICE_PROPERTIES</w:t>
                      </w:r>
                      <w:r w:rsidRPr="004D7EE5">
                        <w:rPr>
                          <w:rFonts w:ascii="Consolas" w:hAnsi="Consolas" w:cs="Consolas"/>
                          <w:color w:val="000000"/>
                          <w:sz w:val="19"/>
                          <w:szCs w:val="19"/>
                          <w:highlight w:val="white"/>
                          <w:lang w:val="en-US"/>
                          <w:rPrChange w:id="5773" w:author="ghislain.aine" w:date="2015-11-04T17:24:00Z">
                            <w:rPr>
                              <w:rFonts w:ascii="Consolas" w:hAnsi="Consolas" w:cs="Consolas"/>
                              <w:color w:val="000000"/>
                              <w:sz w:val="19"/>
                              <w:szCs w:val="19"/>
                              <w:highlight w:val="white"/>
                            </w:rPr>
                          </w:rPrChange>
                        </w:rPr>
                        <w:t>);</w:t>
                      </w:r>
                    </w:ins>
                  </w:p>
                  <w:p w:rsidR="00AC30F5" w:rsidRPr="00D2264E" w:rsidRDefault="00AC30F5" w:rsidP="00D2264E">
                    <w:pPr>
                      <w:autoSpaceDE w:val="0"/>
                      <w:autoSpaceDN w:val="0"/>
                      <w:adjustRightInd w:val="0"/>
                      <w:jc w:val="left"/>
                      <w:rPr>
                        <w:ins w:id="5774" w:author="ghislain.aine" w:date="2015-11-04T17:24:00Z"/>
                        <w:rFonts w:ascii="Consolas" w:hAnsi="Consolas" w:cs="Consolas"/>
                        <w:color w:val="000000"/>
                        <w:sz w:val="19"/>
                        <w:szCs w:val="19"/>
                        <w:highlight w:val="white"/>
                        <w:lang w:val="en-US"/>
                        <w:rPrChange w:id="5775" w:author="ghislain.aine" w:date="2015-11-04T17:24:00Z">
                          <w:rPr>
                            <w:ins w:id="5776" w:author="ghislain.aine" w:date="2015-11-04T17:24:00Z"/>
                            <w:rFonts w:ascii="Consolas" w:hAnsi="Consolas" w:cs="Consolas"/>
                            <w:color w:val="000000"/>
                            <w:sz w:val="19"/>
                            <w:szCs w:val="19"/>
                            <w:highlight w:val="white"/>
                          </w:rPr>
                        </w:rPrChange>
                      </w:rPr>
                    </w:pPr>
                    <w:proofErr w:type="spellStart"/>
                    <w:ins w:id="5777" w:author="ghislain.aine" w:date="2015-11-04T17:24:00Z">
                      <w:r w:rsidRPr="004D7EE5">
                        <w:rPr>
                          <w:rFonts w:ascii="Consolas" w:hAnsi="Consolas" w:cs="Consolas"/>
                          <w:color w:val="216F85"/>
                          <w:sz w:val="19"/>
                          <w:szCs w:val="19"/>
                          <w:highlight w:val="white"/>
                          <w:lang w:val="en-US"/>
                          <w:rPrChange w:id="5778" w:author="ghislain.aine" w:date="2015-11-04T17:24:00Z">
                            <w:rPr>
                              <w:rFonts w:ascii="Consolas" w:hAnsi="Consolas" w:cs="Consolas"/>
                              <w:color w:val="216F85"/>
                              <w:sz w:val="19"/>
                              <w:szCs w:val="19"/>
                              <w:highlight w:val="white"/>
                            </w:rPr>
                          </w:rPrChange>
                        </w:rPr>
                        <w:t>ISwProperties</w:t>
                      </w:r>
                      <w:proofErr w:type="spellEnd"/>
                      <w:r w:rsidRPr="004D7EE5">
                        <w:rPr>
                          <w:rFonts w:ascii="Consolas" w:hAnsi="Consolas" w:cs="Consolas"/>
                          <w:color w:val="000000"/>
                          <w:sz w:val="19"/>
                          <w:szCs w:val="19"/>
                          <w:highlight w:val="white"/>
                          <w:lang w:val="en-US"/>
                          <w:rPrChange w:id="5779" w:author="ghislain.aine" w:date="2015-11-04T17:24: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5780" w:author="ghislain.aine" w:date="2015-11-04T17:24:00Z">
                            <w:rPr>
                              <w:rFonts w:ascii="Consolas" w:hAnsi="Consolas" w:cs="Consolas"/>
                              <w:color w:val="000080"/>
                              <w:sz w:val="19"/>
                              <w:szCs w:val="19"/>
                              <w:highlight w:val="white"/>
                            </w:rPr>
                          </w:rPrChange>
                        </w:rPr>
                        <w:t>propertiesService</w:t>
                      </w:r>
                      <w:proofErr w:type="spellEnd"/>
                      <w:r w:rsidRPr="004D7EE5">
                        <w:rPr>
                          <w:rFonts w:ascii="Consolas" w:hAnsi="Consolas" w:cs="Consolas"/>
                          <w:color w:val="000000"/>
                          <w:sz w:val="19"/>
                          <w:szCs w:val="19"/>
                          <w:highlight w:val="white"/>
                          <w:lang w:val="en-US"/>
                          <w:rPrChange w:id="5781" w:author="ghislain.aine" w:date="2015-11-04T17:24:00Z">
                            <w:rPr>
                              <w:rFonts w:ascii="Consolas" w:hAnsi="Consolas" w:cs="Consolas"/>
                              <w:color w:val="000000"/>
                              <w:sz w:val="19"/>
                              <w:szCs w:val="19"/>
                              <w:highlight w:val="white"/>
                            </w:rPr>
                          </w:rPrChange>
                        </w:rPr>
                        <w:t>;</w:t>
                      </w:r>
                    </w:ins>
                  </w:p>
                  <w:p w:rsidR="00AC30F5" w:rsidRPr="00D2264E" w:rsidRDefault="00AC30F5" w:rsidP="00D2264E">
                    <w:pPr>
                      <w:autoSpaceDE w:val="0"/>
                      <w:autoSpaceDN w:val="0"/>
                      <w:adjustRightInd w:val="0"/>
                      <w:jc w:val="left"/>
                      <w:rPr>
                        <w:ins w:id="5782" w:author="ghislain.aine" w:date="2015-11-04T17:24:00Z"/>
                        <w:rFonts w:ascii="Consolas" w:hAnsi="Consolas" w:cs="Consolas"/>
                        <w:color w:val="000000"/>
                        <w:sz w:val="19"/>
                        <w:szCs w:val="19"/>
                        <w:highlight w:val="white"/>
                        <w:lang w:val="en-US"/>
                        <w:rPrChange w:id="5783" w:author="ghislain.aine" w:date="2015-11-04T17:24:00Z">
                          <w:rPr>
                            <w:ins w:id="5784" w:author="ghislain.aine" w:date="2015-11-04T17:24:00Z"/>
                            <w:rFonts w:ascii="Consolas" w:hAnsi="Consolas" w:cs="Consolas"/>
                            <w:color w:val="000000"/>
                            <w:sz w:val="19"/>
                            <w:szCs w:val="19"/>
                            <w:highlight w:val="white"/>
                          </w:rPr>
                        </w:rPrChange>
                      </w:rPr>
                    </w:pPr>
                    <w:ins w:id="5785" w:author="ghislain.aine" w:date="2015-11-04T17:24:00Z">
                      <w:r w:rsidRPr="004D7EE5">
                        <w:rPr>
                          <w:rFonts w:ascii="Consolas" w:hAnsi="Consolas" w:cs="Consolas"/>
                          <w:color w:val="0000FF"/>
                          <w:sz w:val="19"/>
                          <w:szCs w:val="19"/>
                          <w:highlight w:val="white"/>
                          <w:lang w:val="en-US"/>
                          <w:rPrChange w:id="5786" w:author="ghislain.aine" w:date="2015-11-04T17:24: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5787" w:author="ghislain.aine" w:date="2015-11-04T17:24: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5788" w:author="ghislain.aine" w:date="2015-11-04T17:24:00Z">
                            <w:rPr>
                              <w:rFonts w:ascii="Consolas" w:hAnsi="Consolas" w:cs="Consolas"/>
                              <w:color w:val="000080"/>
                              <w:sz w:val="19"/>
                              <w:szCs w:val="19"/>
                              <w:highlight w:val="white"/>
                            </w:rPr>
                          </w:rPrChange>
                        </w:rPr>
                        <w:t>services</w:t>
                      </w:r>
                      <w:r w:rsidRPr="004D7EE5">
                        <w:rPr>
                          <w:rFonts w:ascii="Consolas" w:hAnsi="Consolas" w:cs="Consolas"/>
                          <w:color w:val="000000"/>
                          <w:sz w:val="19"/>
                          <w:szCs w:val="19"/>
                          <w:highlight w:val="white"/>
                          <w:lang w:val="en-US"/>
                          <w:rPrChange w:id="5789" w:author="ghislain.aine" w:date="2015-11-04T17:24:00Z">
                            <w:rPr>
                              <w:rFonts w:ascii="Consolas" w:hAnsi="Consolas" w:cs="Consolas"/>
                              <w:color w:val="000000"/>
                              <w:sz w:val="19"/>
                              <w:szCs w:val="19"/>
                              <w:highlight w:val="white"/>
                            </w:rPr>
                          </w:rPrChange>
                        </w:rPr>
                        <w:t>)</w:t>
                      </w:r>
                    </w:ins>
                  </w:p>
                  <w:p w:rsidR="00AC30F5" w:rsidRPr="00E17FB3" w:rsidRDefault="00AC30F5" w:rsidP="00D2264E">
                    <w:pPr>
                      <w:autoSpaceDE w:val="0"/>
                      <w:autoSpaceDN w:val="0"/>
                      <w:adjustRightInd w:val="0"/>
                      <w:jc w:val="left"/>
                      <w:rPr>
                        <w:ins w:id="5790" w:author="ghislain.aine" w:date="2015-11-04T17:24:00Z"/>
                        <w:rFonts w:ascii="Consolas" w:hAnsi="Consolas" w:cs="Consolas"/>
                        <w:color w:val="000000"/>
                        <w:sz w:val="19"/>
                        <w:szCs w:val="19"/>
                        <w:highlight w:val="white"/>
                        <w:lang w:val="en-US"/>
                        <w:rPrChange w:id="5791" w:author="ghislain.aine" w:date="2015-11-05T09:18:00Z">
                          <w:rPr>
                            <w:ins w:id="5792" w:author="ghislain.aine" w:date="2015-11-04T17:24:00Z"/>
                            <w:rFonts w:ascii="Consolas" w:hAnsi="Consolas" w:cs="Consolas"/>
                            <w:color w:val="000000"/>
                            <w:sz w:val="19"/>
                            <w:szCs w:val="19"/>
                            <w:highlight w:val="white"/>
                          </w:rPr>
                        </w:rPrChange>
                      </w:rPr>
                    </w:pPr>
                    <w:ins w:id="5793" w:author="ghislain.aine" w:date="2015-11-04T17:24:00Z">
                      <w:r w:rsidRPr="004D7EE5">
                        <w:rPr>
                          <w:rFonts w:ascii="Consolas" w:hAnsi="Consolas" w:cs="Consolas"/>
                          <w:color w:val="000000"/>
                          <w:sz w:val="19"/>
                          <w:szCs w:val="19"/>
                          <w:highlight w:val="white"/>
                          <w:lang w:val="en-US"/>
                          <w:rPrChange w:id="5794" w:author="ghislain.aine" w:date="2015-11-05T09:18:00Z">
                            <w:rPr>
                              <w:rFonts w:ascii="Consolas" w:hAnsi="Consolas" w:cs="Consolas"/>
                              <w:color w:val="000000"/>
                              <w:sz w:val="19"/>
                              <w:szCs w:val="19"/>
                              <w:highlight w:val="white"/>
                            </w:rPr>
                          </w:rPrChange>
                        </w:rPr>
                        <w:t>{</w:t>
                      </w:r>
                    </w:ins>
                  </w:p>
                  <w:p w:rsidR="00AC30F5" w:rsidRPr="00E17FB3" w:rsidRDefault="00AC30F5" w:rsidP="00D2264E">
                    <w:pPr>
                      <w:autoSpaceDE w:val="0"/>
                      <w:autoSpaceDN w:val="0"/>
                      <w:adjustRightInd w:val="0"/>
                      <w:jc w:val="left"/>
                      <w:rPr>
                        <w:ins w:id="5795" w:author="ghislain.aine" w:date="2015-11-04T17:24:00Z"/>
                        <w:rFonts w:ascii="Consolas" w:hAnsi="Consolas" w:cs="Consolas"/>
                        <w:color w:val="000000"/>
                        <w:sz w:val="19"/>
                        <w:szCs w:val="19"/>
                        <w:highlight w:val="white"/>
                        <w:lang w:val="en-US"/>
                        <w:rPrChange w:id="5796" w:author="ghislain.aine" w:date="2015-11-05T09:18:00Z">
                          <w:rPr>
                            <w:ins w:id="5797" w:author="ghislain.aine" w:date="2015-11-04T17:24:00Z"/>
                            <w:rFonts w:ascii="Consolas" w:hAnsi="Consolas" w:cs="Consolas"/>
                            <w:color w:val="000000"/>
                            <w:sz w:val="19"/>
                            <w:szCs w:val="19"/>
                            <w:highlight w:val="white"/>
                          </w:rPr>
                        </w:rPrChange>
                      </w:rPr>
                    </w:pPr>
                    <w:ins w:id="5798" w:author="ghislain.aine" w:date="2015-11-04T17:24:00Z">
                      <w:r w:rsidRPr="004D7EE5">
                        <w:rPr>
                          <w:rFonts w:ascii="Consolas" w:hAnsi="Consolas" w:cs="Consolas"/>
                          <w:color w:val="000000"/>
                          <w:sz w:val="19"/>
                          <w:szCs w:val="19"/>
                          <w:highlight w:val="white"/>
                          <w:lang w:val="en-US"/>
                          <w:rPrChange w:id="5799" w:author="ghislain.aine" w:date="2015-11-05T09:18:00Z">
                            <w:rPr>
                              <w:rFonts w:ascii="Consolas" w:hAnsi="Consolas" w:cs="Consolas"/>
                              <w:color w:val="000000"/>
                              <w:sz w:val="19"/>
                              <w:szCs w:val="19"/>
                              <w:highlight w:val="white"/>
                            </w:rPr>
                          </w:rPrChange>
                        </w:rPr>
                        <w:tab/>
                      </w:r>
                      <w:proofErr w:type="spellStart"/>
                      <w:r w:rsidRPr="004D7EE5">
                        <w:rPr>
                          <w:rFonts w:ascii="Consolas" w:hAnsi="Consolas" w:cs="Consolas"/>
                          <w:color w:val="000080"/>
                          <w:sz w:val="19"/>
                          <w:szCs w:val="19"/>
                          <w:highlight w:val="white"/>
                          <w:lang w:val="en-US"/>
                          <w:rPrChange w:id="5800" w:author="ghislain.aine" w:date="2015-11-05T09:18:00Z">
                            <w:rPr>
                              <w:rFonts w:ascii="Consolas" w:hAnsi="Consolas" w:cs="Consolas"/>
                              <w:color w:val="000080"/>
                              <w:sz w:val="19"/>
                              <w:szCs w:val="19"/>
                              <w:highlight w:val="white"/>
                            </w:rPr>
                          </w:rPrChange>
                        </w:rPr>
                        <w:t>propertiesService</w:t>
                      </w:r>
                      <w:proofErr w:type="spellEnd"/>
                      <w:r w:rsidRPr="004D7EE5">
                        <w:rPr>
                          <w:rFonts w:ascii="Consolas" w:hAnsi="Consolas" w:cs="Consolas"/>
                          <w:color w:val="000000"/>
                          <w:sz w:val="19"/>
                          <w:szCs w:val="19"/>
                          <w:highlight w:val="white"/>
                          <w:lang w:val="en-US"/>
                          <w:rPrChange w:id="5801" w:author="ghislain.aine" w:date="2015-11-05T09:18: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FF"/>
                          <w:sz w:val="19"/>
                          <w:szCs w:val="19"/>
                          <w:highlight w:val="white"/>
                          <w:lang w:val="en-US"/>
                          <w:rPrChange w:id="5802" w:author="ghislain.aine" w:date="2015-11-05T09:18:00Z">
                            <w:rPr>
                              <w:rFonts w:ascii="Consolas" w:hAnsi="Consolas" w:cs="Consolas"/>
                              <w:color w:val="0000FF"/>
                              <w:sz w:val="19"/>
                              <w:szCs w:val="19"/>
                              <w:highlight w:val="white"/>
                            </w:rPr>
                          </w:rPrChange>
                        </w:rPr>
                        <w:t>dynamic_cast</w:t>
                      </w:r>
                      <w:proofErr w:type="spellEnd"/>
                      <w:r w:rsidRPr="004D7EE5">
                        <w:rPr>
                          <w:rFonts w:ascii="Consolas" w:hAnsi="Consolas" w:cs="Consolas"/>
                          <w:color w:val="000000"/>
                          <w:sz w:val="19"/>
                          <w:szCs w:val="19"/>
                          <w:highlight w:val="white"/>
                          <w:lang w:val="en-US"/>
                          <w:rPrChange w:id="5803" w:author="ghislain.aine" w:date="2015-11-05T09:18:00Z">
                            <w:rPr>
                              <w:rFonts w:ascii="Consolas" w:hAnsi="Consolas" w:cs="Consolas"/>
                              <w:color w:val="000000"/>
                              <w:sz w:val="19"/>
                              <w:szCs w:val="19"/>
                              <w:highlight w:val="white"/>
                            </w:rPr>
                          </w:rPrChange>
                        </w:rPr>
                        <w:t>&lt;</w:t>
                      </w:r>
                      <w:proofErr w:type="spellStart"/>
                      <w:r w:rsidRPr="004D7EE5">
                        <w:rPr>
                          <w:rFonts w:ascii="Consolas" w:hAnsi="Consolas" w:cs="Consolas"/>
                          <w:color w:val="216F85"/>
                          <w:sz w:val="19"/>
                          <w:szCs w:val="19"/>
                          <w:highlight w:val="white"/>
                          <w:lang w:val="en-US"/>
                          <w:rPrChange w:id="5804" w:author="ghislain.aine" w:date="2015-11-05T09:18:00Z">
                            <w:rPr>
                              <w:rFonts w:ascii="Consolas" w:hAnsi="Consolas" w:cs="Consolas"/>
                              <w:color w:val="216F85"/>
                              <w:sz w:val="19"/>
                              <w:szCs w:val="19"/>
                              <w:highlight w:val="white"/>
                            </w:rPr>
                          </w:rPrChange>
                        </w:rPr>
                        <w:t>ISwProperties</w:t>
                      </w:r>
                      <w:proofErr w:type="spellEnd"/>
                      <w:r w:rsidRPr="004D7EE5">
                        <w:rPr>
                          <w:rFonts w:ascii="Consolas" w:hAnsi="Consolas" w:cs="Consolas"/>
                          <w:color w:val="000000"/>
                          <w:sz w:val="19"/>
                          <w:szCs w:val="19"/>
                          <w:highlight w:val="white"/>
                          <w:lang w:val="en-US"/>
                          <w:rPrChange w:id="5805" w:author="ghislain.aine" w:date="2015-11-05T09:18:00Z">
                            <w:rPr>
                              <w:rFonts w:ascii="Consolas" w:hAnsi="Consolas" w:cs="Consolas"/>
                              <w:color w:val="000000"/>
                              <w:sz w:val="19"/>
                              <w:szCs w:val="19"/>
                              <w:highlight w:val="white"/>
                            </w:rPr>
                          </w:rPrChange>
                        </w:rPr>
                        <w:t xml:space="preserve"> *&gt; (</w:t>
                      </w:r>
                      <w:r w:rsidRPr="004D7EE5">
                        <w:rPr>
                          <w:rFonts w:ascii="Consolas" w:hAnsi="Consolas" w:cs="Consolas"/>
                          <w:color w:val="000080"/>
                          <w:sz w:val="19"/>
                          <w:szCs w:val="19"/>
                          <w:highlight w:val="white"/>
                          <w:lang w:val="en-US"/>
                          <w:rPrChange w:id="5806" w:author="ghislain.aine" w:date="2015-11-05T09:18:00Z">
                            <w:rPr>
                              <w:rFonts w:ascii="Consolas" w:hAnsi="Consolas" w:cs="Consolas"/>
                              <w:color w:val="000080"/>
                              <w:sz w:val="19"/>
                              <w:szCs w:val="19"/>
                              <w:highlight w:val="white"/>
                            </w:rPr>
                          </w:rPrChange>
                        </w:rPr>
                        <w:t>services</w:t>
                      </w:r>
                      <w:r w:rsidRPr="004D7EE5">
                        <w:rPr>
                          <w:rFonts w:ascii="Consolas" w:hAnsi="Consolas" w:cs="Consolas"/>
                          <w:color w:val="000000"/>
                          <w:sz w:val="19"/>
                          <w:szCs w:val="19"/>
                          <w:highlight w:val="white"/>
                          <w:lang w:val="en-US"/>
                          <w:rPrChange w:id="5807" w:author="ghislain.aine" w:date="2015-11-05T09:18:00Z">
                            <w:rPr>
                              <w:rFonts w:ascii="Consolas" w:hAnsi="Consolas" w:cs="Consolas"/>
                              <w:color w:val="000000"/>
                              <w:sz w:val="19"/>
                              <w:szCs w:val="19"/>
                              <w:highlight w:val="white"/>
                            </w:rPr>
                          </w:rPrChange>
                        </w:rPr>
                        <w:t>);</w:t>
                      </w:r>
                    </w:ins>
                  </w:p>
                  <w:p w:rsidR="00AC30F5" w:rsidRPr="00E17FB3" w:rsidRDefault="00AC30F5" w:rsidP="00D2264E">
                    <w:pPr>
                      <w:autoSpaceDE w:val="0"/>
                      <w:autoSpaceDN w:val="0"/>
                      <w:adjustRightInd w:val="0"/>
                      <w:jc w:val="left"/>
                      <w:rPr>
                        <w:ins w:id="5808" w:author="ghislain.aine" w:date="2015-11-04T17:24:00Z"/>
                        <w:rFonts w:ascii="Consolas" w:hAnsi="Consolas" w:cs="Consolas"/>
                        <w:color w:val="000000"/>
                        <w:sz w:val="19"/>
                        <w:szCs w:val="19"/>
                        <w:highlight w:val="white"/>
                        <w:lang w:val="en-US"/>
                        <w:rPrChange w:id="5809" w:author="ghislain.aine" w:date="2015-11-05T09:18:00Z">
                          <w:rPr>
                            <w:ins w:id="5810" w:author="ghislain.aine" w:date="2015-11-04T17:24:00Z"/>
                            <w:rFonts w:ascii="Consolas" w:hAnsi="Consolas" w:cs="Consolas"/>
                            <w:color w:val="000000"/>
                            <w:sz w:val="19"/>
                            <w:szCs w:val="19"/>
                            <w:highlight w:val="white"/>
                          </w:rPr>
                        </w:rPrChange>
                      </w:rPr>
                    </w:pPr>
                    <w:ins w:id="5811" w:author="ghislain.aine" w:date="2015-11-04T17:24:00Z">
                      <w:r w:rsidRPr="004D7EE5">
                        <w:rPr>
                          <w:rFonts w:ascii="Consolas" w:hAnsi="Consolas" w:cs="Consolas"/>
                          <w:color w:val="000000"/>
                          <w:sz w:val="19"/>
                          <w:szCs w:val="19"/>
                          <w:highlight w:val="white"/>
                          <w:lang w:val="en-US"/>
                          <w:rPrChange w:id="5812" w:author="ghislain.aine" w:date="2015-11-05T09:18:00Z">
                            <w:rPr>
                              <w:rFonts w:ascii="Consolas" w:hAnsi="Consolas" w:cs="Consolas"/>
                              <w:color w:val="000000"/>
                              <w:sz w:val="19"/>
                              <w:szCs w:val="19"/>
                              <w:highlight w:val="white"/>
                            </w:rPr>
                          </w:rPrChange>
                        </w:rPr>
                        <w:t>}</w:t>
                      </w:r>
                    </w:ins>
                  </w:p>
                  <w:p w:rsidR="00AC30F5" w:rsidRPr="00E71FE0" w:rsidDel="00D2264E" w:rsidRDefault="00AC30F5" w:rsidP="00D2264E">
                    <w:pPr>
                      <w:rPr>
                        <w:del w:id="5813" w:author="ghislain.aine" w:date="2015-11-04T17:24:00Z"/>
                        <w:lang w:val="en-US"/>
                      </w:rPr>
                    </w:pPr>
                    <w:proofErr w:type="spellStart"/>
                    <w:ins w:id="5814" w:author="ghislain.aine" w:date="2015-11-04T17:24:00Z">
                      <w:r w:rsidRPr="004D7EE5">
                        <w:rPr>
                          <w:rFonts w:ascii="Consolas" w:hAnsi="Consolas" w:cs="Consolas"/>
                          <w:color w:val="000080"/>
                          <w:sz w:val="19"/>
                          <w:szCs w:val="19"/>
                          <w:highlight w:val="white"/>
                          <w:lang w:val="en-US"/>
                          <w:rPrChange w:id="5815" w:author="ghislain.aine" w:date="2015-11-05T09:18:00Z">
                            <w:rPr>
                              <w:rFonts w:ascii="Consolas" w:hAnsi="Consolas" w:cs="Consolas"/>
                              <w:color w:val="000080"/>
                              <w:sz w:val="19"/>
                              <w:szCs w:val="19"/>
                              <w:highlight w:val="white"/>
                            </w:rPr>
                          </w:rPrChange>
                        </w:rPr>
                        <w:t>propertiesService</w:t>
                      </w:r>
                      <w:proofErr w:type="spellEnd"/>
                      <w:r w:rsidRPr="004D7EE5">
                        <w:rPr>
                          <w:rFonts w:ascii="Consolas" w:hAnsi="Consolas" w:cs="Consolas"/>
                          <w:color w:val="000000"/>
                          <w:sz w:val="19"/>
                          <w:szCs w:val="19"/>
                          <w:highlight w:val="white"/>
                          <w:lang w:val="en-US"/>
                          <w:rPrChange w:id="5816" w:author="ghislain.aine" w:date="2015-11-05T09:18: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5817" w:author="ghislain.aine" w:date="2015-11-05T09:18:00Z">
                            <w:rPr>
                              <w:rFonts w:ascii="Consolas" w:hAnsi="Consolas" w:cs="Consolas"/>
                              <w:color w:val="880000"/>
                              <w:sz w:val="19"/>
                              <w:szCs w:val="19"/>
                              <w:highlight w:val="white"/>
                            </w:rPr>
                          </w:rPrChange>
                        </w:rPr>
                        <w:t>DestroyProperty</w:t>
                      </w:r>
                      <w:proofErr w:type="spellEnd"/>
                      <w:r w:rsidRPr="004D7EE5">
                        <w:rPr>
                          <w:rFonts w:ascii="Consolas" w:hAnsi="Consolas" w:cs="Consolas"/>
                          <w:color w:val="000000"/>
                          <w:sz w:val="19"/>
                          <w:szCs w:val="19"/>
                          <w:highlight w:val="white"/>
                          <w:lang w:val="en-US"/>
                          <w:rPrChange w:id="5818" w:author="ghislain.aine" w:date="2015-11-05T09:18:00Z">
                            <w:rPr>
                              <w:rFonts w:ascii="Consolas" w:hAnsi="Consolas" w:cs="Consolas"/>
                              <w:color w:val="000000"/>
                              <w:sz w:val="19"/>
                              <w:szCs w:val="19"/>
                              <w:highlight w:val="white"/>
                            </w:rPr>
                          </w:rPrChange>
                        </w:rPr>
                        <w:t>(</w:t>
                      </w:r>
                      <w:r w:rsidRPr="004D7EE5">
                        <w:rPr>
                          <w:rFonts w:ascii="Consolas" w:hAnsi="Consolas" w:cs="Consolas"/>
                          <w:color w:val="A31515"/>
                          <w:sz w:val="19"/>
                          <w:szCs w:val="19"/>
                          <w:highlight w:val="white"/>
                          <w:lang w:val="en-US"/>
                          <w:rPrChange w:id="5819" w:author="ghislain.aine" w:date="2015-11-05T09:18:00Z">
                            <w:rPr>
                              <w:rFonts w:ascii="Consolas" w:hAnsi="Consolas" w:cs="Consolas"/>
                              <w:color w:val="A31515"/>
                              <w:sz w:val="19"/>
                              <w:szCs w:val="19"/>
                              <w:highlight w:val="white"/>
                            </w:rPr>
                          </w:rPrChange>
                        </w:rPr>
                        <w:t>"</w:t>
                      </w:r>
                      <w:proofErr w:type="spellStart"/>
                      <w:r w:rsidRPr="004D7EE5">
                        <w:rPr>
                          <w:rFonts w:ascii="Consolas" w:hAnsi="Consolas" w:cs="Consolas"/>
                          <w:color w:val="A31515"/>
                          <w:sz w:val="19"/>
                          <w:szCs w:val="19"/>
                          <w:highlight w:val="white"/>
                          <w:lang w:val="en-US"/>
                          <w:rPrChange w:id="5820" w:author="ghislain.aine" w:date="2015-11-05T09:18:00Z">
                            <w:rPr>
                              <w:rFonts w:ascii="Consolas" w:hAnsi="Consolas" w:cs="Consolas"/>
                              <w:color w:val="A31515"/>
                              <w:sz w:val="19"/>
                              <w:szCs w:val="19"/>
                              <w:highlight w:val="white"/>
                            </w:rPr>
                          </w:rPrChange>
                        </w:rPr>
                        <w:t>Test.periode</w:t>
                      </w:r>
                      <w:proofErr w:type="spellEnd"/>
                      <w:r w:rsidRPr="004D7EE5">
                        <w:rPr>
                          <w:rFonts w:ascii="Consolas" w:hAnsi="Consolas" w:cs="Consolas"/>
                          <w:color w:val="A31515"/>
                          <w:sz w:val="19"/>
                          <w:szCs w:val="19"/>
                          <w:highlight w:val="white"/>
                          <w:lang w:val="en-US"/>
                          <w:rPrChange w:id="5821" w:author="ghislain.aine" w:date="2015-11-05T09:18:00Z">
                            <w:rPr>
                              <w:rFonts w:ascii="Consolas" w:hAnsi="Consolas" w:cs="Consolas"/>
                              <w:color w:val="A31515"/>
                              <w:sz w:val="19"/>
                              <w:szCs w:val="19"/>
                              <w:highlight w:val="white"/>
                            </w:rPr>
                          </w:rPrChange>
                        </w:rPr>
                        <w:t>"</w:t>
                      </w:r>
                      <w:r w:rsidRPr="004D7EE5">
                        <w:rPr>
                          <w:rFonts w:ascii="Consolas" w:hAnsi="Consolas" w:cs="Consolas"/>
                          <w:color w:val="000000"/>
                          <w:sz w:val="19"/>
                          <w:szCs w:val="19"/>
                          <w:highlight w:val="white"/>
                          <w:lang w:val="en-US"/>
                          <w:rPrChange w:id="5822" w:author="ghislain.aine" w:date="2015-11-05T09:18:00Z">
                            <w:rPr>
                              <w:rFonts w:ascii="Consolas" w:hAnsi="Consolas" w:cs="Consolas"/>
                              <w:color w:val="000000"/>
                              <w:sz w:val="19"/>
                              <w:szCs w:val="19"/>
                              <w:highlight w:val="white"/>
                            </w:rPr>
                          </w:rPrChange>
                        </w:rPr>
                        <w:t>);</w:t>
                      </w:r>
                    </w:ins>
                    <w:del w:id="5823" w:author="ghislain.aine" w:date="2015-11-04T17:24:00Z">
                      <w:r w:rsidRPr="00353E92" w:rsidDel="00D2264E">
                        <w:rPr>
                          <w:rFonts w:ascii="Consolas" w:hAnsi="Consolas" w:cs="Consolas"/>
                          <w:color w:val="0000FF"/>
                          <w:sz w:val="19"/>
                          <w:szCs w:val="19"/>
                          <w:highlight w:val="white"/>
                          <w:lang w:val="en-US"/>
                        </w:rPr>
                        <w:delText>Q_PROPERTY</w:delText>
                      </w:r>
                      <w:r w:rsidRPr="00353E92" w:rsidDel="00D2264E">
                        <w:rPr>
                          <w:rFonts w:ascii="Consolas" w:hAnsi="Consolas" w:cs="Consolas"/>
                          <w:color w:val="000000"/>
                          <w:sz w:val="19"/>
                          <w:szCs w:val="19"/>
                          <w:highlight w:val="white"/>
                          <w:lang w:val="en-US"/>
                        </w:rPr>
                        <w:delText>(</w:delText>
                      </w:r>
                      <w:r w:rsidRPr="00353E92" w:rsidDel="00D2264E">
                        <w:rPr>
                          <w:rFonts w:ascii="Consolas" w:hAnsi="Consolas" w:cs="Consolas"/>
                          <w:color w:val="0000FF"/>
                          <w:sz w:val="19"/>
                          <w:szCs w:val="19"/>
                          <w:highlight w:val="white"/>
                          <w:lang w:val="en-US"/>
                        </w:rPr>
                        <w:delText>int</w:delText>
                      </w:r>
                      <w:r w:rsidRPr="00353E92" w:rsidDel="00D2264E">
                        <w:rPr>
                          <w:rFonts w:ascii="Consolas" w:hAnsi="Consolas" w:cs="Consolas"/>
                          <w:color w:val="000000"/>
                          <w:sz w:val="19"/>
                          <w:szCs w:val="19"/>
                          <w:highlight w:val="white"/>
                          <w:lang w:val="en-US"/>
                        </w:rPr>
                        <w:delText xml:space="preserve"> </w:delText>
                      </w:r>
                      <w:r w:rsidRPr="00353E92" w:rsidDel="00D2264E">
                        <w:rPr>
                          <w:rFonts w:ascii="Consolas" w:hAnsi="Consolas" w:cs="Consolas"/>
                          <w:color w:val="000080"/>
                          <w:sz w:val="19"/>
                          <w:szCs w:val="19"/>
                          <w:highlight w:val="white"/>
                          <w:lang w:val="en-US"/>
                        </w:rPr>
                        <w:delText>step</w:delText>
                      </w:r>
                      <w:r w:rsidRPr="00353E92" w:rsidDel="00D2264E">
                        <w:rPr>
                          <w:rFonts w:ascii="Consolas" w:hAnsi="Consolas" w:cs="Consolas"/>
                          <w:color w:val="000000"/>
                          <w:sz w:val="19"/>
                          <w:szCs w:val="19"/>
                          <w:highlight w:val="white"/>
                          <w:lang w:val="en-US"/>
                        </w:rPr>
                        <w:delText xml:space="preserve"> </w:delText>
                      </w:r>
                      <w:r w:rsidRPr="00353E92" w:rsidDel="00D2264E">
                        <w:rPr>
                          <w:rFonts w:ascii="Consolas" w:hAnsi="Consolas" w:cs="Consolas"/>
                          <w:color w:val="000080"/>
                          <w:sz w:val="19"/>
                          <w:szCs w:val="19"/>
                          <w:highlight w:val="white"/>
                          <w:lang w:val="en-US"/>
                        </w:rPr>
                        <w:delText>READ</w:delText>
                      </w:r>
                      <w:r w:rsidRPr="00353E92" w:rsidDel="00D2264E">
                        <w:rPr>
                          <w:rFonts w:ascii="Consolas" w:hAnsi="Consolas" w:cs="Consolas"/>
                          <w:color w:val="000000"/>
                          <w:sz w:val="19"/>
                          <w:szCs w:val="19"/>
                          <w:highlight w:val="white"/>
                          <w:lang w:val="en-US"/>
                        </w:rPr>
                        <w:delText xml:space="preserve"> </w:delText>
                      </w:r>
                      <w:r w:rsidRPr="00353E92" w:rsidDel="00D2264E">
                        <w:rPr>
                          <w:rFonts w:ascii="Consolas" w:hAnsi="Consolas" w:cs="Consolas"/>
                          <w:color w:val="880000"/>
                          <w:sz w:val="19"/>
                          <w:szCs w:val="19"/>
                          <w:highlight w:val="white"/>
                          <w:lang w:val="en-US"/>
                        </w:rPr>
                        <w:delText>getStep</w:delText>
                      </w:r>
                      <w:r w:rsidRPr="00353E92" w:rsidDel="00D2264E">
                        <w:rPr>
                          <w:rFonts w:ascii="Consolas" w:hAnsi="Consolas" w:cs="Consolas"/>
                          <w:color w:val="000000"/>
                          <w:sz w:val="19"/>
                          <w:szCs w:val="19"/>
                          <w:highlight w:val="white"/>
                          <w:lang w:val="en-US"/>
                        </w:rPr>
                        <w:delText xml:space="preserve"> </w:delText>
                      </w:r>
                      <w:r w:rsidRPr="00353E92" w:rsidDel="00D2264E">
                        <w:rPr>
                          <w:rFonts w:ascii="Consolas" w:hAnsi="Consolas" w:cs="Consolas"/>
                          <w:color w:val="000080"/>
                          <w:sz w:val="19"/>
                          <w:szCs w:val="19"/>
                          <w:highlight w:val="white"/>
                          <w:lang w:val="en-US"/>
                        </w:rPr>
                        <w:delText>WRITE</w:delText>
                      </w:r>
                      <w:r w:rsidRPr="00353E92" w:rsidDel="00D2264E">
                        <w:rPr>
                          <w:rFonts w:ascii="Consolas" w:hAnsi="Consolas" w:cs="Consolas"/>
                          <w:color w:val="000000"/>
                          <w:sz w:val="19"/>
                          <w:szCs w:val="19"/>
                          <w:highlight w:val="white"/>
                          <w:lang w:val="en-US"/>
                        </w:rPr>
                        <w:delText xml:space="preserve"> </w:delText>
                      </w:r>
                      <w:r w:rsidRPr="00353E92" w:rsidDel="00D2264E">
                        <w:rPr>
                          <w:rFonts w:ascii="Consolas" w:hAnsi="Consolas" w:cs="Consolas"/>
                          <w:color w:val="880000"/>
                          <w:sz w:val="19"/>
                          <w:szCs w:val="19"/>
                          <w:highlight w:val="white"/>
                          <w:lang w:val="en-US"/>
                        </w:rPr>
                        <w:delText>setStep</w:delText>
                      </w:r>
                      <w:r w:rsidRPr="00353E92" w:rsidDel="00D2264E">
                        <w:rPr>
                          <w:rFonts w:ascii="Consolas" w:hAnsi="Consolas" w:cs="Consolas"/>
                          <w:color w:val="000000"/>
                          <w:sz w:val="19"/>
                          <w:szCs w:val="19"/>
                          <w:highlight w:val="white"/>
                          <w:lang w:val="en-US"/>
                        </w:rPr>
                        <w:delText>)</w:delText>
                      </w:r>
                    </w:del>
                  </w:p>
                  <w:p w:rsidR="00AC30F5" w:rsidRDefault="00AC30F5" w:rsidP="00D2264E">
                    <w:pPr>
                      <w:autoSpaceDE w:val="0"/>
                      <w:autoSpaceDN w:val="0"/>
                      <w:adjustRightInd w:val="0"/>
                      <w:jc w:val="left"/>
                      <w:rPr>
                        <w:lang w:val="en-US"/>
                      </w:rPr>
                    </w:pPr>
                    <w:del w:id="5824" w:author="ghislain.aine" w:date="2015-11-04T17:24:00Z">
                      <w:r w:rsidRPr="00C21435" w:rsidDel="00D2264E">
                        <w:rPr>
                          <w:rFonts w:ascii="Consolas" w:hAnsi="Consolas" w:cs="Consolas"/>
                          <w:color w:val="0000FF"/>
                          <w:sz w:val="19"/>
                          <w:szCs w:val="19"/>
                          <w:highlight w:val="white"/>
                          <w:lang w:val="en-US"/>
                        </w:rPr>
                        <w:delText>Q_PROPERTY</w:delText>
                      </w:r>
                      <w:r w:rsidRPr="00C21435" w:rsidDel="00D2264E">
                        <w:rPr>
                          <w:rFonts w:ascii="Consolas" w:hAnsi="Consolas" w:cs="Consolas"/>
                          <w:color w:val="000000"/>
                          <w:sz w:val="19"/>
                          <w:szCs w:val="19"/>
                          <w:highlight w:val="white"/>
                          <w:lang w:val="en-US"/>
                        </w:rPr>
                        <w:delText>(</w:delText>
                      </w:r>
                      <w:r w:rsidRPr="00C21435" w:rsidDel="00D2264E">
                        <w:rPr>
                          <w:rFonts w:ascii="Consolas" w:hAnsi="Consolas" w:cs="Consolas"/>
                          <w:color w:val="0000FF"/>
                          <w:sz w:val="19"/>
                          <w:szCs w:val="19"/>
                          <w:highlight w:val="white"/>
                          <w:lang w:val="en-US"/>
                        </w:rPr>
                        <w:delText>int</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period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READ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880000"/>
                          <w:sz w:val="19"/>
                          <w:szCs w:val="19"/>
                          <w:highlight w:val="white"/>
                          <w:lang w:val="en-US"/>
                        </w:rPr>
                        <w:delText>getPeriod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WRITE</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880000"/>
                          <w:sz w:val="19"/>
                          <w:szCs w:val="19"/>
                          <w:highlight w:val="white"/>
                          <w:lang w:val="en-US"/>
                        </w:rPr>
                        <w:delText>setPeriod</w:delText>
                      </w:r>
                      <w:r w:rsidRPr="00C21435" w:rsidDel="00D2264E">
                        <w:rPr>
                          <w:rFonts w:ascii="Consolas" w:hAnsi="Consolas" w:cs="Consolas"/>
                          <w:color w:val="000000"/>
                          <w:sz w:val="19"/>
                          <w:szCs w:val="19"/>
                          <w:highlight w:val="white"/>
                          <w:lang w:val="en-US"/>
                        </w:rPr>
                        <w:delText>)</w:delText>
                      </w:r>
                    </w:del>
                  </w:p>
                </w:txbxContent>
              </v:textbox>
              <w10:wrap type="none"/>
              <w10:anchorlock/>
            </v:shape>
          </w:pict>
        </w:r>
      </w:ins>
    </w:p>
    <w:p w:rsidR="00B20A71" w:rsidDel="00D2264E" w:rsidRDefault="00B20A71" w:rsidP="005C2013">
      <w:pPr>
        <w:pStyle w:val="Code"/>
        <w:rPr>
          <w:del w:id="5825" w:author="ghislain.aine" w:date="2015-11-04T17:24:00Z"/>
          <w:noProof/>
          <w:lang w:val="en-US"/>
        </w:rPr>
      </w:pPr>
      <w:del w:id="5826" w:author="ghislain.aine" w:date="2015-11-04T17:24:00Z">
        <w:r w:rsidRPr="00B20A71" w:rsidDel="00D2264E">
          <w:rPr>
            <w:noProof/>
            <w:lang w:val="en-US"/>
          </w:rPr>
          <w:delText xml:space="preserve">ISwService * services = </w:delText>
        </w:r>
        <w:r w:rsidRPr="00B20A71" w:rsidDel="00D2264E">
          <w:rPr>
            <w:noProof/>
            <w:color w:val="0000FF"/>
            <w:lang w:val="en-US"/>
          </w:rPr>
          <w:delText>this</w:delText>
        </w:r>
        <w:r w:rsidRPr="00B20A71" w:rsidDel="00D2264E">
          <w:rPr>
            <w:noProof/>
            <w:lang w:val="en-US"/>
          </w:rPr>
          <w:delText>-&gt;</w:delText>
        </w:r>
        <w:r w:rsidR="005C2013" w:rsidDel="00D2264E">
          <w:rPr>
            <w:noProof/>
            <w:lang w:val="en-US"/>
          </w:rPr>
          <w:delText xml:space="preserve"> </w:delText>
        </w:r>
        <w:r w:rsidRPr="00B20A71" w:rsidDel="00D2264E">
          <w:rPr>
            <w:noProof/>
            <w:lang w:val="en-US"/>
          </w:rPr>
          <w:delText>QueryService(CG_SW_SERVICE_PROPERTIES);</w:delText>
        </w:r>
      </w:del>
    </w:p>
    <w:p w:rsidR="00B20A71" w:rsidDel="00D2264E" w:rsidRDefault="00B20A71" w:rsidP="005C2013">
      <w:pPr>
        <w:pStyle w:val="Code"/>
        <w:rPr>
          <w:del w:id="5827" w:author="ghislain.aine" w:date="2015-11-04T17:24:00Z"/>
          <w:noProof/>
          <w:lang w:val="en-US"/>
        </w:rPr>
      </w:pPr>
      <w:del w:id="5828" w:author="ghislain.aine" w:date="2015-11-04T17:24:00Z">
        <w:r w:rsidRPr="00B20A71" w:rsidDel="00D2264E">
          <w:rPr>
            <w:noProof/>
            <w:lang w:val="en-US"/>
          </w:rPr>
          <w:delText>ISwProperties * propertiesService;</w:delText>
        </w:r>
      </w:del>
    </w:p>
    <w:p w:rsidR="00B20A71" w:rsidDel="00D2264E" w:rsidRDefault="00B20A71" w:rsidP="005C2013">
      <w:pPr>
        <w:pStyle w:val="Code"/>
        <w:rPr>
          <w:del w:id="5829" w:author="ghislain.aine" w:date="2015-11-04T17:24:00Z"/>
          <w:noProof/>
          <w:lang w:val="en-US"/>
        </w:rPr>
      </w:pPr>
      <w:del w:id="5830" w:author="ghislain.aine" w:date="2015-11-04T17:24:00Z">
        <w:r w:rsidRPr="00B20A71" w:rsidDel="00D2264E">
          <w:rPr>
            <w:noProof/>
            <w:color w:val="0000FF"/>
            <w:lang w:val="en-US"/>
          </w:rPr>
          <w:delText>if</w:delText>
        </w:r>
        <w:r w:rsidRPr="00B20A71" w:rsidDel="00D2264E">
          <w:rPr>
            <w:noProof/>
            <w:lang w:val="en-US"/>
          </w:rPr>
          <w:delText xml:space="preserve"> (services)</w:delText>
        </w:r>
      </w:del>
    </w:p>
    <w:p w:rsidR="00B20A71" w:rsidDel="00D2264E" w:rsidRDefault="00B20A71" w:rsidP="005C2013">
      <w:pPr>
        <w:pStyle w:val="Code"/>
        <w:rPr>
          <w:del w:id="5831" w:author="ghislain.aine" w:date="2015-11-04T17:24:00Z"/>
          <w:noProof/>
          <w:lang w:val="en-US"/>
        </w:rPr>
      </w:pPr>
      <w:del w:id="5832" w:author="ghislain.aine" w:date="2015-11-04T17:24:00Z">
        <w:r w:rsidRPr="00B20A71" w:rsidDel="00D2264E">
          <w:rPr>
            <w:noProof/>
            <w:lang w:val="en-US"/>
          </w:rPr>
          <w:delText>{</w:delText>
        </w:r>
      </w:del>
    </w:p>
    <w:p w:rsidR="00B20A71" w:rsidDel="00D2264E" w:rsidRDefault="00B20A71" w:rsidP="005C2013">
      <w:pPr>
        <w:pStyle w:val="Code"/>
        <w:rPr>
          <w:del w:id="5833" w:author="ghislain.aine" w:date="2015-11-04T17:24:00Z"/>
          <w:noProof/>
          <w:lang w:val="en-US"/>
        </w:rPr>
      </w:pPr>
      <w:del w:id="5834" w:author="ghislain.aine" w:date="2015-11-04T17:24:00Z">
        <w:r w:rsidRPr="00B20A71" w:rsidDel="00D2264E">
          <w:rPr>
            <w:noProof/>
            <w:lang w:val="en-US"/>
          </w:rPr>
          <w:tab/>
          <w:delText xml:space="preserve">propertiesService = </w:delText>
        </w:r>
        <w:r w:rsidRPr="00B20A71" w:rsidDel="00D2264E">
          <w:rPr>
            <w:noProof/>
            <w:color w:val="0000FF"/>
            <w:lang w:val="en-US"/>
          </w:rPr>
          <w:delText>dynamic_cast</w:delText>
        </w:r>
        <w:r w:rsidRPr="00B20A71" w:rsidDel="00D2264E">
          <w:rPr>
            <w:noProof/>
            <w:lang w:val="en-US"/>
          </w:rPr>
          <w:delText>&lt;ISwProperties *&gt; (services);</w:delText>
        </w:r>
      </w:del>
    </w:p>
    <w:p w:rsidR="00B20A71" w:rsidDel="00D2264E" w:rsidRDefault="00B20A71" w:rsidP="005C2013">
      <w:pPr>
        <w:pStyle w:val="Code"/>
        <w:rPr>
          <w:del w:id="5835" w:author="ghislain.aine" w:date="2015-11-04T17:24:00Z"/>
          <w:noProof/>
          <w:lang w:val="en-US"/>
        </w:rPr>
      </w:pPr>
      <w:del w:id="5836" w:author="ghislain.aine" w:date="2015-11-04T17:24:00Z">
        <w:r w:rsidRPr="00B20A71" w:rsidDel="00D2264E">
          <w:rPr>
            <w:noProof/>
            <w:lang w:val="en-US"/>
          </w:rPr>
          <w:delText>}</w:delText>
        </w:r>
      </w:del>
    </w:p>
    <w:p w:rsidR="00B20A71" w:rsidDel="00D2264E" w:rsidRDefault="00B20A71" w:rsidP="005C2013">
      <w:pPr>
        <w:pStyle w:val="Code"/>
        <w:rPr>
          <w:del w:id="5837" w:author="ghislain.aine" w:date="2015-11-04T17:24:00Z"/>
          <w:noProof/>
          <w:lang w:val="en-US"/>
        </w:rPr>
      </w:pPr>
      <w:del w:id="5838" w:author="ghislain.aine" w:date="2015-11-04T17:24:00Z">
        <w:r w:rsidRPr="00B20A71" w:rsidDel="00D2264E">
          <w:rPr>
            <w:noProof/>
            <w:lang w:val="en-US"/>
          </w:rPr>
          <w:delText>propertiesService-&gt;DestroyProperty(</w:delText>
        </w:r>
        <w:r w:rsidRPr="00B20A71" w:rsidDel="00D2264E">
          <w:rPr>
            <w:noProof/>
            <w:color w:val="A31515"/>
            <w:lang w:val="en-US"/>
          </w:rPr>
          <w:delText>"Test.periode"</w:delText>
        </w:r>
        <w:r w:rsidRPr="00B20A71" w:rsidDel="00D2264E">
          <w:rPr>
            <w:noProof/>
            <w:lang w:val="en-US"/>
          </w:rPr>
          <w:delText>);</w:delText>
        </w:r>
      </w:del>
    </w:p>
    <w:p w:rsidR="006A165A" w:rsidRPr="0009409C" w:rsidRDefault="006A165A" w:rsidP="006A165A">
      <w:pPr>
        <w:rPr>
          <w:lang w:val="en-US"/>
        </w:rPr>
      </w:pPr>
    </w:p>
    <w:p w:rsidR="00C06FEE" w:rsidRDefault="004E6C36" w:rsidP="00E4115C">
      <w:pPr>
        <w:pStyle w:val="Paragraphedeliste"/>
        <w:numPr>
          <w:ilvl w:val="0"/>
          <w:numId w:val="27"/>
        </w:numPr>
      </w:pPr>
      <w:r>
        <w:t>Optionnel</w:t>
      </w:r>
      <w:r w:rsidR="006A165A">
        <w:t xml:space="preserve"> </w:t>
      </w:r>
      <w:r>
        <w:t>: supprimer une pro</w:t>
      </w:r>
      <w:r w:rsidR="006A165A">
        <w:t>priété lors de l'initialisation</w:t>
      </w:r>
    </w:p>
    <w:p w:rsidR="004E6C36" w:rsidRDefault="004E6C36" w:rsidP="006A165A"/>
    <w:p w:rsidR="00C06FEE" w:rsidRDefault="00C06FEE" w:rsidP="006A165A">
      <w:r>
        <w:t>Il est également possible de créer une propriété à partir d'une énumération. Pour cela, l'</w:t>
      </w:r>
      <w:proofErr w:type="spellStart"/>
      <w:r>
        <w:t>enum</w:t>
      </w:r>
      <w:proofErr w:type="spellEnd"/>
      <w:r>
        <w:t xml:space="preserve"> doit être créé à l'aide de la macro Qt.</w:t>
      </w:r>
    </w:p>
    <w:p w:rsidR="006A165A" w:rsidRDefault="006A165A" w:rsidP="006A165A">
      <w:pPr>
        <w:pStyle w:val="Paragraphedeliste"/>
      </w:pPr>
    </w:p>
    <w:p w:rsidR="00FC405E" w:rsidRDefault="00C06FEE" w:rsidP="00E4115C">
      <w:pPr>
        <w:pStyle w:val="Paragraphedeliste"/>
        <w:numPr>
          <w:ilvl w:val="0"/>
          <w:numId w:val="27"/>
        </w:numPr>
      </w:pPr>
      <w:r w:rsidRPr="00F32F0A">
        <w:t>Optionnel</w:t>
      </w:r>
      <w:r w:rsidR="006A165A">
        <w:t xml:space="preserve"> </w:t>
      </w:r>
      <w:r>
        <w:t>: ajo</w:t>
      </w:r>
      <w:r w:rsidR="006A165A">
        <w:t xml:space="preserve">uter une propriété avec un </w:t>
      </w:r>
      <w:proofErr w:type="spellStart"/>
      <w:r w:rsidR="006A165A">
        <w:t>enum</w:t>
      </w:r>
      <w:proofErr w:type="spellEnd"/>
    </w:p>
    <w:p w:rsidR="002551A0" w:rsidRDefault="002551A0" w:rsidP="002551A0">
      <w:pPr>
        <w:pStyle w:val="Paragraphedeliste"/>
      </w:pPr>
    </w:p>
    <w:p w:rsidR="002551A0" w:rsidRDefault="00DF1824" w:rsidP="002551A0">
      <w:pPr>
        <w:pStyle w:val="Titre3"/>
      </w:pPr>
      <w:r>
        <w:t>Des propriétés dynamiques</w:t>
      </w:r>
    </w:p>
    <w:p w:rsidR="002551A0" w:rsidRDefault="00DF1824" w:rsidP="002551A0">
      <w:r>
        <w:t>Le service de propriétés est dynamique, c'est à dire qu'il est possible de créer des propriétés à la volé</w:t>
      </w:r>
      <w:r w:rsidR="00CF1B03">
        <w:t>e</w:t>
      </w:r>
      <w:r>
        <w:t xml:space="preserve"> à n'importe quel moment. Cela est très utile pour ajouter ou supprimer des propriétés </w:t>
      </w:r>
      <w:r w:rsidR="005E0E9D">
        <w:t>d'</w:t>
      </w:r>
      <w:r>
        <w:t xml:space="preserve">un composant sur changement d'une de </w:t>
      </w:r>
      <w:r w:rsidR="005E0E9D">
        <w:t>s</w:t>
      </w:r>
      <w:r>
        <w:t xml:space="preserve">es propriétés. </w:t>
      </w:r>
    </w:p>
    <w:p w:rsidR="0009405F" w:rsidRDefault="0009405F" w:rsidP="006A165A"/>
    <w:p w:rsidR="0009405F" w:rsidRDefault="00385C23" w:rsidP="006A165A">
      <w:r>
        <w:rPr>
          <w:noProof/>
          <w:lang w:eastAsia="fr-FR"/>
        </w:rPr>
        <w:drawing>
          <wp:anchor distT="0" distB="0" distL="114300" distR="114300" simplePos="0" relativeHeight="251723776" behindDoc="0" locked="0" layoutInCell="1" allowOverlap="1">
            <wp:simplePos x="0" y="0"/>
            <wp:positionH relativeFrom="column">
              <wp:posOffset>-4445</wp:posOffset>
            </wp:positionH>
            <wp:positionV relativeFrom="paragraph">
              <wp:posOffset>53975</wp:posOffset>
            </wp:positionV>
            <wp:extent cx="2847975" cy="1933575"/>
            <wp:effectExtent l="19050" t="0" r="9525" b="0"/>
            <wp:wrapSquare wrapText="bothSides"/>
            <wp:docPr id="7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srcRect/>
                    <a:stretch>
                      <a:fillRect/>
                    </a:stretch>
                  </pic:blipFill>
                  <pic:spPr bwMode="auto">
                    <a:xfrm>
                      <a:off x="0" y="0"/>
                      <a:ext cx="2847975" cy="1933575"/>
                    </a:xfrm>
                    <a:prstGeom prst="rect">
                      <a:avLst/>
                    </a:prstGeom>
                    <a:noFill/>
                    <a:ln w="9525">
                      <a:noFill/>
                      <a:miter lim="800000"/>
                      <a:headEnd/>
                      <a:tailEnd/>
                    </a:ln>
                  </pic:spPr>
                </pic:pic>
              </a:graphicData>
            </a:graphic>
          </wp:anchor>
        </w:drawing>
      </w:r>
      <w:r w:rsidR="00DF1824">
        <w:t>Ici, la propriété "</w:t>
      </w:r>
      <w:proofErr w:type="spellStart"/>
      <w:r w:rsidR="00A659C7">
        <w:t>filteredRange</w:t>
      </w:r>
      <w:r w:rsidR="00DF1824">
        <w:t>Count</w:t>
      </w:r>
      <w:proofErr w:type="spellEnd"/>
      <w:r w:rsidR="00DF1824">
        <w:t>" défini</w:t>
      </w:r>
      <w:r w:rsidR="00CF1B03">
        <w:t>t</w:t>
      </w:r>
      <w:r w:rsidR="00DF1824">
        <w:t xml:space="preserve"> le nombre de sous sections "</w:t>
      </w:r>
      <w:proofErr w:type="spellStart"/>
      <w:r w:rsidR="00A659C7">
        <w:t>Range_</w:t>
      </w:r>
      <w:proofErr w:type="spellEnd"/>
      <w:r w:rsidR="00DF1824">
        <w:t xml:space="preserve">*". Sur changement de la </w:t>
      </w:r>
      <w:r w:rsidR="00A659C7">
        <w:t>première</w:t>
      </w:r>
      <w:r w:rsidR="00DF1824">
        <w:t xml:space="preserve"> propriété, les sections suivantes sont mise à jour</w:t>
      </w:r>
      <w:r w:rsidR="00A659C7">
        <w:t>, suppression / ajout des sections.</w:t>
      </w:r>
    </w:p>
    <w:p w:rsidR="00A659C7" w:rsidRDefault="00A659C7" w:rsidP="006A165A"/>
    <w:p w:rsidR="00A659C7" w:rsidRDefault="00A659C7" w:rsidP="006A165A">
      <w:r>
        <w:t>D'un autre coté, la propriété "</w:t>
      </w:r>
      <w:proofErr w:type="spellStart"/>
      <w:r>
        <w:t>hasMinBound</w:t>
      </w:r>
      <w:proofErr w:type="spellEnd"/>
      <w:r>
        <w:t xml:space="preserve">", ajoute une section "Min </w:t>
      </w:r>
      <w:proofErr w:type="spellStart"/>
      <w:r>
        <w:t>bound</w:t>
      </w:r>
      <w:proofErr w:type="spellEnd"/>
      <w:r>
        <w:t xml:space="preserve">" si sa valeur est mise à </w:t>
      </w:r>
      <w:r w:rsidR="00CF1B03">
        <w:t>"</w:t>
      </w:r>
      <w:proofErr w:type="spellStart"/>
      <w:r>
        <w:t>true</w:t>
      </w:r>
      <w:proofErr w:type="spellEnd"/>
      <w:r w:rsidR="00CF1B03">
        <w:t>"</w:t>
      </w:r>
      <w:r>
        <w:t>.</w:t>
      </w:r>
    </w:p>
    <w:p w:rsidR="002551A0" w:rsidRDefault="002551A0" w:rsidP="002551A0">
      <w:pPr>
        <w:pStyle w:val="Titre2"/>
        <w:numPr>
          <w:ilvl w:val="0"/>
          <w:numId w:val="0"/>
        </w:numPr>
        <w:ind w:left="993"/>
      </w:pPr>
      <w:bookmarkStart w:id="5839" w:name="_Toc354393978"/>
    </w:p>
    <w:p w:rsidR="002551A0" w:rsidRDefault="00922331" w:rsidP="002551A0">
      <w:r>
        <w:t xml:space="preserve">Cet exemple est </w:t>
      </w:r>
      <w:r w:rsidR="005E0E9D">
        <w:t>issu</w:t>
      </w:r>
      <w:r>
        <w:t xml:space="preserve"> du composant </w:t>
      </w:r>
      <w:proofErr w:type="spellStart"/>
      <w:r>
        <w:t>SimpleNetworkFilter</w:t>
      </w:r>
      <w:proofErr w:type="spellEnd"/>
      <w:r>
        <w:t xml:space="preserve"> qui se trouve dans </w:t>
      </w:r>
      <w:commentRangeStart w:id="5840"/>
      <w:r>
        <w:t>C:\Projects\Modules\Sw\Network</w:t>
      </w:r>
      <w:commentRangeEnd w:id="5840"/>
      <w:r w:rsidR="00CA18A8">
        <w:rPr>
          <w:rStyle w:val="Marquedecommentaire"/>
        </w:rPr>
        <w:commentReference w:id="5840"/>
      </w:r>
      <w:r>
        <w:t>.</w:t>
      </w:r>
      <w:r w:rsidR="005E0E9D">
        <w:t xml:space="preserve"> Pour plus de détail, se reporter au code du composant. Le but de ce paragraphe est seulement de se rappeler qu'</w:t>
      </w:r>
      <w:r w:rsidR="00CF1B03">
        <w:t xml:space="preserve">il </w:t>
      </w:r>
      <w:r w:rsidR="005E0E9D">
        <w:t>est possible de le faire. De même, il est possible de fournir des interfaces à la volé</w:t>
      </w:r>
      <w:r w:rsidR="00CF1B03">
        <w:t>e</w:t>
      </w:r>
      <w:r w:rsidR="005E0E9D">
        <w:t xml:space="preserve"> sur changement d'une propriété d'un composant.</w:t>
      </w:r>
      <w:r w:rsidR="00CF1B03">
        <w:t xml:space="preserve"> Cela permet de rendre les composants plus flexibles/configurables/génériques.</w:t>
      </w:r>
    </w:p>
    <w:p w:rsidR="002551A0" w:rsidRDefault="002551A0" w:rsidP="002551A0"/>
    <w:p w:rsidR="00FC405E" w:rsidRDefault="00993E05" w:rsidP="00B5234E">
      <w:pPr>
        <w:pStyle w:val="Titre2"/>
      </w:pPr>
      <w:r>
        <w:t>Sous-</w:t>
      </w:r>
      <w:proofErr w:type="spellStart"/>
      <w:r>
        <w:t>stream</w:t>
      </w:r>
      <w:bookmarkEnd w:id="5839"/>
      <w:proofErr w:type="spellEnd"/>
    </w:p>
    <w:p w:rsidR="009F7F87" w:rsidRDefault="009F7F87" w:rsidP="006A165A"/>
    <w:p w:rsidR="00993E05" w:rsidRDefault="00993E05" w:rsidP="006A165A">
      <w:r>
        <w:lastRenderedPageBreak/>
        <w:t>Un sous-</w:t>
      </w:r>
      <w:proofErr w:type="spellStart"/>
      <w:r>
        <w:t>stream</w:t>
      </w:r>
      <w:proofErr w:type="spellEnd"/>
      <w:r>
        <w:t xml:space="preserve"> est un composant, avec entrées / sorties, basé sur un </w:t>
      </w:r>
      <w:proofErr w:type="spellStart"/>
      <w:r>
        <w:t>stream</w:t>
      </w:r>
      <w:proofErr w:type="spellEnd"/>
      <w:r>
        <w:t>.</w:t>
      </w:r>
    </w:p>
    <w:p w:rsidR="009F7F87" w:rsidRDefault="009F7F87" w:rsidP="006A165A">
      <w:r>
        <w:t xml:space="preserve">Il permet d'alléger un </w:t>
      </w:r>
      <w:proofErr w:type="spellStart"/>
      <w:r>
        <w:t>stream</w:t>
      </w:r>
      <w:proofErr w:type="spellEnd"/>
      <w:r>
        <w:t xml:space="preserve"> en regroupant une partie de ses composants </w:t>
      </w:r>
      <w:del w:id="5841" w:author="jerome draillard" w:date="2015-11-27T16:42:00Z">
        <w:r w:rsidDel="00582BD8">
          <w:delText>qui forment une fonctionnalité.</w:delText>
        </w:r>
      </w:del>
      <w:ins w:id="5842" w:author="jerome draillard" w:date="2015-11-27T16:42:00Z">
        <w:r w:rsidR="00582BD8">
          <w:t>en un "super-composant".</w:t>
        </w:r>
      </w:ins>
    </w:p>
    <w:p w:rsidR="009F7F87" w:rsidRDefault="009F7F87" w:rsidP="006A165A"/>
    <w:p w:rsidR="00AA2BC6" w:rsidRDefault="006A1FD8" w:rsidP="006A165A">
      <w:r>
        <w:t>Nous allons créer un sous-</w:t>
      </w:r>
      <w:proofErr w:type="spellStart"/>
      <w:r>
        <w:t>stream</w:t>
      </w:r>
      <w:proofErr w:type="spellEnd"/>
      <w:r>
        <w:t xml:space="preserve"> pour la gestion de l'interface.</w:t>
      </w:r>
    </w:p>
    <w:p w:rsidR="006A1FD8" w:rsidRDefault="006A1FD8" w:rsidP="006A165A"/>
    <w:p w:rsidR="006A1FD8" w:rsidRDefault="006A1FD8" w:rsidP="00E4115C">
      <w:pPr>
        <w:pStyle w:val="Paragraphedeliste"/>
        <w:numPr>
          <w:ilvl w:val="0"/>
          <w:numId w:val="27"/>
        </w:numPr>
      </w:pPr>
      <w:r>
        <w:t>Création du sous-</w:t>
      </w:r>
      <w:proofErr w:type="spellStart"/>
      <w:r>
        <w:t>stream</w:t>
      </w:r>
      <w:proofErr w:type="spellEnd"/>
      <w:r>
        <w:t>:</w:t>
      </w:r>
    </w:p>
    <w:p w:rsidR="006A1FD8" w:rsidRDefault="006A1FD8" w:rsidP="00E4115C">
      <w:pPr>
        <w:pStyle w:val="Paragraphedeliste"/>
        <w:numPr>
          <w:ilvl w:val="1"/>
          <w:numId w:val="27"/>
        </w:numPr>
      </w:pPr>
      <w:r>
        <w:t>Créer l'arborescence "test\</w:t>
      </w:r>
      <w:proofErr w:type="spellStart"/>
      <w:r>
        <w:t>stream</w:t>
      </w:r>
      <w:proofErr w:type="spellEnd"/>
      <w:r>
        <w:t>\</w:t>
      </w:r>
      <w:proofErr w:type="spellStart"/>
      <w:r>
        <w:t>models</w:t>
      </w:r>
      <w:proofErr w:type="spellEnd"/>
      <w:r>
        <w:t>"</w:t>
      </w:r>
    </w:p>
    <w:p w:rsidR="006A165A" w:rsidRDefault="006A1FD8" w:rsidP="00E4115C">
      <w:pPr>
        <w:pStyle w:val="Paragraphedeliste"/>
        <w:numPr>
          <w:ilvl w:val="1"/>
          <w:numId w:val="27"/>
        </w:numPr>
      </w:pPr>
      <w:r>
        <w:t xml:space="preserve">Créer un nouveau </w:t>
      </w:r>
      <w:proofErr w:type="spellStart"/>
      <w:r>
        <w:t>stream</w:t>
      </w:r>
      <w:proofErr w:type="spellEnd"/>
      <w:r>
        <w:t xml:space="preserve"> contenant le composant </w:t>
      </w:r>
      <w:del w:id="5843" w:author="ghislain.aine" w:date="2015-11-04T17:39:00Z">
        <w:r w:rsidDel="00165EA7">
          <w:delText>DemoUIComponent</w:delText>
        </w:r>
      </w:del>
      <w:proofErr w:type="spellStart"/>
      <w:ins w:id="5844" w:author="ghislain.aine" w:date="2015-11-04T17:39:00Z">
        <w:r w:rsidR="00165EA7">
          <w:t>ValueUiComponent</w:t>
        </w:r>
      </w:ins>
      <w:proofErr w:type="spellEnd"/>
      <w:r>
        <w:t xml:space="preserve">, une </w:t>
      </w:r>
      <w:proofErr w:type="spellStart"/>
      <w:ins w:id="5845" w:author="Alexandre Blin" w:date="2015-08-10T10:51:00Z">
        <w:r w:rsidR="008F5EA3">
          <w:t>SwGuiQ</w:t>
        </w:r>
      </w:ins>
      <w:r>
        <w:t>MainWindow</w:t>
      </w:r>
      <w:proofErr w:type="spellEnd"/>
      <w:r>
        <w:t>, et un SwModel2Host.</w:t>
      </w:r>
    </w:p>
    <w:p w:rsidR="006A1FD8" w:rsidRDefault="006A1FD8" w:rsidP="006A165A">
      <w:pPr>
        <w:pStyle w:val="Paragraphedeliste"/>
        <w:ind w:left="1440"/>
      </w:pPr>
      <w:r>
        <w:t>Le "host" permet d'indiquer les entrées / sorties du sous-</w:t>
      </w:r>
      <w:proofErr w:type="spellStart"/>
      <w:r>
        <w:t>stream</w:t>
      </w:r>
      <w:proofErr w:type="spellEnd"/>
    </w:p>
    <w:p w:rsidR="006A1FD8" w:rsidRDefault="006A1FD8" w:rsidP="00E4115C">
      <w:pPr>
        <w:pStyle w:val="Paragraphedeliste"/>
        <w:numPr>
          <w:ilvl w:val="1"/>
          <w:numId w:val="27"/>
        </w:numPr>
      </w:pPr>
      <w:r>
        <w:t>Editer les paramètre</w:t>
      </w:r>
      <w:ins w:id="5846" w:author="Alexandre Blin" w:date="2015-08-10T10:06:00Z">
        <w:r w:rsidR="00CA18A8">
          <w:t>s</w:t>
        </w:r>
      </w:ins>
      <w:r>
        <w:t xml:space="preserve"> du host (setu</w:t>
      </w:r>
      <w:r w:rsidR="006A165A">
        <w:t>p), et faire glisser de la colon</w:t>
      </w:r>
      <w:r>
        <w:t>n</w:t>
      </w:r>
      <w:r w:rsidR="006A165A">
        <w:t>e de droite vers la colonne de g</w:t>
      </w:r>
      <w:r>
        <w:t xml:space="preserve">auche l'interface </w:t>
      </w:r>
      <w:del w:id="5847" w:author="ghislain.aine" w:date="2015-11-04T17:40:00Z">
        <w:r w:rsidDel="000208A3">
          <w:delText xml:space="preserve">IDemo </w:delText>
        </w:r>
      </w:del>
      <w:proofErr w:type="spellStart"/>
      <w:ins w:id="5848" w:author="ghislain.aine" w:date="2015-11-04T17:40:00Z">
        <w:r w:rsidR="000208A3">
          <w:t>IValue</w:t>
        </w:r>
        <w:proofErr w:type="spellEnd"/>
        <w:r w:rsidR="000208A3">
          <w:t xml:space="preserve"> </w:t>
        </w:r>
      </w:ins>
      <w:r>
        <w:t xml:space="preserve">de </w:t>
      </w:r>
      <w:proofErr w:type="spellStart"/>
      <w:ins w:id="5849" w:author="ghislain.aine" w:date="2015-11-04T17:40:00Z">
        <w:r w:rsidR="000208A3">
          <w:t>ValueUiComponent</w:t>
        </w:r>
      </w:ins>
      <w:proofErr w:type="spellEnd"/>
      <w:del w:id="5850" w:author="ghislain.aine" w:date="2015-11-04T17:40:00Z">
        <w:r w:rsidDel="000208A3">
          <w:delText>DemoUIComponent</w:delText>
        </w:r>
      </w:del>
      <w:r>
        <w:t>, ainsi que la propriété "</w:t>
      </w:r>
      <w:proofErr w:type="spellStart"/>
      <w:ins w:id="5851" w:author="Alexandre Blin" w:date="2015-08-10T10:10:00Z">
        <w:del w:id="5852" w:author="ghislain.aine" w:date="2015-11-02T14:47:00Z">
          <w:r w:rsidR="00CA18A8" w:rsidDel="00C22F9C">
            <w:delText>QWidget</w:delText>
          </w:r>
        </w:del>
      </w:ins>
      <w:ins w:id="5853" w:author="ghislain.aine" w:date="2015-11-02T14:47:00Z">
        <w:r w:rsidR="00C22F9C">
          <w:t>QMainWindow</w:t>
        </w:r>
      </w:ins>
      <w:ins w:id="5854" w:author="Alexandre Blin" w:date="2015-08-10T10:10:00Z">
        <w:r w:rsidR="00CA18A8">
          <w:t>.</w:t>
        </w:r>
      </w:ins>
      <w:r>
        <w:t>visible</w:t>
      </w:r>
      <w:proofErr w:type="spellEnd"/>
      <w:r>
        <w:t xml:space="preserve">" de la </w:t>
      </w:r>
      <w:proofErr w:type="spellStart"/>
      <w:ins w:id="5855" w:author="Alexandre Blin" w:date="2015-08-10T10:51:00Z">
        <w:r w:rsidR="008F5EA3">
          <w:t>SwGuiQ</w:t>
        </w:r>
      </w:ins>
      <w:r>
        <w:t>MainWindow</w:t>
      </w:r>
      <w:proofErr w:type="spellEnd"/>
    </w:p>
    <w:p w:rsidR="006A1FD8" w:rsidRDefault="006A1FD8" w:rsidP="00E4115C">
      <w:pPr>
        <w:pStyle w:val="Paragraphedeliste"/>
        <w:numPr>
          <w:ilvl w:val="1"/>
          <w:numId w:val="27"/>
        </w:numPr>
        <w:ind w:left="1418"/>
      </w:pPr>
      <w:r>
        <w:t xml:space="preserve">Connecter le </w:t>
      </w:r>
      <w:proofErr w:type="spellStart"/>
      <w:r>
        <w:t>widget</w:t>
      </w:r>
      <w:proofErr w:type="spellEnd"/>
      <w:r>
        <w:t xml:space="preserve"> de </w:t>
      </w:r>
      <w:proofErr w:type="spellStart"/>
      <w:ins w:id="5856" w:author="ghislain.aine" w:date="2015-11-04T17:40:00Z">
        <w:r w:rsidR="00D86A79">
          <w:t>ValueUiComponent</w:t>
        </w:r>
        <w:proofErr w:type="spellEnd"/>
        <w:r w:rsidR="00D86A79">
          <w:t xml:space="preserve"> </w:t>
        </w:r>
      </w:ins>
      <w:del w:id="5857" w:author="ghislain.aine" w:date="2015-11-04T17:40:00Z">
        <w:r w:rsidDel="00D86A79">
          <w:delText xml:space="preserve">DemoUIComponent </w:delText>
        </w:r>
      </w:del>
      <w:r>
        <w:t xml:space="preserve">à la </w:t>
      </w:r>
      <w:proofErr w:type="spellStart"/>
      <w:ins w:id="5858" w:author="Alexandre Blin" w:date="2015-08-10T10:51:00Z">
        <w:r w:rsidR="008F5EA3">
          <w:t>SwGuiQ</w:t>
        </w:r>
      </w:ins>
      <w:r>
        <w:t>MainWindow</w:t>
      </w:r>
      <w:proofErr w:type="spellEnd"/>
    </w:p>
    <w:p w:rsidR="006A1FD8" w:rsidRDefault="006A1FD8" w:rsidP="00E4115C">
      <w:pPr>
        <w:pStyle w:val="Paragraphedeliste"/>
        <w:numPr>
          <w:ilvl w:val="1"/>
          <w:numId w:val="27"/>
        </w:numPr>
        <w:ind w:left="1418"/>
      </w:pPr>
      <w:r>
        <w:t xml:space="preserve">Connecter l'interface de </w:t>
      </w:r>
      <w:proofErr w:type="spellStart"/>
      <w:ins w:id="5859" w:author="ghislain.aine" w:date="2015-11-04T17:40:00Z">
        <w:r w:rsidR="00D86A79">
          <w:t>ValueUiComponent</w:t>
        </w:r>
        <w:proofErr w:type="spellEnd"/>
        <w:r w:rsidR="00D86A79">
          <w:t xml:space="preserve"> </w:t>
        </w:r>
      </w:ins>
      <w:del w:id="5860" w:author="ghislain.aine" w:date="2015-11-04T17:40:00Z">
        <w:r w:rsidDel="00D86A79">
          <w:delText xml:space="preserve">DemoUIComponent </w:delText>
        </w:r>
      </w:del>
      <w:r>
        <w:t xml:space="preserve">au </w:t>
      </w:r>
      <w:ins w:id="5861" w:author="Alexandre Blin" w:date="2015-08-10T10:51:00Z">
        <w:r w:rsidR="008F5EA3">
          <w:t>Sw</w:t>
        </w:r>
      </w:ins>
      <w:r>
        <w:t>Model</w:t>
      </w:r>
      <w:ins w:id="5862" w:author="Alexandre Blin" w:date="2015-08-10T10:51:00Z">
        <w:r w:rsidR="008F5EA3">
          <w:t>2</w:t>
        </w:r>
      </w:ins>
      <w:r>
        <w:t>Host</w:t>
      </w:r>
    </w:p>
    <w:p w:rsidR="006A1FD8" w:rsidRDefault="006A1FD8" w:rsidP="00E4115C">
      <w:pPr>
        <w:pStyle w:val="Paragraphedeliste"/>
        <w:numPr>
          <w:ilvl w:val="1"/>
          <w:numId w:val="27"/>
        </w:numPr>
        <w:ind w:left="1418"/>
      </w:pPr>
      <w:r>
        <w:t xml:space="preserve">Sauvegarder le </w:t>
      </w:r>
      <w:proofErr w:type="spellStart"/>
      <w:r>
        <w:t>stream</w:t>
      </w:r>
      <w:proofErr w:type="spellEnd"/>
      <w:r>
        <w:t xml:space="preserve"> </w:t>
      </w:r>
      <w:r w:rsidR="0009405F">
        <w:t>"</w:t>
      </w:r>
      <w:proofErr w:type="spellStart"/>
      <w:ins w:id="5863" w:author="ghislain.aine" w:date="2015-11-04T17:42:00Z">
        <w:r w:rsidR="004242DF" w:rsidRPr="004242DF">
          <w:t>StreamValueUi</w:t>
        </w:r>
      </w:ins>
      <w:proofErr w:type="spellEnd"/>
      <w:del w:id="5864" w:author="ghislain.aine" w:date="2015-11-04T17:42:00Z">
        <w:r w:rsidR="0009405F" w:rsidDel="004242DF">
          <w:delText>streamUI</w:delText>
        </w:r>
      </w:del>
      <w:r w:rsidR="0009405F">
        <w:t xml:space="preserve">" </w:t>
      </w:r>
      <w:r>
        <w:t>dans le répertoire "</w:t>
      </w:r>
      <w:proofErr w:type="spellStart"/>
      <w:r>
        <w:t>models</w:t>
      </w:r>
      <w:proofErr w:type="spellEnd"/>
      <w:r>
        <w:t>"</w:t>
      </w:r>
    </w:p>
    <w:p w:rsidR="002A016C" w:rsidRDefault="002A016C" w:rsidP="002A016C">
      <w:pPr>
        <w:pStyle w:val="Paragraphedeliste"/>
        <w:ind w:left="1418"/>
      </w:pPr>
    </w:p>
    <w:p w:rsidR="002A016C" w:rsidRDefault="00A43A6B" w:rsidP="002A016C">
      <w:pPr>
        <w:keepNext/>
        <w:jc w:val="center"/>
      </w:pPr>
      <w:ins w:id="5865" w:author="ghislain.aine" w:date="2015-11-04T17:44:00Z">
        <w:r>
          <w:rPr>
            <w:noProof/>
            <w:lang w:eastAsia="fr-FR"/>
            <w:rPrChange w:id="5866" w:author="Unknown">
              <w:rPr>
                <w:noProof/>
                <w:color w:val="0000FF" w:themeColor="hyperlink"/>
                <w:u w:val="single"/>
                <w:lang w:eastAsia="fr-FR"/>
              </w:rPr>
            </w:rPrChange>
          </w:rPr>
          <w:lastRenderedPageBreak/>
          <w:drawing>
            <wp:inline distT="0" distB="0" distL="0" distR="0">
              <wp:extent cx="5636260" cy="2818130"/>
              <wp:effectExtent l="19050" t="0" r="2540" b="0"/>
              <wp:docPr id="396" name="Imag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0" cstate="print"/>
                      <a:srcRect/>
                      <a:stretch>
                        <a:fillRect/>
                      </a:stretch>
                    </pic:blipFill>
                    <pic:spPr bwMode="auto">
                      <a:xfrm>
                        <a:off x="0" y="0"/>
                        <a:ext cx="5636260" cy="2818130"/>
                      </a:xfrm>
                      <a:prstGeom prst="rect">
                        <a:avLst/>
                      </a:prstGeom>
                      <a:noFill/>
                      <a:ln w="9525">
                        <a:noFill/>
                        <a:miter lim="800000"/>
                        <a:headEnd/>
                        <a:tailEnd/>
                      </a:ln>
                    </pic:spPr>
                  </pic:pic>
                </a:graphicData>
              </a:graphic>
            </wp:inline>
          </w:drawing>
        </w:r>
      </w:ins>
      <w:del w:id="5867" w:author="ghislain.aine" w:date="2015-11-04T17:44:00Z">
        <w:r>
          <w:rPr>
            <w:noProof/>
            <w:lang w:eastAsia="fr-FR"/>
            <w:rPrChange w:id="5868" w:author="Unknown">
              <w:rPr>
                <w:noProof/>
                <w:color w:val="0000FF" w:themeColor="hyperlink"/>
                <w:u w:val="single"/>
                <w:lang w:eastAsia="fr-FR"/>
              </w:rPr>
            </w:rPrChange>
          </w:rPr>
          <w:drawing>
            <wp:inline distT="0" distB="0" distL="0" distR="0">
              <wp:extent cx="4772025" cy="1952625"/>
              <wp:effectExtent l="19050" t="0" r="952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cstate="print"/>
                      <a:srcRect/>
                      <a:stretch>
                        <a:fillRect/>
                      </a:stretch>
                    </pic:blipFill>
                    <pic:spPr bwMode="auto">
                      <a:xfrm>
                        <a:off x="0" y="0"/>
                        <a:ext cx="4772025" cy="1952625"/>
                      </a:xfrm>
                      <a:prstGeom prst="rect">
                        <a:avLst/>
                      </a:prstGeom>
                      <a:noFill/>
                      <a:ln w="9525">
                        <a:noFill/>
                        <a:miter lim="800000"/>
                        <a:headEnd/>
                        <a:tailEnd/>
                      </a:ln>
                    </pic:spPr>
                  </pic:pic>
                </a:graphicData>
              </a:graphic>
            </wp:inline>
          </w:drawing>
        </w:r>
      </w:del>
    </w:p>
    <w:p w:rsidR="0009405F" w:rsidRPr="0009405F" w:rsidRDefault="002A016C" w:rsidP="002A016C">
      <w:pPr>
        <w:pStyle w:val="Lgende"/>
        <w:jc w:val="center"/>
      </w:pPr>
      <w:r>
        <w:t xml:space="preserve">Image </w:t>
      </w:r>
      <w:fldSimple w:instr=" SEQ Image \* ARABIC ">
        <w:r w:rsidR="004313EA">
          <w:rPr>
            <w:noProof/>
          </w:rPr>
          <w:t>20</w:t>
        </w:r>
      </w:fldSimple>
      <w:r>
        <w:t xml:space="preserve"> : </w:t>
      </w:r>
      <w:r w:rsidRPr="009016C2">
        <w:t>Sous-</w:t>
      </w:r>
      <w:proofErr w:type="spellStart"/>
      <w:r w:rsidRPr="009016C2">
        <w:t>stream</w:t>
      </w:r>
      <w:proofErr w:type="spellEnd"/>
      <w:r w:rsidRPr="009016C2">
        <w:t xml:space="preserve"> "</w:t>
      </w:r>
      <w:proofErr w:type="spellStart"/>
      <w:ins w:id="5869" w:author="ghislain.aine" w:date="2015-11-04T17:43:00Z">
        <w:r w:rsidR="00F82608" w:rsidRPr="004242DF">
          <w:t>StreamValueUi</w:t>
        </w:r>
      </w:ins>
      <w:proofErr w:type="spellEnd"/>
      <w:del w:id="5870" w:author="ghislain.aine" w:date="2015-11-04T17:43:00Z">
        <w:r w:rsidRPr="009016C2" w:rsidDel="00F82608">
          <w:delText>streamUI</w:delText>
        </w:r>
      </w:del>
      <w:r w:rsidRPr="009016C2">
        <w:t>"</w:t>
      </w:r>
      <w:r w:rsidR="0009405F" w:rsidRPr="006A165A">
        <w:rPr>
          <w:sz w:val="20"/>
          <w:u w:val="single"/>
        </w:rPr>
        <w:t xml:space="preserve"> </w:t>
      </w:r>
    </w:p>
    <w:p w:rsidR="006A1FD8" w:rsidRDefault="006A1FD8" w:rsidP="006A165A"/>
    <w:p w:rsidR="006A165A" w:rsidRDefault="00AA2BC6" w:rsidP="00E4115C">
      <w:pPr>
        <w:pStyle w:val="Paragraphedeliste"/>
        <w:numPr>
          <w:ilvl w:val="0"/>
          <w:numId w:val="27"/>
        </w:numPr>
      </w:pPr>
      <w:r>
        <w:t>Utilisation du sous-</w:t>
      </w:r>
      <w:proofErr w:type="spellStart"/>
      <w:r>
        <w:t>stream</w:t>
      </w:r>
      <w:proofErr w:type="spellEnd"/>
      <w:r>
        <w:t>:</w:t>
      </w:r>
    </w:p>
    <w:p w:rsidR="006A1FD8" w:rsidRDefault="00AA2BC6" w:rsidP="00E4115C">
      <w:pPr>
        <w:pStyle w:val="Paragraphedeliste"/>
        <w:numPr>
          <w:ilvl w:val="1"/>
          <w:numId w:val="27"/>
        </w:numPr>
        <w:ind w:left="1418"/>
      </w:pPr>
      <w:r>
        <w:t>Dans le répertoire "</w:t>
      </w:r>
      <w:proofErr w:type="spellStart"/>
      <w:r>
        <w:t>stream</w:t>
      </w:r>
      <w:proofErr w:type="spellEnd"/>
      <w:r>
        <w:t>", créer un fichier "list.xml"</w:t>
      </w:r>
      <w:r w:rsidR="006A1FD8">
        <w:t>. Ce fichier contient la liste des sous-</w:t>
      </w:r>
      <w:proofErr w:type="spellStart"/>
      <w:r w:rsidR="006A1FD8">
        <w:t>streams</w:t>
      </w:r>
      <w:proofErr w:type="spellEnd"/>
      <w:r w:rsidR="006A1FD8">
        <w:t xml:space="preserve">, que </w:t>
      </w:r>
      <w:proofErr w:type="spellStart"/>
      <w:r w:rsidR="006A1FD8">
        <w:t>Streamwork</w:t>
      </w:r>
      <w:proofErr w:type="spellEnd"/>
      <w:r w:rsidR="006A1FD8">
        <w:t xml:space="preserve"> chargera au démarrage</w:t>
      </w:r>
    </w:p>
    <w:p w:rsidR="00AA2BC6" w:rsidRDefault="006A1FD8" w:rsidP="00E4115C">
      <w:pPr>
        <w:pStyle w:val="Paragraphedeliste"/>
        <w:numPr>
          <w:ilvl w:val="1"/>
          <w:numId w:val="27"/>
        </w:numPr>
        <w:ind w:left="1418"/>
      </w:pPr>
      <w:r>
        <w:t>Ajouter dans ce fichier le</w:t>
      </w:r>
      <w:r w:rsidR="00AA2BC6">
        <w:t xml:space="preserve"> </w:t>
      </w:r>
      <w:proofErr w:type="spellStart"/>
      <w:r w:rsidR="00AA2BC6">
        <w:t>noeud</w:t>
      </w:r>
      <w:proofErr w:type="spellEnd"/>
      <w:r w:rsidR="00AA2BC6">
        <w:t xml:space="preserve"> principal "</w:t>
      </w:r>
      <w:proofErr w:type="spellStart"/>
      <w:r w:rsidR="00AA2BC6">
        <w:t>swmodels</w:t>
      </w:r>
      <w:proofErr w:type="spellEnd"/>
      <w:r w:rsidR="00AA2BC6">
        <w:t>", et en arbore</w:t>
      </w:r>
      <w:r>
        <w:t>scence la liste des sous-</w:t>
      </w:r>
      <w:proofErr w:type="spellStart"/>
      <w:r>
        <w:t>stream</w:t>
      </w:r>
      <w:proofErr w:type="spellEnd"/>
      <w:r w:rsidR="0042493F">
        <w:t xml:space="preserve"> </w:t>
      </w:r>
      <w:r>
        <w:t>:</w:t>
      </w:r>
    </w:p>
    <w:p w:rsidR="00A43A6B" w:rsidRDefault="004D7EE5">
      <w:pPr>
        <w:pStyle w:val="Paragraphedeliste"/>
        <w:ind w:left="0"/>
        <w:pPrChange w:id="5871" w:author="ghislain.aine" w:date="2015-11-03T14:22:00Z">
          <w:pPr>
            <w:pStyle w:val="Paragraphedeliste"/>
            <w:ind w:left="1418"/>
          </w:pPr>
        </w:pPrChange>
      </w:pPr>
      <w:ins w:id="5872" w:author="ghislain.aine" w:date="2015-11-03T14:22:00Z">
        <w:r w:rsidR="00705281">
          <w:pict>
            <v:shape id="_x0000_s1110"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10;mso-fit-shape-to-text:t">
                <w:txbxContent>
                  <w:p w:rsidR="00AC30F5" w:rsidRPr="00A75525" w:rsidRDefault="00AC30F5" w:rsidP="00A75525">
                    <w:pPr>
                      <w:autoSpaceDE w:val="0"/>
                      <w:autoSpaceDN w:val="0"/>
                      <w:adjustRightInd w:val="0"/>
                      <w:jc w:val="left"/>
                      <w:rPr>
                        <w:ins w:id="5873" w:author="ghislain.aine" w:date="2015-11-03T14:25:00Z"/>
                        <w:rFonts w:ascii="Courier New" w:hAnsi="Courier New" w:cs="Courier New"/>
                        <w:b/>
                        <w:bCs/>
                        <w:color w:val="000000"/>
                        <w:sz w:val="20"/>
                        <w:szCs w:val="20"/>
                        <w:highlight w:val="white"/>
                        <w:lang w:val="en-US"/>
                        <w:rPrChange w:id="5874" w:author="ghislain.aine" w:date="2015-11-03T14:25:00Z">
                          <w:rPr>
                            <w:ins w:id="5875" w:author="ghislain.aine" w:date="2015-11-03T14:25:00Z"/>
                            <w:rFonts w:ascii="Courier New" w:hAnsi="Courier New" w:cs="Courier New"/>
                            <w:b/>
                            <w:bCs/>
                            <w:color w:val="000000"/>
                            <w:sz w:val="20"/>
                            <w:szCs w:val="20"/>
                            <w:highlight w:val="white"/>
                          </w:rPr>
                        </w:rPrChange>
                      </w:rPr>
                    </w:pPr>
                    <w:ins w:id="5876" w:author="ghislain.aine" w:date="2015-11-03T14:25:00Z">
                      <w:r w:rsidRPr="004D7EE5">
                        <w:rPr>
                          <w:rFonts w:ascii="Courier New" w:hAnsi="Courier New" w:cs="Courier New"/>
                          <w:color w:val="0000FF"/>
                          <w:sz w:val="20"/>
                          <w:szCs w:val="20"/>
                          <w:highlight w:val="white"/>
                          <w:lang w:val="en-US"/>
                          <w:rPrChange w:id="5877" w:author="ghislain.aine" w:date="2015-11-03T14:25:00Z">
                            <w:rPr>
                              <w:rFonts w:ascii="Courier New" w:hAnsi="Courier New" w:cs="Courier New"/>
                              <w:color w:val="0000FF"/>
                              <w:sz w:val="20"/>
                              <w:szCs w:val="20"/>
                              <w:highlight w:val="white"/>
                            </w:rPr>
                          </w:rPrChange>
                        </w:rPr>
                        <w:t>&lt;</w:t>
                      </w:r>
                      <w:proofErr w:type="spellStart"/>
                      <w:r w:rsidRPr="004D7EE5">
                        <w:rPr>
                          <w:rFonts w:ascii="Courier New" w:hAnsi="Courier New" w:cs="Courier New"/>
                          <w:color w:val="0000FF"/>
                          <w:sz w:val="20"/>
                          <w:szCs w:val="20"/>
                          <w:highlight w:val="white"/>
                          <w:lang w:val="en-US"/>
                          <w:rPrChange w:id="5878" w:author="ghislain.aine" w:date="2015-11-03T14:25:00Z">
                            <w:rPr>
                              <w:rFonts w:ascii="Courier New" w:hAnsi="Courier New" w:cs="Courier New"/>
                              <w:color w:val="0000FF"/>
                              <w:sz w:val="20"/>
                              <w:szCs w:val="20"/>
                              <w:highlight w:val="white"/>
                            </w:rPr>
                          </w:rPrChange>
                        </w:rPr>
                        <w:t>swmodels</w:t>
                      </w:r>
                      <w:proofErr w:type="spellEnd"/>
                      <w:r w:rsidRPr="004D7EE5">
                        <w:rPr>
                          <w:rFonts w:ascii="Courier New" w:hAnsi="Courier New" w:cs="Courier New"/>
                          <w:color w:val="0000FF"/>
                          <w:sz w:val="20"/>
                          <w:szCs w:val="20"/>
                          <w:highlight w:val="white"/>
                          <w:lang w:val="en-US"/>
                          <w:rPrChange w:id="5879" w:author="ghislain.aine" w:date="2015-11-03T14:25:00Z">
                            <w:rPr>
                              <w:rFonts w:ascii="Courier New" w:hAnsi="Courier New" w:cs="Courier New"/>
                              <w:color w:val="0000FF"/>
                              <w:sz w:val="20"/>
                              <w:szCs w:val="20"/>
                              <w:highlight w:val="white"/>
                            </w:rPr>
                          </w:rPrChange>
                        </w:rPr>
                        <w:t>&gt;</w:t>
                      </w:r>
                    </w:ins>
                  </w:p>
                  <w:p w:rsidR="00AC30F5" w:rsidRPr="00A75525" w:rsidRDefault="00AC30F5" w:rsidP="00A75525">
                    <w:pPr>
                      <w:autoSpaceDE w:val="0"/>
                      <w:autoSpaceDN w:val="0"/>
                      <w:adjustRightInd w:val="0"/>
                      <w:jc w:val="left"/>
                      <w:rPr>
                        <w:ins w:id="5880" w:author="ghislain.aine" w:date="2015-11-03T14:25:00Z"/>
                        <w:rFonts w:ascii="Courier New" w:hAnsi="Courier New" w:cs="Courier New"/>
                        <w:b/>
                        <w:bCs/>
                        <w:color w:val="000000"/>
                        <w:sz w:val="20"/>
                        <w:szCs w:val="20"/>
                        <w:highlight w:val="white"/>
                        <w:lang w:val="en-US"/>
                        <w:rPrChange w:id="5881" w:author="ghislain.aine" w:date="2015-11-03T14:25:00Z">
                          <w:rPr>
                            <w:ins w:id="5882" w:author="ghislain.aine" w:date="2015-11-03T14:25:00Z"/>
                            <w:rFonts w:ascii="Courier New" w:hAnsi="Courier New" w:cs="Courier New"/>
                            <w:b/>
                            <w:bCs/>
                            <w:color w:val="000000"/>
                            <w:sz w:val="20"/>
                            <w:szCs w:val="20"/>
                            <w:highlight w:val="white"/>
                          </w:rPr>
                        </w:rPrChange>
                      </w:rPr>
                    </w:pPr>
                    <w:ins w:id="5883" w:author="ghislain.aine" w:date="2015-11-03T14:25:00Z">
                      <w:r w:rsidRPr="004D7EE5">
                        <w:rPr>
                          <w:rFonts w:ascii="Courier New" w:hAnsi="Courier New" w:cs="Courier New"/>
                          <w:b/>
                          <w:bCs/>
                          <w:color w:val="000000"/>
                          <w:sz w:val="20"/>
                          <w:szCs w:val="20"/>
                          <w:highlight w:val="white"/>
                          <w:lang w:val="en-US"/>
                          <w:rPrChange w:id="5884" w:author="ghislain.aine" w:date="2015-11-03T14:25:00Z">
                            <w:rPr>
                              <w:rFonts w:ascii="Courier New" w:hAnsi="Courier New" w:cs="Courier New"/>
                              <w:b/>
                              <w:bCs/>
                              <w:color w:val="000000"/>
                              <w:sz w:val="20"/>
                              <w:szCs w:val="20"/>
                              <w:highlight w:val="white"/>
                            </w:rPr>
                          </w:rPrChange>
                        </w:rPr>
                        <w:tab/>
                      </w:r>
                      <w:r w:rsidRPr="004D7EE5">
                        <w:rPr>
                          <w:rFonts w:ascii="Courier New" w:hAnsi="Courier New" w:cs="Courier New"/>
                          <w:color w:val="0000FF"/>
                          <w:sz w:val="20"/>
                          <w:szCs w:val="20"/>
                          <w:highlight w:val="white"/>
                          <w:lang w:val="en-US"/>
                          <w:rPrChange w:id="5885" w:author="ghislain.aine" w:date="2015-11-03T14:25:00Z">
                            <w:rPr>
                              <w:rFonts w:ascii="Courier New" w:hAnsi="Courier New" w:cs="Courier New"/>
                              <w:color w:val="0000FF"/>
                              <w:sz w:val="20"/>
                              <w:szCs w:val="20"/>
                              <w:highlight w:val="white"/>
                            </w:rPr>
                          </w:rPrChange>
                        </w:rPr>
                        <w:t>&lt;swmodel2</w:t>
                      </w:r>
                      <w:r w:rsidRPr="004D7EE5">
                        <w:rPr>
                          <w:rFonts w:ascii="Courier New" w:hAnsi="Courier New" w:cs="Courier New"/>
                          <w:color w:val="000000"/>
                          <w:sz w:val="20"/>
                          <w:szCs w:val="20"/>
                          <w:highlight w:val="white"/>
                          <w:lang w:val="en-US"/>
                          <w:rPrChange w:id="5886" w:author="ghislain.aine" w:date="2015-11-03T14:25:00Z">
                            <w:rPr>
                              <w:rFonts w:ascii="Courier New" w:hAnsi="Courier New" w:cs="Courier New"/>
                              <w:color w:val="000000"/>
                              <w:sz w:val="20"/>
                              <w:szCs w:val="20"/>
                              <w:highlight w:val="white"/>
                            </w:rPr>
                          </w:rPrChange>
                        </w:rPr>
                        <w:t xml:space="preserve"> </w:t>
                      </w:r>
                      <w:proofErr w:type="spellStart"/>
                      <w:r w:rsidRPr="004D7EE5">
                        <w:rPr>
                          <w:rFonts w:ascii="Courier New" w:hAnsi="Courier New" w:cs="Courier New"/>
                          <w:color w:val="FF0000"/>
                          <w:sz w:val="20"/>
                          <w:szCs w:val="20"/>
                          <w:highlight w:val="white"/>
                          <w:lang w:val="en-US"/>
                          <w:rPrChange w:id="5887" w:author="ghislain.aine" w:date="2015-11-03T14:25:00Z">
                            <w:rPr>
                              <w:rFonts w:ascii="Courier New" w:hAnsi="Courier New" w:cs="Courier New"/>
                              <w:color w:val="FF0000"/>
                              <w:sz w:val="20"/>
                              <w:szCs w:val="20"/>
                              <w:highlight w:val="white"/>
                            </w:rPr>
                          </w:rPrChange>
                        </w:rPr>
                        <w:t>ipath</w:t>
                      </w:r>
                      <w:proofErr w:type="spellEnd"/>
                      <w:r w:rsidRPr="004D7EE5">
                        <w:rPr>
                          <w:rFonts w:ascii="Courier New" w:hAnsi="Courier New" w:cs="Courier New"/>
                          <w:color w:val="000000"/>
                          <w:sz w:val="20"/>
                          <w:szCs w:val="20"/>
                          <w:highlight w:val="white"/>
                          <w:lang w:val="en-US"/>
                          <w:rPrChange w:id="5888" w:author="ghislain.aine" w:date="2015-11-03T14:25: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889" w:author="ghislain.aine" w:date="2015-11-03T14:25:00Z">
                            <w:rPr>
                              <w:rFonts w:ascii="Courier New" w:hAnsi="Courier New" w:cs="Courier New"/>
                              <w:b/>
                              <w:bCs/>
                              <w:color w:val="8000FF"/>
                              <w:sz w:val="20"/>
                              <w:szCs w:val="20"/>
                              <w:highlight w:val="white"/>
                            </w:rPr>
                          </w:rPrChange>
                        </w:rPr>
                        <w:t>"SwModel2Host"</w:t>
                      </w:r>
                      <w:r w:rsidRPr="004D7EE5">
                        <w:rPr>
                          <w:rFonts w:ascii="Courier New" w:hAnsi="Courier New" w:cs="Courier New"/>
                          <w:color w:val="000000"/>
                          <w:sz w:val="20"/>
                          <w:szCs w:val="20"/>
                          <w:highlight w:val="white"/>
                          <w:lang w:val="en-US"/>
                          <w:rPrChange w:id="5890" w:author="ghislain.aine" w:date="2015-11-03T14:25: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891" w:author="ghislain.aine" w:date="2015-11-03T14:25:00Z">
                            <w:rPr>
                              <w:rFonts w:ascii="Courier New" w:hAnsi="Courier New" w:cs="Courier New"/>
                              <w:color w:val="FF0000"/>
                              <w:sz w:val="20"/>
                              <w:szCs w:val="20"/>
                              <w:highlight w:val="white"/>
                            </w:rPr>
                          </w:rPrChange>
                        </w:rPr>
                        <w:t>name</w:t>
                      </w:r>
                      <w:r w:rsidRPr="004D7EE5">
                        <w:rPr>
                          <w:rFonts w:ascii="Courier New" w:hAnsi="Courier New" w:cs="Courier New"/>
                          <w:color w:val="000000"/>
                          <w:sz w:val="20"/>
                          <w:szCs w:val="20"/>
                          <w:highlight w:val="white"/>
                          <w:lang w:val="en-US"/>
                          <w:rPrChange w:id="5892" w:author="ghislain.aine" w:date="2015-11-03T14:25: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893" w:author="ghislain.aine" w:date="2015-11-03T14:25:00Z">
                            <w:rPr>
                              <w:rFonts w:ascii="Courier New" w:hAnsi="Courier New" w:cs="Courier New"/>
                              <w:b/>
                              <w:bCs/>
                              <w:color w:val="8000FF"/>
                              <w:sz w:val="20"/>
                              <w:szCs w:val="20"/>
                              <w:highlight w:val="white"/>
                            </w:rPr>
                          </w:rPrChange>
                        </w:rPr>
                        <w:t>"</w:t>
                      </w:r>
                      <w:proofErr w:type="spellStart"/>
                      <w:r w:rsidRPr="004D7EE5">
                        <w:rPr>
                          <w:rFonts w:ascii="Courier New" w:hAnsi="Courier New" w:cs="Courier New"/>
                          <w:b/>
                          <w:bCs/>
                          <w:color w:val="8000FF"/>
                          <w:sz w:val="20"/>
                          <w:szCs w:val="20"/>
                          <w:highlight w:val="white"/>
                          <w:lang w:val="en-US"/>
                          <w:rPrChange w:id="5894" w:author="ghislain.aine" w:date="2015-11-03T14:25:00Z">
                            <w:rPr>
                              <w:rFonts w:ascii="Courier New" w:hAnsi="Courier New" w:cs="Courier New"/>
                              <w:b/>
                              <w:bCs/>
                              <w:color w:val="8000FF"/>
                              <w:sz w:val="20"/>
                              <w:szCs w:val="20"/>
                              <w:highlight w:val="white"/>
                            </w:rPr>
                          </w:rPrChange>
                        </w:rPr>
                        <w:t>Stream</w:t>
                      </w:r>
                    </w:ins>
                    <w:ins w:id="5895" w:author="ghislain.aine" w:date="2015-11-04T17:44:00Z">
                      <w:r>
                        <w:rPr>
                          <w:rFonts w:ascii="Courier New" w:hAnsi="Courier New" w:cs="Courier New"/>
                          <w:b/>
                          <w:bCs/>
                          <w:color w:val="8000FF"/>
                          <w:sz w:val="20"/>
                          <w:szCs w:val="20"/>
                          <w:highlight w:val="white"/>
                          <w:lang w:val="en-US"/>
                        </w:rPr>
                        <w:t>Value</w:t>
                      </w:r>
                    </w:ins>
                    <w:ins w:id="5896" w:author="ghislain.aine" w:date="2015-11-03T14:25:00Z">
                      <w:r w:rsidRPr="004D7EE5">
                        <w:rPr>
                          <w:rFonts w:ascii="Courier New" w:hAnsi="Courier New" w:cs="Courier New"/>
                          <w:b/>
                          <w:bCs/>
                          <w:color w:val="8000FF"/>
                          <w:sz w:val="20"/>
                          <w:szCs w:val="20"/>
                          <w:highlight w:val="white"/>
                          <w:lang w:val="en-US"/>
                          <w:rPrChange w:id="5897" w:author="ghislain.aine" w:date="2015-11-03T14:25:00Z">
                            <w:rPr>
                              <w:rFonts w:ascii="Courier New" w:hAnsi="Courier New" w:cs="Courier New"/>
                              <w:b/>
                              <w:bCs/>
                              <w:color w:val="8000FF"/>
                              <w:sz w:val="20"/>
                              <w:szCs w:val="20"/>
                              <w:highlight w:val="white"/>
                            </w:rPr>
                          </w:rPrChange>
                        </w:rPr>
                        <w:t>U</w:t>
                      </w:r>
                    </w:ins>
                    <w:ins w:id="5898" w:author="ghislain.aine" w:date="2015-11-04T17:44:00Z">
                      <w:r>
                        <w:rPr>
                          <w:rFonts w:ascii="Courier New" w:hAnsi="Courier New" w:cs="Courier New"/>
                          <w:b/>
                          <w:bCs/>
                          <w:color w:val="8000FF"/>
                          <w:sz w:val="20"/>
                          <w:szCs w:val="20"/>
                          <w:highlight w:val="white"/>
                          <w:lang w:val="en-US"/>
                        </w:rPr>
                        <w:t>i</w:t>
                      </w:r>
                    </w:ins>
                    <w:proofErr w:type="spellEnd"/>
                    <w:ins w:id="5899" w:author="ghislain.aine" w:date="2015-11-03T14:25:00Z">
                      <w:r w:rsidRPr="004D7EE5">
                        <w:rPr>
                          <w:rFonts w:ascii="Courier New" w:hAnsi="Courier New" w:cs="Courier New"/>
                          <w:b/>
                          <w:bCs/>
                          <w:color w:val="8000FF"/>
                          <w:sz w:val="20"/>
                          <w:szCs w:val="20"/>
                          <w:highlight w:val="white"/>
                          <w:lang w:val="en-US"/>
                          <w:rPrChange w:id="5900" w:author="ghislain.aine" w:date="2015-11-03T14:25:00Z">
                            <w:rPr>
                              <w:rFonts w:ascii="Courier New" w:hAnsi="Courier New" w:cs="Courier New"/>
                              <w:b/>
                              <w:bCs/>
                              <w:color w:val="8000FF"/>
                              <w:sz w:val="20"/>
                              <w:szCs w:val="20"/>
                              <w:highlight w:val="white"/>
                            </w:rPr>
                          </w:rPrChange>
                        </w:rPr>
                        <w:t>"</w:t>
                      </w:r>
                      <w:r w:rsidRPr="004D7EE5">
                        <w:rPr>
                          <w:rFonts w:ascii="Courier New" w:hAnsi="Courier New" w:cs="Courier New"/>
                          <w:color w:val="000000"/>
                          <w:sz w:val="20"/>
                          <w:szCs w:val="20"/>
                          <w:highlight w:val="white"/>
                          <w:lang w:val="en-US"/>
                          <w:rPrChange w:id="5901" w:author="ghislain.aine" w:date="2015-11-03T14:25:00Z">
                            <w:rPr>
                              <w:rFonts w:ascii="Courier New" w:hAnsi="Courier New" w:cs="Courier New"/>
                              <w:color w:val="000000"/>
                              <w:sz w:val="20"/>
                              <w:szCs w:val="20"/>
                              <w:highlight w:val="white"/>
                            </w:rPr>
                          </w:rPrChange>
                        </w:rPr>
                        <w:t xml:space="preserve"> </w:t>
                      </w:r>
                      <w:r w:rsidRPr="004D7EE5">
                        <w:rPr>
                          <w:rFonts w:ascii="Courier New" w:hAnsi="Courier New" w:cs="Courier New"/>
                          <w:color w:val="FF0000"/>
                          <w:sz w:val="20"/>
                          <w:szCs w:val="20"/>
                          <w:highlight w:val="white"/>
                          <w:lang w:val="en-US"/>
                          <w:rPrChange w:id="5902" w:author="ghislain.aine" w:date="2015-11-03T14:25:00Z">
                            <w:rPr>
                              <w:rFonts w:ascii="Courier New" w:hAnsi="Courier New" w:cs="Courier New"/>
                              <w:color w:val="FF0000"/>
                              <w:sz w:val="20"/>
                              <w:szCs w:val="20"/>
                              <w:highlight w:val="white"/>
                            </w:rPr>
                          </w:rPrChange>
                        </w:rPr>
                        <w:t>file</w:t>
                      </w:r>
                      <w:r w:rsidRPr="004D7EE5">
                        <w:rPr>
                          <w:rFonts w:ascii="Courier New" w:hAnsi="Courier New" w:cs="Courier New"/>
                          <w:color w:val="000000"/>
                          <w:sz w:val="20"/>
                          <w:szCs w:val="20"/>
                          <w:highlight w:val="white"/>
                          <w:lang w:val="en-US"/>
                          <w:rPrChange w:id="5903" w:author="ghislain.aine" w:date="2015-11-03T14:25: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904" w:author="ghislain.aine" w:date="2015-11-03T14:25:00Z">
                            <w:rPr>
                              <w:rFonts w:ascii="Courier New" w:hAnsi="Courier New" w:cs="Courier New"/>
                              <w:b/>
                              <w:bCs/>
                              <w:color w:val="8000FF"/>
                              <w:sz w:val="20"/>
                              <w:szCs w:val="20"/>
                              <w:highlight w:val="white"/>
                            </w:rPr>
                          </w:rPrChange>
                        </w:rPr>
                        <w:t>"</w:t>
                      </w:r>
                      <w:r>
                        <w:rPr>
                          <w:rFonts w:ascii="Courier New" w:hAnsi="Courier New" w:cs="Courier New"/>
                          <w:b/>
                          <w:bCs/>
                          <w:color w:val="8000FF"/>
                          <w:sz w:val="20"/>
                          <w:szCs w:val="20"/>
                          <w:highlight w:val="white"/>
                          <w:lang w:val="en-US"/>
                        </w:rPr>
                        <w:t xml:space="preserve">[Nom du </w:t>
                      </w:r>
                      <w:proofErr w:type="spellStart"/>
                      <w:r>
                        <w:rPr>
                          <w:rFonts w:ascii="Courier New" w:hAnsi="Courier New" w:cs="Courier New"/>
                          <w:b/>
                          <w:bCs/>
                          <w:color w:val="8000FF"/>
                          <w:sz w:val="20"/>
                          <w:szCs w:val="20"/>
                          <w:highlight w:val="white"/>
                          <w:lang w:val="en-US"/>
                        </w:rPr>
                        <w:t>projet</w:t>
                      </w:r>
                      <w:proofErr w:type="spellEnd"/>
                      <w:r>
                        <w:rPr>
                          <w:rFonts w:ascii="Courier New" w:hAnsi="Courier New" w:cs="Courier New"/>
                          <w:b/>
                          <w:bCs/>
                          <w:color w:val="8000FF"/>
                          <w:sz w:val="20"/>
                          <w:szCs w:val="20"/>
                          <w:highlight w:val="white"/>
                          <w:lang w:val="en-US"/>
                        </w:rPr>
                        <w:t xml:space="preserve"> </w:t>
                      </w:r>
                      <w:proofErr w:type="spellStart"/>
                      <w:r>
                        <w:rPr>
                          <w:rFonts w:ascii="Courier New" w:hAnsi="Courier New" w:cs="Courier New"/>
                          <w:b/>
                          <w:bCs/>
                          <w:color w:val="8000FF"/>
                          <w:sz w:val="20"/>
                          <w:szCs w:val="20"/>
                          <w:highlight w:val="white"/>
                          <w:lang w:val="en-US"/>
                        </w:rPr>
                        <w:t>SousStream</w:t>
                      </w:r>
                    </w:ins>
                    <w:proofErr w:type="spellEnd"/>
                    <w:ins w:id="5905" w:author="ghislain.aine" w:date="2015-11-03T14:26:00Z">
                      <w:r>
                        <w:rPr>
                          <w:rFonts w:ascii="Courier New" w:hAnsi="Courier New" w:cs="Courier New"/>
                          <w:b/>
                          <w:bCs/>
                          <w:color w:val="8000FF"/>
                          <w:sz w:val="20"/>
                          <w:szCs w:val="20"/>
                          <w:highlight w:val="white"/>
                          <w:lang w:val="en-US"/>
                        </w:rPr>
                        <w:t>].</w:t>
                      </w:r>
                    </w:ins>
                    <w:ins w:id="5906" w:author="ghislain.aine" w:date="2015-11-03T14:25:00Z">
                      <w:r w:rsidRPr="004D7EE5">
                        <w:rPr>
                          <w:rFonts w:ascii="Courier New" w:hAnsi="Courier New" w:cs="Courier New"/>
                          <w:b/>
                          <w:bCs/>
                          <w:color w:val="8000FF"/>
                          <w:sz w:val="20"/>
                          <w:szCs w:val="20"/>
                          <w:highlight w:val="white"/>
                          <w:lang w:val="en-US"/>
                          <w:rPrChange w:id="5907" w:author="ghislain.aine" w:date="2015-11-03T14:25:00Z">
                            <w:rPr>
                              <w:rFonts w:ascii="Courier New" w:hAnsi="Courier New" w:cs="Courier New"/>
                              <w:b/>
                              <w:bCs/>
                              <w:color w:val="8000FF"/>
                              <w:sz w:val="20"/>
                              <w:szCs w:val="20"/>
                              <w:highlight w:val="white"/>
                            </w:rPr>
                          </w:rPrChange>
                        </w:rPr>
                        <w:t>xml"</w:t>
                      </w:r>
                      <w:r w:rsidRPr="004D7EE5">
                        <w:rPr>
                          <w:rFonts w:ascii="Courier New" w:hAnsi="Courier New" w:cs="Courier New"/>
                          <w:color w:val="000000"/>
                          <w:sz w:val="20"/>
                          <w:szCs w:val="20"/>
                          <w:highlight w:val="white"/>
                          <w:lang w:val="en-US"/>
                          <w:rPrChange w:id="5908" w:author="ghislain.aine" w:date="2015-11-03T14:25:00Z">
                            <w:rPr>
                              <w:rFonts w:ascii="Courier New" w:hAnsi="Courier New" w:cs="Courier New"/>
                              <w:color w:val="000000"/>
                              <w:sz w:val="20"/>
                              <w:szCs w:val="20"/>
                              <w:highlight w:val="white"/>
                            </w:rPr>
                          </w:rPrChange>
                        </w:rPr>
                        <w:t xml:space="preserve"> </w:t>
                      </w:r>
                      <w:proofErr w:type="spellStart"/>
                      <w:r w:rsidRPr="004D7EE5">
                        <w:rPr>
                          <w:rFonts w:ascii="Courier New" w:hAnsi="Courier New" w:cs="Courier New"/>
                          <w:color w:val="FF0000"/>
                          <w:sz w:val="20"/>
                          <w:szCs w:val="20"/>
                          <w:highlight w:val="white"/>
                          <w:lang w:val="en-US"/>
                          <w:rPrChange w:id="5909" w:author="ghislain.aine" w:date="2015-11-03T14:25:00Z">
                            <w:rPr>
                              <w:rFonts w:ascii="Courier New" w:hAnsi="Courier New" w:cs="Courier New"/>
                              <w:color w:val="FF0000"/>
                              <w:sz w:val="20"/>
                              <w:szCs w:val="20"/>
                              <w:highlight w:val="white"/>
                            </w:rPr>
                          </w:rPrChange>
                        </w:rPr>
                        <w:t>ico</w:t>
                      </w:r>
                      <w:proofErr w:type="spellEnd"/>
                      <w:r w:rsidRPr="004D7EE5">
                        <w:rPr>
                          <w:rFonts w:ascii="Courier New" w:hAnsi="Courier New" w:cs="Courier New"/>
                          <w:color w:val="000000"/>
                          <w:sz w:val="20"/>
                          <w:szCs w:val="20"/>
                          <w:highlight w:val="white"/>
                          <w:lang w:val="en-US"/>
                          <w:rPrChange w:id="5910" w:author="ghislain.aine" w:date="2015-11-03T14:25:00Z">
                            <w:rPr>
                              <w:rFonts w:ascii="Courier New" w:hAnsi="Courier New" w:cs="Courier New"/>
                              <w:color w:val="000000"/>
                              <w:sz w:val="20"/>
                              <w:szCs w:val="20"/>
                              <w:highlight w:val="white"/>
                            </w:rPr>
                          </w:rPrChange>
                        </w:rPr>
                        <w:t>=</w:t>
                      </w:r>
                      <w:r w:rsidRPr="004D7EE5">
                        <w:rPr>
                          <w:rFonts w:ascii="Courier New" w:hAnsi="Courier New" w:cs="Courier New"/>
                          <w:b/>
                          <w:bCs/>
                          <w:color w:val="8000FF"/>
                          <w:sz w:val="20"/>
                          <w:szCs w:val="20"/>
                          <w:highlight w:val="white"/>
                          <w:lang w:val="en-US"/>
                          <w:rPrChange w:id="5911" w:author="ghislain.aine" w:date="2015-11-03T14:25:00Z">
                            <w:rPr>
                              <w:rFonts w:ascii="Courier New" w:hAnsi="Courier New" w:cs="Courier New"/>
                              <w:b/>
                              <w:bCs/>
                              <w:color w:val="8000FF"/>
                              <w:sz w:val="20"/>
                              <w:szCs w:val="20"/>
                              <w:highlight w:val="white"/>
                            </w:rPr>
                          </w:rPrChange>
                        </w:rPr>
                        <w:t>""</w:t>
                      </w:r>
                      <w:r w:rsidRPr="004D7EE5">
                        <w:rPr>
                          <w:rFonts w:ascii="Courier New" w:hAnsi="Courier New" w:cs="Courier New"/>
                          <w:color w:val="0000FF"/>
                          <w:sz w:val="20"/>
                          <w:szCs w:val="20"/>
                          <w:highlight w:val="white"/>
                          <w:lang w:val="en-US"/>
                          <w:rPrChange w:id="5912" w:author="ghislain.aine" w:date="2015-11-03T14:25:00Z">
                            <w:rPr>
                              <w:rFonts w:ascii="Courier New" w:hAnsi="Courier New" w:cs="Courier New"/>
                              <w:color w:val="0000FF"/>
                              <w:sz w:val="20"/>
                              <w:szCs w:val="20"/>
                              <w:highlight w:val="white"/>
                            </w:rPr>
                          </w:rPrChange>
                        </w:rPr>
                        <w:t>&gt;</w:t>
                      </w:r>
                      <w:r w:rsidRPr="004D7EE5">
                        <w:rPr>
                          <w:rFonts w:ascii="Courier New" w:hAnsi="Courier New" w:cs="Courier New"/>
                          <w:b/>
                          <w:bCs/>
                          <w:color w:val="000000"/>
                          <w:sz w:val="20"/>
                          <w:szCs w:val="20"/>
                          <w:highlight w:val="white"/>
                          <w:lang w:val="en-US"/>
                          <w:rPrChange w:id="5913" w:author="ghislain.aine" w:date="2015-11-03T14:28:00Z">
                            <w:rPr>
                              <w:rFonts w:ascii="Courier New" w:hAnsi="Courier New" w:cs="Courier New"/>
                              <w:color w:val="0000FF"/>
                              <w:sz w:val="20"/>
                              <w:szCs w:val="20"/>
                              <w:highlight w:val="white"/>
                              <w:lang w:val="en-US"/>
                            </w:rPr>
                          </w:rPrChange>
                        </w:rPr>
                        <w:t>[</w:t>
                      </w:r>
                      <w:r>
                        <w:rPr>
                          <w:rFonts w:ascii="Courier New" w:hAnsi="Courier New" w:cs="Courier New"/>
                          <w:b/>
                          <w:bCs/>
                          <w:color w:val="000000"/>
                          <w:sz w:val="20"/>
                          <w:szCs w:val="20"/>
                          <w:highlight w:val="white"/>
                          <w:lang w:val="en-US"/>
                        </w:rPr>
                        <w:t>Description]</w:t>
                      </w:r>
                      <w:r w:rsidRPr="004D7EE5">
                        <w:rPr>
                          <w:rFonts w:ascii="Courier New" w:hAnsi="Courier New" w:cs="Courier New"/>
                          <w:color w:val="0000FF"/>
                          <w:sz w:val="20"/>
                          <w:szCs w:val="20"/>
                          <w:highlight w:val="white"/>
                          <w:lang w:val="en-US"/>
                          <w:rPrChange w:id="5914" w:author="ghislain.aine" w:date="2015-11-03T14:25:00Z">
                            <w:rPr>
                              <w:rFonts w:ascii="Courier New" w:hAnsi="Courier New" w:cs="Courier New"/>
                              <w:color w:val="0000FF"/>
                              <w:sz w:val="20"/>
                              <w:szCs w:val="20"/>
                              <w:highlight w:val="white"/>
                            </w:rPr>
                          </w:rPrChange>
                        </w:rPr>
                        <w:t>&lt;/swmodel2&gt;</w:t>
                      </w:r>
                    </w:ins>
                  </w:p>
                  <w:p w:rsidR="00AC30F5" w:rsidRDefault="00AC30F5">
                    <w:pPr>
                      <w:autoSpaceDE w:val="0"/>
                      <w:autoSpaceDN w:val="0"/>
                      <w:adjustRightInd w:val="0"/>
                      <w:jc w:val="left"/>
                      <w:rPr>
                        <w:del w:id="5915" w:author="ghislain.aine" w:date="2015-11-03T14:25:00Z"/>
                        <w:rFonts w:ascii="Consolas" w:hAnsi="Consolas" w:cs="Consolas"/>
                        <w:color w:val="000000"/>
                        <w:sz w:val="19"/>
                        <w:szCs w:val="19"/>
                        <w:highlight w:val="white"/>
                        <w:lang w:val="en-US"/>
                      </w:rPr>
                    </w:pPr>
                    <w:ins w:id="5916" w:author="ghislain.aine" w:date="2015-11-03T14:25:00Z">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swmodels</w:t>
                      </w:r>
                      <w:proofErr w:type="spellEnd"/>
                      <w:r>
                        <w:rPr>
                          <w:rFonts w:ascii="Courier New" w:hAnsi="Courier New" w:cs="Courier New"/>
                          <w:color w:val="0000FF"/>
                          <w:sz w:val="20"/>
                          <w:szCs w:val="20"/>
                          <w:highlight w:val="white"/>
                        </w:rPr>
                        <w:t>&gt;</w:t>
                      </w:r>
                    </w:ins>
                    <w:del w:id="5917" w:author="ghislain.aine" w:date="2015-11-03T14:25:00Z">
                      <w:r w:rsidRPr="00353E92" w:rsidDel="00A75525">
                        <w:rPr>
                          <w:rFonts w:ascii="Consolas" w:hAnsi="Consolas" w:cs="Consolas"/>
                          <w:color w:val="0000FF"/>
                          <w:sz w:val="19"/>
                          <w:szCs w:val="19"/>
                          <w:highlight w:val="white"/>
                          <w:lang w:val="en-US"/>
                        </w:rPr>
                        <w:delText>Q_PROPERTY</w:delText>
                      </w:r>
                      <w:r w:rsidRPr="00353E92" w:rsidDel="00A75525">
                        <w:rPr>
                          <w:rFonts w:ascii="Consolas" w:hAnsi="Consolas" w:cs="Consolas"/>
                          <w:color w:val="000000"/>
                          <w:sz w:val="19"/>
                          <w:szCs w:val="19"/>
                          <w:highlight w:val="white"/>
                          <w:lang w:val="en-US"/>
                        </w:rPr>
                        <w:delText>(</w:delText>
                      </w:r>
                      <w:r w:rsidRPr="00353E92" w:rsidDel="00A75525">
                        <w:rPr>
                          <w:rFonts w:ascii="Consolas" w:hAnsi="Consolas" w:cs="Consolas"/>
                          <w:color w:val="0000FF"/>
                          <w:sz w:val="19"/>
                          <w:szCs w:val="19"/>
                          <w:highlight w:val="white"/>
                          <w:lang w:val="en-US"/>
                        </w:rPr>
                        <w:delText>int</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period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READ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getPeriod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WRITE</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setPeriod</w:delText>
                      </w:r>
                      <w:r w:rsidRPr="00353E92" w:rsidDel="00A75525">
                        <w:rPr>
                          <w:rFonts w:ascii="Consolas" w:hAnsi="Consolas" w:cs="Consolas"/>
                          <w:color w:val="000000"/>
                          <w:sz w:val="19"/>
                          <w:szCs w:val="19"/>
                          <w:highlight w:val="white"/>
                          <w:lang w:val="en-US"/>
                        </w:rPr>
                        <w:delText>)</w:delText>
                      </w:r>
                    </w:del>
                  </w:p>
                  <w:p w:rsidR="00AC30F5" w:rsidRPr="00E71FE0" w:rsidRDefault="00AC30F5" w:rsidP="00A75525">
                    <w:pPr>
                      <w:rPr>
                        <w:lang w:val="en-US"/>
                      </w:rPr>
                    </w:pPr>
                    <w:del w:id="5918" w:author="ghislain.aine" w:date="2015-11-03T14:25:00Z">
                      <w:r w:rsidRPr="00353E92" w:rsidDel="00A75525">
                        <w:rPr>
                          <w:rFonts w:ascii="Consolas" w:hAnsi="Consolas" w:cs="Consolas"/>
                          <w:color w:val="0000FF"/>
                          <w:sz w:val="19"/>
                          <w:szCs w:val="19"/>
                          <w:highlight w:val="white"/>
                          <w:lang w:val="en-US"/>
                        </w:rPr>
                        <w:delText>Q_PROPERTY</w:delText>
                      </w:r>
                      <w:r w:rsidRPr="00353E92" w:rsidDel="00A75525">
                        <w:rPr>
                          <w:rFonts w:ascii="Consolas" w:hAnsi="Consolas" w:cs="Consolas"/>
                          <w:color w:val="000000"/>
                          <w:sz w:val="19"/>
                          <w:szCs w:val="19"/>
                          <w:highlight w:val="white"/>
                          <w:lang w:val="en-US"/>
                        </w:rPr>
                        <w:delText>(</w:delText>
                      </w:r>
                      <w:r w:rsidRPr="00353E92" w:rsidDel="00A75525">
                        <w:rPr>
                          <w:rFonts w:ascii="Consolas" w:hAnsi="Consolas" w:cs="Consolas"/>
                          <w:color w:val="0000FF"/>
                          <w:sz w:val="19"/>
                          <w:szCs w:val="19"/>
                          <w:highlight w:val="white"/>
                          <w:lang w:val="en-US"/>
                        </w:rPr>
                        <w:delText>int</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step</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READ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getStep</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WRITE</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setStep</w:delText>
                      </w:r>
                      <w:r w:rsidRPr="00353E92" w:rsidDel="00A75525">
                        <w:rPr>
                          <w:rFonts w:ascii="Consolas" w:hAnsi="Consolas" w:cs="Consolas"/>
                          <w:color w:val="000000"/>
                          <w:sz w:val="19"/>
                          <w:szCs w:val="19"/>
                          <w:highlight w:val="white"/>
                          <w:lang w:val="en-US"/>
                        </w:rPr>
                        <w:delText>)</w:delText>
                      </w:r>
                    </w:del>
                  </w:p>
                </w:txbxContent>
              </v:textbox>
              <w10:wrap type="none"/>
              <w10:anchorlock/>
            </v:shape>
          </w:pict>
        </w:r>
      </w:ins>
    </w:p>
    <w:p w:rsidR="00D15D51" w:rsidDel="00B06F8F" w:rsidRDefault="00AA2BC6" w:rsidP="00781A32">
      <w:pPr>
        <w:pStyle w:val="Code"/>
        <w:rPr>
          <w:del w:id="5919" w:author="ghislain.aine" w:date="2015-11-03T14:26:00Z"/>
        </w:rPr>
      </w:pPr>
      <w:del w:id="5920" w:author="ghislain.aine" w:date="2015-11-03T14:26:00Z">
        <w:r w:rsidRPr="00170346" w:rsidDel="00B06F8F">
          <w:delText>&lt;swmodels&gt;</w:delText>
        </w:r>
      </w:del>
    </w:p>
    <w:p w:rsidR="006A1FD8" w:rsidDel="00B06F8F" w:rsidRDefault="00D15D51" w:rsidP="00781A32">
      <w:pPr>
        <w:pStyle w:val="Code"/>
        <w:rPr>
          <w:del w:id="5921" w:author="ghislain.aine" w:date="2015-11-03T14:26:00Z"/>
        </w:rPr>
      </w:pPr>
      <w:del w:id="5922" w:author="ghislain.aine" w:date="2015-11-03T14:26:00Z">
        <w:r w:rsidDel="00B06F8F">
          <w:tab/>
        </w:r>
        <w:r w:rsidR="00AA2BC6" w:rsidRPr="00AA2BC6" w:rsidDel="00B06F8F">
          <w:delText>&lt;swmodel2 ipath="</w:delText>
        </w:r>
      </w:del>
      <w:ins w:id="5923" w:author="Alexandre Blin" w:date="2015-08-10T11:29:00Z">
        <w:del w:id="5924" w:author="ghislain.aine" w:date="2015-11-03T14:26:00Z">
          <w:r w:rsidR="005123F2" w:rsidDel="00B06F8F">
            <w:delText>.</w:delText>
          </w:r>
        </w:del>
      </w:ins>
      <w:del w:id="5925" w:author="ghislain.aine" w:date="2015-11-03T14:26:00Z">
        <w:r w:rsidR="00AA2BC6" w:rsidRPr="00AA2BC6" w:rsidDel="00B06F8F">
          <w:delText>nom de l'host" name="nom du sous stream" file="sousStream</w:delText>
        </w:r>
      </w:del>
      <w:ins w:id="5926" w:author="Alexandre Blin" w:date="2015-08-10T11:41:00Z">
        <w:del w:id="5927" w:author="ghislain.aine" w:date="2015-11-03T14:26:00Z">
          <w:r w:rsidR="00CE6A08" w:rsidDel="00B06F8F">
            <w:delText>streamUI</w:delText>
          </w:r>
        </w:del>
      </w:ins>
      <w:del w:id="5928" w:author="ghislain.aine" w:date="2015-11-03T14:26:00Z">
        <w:r w:rsidR="00AA2BC6" w:rsidRPr="00AA2BC6" w:rsidDel="00B06F8F">
          <w:delText>.xml" ico=""&gt;</w:delText>
        </w:r>
      </w:del>
    </w:p>
    <w:p w:rsidR="00AA2BC6" w:rsidDel="00B06F8F" w:rsidRDefault="006A1FD8" w:rsidP="00781A32">
      <w:pPr>
        <w:pStyle w:val="Code"/>
        <w:rPr>
          <w:del w:id="5929" w:author="ghislain.aine" w:date="2015-11-03T14:26:00Z"/>
        </w:rPr>
      </w:pPr>
      <w:del w:id="5930" w:author="ghislain.aine" w:date="2015-11-03T14:26:00Z">
        <w:r w:rsidDel="00B06F8F">
          <w:tab/>
        </w:r>
        <w:r w:rsidR="00AA2BC6" w:rsidDel="00B06F8F">
          <w:delText>Description &lt;/swmodel2&gt;</w:delText>
        </w:r>
      </w:del>
    </w:p>
    <w:p w:rsidR="00AA2BC6" w:rsidDel="00B06F8F" w:rsidRDefault="00AA2BC6" w:rsidP="00781A32">
      <w:pPr>
        <w:pStyle w:val="Code"/>
        <w:rPr>
          <w:del w:id="5931" w:author="ghislain.aine" w:date="2015-11-03T14:26:00Z"/>
        </w:rPr>
      </w:pPr>
      <w:del w:id="5932" w:author="ghislain.aine" w:date="2015-11-03T14:26:00Z">
        <w:r w:rsidDel="00B06F8F">
          <w:delText>&lt;/swmodels&gt;</w:delText>
        </w:r>
      </w:del>
    </w:p>
    <w:p w:rsidR="00A43A6B" w:rsidRDefault="004D7EE5">
      <w:pPr>
        <w:ind w:left="1418" w:hanging="142"/>
        <w:rPr>
          <w:ins w:id="5933" w:author="Alexandre Blin" w:date="2015-08-10T11:38:00Z"/>
          <w:u w:val="single"/>
          <w:rPrChange w:id="5934" w:author="Alexandre Blin" w:date="2015-08-10T11:40:00Z">
            <w:rPr>
              <w:ins w:id="5935" w:author="Alexandre Blin" w:date="2015-08-10T11:38:00Z"/>
            </w:rPr>
          </w:rPrChange>
        </w:rPr>
        <w:pPrChange w:id="5936" w:author="Alexandre Blin" w:date="2015-08-10T11:40:00Z">
          <w:pPr>
            <w:pStyle w:val="Paragraphedeliste"/>
            <w:numPr>
              <w:numId w:val="28"/>
            </w:numPr>
            <w:ind w:left="1418" w:hanging="360"/>
          </w:pPr>
        </w:pPrChange>
      </w:pPr>
      <w:ins w:id="5937" w:author="Alexandre Blin" w:date="2015-08-10T11:38:00Z">
        <w:r w:rsidRPr="004D7EE5">
          <w:rPr>
            <w:u w:val="single"/>
            <w:rPrChange w:id="5938" w:author="Alexandre Blin" w:date="2015-08-10T11:40:00Z">
              <w:rPr>
                <w:color w:val="0000FF" w:themeColor="hyperlink"/>
                <w:u w:val="single"/>
              </w:rPr>
            </w:rPrChange>
          </w:rPr>
          <w:t>Attention</w:t>
        </w:r>
      </w:ins>
      <w:ins w:id="5939" w:author="Alexandre Blin" w:date="2015-08-10T11:39:00Z">
        <w:r w:rsidRPr="004D7EE5">
          <w:rPr>
            <w:u w:val="single"/>
            <w:rPrChange w:id="5940" w:author="Alexandre Blin" w:date="2015-08-10T11:40:00Z">
              <w:rPr>
                <w:color w:val="0000FF" w:themeColor="hyperlink"/>
                <w:u w:val="single"/>
              </w:rPr>
            </w:rPrChange>
          </w:rPr>
          <w:t> </w:t>
        </w:r>
      </w:ins>
      <w:ins w:id="5941" w:author="Alexandre Blin" w:date="2015-08-10T11:38:00Z">
        <w:r w:rsidRPr="004D7EE5">
          <w:rPr>
            <w:u w:val="single"/>
            <w:rPrChange w:id="5942" w:author="Alexandre Blin" w:date="2015-08-10T11:40:00Z">
              <w:rPr>
                <w:color w:val="0000FF" w:themeColor="hyperlink"/>
                <w:u w:val="single"/>
              </w:rPr>
            </w:rPrChange>
          </w:rPr>
          <w:t>:</w:t>
        </w:r>
      </w:ins>
      <w:ins w:id="5943" w:author="Alexandre Blin" w:date="2015-08-10T11:39:00Z">
        <w:r w:rsidRPr="004D7EE5">
          <w:rPr>
            <w:u w:val="single"/>
            <w:rPrChange w:id="5944" w:author="Alexandre Blin" w:date="2015-08-10T11:40:00Z">
              <w:rPr>
                <w:color w:val="0000FF" w:themeColor="hyperlink"/>
                <w:u w:val="single"/>
              </w:rPr>
            </w:rPrChange>
          </w:rPr>
          <w:t xml:space="preserve"> nom de l’host doit correspondre au nom du composant SwModel2Host (par défaut « SwModel2Host »)</w:t>
        </w:r>
      </w:ins>
      <w:ins w:id="5945" w:author="Alexandre Blin" w:date="2015-08-10T11:40:00Z">
        <w:r w:rsidRPr="004D7EE5">
          <w:rPr>
            <w:u w:val="single"/>
            <w:rPrChange w:id="5946" w:author="Alexandre Blin" w:date="2015-08-10T11:40:00Z">
              <w:rPr>
                <w:color w:val="0000FF" w:themeColor="hyperlink"/>
                <w:u w:val="single"/>
              </w:rPr>
            </w:rPrChange>
          </w:rPr>
          <w:t>.</w:t>
        </w:r>
      </w:ins>
    </w:p>
    <w:p w:rsidR="00AA2BC6" w:rsidRDefault="00AA2BC6" w:rsidP="00E4115C">
      <w:pPr>
        <w:pStyle w:val="Paragraphedeliste"/>
        <w:numPr>
          <w:ilvl w:val="0"/>
          <w:numId w:val="28"/>
        </w:numPr>
        <w:ind w:left="1418"/>
      </w:pPr>
      <w:r>
        <w:t>Ajouter au fichier "launcher.bat" le paramètre "-</w:t>
      </w:r>
      <w:proofErr w:type="spellStart"/>
      <w:r>
        <w:t>models</w:t>
      </w:r>
      <w:proofErr w:type="spellEnd"/>
      <w:r>
        <w:t>" avec l'adresse du fichier list.xml</w:t>
      </w:r>
    </w:p>
    <w:p w:rsidR="00817D05" w:rsidRDefault="00AA2BC6" w:rsidP="00E4115C">
      <w:pPr>
        <w:pStyle w:val="Paragraphedeliste"/>
        <w:numPr>
          <w:ilvl w:val="0"/>
          <w:numId w:val="28"/>
        </w:numPr>
        <w:ind w:left="1418"/>
      </w:pPr>
      <w:r>
        <w:lastRenderedPageBreak/>
        <w:t xml:space="preserve">Relancer </w:t>
      </w:r>
      <w:proofErr w:type="spellStart"/>
      <w:r>
        <w:t>Streamwork</w:t>
      </w:r>
      <w:proofErr w:type="spellEnd"/>
      <w:r w:rsidR="00817D05">
        <w:t xml:space="preserve"> et créer un nouveau </w:t>
      </w:r>
      <w:proofErr w:type="spellStart"/>
      <w:r w:rsidR="00817D05">
        <w:t>stream</w:t>
      </w:r>
      <w:proofErr w:type="spellEnd"/>
    </w:p>
    <w:p w:rsidR="000932AC" w:rsidRDefault="005672F3" w:rsidP="00E4115C">
      <w:pPr>
        <w:pStyle w:val="Paragraphedeliste"/>
        <w:numPr>
          <w:ilvl w:val="0"/>
          <w:numId w:val="28"/>
        </w:numPr>
        <w:ind w:left="1418"/>
      </w:pPr>
      <w:r>
        <w:t xml:space="preserve">le </w:t>
      </w:r>
      <w:r w:rsidR="000932AC">
        <w:t xml:space="preserve">host </w:t>
      </w:r>
      <w:r>
        <w:t>est</w:t>
      </w:r>
      <w:r w:rsidR="000932AC">
        <w:t xml:space="preserve"> le </w:t>
      </w:r>
      <w:del w:id="5947" w:author="jerome draillard" w:date="2015-11-27T16:46:00Z">
        <w:r w:rsidR="000932AC" w:rsidDel="00300DAE">
          <w:delText>plug in</w:delText>
        </w:r>
      </w:del>
      <w:ins w:id="5948" w:author="jerome draillard" w:date="2015-11-27T16:46:00Z">
        <w:r w:rsidR="00300DAE">
          <w:t>composant</w:t>
        </w:r>
      </w:ins>
      <w:r w:rsidR="000932AC">
        <w:t xml:space="preserve"> qui dans l</w:t>
      </w:r>
      <w:ins w:id="5949" w:author="Alexandre Blin" w:date="2015-08-10T10:52:00Z">
        <w:r w:rsidR="00131433">
          <w:t>e</w:t>
        </w:r>
      </w:ins>
      <w:del w:id="5950" w:author="Alexandre Blin" w:date="2015-08-10T10:52:00Z">
        <w:r w:rsidR="000932AC" w:rsidDel="00131433">
          <w:delText>a</w:delText>
        </w:r>
      </w:del>
      <w:r w:rsidR="000932AC">
        <w:t xml:space="preserve"> sous</w:t>
      </w:r>
      <w:ins w:id="5951" w:author="Alexandre Blin" w:date="2015-08-10T10:52:00Z">
        <w:r w:rsidR="00131433">
          <w:t>-</w:t>
        </w:r>
      </w:ins>
      <w:proofErr w:type="spellStart"/>
      <w:del w:id="5952" w:author="Alexandre Blin" w:date="2015-08-10T10:52:00Z">
        <w:r w:rsidR="000932AC" w:rsidDel="00131433">
          <w:delText xml:space="preserve"> </w:delText>
        </w:r>
      </w:del>
      <w:r w:rsidR="000932AC">
        <w:t>stream</w:t>
      </w:r>
      <w:proofErr w:type="spellEnd"/>
      <w:r w:rsidR="000932AC">
        <w:t xml:space="preserve"> sera l'interface avec l'</w:t>
      </w:r>
      <w:r>
        <w:t>extérieur</w:t>
      </w:r>
      <w:r w:rsidR="00A3090E">
        <w:t xml:space="preserve"> (ici swModel2Host)</w:t>
      </w:r>
    </w:p>
    <w:p w:rsidR="00817D05" w:rsidRDefault="00B06F8F" w:rsidP="006A165A">
      <w:pPr>
        <w:rPr>
          <w:ins w:id="5953" w:author="jerome draillard" w:date="2015-11-27T16:47:00Z"/>
        </w:rPr>
      </w:pPr>
      <w:ins w:id="5954" w:author="ghislain.aine" w:date="2015-11-03T14:26:00Z">
        <w:r>
          <w:t xml:space="preserve">Note : </w:t>
        </w:r>
        <w:proofErr w:type="spellStart"/>
        <w:r>
          <w:t>Streamwork</w:t>
        </w:r>
        <w:proofErr w:type="spellEnd"/>
        <w:r>
          <w:t xml:space="preserve"> che</w:t>
        </w:r>
      </w:ins>
      <w:ins w:id="5955" w:author="ghislain.aine" w:date="2015-11-03T14:27:00Z">
        <w:r>
          <w:t>r</w:t>
        </w:r>
      </w:ins>
      <w:ins w:id="5956" w:author="ghislain.aine" w:date="2015-11-03T14:26:00Z">
        <w:r>
          <w:t>che le</w:t>
        </w:r>
      </w:ins>
      <w:ins w:id="5957" w:author="ghislain.aine" w:date="2015-11-03T14:27:00Z">
        <w:r>
          <w:t xml:space="preserve"> fichier du sous-</w:t>
        </w:r>
        <w:proofErr w:type="spellStart"/>
        <w:r>
          <w:t>stream</w:t>
        </w:r>
      </w:ins>
      <w:proofErr w:type="spellEnd"/>
      <w:ins w:id="5958" w:author="ghislain.aine" w:date="2015-11-03T14:26:00Z">
        <w:r>
          <w:t xml:space="preserve"> dans [</w:t>
        </w:r>
      </w:ins>
      <w:ins w:id="5959" w:author="ghislain.aine" w:date="2015-11-04T17:46:00Z">
        <w:r w:rsidR="00C13FF2">
          <w:t>d</w:t>
        </w:r>
      </w:ins>
      <w:ins w:id="5960" w:author="ghislain.aine" w:date="2015-11-03T14:26:00Z">
        <w:r>
          <w:t>ossier</w:t>
        </w:r>
      </w:ins>
      <w:ins w:id="5961" w:author="ghislain.aine" w:date="2015-11-04T17:46:00Z">
        <w:r w:rsidR="00C13FF2">
          <w:t xml:space="preserve"> c</w:t>
        </w:r>
      </w:ins>
      <w:ins w:id="5962" w:author="ghislain.aine" w:date="2015-11-03T14:27:00Z">
        <w:r>
          <w:t>o</w:t>
        </w:r>
      </w:ins>
      <w:ins w:id="5963" w:author="ghislain.aine" w:date="2015-11-03T14:26:00Z">
        <w:r>
          <w:t>n</w:t>
        </w:r>
      </w:ins>
      <w:ins w:id="5964" w:author="ghislain.aine" w:date="2015-11-03T14:27:00Z">
        <w:r>
          <w:t>t</w:t>
        </w:r>
      </w:ins>
      <w:ins w:id="5965" w:author="ghislain.aine" w:date="2015-11-03T14:26:00Z">
        <w:r>
          <w:t>enan</w:t>
        </w:r>
      </w:ins>
      <w:ins w:id="5966" w:author="ghislain.aine" w:date="2015-11-03T14:27:00Z">
        <w:r>
          <w:t>t</w:t>
        </w:r>
      </w:ins>
      <w:ins w:id="5967" w:author="ghislain.aine" w:date="2015-11-04T17:46:00Z">
        <w:r w:rsidR="00C13FF2">
          <w:t xml:space="preserve"> l</w:t>
        </w:r>
      </w:ins>
      <w:ins w:id="5968" w:author="ghislain.aine" w:date="2015-11-03T14:26:00Z">
        <w:r>
          <w:t>ist.xml]\</w:t>
        </w:r>
        <w:proofErr w:type="spellStart"/>
        <w:r>
          <w:t>models</w:t>
        </w:r>
      </w:ins>
      <w:proofErr w:type="spellEnd"/>
    </w:p>
    <w:p w:rsidR="002057BB" w:rsidRDefault="002057BB" w:rsidP="006A165A">
      <w:pPr>
        <w:rPr>
          <w:ins w:id="5969" w:author="jerome draillard" w:date="2015-11-27T16:47:00Z"/>
        </w:rPr>
      </w:pPr>
    </w:p>
    <w:p w:rsidR="002057BB" w:rsidRDefault="002057BB" w:rsidP="006A165A">
      <w:pPr>
        <w:rPr>
          <w:ins w:id="5970" w:author="jerome draillard" w:date="2015-11-27T16:47:00Z"/>
        </w:rPr>
      </w:pPr>
    </w:p>
    <w:p w:rsidR="002057BB" w:rsidRDefault="002057BB" w:rsidP="006A165A">
      <w:pPr>
        <w:rPr>
          <w:ins w:id="5971" w:author="jerome draillard" w:date="2015-11-27T16:47:00Z"/>
        </w:rPr>
      </w:pPr>
    </w:p>
    <w:p w:rsidR="002057BB" w:rsidRDefault="002057BB" w:rsidP="006A165A">
      <w:pPr>
        <w:rPr>
          <w:ins w:id="5972" w:author="jerome draillard" w:date="2015-11-27T16:47:00Z"/>
        </w:rPr>
      </w:pPr>
    </w:p>
    <w:p w:rsidR="002057BB" w:rsidRDefault="002057BB" w:rsidP="006A165A"/>
    <w:p w:rsidR="00817D05" w:rsidRPr="001F4701" w:rsidRDefault="004D7EE5" w:rsidP="006A165A">
      <w:pPr>
        <w:rPr>
          <w:b/>
          <w:rPrChange w:id="5973" w:author="jerome draillard" w:date="2015-11-27T16:47:00Z">
            <w:rPr/>
          </w:rPrChange>
        </w:rPr>
      </w:pPr>
      <w:r w:rsidRPr="004D7EE5">
        <w:rPr>
          <w:b/>
          <w:rPrChange w:id="5974" w:author="jerome draillard" w:date="2015-11-27T16:47:00Z">
            <w:rPr>
              <w:color w:val="0000FF" w:themeColor="hyperlink"/>
              <w:u w:val="single"/>
            </w:rPr>
          </w:rPrChange>
        </w:rPr>
        <w:t xml:space="preserve">Le </w:t>
      </w:r>
      <w:ins w:id="5975" w:author="jerome draillard" w:date="2015-11-27T16:47:00Z">
        <w:r w:rsidRPr="004D7EE5">
          <w:rPr>
            <w:b/>
            <w:rPrChange w:id="5976" w:author="jerome draillard" w:date="2015-11-27T16:47:00Z">
              <w:rPr>
                <w:color w:val="0000FF" w:themeColor="hyperlink"/>
                <w:u w:val="single"/>
              </w:rPr>
            </w:rPrChange>
          </w:rPr>
          <w:t xml:space="preserve">composant </w:t>
        </w:r>
      </w:ins>
      <w:r w:rsidRPr="004D7EE5">
        <w:rPr>
          <w:b/>
          <w:rPrChange w:id="5977" w:author="jerome draillard" w:date="2015-11-27T16:47:00Z">
            <w:rPr>
              <w:color w:val="0000FF" w:themeColor="hyperlink"/>
              <w:u w:val="single"/>
            </w:rPr>
          </w:rPrChange>
        </w:rPr>
        <w:t>sous-</w:t>
      </w:r>
      <w:proofErr w:type="spellStart"/>
      <w:r w:rsidRPr="004D7EE5">
        <w:rPr>
          <w:b/>
          <w:rPrChange w:id="5978" w:author="jerome draillard" w:date="2015-11-27T16:47:00Z">
            <w:rPr>
              <w:color w:val="0000FF" w:themeColor="hyperlink"/>
              <w:u w:val="single"/>
            </w:rPr>
          </w:rPrChange>
        </w:rPr>
        <w:t>stream</w:t>
      </w:r>
      <w:proofErr w:type="spellEnd"/>
      <w:r w:rsidRPr="004D7EE5">
        <w:rPr>
          <w:b/>
          <w:rPrChange w:id="5979" w:author="jerome draillard" w:date="2015-11-27T16:47:00Z">
            <w:rPr>
              <w:color w:val="0000FF" w:themeColor="hyperlink"/>
              <w:u w:val="single"/>
            </w:rPr>
          </w:rPrChange>
        </w:rPr>
        <w:t xml:space="preserve"> est accessible dans la liste des plugins, dans le menu "SwModel2d".</w:t>
      </w:r>
    </w:p>
    <w:p w:rsidR="00AA2BC6" w:rsidRDefault="00AA2BC6" w:rsidP="006A165A">
      <w:r>
        <w:t xml:space="preserve">Le connecter à un </w:t>
      </w:r>
      <w:del w:id="5980" w:author="ghislain.aine" w:date="2015-11-04T16:55:00Z">
        <w:r w:rsidDel="0049323F">
          <w:delText>DemoCoreComponent</w:delText>
        </w:r>
      </w:del>
      <w:proofErr w:type="spellStart"/>
      <w:ins w:id="5981" w:author="ghislain.aine" w:date="2015-11-04T16:55:00Z">
        <w:r w:rsidR="0049323F">
          <w:t>CoreComponent</w:t>
        </w:r>
      </w:ins>
      <w:proofErr w:type="spellEnd"/>
      <w:r>
        <w:t xml:space="preserve"> et ajouter un </w:t>
      </w:r>
      <w:proofErr w:type="spellStart"/>
      <w:r>
        <w:t>exécutor</w:t>
      </w:r>
      <w:proofErr w:type="spellEnd"/>
      <w:r>
        <w:t>.</w:t>
      </w:r>
      <w:r w:rsidR="00817D05">
        <w:t xml:space="preserve"> Sauvegarde</w:t>
      </w:r>
      <w:r w:rsidR="00B97E7D">
        <w:t>r</w:t>
      </w:r>
      <w:r w:rsidR="00817D05">
        <w:t xml:space="preserve"> le </w:t>
      </w:r>
      <w:proofErr w:type="spellStart"/>
      <w:r w:rsidR="00817D05">
        <w:t>stream</w:t>
      </w:r>
      <w:proofErr w:type="spellEnd"/>
      <w:r w:rsidR="00817D05">
        <w:t>, puis t</w:t>
      </w:r>
      <w:r>
        <w:t>ester.</w:t>
      </w:r>
    </w:p>
    <w:p w:rsidR="006402D7" w:rsidRDefault="006402D7" w:rsidP="006A165A"/>
    <w:p w:rsidR="002A016C" w:rsidRDefault="00A43A6B" w:rsidP="002A016C">
      <w:pPr>
        <w:keepNext/>
        <w:jc w:val="center"/>
      </w:pPr>
      <w:ins w:id="5982" w:author="ghislain.aine" w:date="2015-11-04T17:51:00Z">
        <w:r>
          <w:rPr>
            <w:noProof/>
            <w:lang w:eastAsia="fr-FR"/>
            <w:rPrChange w:id="5983" w:author="Unknown">
              <w:rPr>
                <w:noProof/>
                <w:color w:val="0000FF" w:themeColor="hyperlink"/>
                <w:u w:val="single"/>
                <w:lang w:eastAsia="fr-FR"/>
              </w:rPr>
            </w:rPrChange>
          </w:rPr>
          <w:drawing>
            <wp:inline distT="0" distB="0" distL="0" distR="0">
              <wp:extent cx="4015105" cy="607060"/>
              <wp:effectExtent l="19050" t="0" r="4445" b="0"/>
              <wp:docPr id="398" name="Imag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2" cstate="print"/>
                      <a:srcRect/>
                      <a:stretch>
                        <a:fillRect/>
                      </a:stretch>
                    </pic:blipFill>
                    <pic:spPr bwMode="auto">
                      <a:xfrm>
                        <a:off x="0" y="0"/>
                        <a:ext cx="4015105" cy="607060"/>
                      </a:xfrm>
                      <a:prstGeom prst="rect">
                        <a:avLst/>
                      </a:prstGeom>
                      <a:noFill/>
                      <a:ln w="9525">
                        <a:noFill/>
                        <a:miter lim="800000"/>
                        <a:headEnd/>
                        <a:tailEnd/>
                      </a:ln>
                    </pic:spPr>
                  </pic:pic>
                </a:graphicData>
              </a:graphic>
            </wp:inline>
          </w:drawing>
        </w:r>
      </w:ins>
      <w:del w:id="5984" w:author="ghislain.aine" w:date="2015-11-04T17:51:00Z">
        <w:r>
          <w:rPr>
            <w:noProof/>
            <w:lang w:eastAsia="fr-FR"/>
            <w:rPrChange w:id="5985" w:author="Unknown">
              <w:rPr>
                <w:noProof/>
                <w:color w:val="0000FF" w:themeColor="hyperlink"/>
                <w:u w:val="single"/>
                <w:lang w:eastAsia="fr-FR"/>
              </w:rPr>
            </w:rPrChange>
          </w:rPr>
          <w:drawing>
            <wp:inline distT="0" distB="0" distL="0" distR="0">
              <wp:extent cx="3743325" cy="600075"/>
              <wp:effectExtent l="19050" t="0" r="9525"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cstate="print"/>
                      <a:srcRect/>
                      <a:stretch>
                        <a:fillRect/>
                      </a:stretch>
                    </pic:blipFill>
                    <pic:spPr bwMode="auto">
                      <a:xfrm>
                        <a:off x="0" y="0"/>
                        <a:ext cx="3743325" cy="600075"/>
                      </a:xfrm>
                      <a:prstGeom prst="rect">
                        <a:avLst/>
                      </a:prstGeom>
                      <a:noFill/>
                      <a:ln w="9525">
                        <a:noFill/>
                        <a:miter lim="800000"/>
                        <a:headEnd/>
                        <a:tailEnd/>
                      </a:ln>
                    </pic:spPr>
                  </pic:pic>
                </a:graphicData>
              </a:graphic>
            </wp:inline>
          </w:drawing>
        </w:r>
      </w:del>
    </w:p>
    <w:p w:rsidR="006A165A" w:rsidRPr="0009405F" w:rsidRDefault="002A016C" w:rsidP="002A016C">
      <w:pPr>
        <w:pStyle w:val="Lgende"/>
        <w:jc w:val="center"/>
      </w:pPr>
      <w:r>
        <w:t xml:space="preserve">Image </w:t>
      </w:r>
      <w:fldSimple w:instr=" SEQ Image \* ARABIC ">
        <w:r w:rsidR="004313EA">
          <w:rPr>
            <w:noProof/>
          </w:rPr>
          <w:t>21</w:t>
        </w:r>
      </w:fldSimple>
      <w:r>
        <w:t xml:space="preserve"> : </w:t>
      </w:r>
      <w:r w:rsidRPr="00620548">
        <w:t>Composant du sous-</w:t>
      </w:r>
      <w:proofErr w:type="spellStart"/>
      <w:r w:rsidRPr="00620548">
        <w:t>stream</w:t>
      </w:r>
      <w:proofErr w:type="spellEnd"/>
      <w:r w:rsidRPr="00620548">
        <w:t xml:space="preserve"> "</w:t>
      </w:r>
      <w:proofErr w:type="spellStart"/>
      <w:del w:id="5986" w:author="ghislain.aine" w:date="2015-11-04T17:51:00Z">
        <w:r w:rsidRPr="00620548" w:rsidDel="00964C8E">
          <w:delText>streamUI</w:delText>
        </w:r>
      </w:del>
      <w:ins w:id="5987" w:author="ghislain.aine" w:date="2015-11-04T17:51:00Z">
        <w:r w:rsidR="00964C8E">
          <w:t>StreamValueUi</w:t>
        </w:r>
      </w:ins>
      <w:proofErr w:type="spellEnd"/>
      <w:r w:rsidRPr="00620548">
        <w:t>"</w:t>
      </w:r>
      <w:r w:rsidR="0009405F" w:rsidRPr="006A165A">
        <w:rPr>
          <w:sz w:val="20"/>
          <w:u w:val="single"/>
        </w:rPr>
        <w:t xml:space="preserve"> </w:t>
      </w:r>
    </w:p>
    <w:p w:rsidR="006A165A" w:rsidRDefault="006A165A" w:rsidP="006A165A"/>
    <w:p w:rsidR="006402D7" w:rsidRDefault="00CD3002" w:rsidP="006A165A">
      <w:r>
        <w:t>Un sous-</w:t>
      </w:r>
      <w:proofErr w:type="spellStart"/>
      <w:r>
        <w:t>stream</w:t>
      </w:r>
      <w:proofErr w:type="spellEnd"/>
      <w:r>
        <w:t xml:space="preserve"> peut être ouvert à partir du </w:t>
      </w:r>
      <w:proofErr w:type="spellStart"/>
      <w:r>
        <w:t>stream</w:t>
      </w:r>
      <w:proofErr w:type="spellEnd"/>
      <w:r>
        <w:t xml:space="preserve"> principal en double-cliquant dessus. Les modifications dans le sous-</w:t>
      </w:r>
      <w:proofErr w:type="spellStart"/>
      <w:r>
        <w:t>stream</w:t>
      </w:r>
      <w:proofErr w:type="spellEnd"/>
      <w:r>
        <w:t xml:space="preserve"> sont automatiquement prises en comptes.</w:t>
      </w:r>
    </w:p>
    <w:p w:rsidR="006A165A" w:rsidRDefault="006A165A" w:rsidP="006A165A">
      <w:pPr>
        <w:rPr>
          <w:b/>
        </w:rPr>
      </w:pPr>
    </w:p>
    <w:p w:rsidR="00781A32" w:rsidRDefault="00CD3002" w:rsidP="002A016C">
      <w:r w:rsidRPr="006A165A">
        <w:rPr>
          <w:u w:val="single"/>
        </w:rPr>
        <w:t>Attention</w:t>
      </w:r>
      <w:r w:rsidR="006A165A">
        <w:rPr>
          <w:b/>
        </w:rPr>
        <w:t xml:space="preserve"> </w:t>
      </w:r>
      <w:r>
        <w:rPr>
          <w:b/>
        </w:rPr>
        <w:t xml:space="preserve">: </w:t>
      </w:r>
      <w:r>
        <w:t>Il ne faut jamais sauvegarder les modifications dans un sous-</w:t>
      </w:r>
      <w:proofErr w:type="spellStart"/>
      <w:r>
        <w:t>stream</w:t>
      </w:r>
      <w:proofErr w:type="spellEnd"/>
      <w:r>
        <w:t xml:space="preserve"> s'il a été ouvert depuis un </w:t>
      </w:r>
      <w:proofErr w:type="spellStart"/>
      <w:r>
        <w:t>stream</w:t>
      </w:r>
      <w:proofErr w:type="spellEnd"/>
      <w:r>
        <w:t xml:space="preserve"> principal. Les modifications doivent uniquement servir à faire des tests.</w:t>
      </w:r>
      <w:r>
        <w:br/>
        <w:t>Pour sauvegarder des modifications dans un sous-</w:t>
      </w:r>
      <w:proofErr w:type="spellStart"/>
      <w:r>
        <w:t>stream</w:t>
      </w:r>
      <w:proofErr w:type="spellEnd"/>
      <w:r>
        <w:t>, il faut l'ouvrir directement, avec la fonction "</w:t>
      </w:r>
      <w:proofErr w:type="spellStart"/>
      <w:r>
        <w:t>Load</w:t>
      </w:r>
      <w:proofErr w:type="spellEnd"/>
      <w:r>
        <w:t>" de l'éditeur.</w:t>
      </w:r>
    </w:p>
    <w:p w:rsidR="0042493F" w:rsidRDefault="0042493F" w:rsidP="002A016C"/>
    <w:p w:rsidR="0042493F" w:rsidRDefault="0042493F" w:rsidP="002A016C">
      <w:pPr>
        <w:rPr>
          <w:rFonts w:cs="Arial"/>
          <w:color w:val="000078"/>
          <w:sz w:val="28"/>
          <w:szCs w:val="28"/>
        </w:rPr>
      </w:pPr>
    </w:p>
    <w:p w:rsidR="00BC6139" w:rsidRDefault="00BC6139">
      <w:pPr>
        <w:spacing w:after="200" w:line="276" w:lineRule="auto"/>
        <w:jc w:val="left"/>
        <w:rPr>
          <w:rFonts w:cs="Arial"/>
          <w:color w:val="003366"/>
          <w:sz w:val="28"/>
          <w:szCs w:val="28"/>
        </w:rPr>
      </w:pPr>
      <w:r>
        <w:br w:type="page"/>
      </w:r>
    </w:p>
    <w:p w:rsidR="006402D7" w:rsidRDefault="00CE4012" w:rsidP="00B5234E">
      <w:pPr>
        <w:pStyle w:val="Titre2"/>
      </w:pPr>
      <w:bookmarkStart w:id="5988" w:name="_Toc354393979"/>
      <w:r>
        <w:lastRenderedPageBreak/>
        <w:t>Utilisation de pin</w:t>
      </w:r>
      <w:r w:rsidR="008879A4">
        <w:t>s</w:t>
      </w:r>
      <w:bookmarkEnd w:id="5988"/>
    </w:p>
    <w:p w:rsidR="006A165A" w:rsidRPr="006A165A" w:rsidRDefault="006A165A" w:rsidP="006A165A"/>
    <w:p w:rsidR="00AF1036" w:rsidRDefault="006A7141" w:rsidP="00142492">
      <w:pPr>
        <w:rPr>
          <w:ins w:id="5989" w:author="jerome draillard" w:date="2015-11-27T17:02:00Z"/>
        </w:rPr>
      </w:pPr>
      <w:r>
        <w:t>Un</w:t>
      </w:r>
      <w:del w:id="5990" w:author="Alexandre Blin" w:date="2015-08-10T11:45:00Z">
        <w:r w:rsidDel="00A50D8E">
          <w:delText>e</w:delText>
        </w:r>
      </w:del>
      <w:r>
        <w:t xml:space="preserve"> pin est une connexion </w:t>
      </w:r>
      <w:ins w:id="5991" w:author="jerome draillard" w:date="2015-11-27T16:54:00Z">
        <w:r w:rsidR="00AF1036">
          <w:t>entre composant destinée à transmettre des données brute</w:t>
        </w:r>
      </w:ins>
      <w:ins w:id="5992" w:author="jerome draillard" w:date="2015-11-27T17:02:00Z">
        <w:r w:rsidR="00AF1036">
          <w:t xml:space="preserve"> (un buffer de char *)</w:t>
        </w:r>
      </w:ins>
      <w:ins w:id="5993" w:author="jerome draillard" w:date="2015-11-27T16:54:00Z">
        <w:r w:rsidR="00AF1036">
          <w:t xml:space="preserve">. </w:t>
        </w:r>
      </w:ins>
      <w:del w:id="5994" w:author="jerome draillard" w:date="2015-11-27T17:02:00Z">
        <w:r w:rsidDel="00AF1036">
          <w:delText xml:space="preserve">de type entrée / sortie permettant de transférer des données. </w:delText>
        </w:r>
      </w:del>
    </w:p>
    <w:p w:rsidR="00AF1036" w:rsidRDefault="00AF1036" w:rsidP="00142492">
      <w:pPr>
        <w:rPr>
          <w:ins w:id="5995" w:author="jerome draillard" w:date="2015-11-27T17:02:00Z"/>
        </w:rPr>
      </w:pPr>
    </w:p>
    <w:p w:rsidR="006A7141" w:rsidRDefault="006A7141" w:rsidP="00142492">
      <w:r>
        <w:t xml:space="preserve">Lors de l'échange, la donnée n'est pas conservée par le composant qui </w:t>
      </w:r>
      <w:r w:rsidR="004513AC">
        <w:t>l'</w:t>
      </w:r>
      <w:r>
        <w:t>envoi</w:t>
      </w:r>
      <w:ins w:id="5996" w:author="Camille VACCALUT" w:date="2015-12-08T13:55:00Z">
        <w:r w:rsidR="00AB259C">
          <w:t>e</w:t>
        </w:r>
      </w:ins>
      <w:r>
        <w:t>.</w:t>
      </w:r>
    </w:p>
    <w:p w:rsidR="008879A4" w:rsidRDefault="008879A4" w:rsidP="00142492">
      <w:r>
        <w:t>Un</w:t>
      </w:r>
      <w:del w:id="5997" w:author="Alexandre Blin" w:date="2015-08-10T11:47:00Z">
        <w:r w:rsidDel="00A50D8E">
          <w:delText>e</w:delText>
        </w:r>
      </w:del>
      <w:r>
        <w:t xml:space="preserve"> pin peut être utilisé</w:t>
      </w:r>
      <w:del w:id="5998" w:author="Alexandre Blin" w:date="2015-08-10T11:47:00Z">
        <w:r w:rsidDel="00A50D8E">
          <w:delText>e</w:delText>
        </w:r>
      </w:del>
      <w:r>
        <w:t xml:space="preserve"> en entrée et en sortie.</w:t>
      </w:r>
    </w:p>
    <w:p w:rsidR="00142492" w:rsidRDefault="00142492" w:rsidP="00142492">
      <w:r>
        <w:t xml:space="preserve">Les datas transmises sont toujours de type </w:t>
      </w:r>
      <w:del w:id="5999" w:author="ghislain.aine" w:date="2015-11-05T09:27:00Z">
        <w:r w:rsidDel="00E17FB3">
          <w:delText>"</w:delText>
        </w:r>
      </w:del>
      <w:proofErr w:type="spellStart"/>
      <w:r>
        <w:t>Sw</w:t>
      </w:r>
      <w:del w:id="6000" w:author="Alexandre Blin" w:date="2015-08-10T11:53:00Z">
        <w:r w:rsidDel="00A50D8E">
          <w:delText>_</w:delText>
        </w:r>
      </w:del>
      <w:r>
        <w:t>Data_Class</w:t>
      </w:r>
      <w:proofErr w:type="spellEnd"/>
      <w:del w:id="6001" w:author="ghislain.aine" w:date="2015-11-05T09:27:00Z">
        <w:r w:rsidDel="00E17FB3">
          <w:delText>"</w:delText>
        </w:r>
      </w:del>
      <w:r>
        <w:t>.</w:t>
      </w:r>
    </w:p>
    <w:p w:rsidR="00142492" w:rsidRDefault="00142492" w:rsidP="00142492"/>
    <w:p w:rsidR="00142492" w:rsidRDefault="001A6CEB" w:rsidP="00142492">
      <w:ins w:id="6002" w:author="jerome draillard" w:date="2015-11-27T17:03:00Z">
        <w:r>
          <w:t>En pratique les pins sont utilisé</w:t>
        </w:r>
        <w:del w:id="6003" w:author="Camille VACCALUT" w:date="2015-12-08T13:56:00Z">
          <w:r w:rsidDel="00AB259C">
            <w:delText>e</w:delText>
          </w:r>
        </w:del>
        <w:r>
          <w:t xml:space="preserve">s dans </w:t>
        </w:r>
        <w:proofErr w:type="spellStart"/>
        <w:r>
          <w:t>Starlinx</w:t>
        </w:r>
        <w:proofErr w:type="spellEnd"/>
        <w:r>
          <w:t xml:space="preserve"> pour récupérer les buffer</w:t>
        </w:r>
      </w:ins>
      <w:ins w:id="6004" w:author="Camille VACCALUT" w:date="2015-12-08T13:56:00Z">
        <w:r w:rsidR="00AC6FAC">
          <w:t>s</w:t>
        </w:r>
      </w:ins>
      <w:ins w:id="6005" w:author="jerome draillard" w:date="2015-11-27T17:03:00Z">
        <w:r>
          <w:t xml:space="preserve"> char * contenant les données qui viennent du </w:t>
        </w:r>
        <w:del w:id="6006" w:author="Camille VACCALUT" w:date="2015-12-08T13:56:00Z">
          <w:r w:rsidDel="00AC6FAC">
            <w:delText>reseau</w:delText>
          </w:r>
        </w:del>
      </w:ins>
      <w:ins w:id="6007" w:author="Camille VACCALUT" w:date="2015-12-08T13:56:00Z">
        <w:r w:rsidR="00AC6FAC">
          <w:t>réseau</w:t>
        </w:r>
      </w:ins>
      <w:ins w:id="6008" w:author="jerome draillard" w:date="2015-11-27T17:03:00Z">
        <w:r>
          <w:t xml:space="preserve"> (par exemple des message LDT). Pour l'exemple, </w:t>
        </w:r>
      </w:ins>
      <w:del w:id="6009" w:author="jerome draillard" w:date="2015-11-27T17:03:00Z">
        <w:r w:rsidR="00A75F59" w:rsidDel="001A6CEB">
          <w:delText>N</w:delText>
        </w:r>
      </w:del>
      <w:ins w:id="6010" w:author="jerome draillard" w:date="2015-11-27T17:03:00Z">
        <w:r>
          <w:t>n</w:t>
        </w:r>
      </w:ins>
      <w:r w:rsidR="00A75F59">
        <w:t>ous allons ajouter un</w:t>
      </w:r>
      <w:del w:id="6011" w:author="Alexandre Blin" w:date="2015-08-10T11:47:00Z">
        <w:r w:rsidR="00A75F59" w:rsidDel="00A50D8E">
          <w:delText>e</w:delText>
        </w:r>
      </w:del>
      <w:r w:rsidR="00A75F59">
        <w:t xml:space="preserve"> pin au </w:t>
      </w:r>
      <w:del w:id="6012" w:author="Alexandre Blin" w:date="2015-08-10T11:47:00Z">
        <w:r w:rsidR="00A75F59" w:rsidDel="00A50D8E">
          <w:delText>componsant</w:delText>
        </w:r>
      </w:del>
      <w:ins w:id="6013" w:author="Alexandre Blin" w:date="2015-08-10T11:47:00Z">
        <w:r w:rsidR="00A50D8E">
          <w:t>composant</w:t>
        </w:r>
      </w:ins>
      <w:r w:rsidR="00A75F59">
        <w:t xml:space="preserve"> </w:t>
      </w:r>
      <w:del w:id="6014" w:author="ghislain.aine" w:date="2015-11-04T16:56:00Z">
        <w:r w:rsidR="00A75F59" w:rsidDel="0049323F">
          <w:delText>DemoCoreComponent</w:delText>
        </w:r>
      </w:del>
      <w:proofErr w:type="spellStart"/>
      <w:ins w:id="6015" w:author="ghislain.aine" w:date="2015-11-04T16:56:00Z">
        <w:r w:rsidR="0049323F">
          <w:t>CoreComponent</w:t>
        </w:r>
      </w:ins>
      <w:proofErr w:type="spellEnd"/>
      <w:r w:rsidR="00A75F59">
        <w:t xml:space="preserve"> pour qu'il reçoive les paramètres </w:t>
      </w:r>
      <w:del w:id="6016" w:author="ghislain.aine" w:date="2015-11-04T17:55:00Z">
        <w:r w:rsidR="00A75F59" w:rsidDel="003742EB">
          <w:delText>"</w:delText>
        </w:r>
      </w:del>
      <w:r w:rsidR="00A75F59">
        <w:t>pas</w:t>
      </w:r>
      <w:del w:id="6017" w:author="ghislain.aine" w:date="2015-11-04T17:55:00Z">
        <w:r w:rsidR="00A75F59" w:rsidDel="003742EB">
          <w:delText>"</w:delText>
        </w:r>
      </w:del>
      <w:r w:rsidR="00A75F59">
        <w:t xml:space="preserve"> et </w:t>
      </w:r>
      <w:del w:id="6018" w:author="ghislain.aine" w:date="2015-11-04T17:55:00Z">
        <w:r w:rsidR="00A75F59" w:rsidDel="003742EB">
          <w:delText>"</w:delText>
        </w:r>
      </w:del>
      <w:r w:rsidR="00A75F59">
        <w:t>p</w:t>
      </w:r>
      <w:del w:id="6019" w:author="ghislain.aine" w:date="2015-11-04T17:55:00Z">
        <w:r w:rsidR="00A75F59" w:rsidDel="003742EB">
          <w:delText>e</w:delText>
        </w:r>
      </w:del>
      <w:ins w:id="6020" w:author="ghislain.aine" w:date="2015-11-04T17:55:00Z">
        <w:r w:rsidR="003742EB">
          <w:t>é</w:t>
        </w:r>
      </w:ins>
      <w:r w:rsidR="00A75F59">
        <w:t>riode</w:t>
      </w:r>
      <w:del w:id="6021" w:author="ghislain.aine" w:date="2015-11-04T17:55:00Z">
        <w:r w:rsidR="00A75F59" w:rsidDel="003742EB">
          <w:delText>"</w:delText>
        </w:r>
      </w:del>
      <w:r w:rsidR="00A75F59">
        <w:t xml:space="preserve"> d'un nouveau composant</w:t>
      </w:r>
      <w:ins w:id="6022" w:author="ghislain.aine" w:date="2015-11-03T14:30:00Z">
        <w:r w:rsidR="00B06F8F">
          <w:t xml:space="preserve">, </w:t>
        </w:r>
        <w:proofErr w:type="spellStart"/>
        <w:r w:rsidR="00B06F8F">
          <w:t>PinComponent</w:t>
        </w:r>
      </w:ins>
      <w:proofErr w:type="spellEnd"/>
      <w:r w:rsidR="00A75F59">
        <w:t>.</w:t>
      </w:r>
    </w:p>
    <w:p w:rsidR="00142492" w:rsidRDefault="00142492" w:rsidP="00142492"/>
    <w:p w:rsidR="00A75F59" w:rsidRDefault="00A75F59" w:rsidP="00E4115C">
      <w:pPr>
        <w:pStyle w:val="Paragraphedeliste"/>
        <w:numPr>
          <w:ilvl w:val="0"/>
          <w:numId w:val="29"/>
        </w:numPr>
      </w:pPr>
      <w:r>
        <w:t xml:space="preserve">Créer une classe </w:t>
      </w:r>
      <w:del w:id="6023" w:author="ghislain.aine" w:date="2015-11-04T17:52:00Z">
        <w:r w:rsidDel="003742EB">
          <w:delText xml:space="preserve">DemoData </w:delText>
        </w:r>
      </w:del>
      <w:proofErr w:type="spellStart"/>
      <w:ins w:id="6024" w:author="ghislain.aine" w:date="2015-11-04T17:52:00Z">
        <w:r w:rsidR="003742EB">
          <w:t>IterationData</w:t>
        </w:r>
        <w:proofErr w:type="spellEnd"/>
        <w:r w:rsidR="003742EB">
          <w:t xml:space="preserve"> </w:t>
        </w:r>
      </w:ins>
      <w:r>
        <w:t xml:space="preserve">qui contient deux variables: </w:t>
      </w:r>
      <w:proofErr w:type="spellStart"/>
      <w:r>
        <w:t>_step</w:t>
      </w:r>
      <w:proofErr w:type="spellEnd"/>
      <w:r>
        <w:t xml:space="preserve"> et </w:t>
      </w:r>
      <w:proofErr w:type="spellStart"/>
      <w:r>
        <w:t>_period</w:t>
      </w:r>
      <w:proofErr w:type="spellEnd"/>
      <w:del w:id="6025" w:author="ghislain.aine" w:date="2015-11-04T17:52:00Z">
        <w:r w:rsidDel="003742EB">
          <w:delText>e</w:delText>
        </w:r>
      </w:del>
      <w:r w:rsidR="00DE6450">
        <w:t>.</w:t>
      </w:r>
      <w:r w:rsidR="00DE6450">
        <w:br/>
        <w:t>Penser à ajouter les accesseurs et mutateurs, et éventuellement un constructeur avec les variables en paramètre</w:t>
      </w:r>
      <w:ins w:id="6026" w:author="ghislain.aine" w:date="2015-11-03T14:30:00Z">
        <w:r w:rsidR="00B06F8F">
          <w:t>s.</w:t>
        </w:r>
      </w:ins>
    </w:p>
    <w:p w:rsidR="00A75F59" w:rsidRDefault="00A75F59" w:rsidP="00E4115C">
      <w:pPr>
        <w:pStyle w:val="Paragraphedeliste"/>
        <w:numPr>
          <w:ilvl w:val="0"/>
          <w:numId w:val="29"/>
        </w:numPr>
      </w:pPr>
      <w:r>
        <w:t xml:space="preserve">Faire hériter cette classe de </w:t>
      </w:r>
      <w:proofErr w:type="spellStart"/>
      <w:r>
        <w:t>Sw</w:t>
      </w:r>
      <w:del w:id="6027" w:author="Alexandre Blin" w:date="2015-08-10T11:53:00Z">
        <w:r w:rsidDel="00A50D8E">
          <w:delText>_</w:delText>
        </w:r>
      </w:del>
      <w:r>
        <w:t>Data_Class</w:t>
      </w:r>
      <w:proofErr w:type="spellEnd"/>
    </w:p>
    <w:p w:rsidR="0049323F" w:rsidRDefault="00B06F8F">
      <w:pPr>
        <w:pStyle w:val="Paragraphedeliste"/>
        <w:numPr>
          <w:ilvl w:val="0"/>
          <w:numId w:val="29"/>
        </w:numPr>
        <w:rPr>
          <w:ins w:id="6028" w:author="ghislain.aine" w:date="2015-11-03T14:31:00Z"/>
        </w:rPr>
      </w:pPr>
      <w:ins w:id="6029" w:author="ghislain.aine" w:date="2015-11-03T14:30:00Z">
        <w:r>
          <w:t xml:space="preserve">Cette classe nécessite un </w:t>
        </w:r>
      </w:ins>
      <w:del w:id="6030" w:author="ghislain.aine" w:date="2015-11-03T14:30:00Z">
        <w:r w:rsidR="005170F8" w:rsidDel="00B06F8F">
          <w:delText>Pour la génération de l’</w:delText>
        </w:r>
      </w:del>
      <w:r w:rsidR="005170F8">
        <w:t>UUID (identifiant unique)</w:t>
      </w:r>
      <w:del w:id="6031" w:author="ghislain.aine" w:date="2015-11-03T14:30:00Z">
        <w:r w:rsidR="005170F8" w:rsidDel="00B06F8F">
          <w:delText>,</w:delText>
        </w:r>
      </w:del>
      <w:ins w:id="6032" w:author="ghislain.aine" w:date="2015-11-03T14:30:00Z">
        <w:r>
          <w:t>. Pour sa génération,</w:t>
        </w:r>
      </w:ins>
      <w:del w:id="6033" w:author="ghislain.aine" w:date="2015-11-03T14:30:00Z">
        <w:r w:rsidR="005170F8" w:rsidDel="00B06F8F">
          <w:delText xml:space="preserve"> </w:delText>
        </w:r>
      </w:del>
      <w:ins w:id="6034" w:author="ghislain.aine" w:date="2015-11-03T14:30:00Z">
        <w:r>
          <w:t xml:space="preserve"> </w:t>
        </w:r>
      </w:ins>
      <w:r w:rsidR="005170F8">
        <w:t xml:space="preserve">on utilise la macro SW_DEFINE_UUID. </w:t>
      </w:r>
      <w:del w:id="6035" w:author="ghislain.aine" w:date="2015-11-03T14:31:00Z">
        <w:r w:rsidR="005170F8" w:rsidDel="00B06F8F">
          <w:delText>Pour cela o</w:delText>
        </w:r>
      </w:del>
      <w:ins w:id="6036" w:author="ghislain.aine" w:date="2015-11-03T14:31:00Z">
        <w:r>
          <w:t>O</w:t>
        </w:r>
      </w:ins>
      <w:r w:rsidR="005170F8">
        <w:t>n doit définir une variable globale constante DEMO_</w:t>
      </w:r>
      <w:ins w:id="6037" w:author="ghislain.aine" w:date="2015-11-04T17:55:00Z">
        <w:r w:rsidR="003742EB">
          <w:t>ITERATION_</w:t>
        </w:r>
      </w:ins>
      <w:r w:rsidR="005170F8">
        <w:t>DATA_CLASS_ID dans le header de la classe.</w:t>
      </w:r>
    </w:p>
    <w:p w:rsidR="00A43A6B" w:rsidRDefault="004D7EE5">
      <w:pPr>
        <w:pPrChange w:id="6038" w:author="ghislain.aine" w:date="2015-11-03T14:31:00Z">
          <w:pPr>
            <w:pStyle w:val="Paragraphedeliste"/>
            <w:numPr>
              <w:numId w:val="29"/>
            </w:numPr>
            <w:ind w:hanging="360"/>
          </w:pPr>
        </w:pPrChange>
      </w:pPr>
      <w:ins w:id="6039" w:author="ghislain.aine" w:date="2015-11-03T14:31:00Z">
        <w:r w:rsidR="00705281">
          <w:pict>
            <v:shape id="_x0000_s1109"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9;mso-fit-shape-to-text:t">
                <w:txbxContent>
                  <w:p w:rsidR="00AC30F5" w:rsidRPr="00A75525" w:rsidDel="00B06F8F" w:rsidRDefault="00AC30F5" w:rsidP="00B06F8F">
                    <w:pPr>
                      <w:autoSpaceDE w:val="0"/>
                      <w:autoSpaceDN w:val="0"/>
                      <w:adjustRightInd w:val="0"/>
                      <w:jc w:val="left"/>
                      <w:rPr>
                        <w:del w:id="6040" w:author="ghislain.aine" w:date="2015-11-03T14:32:00Z"/>
                        <w:rFonts w:ascii="Courier New" w:hAnsi="Courier New" w:cs="Courier New"/>
                        <w:b/>
                        <w:bCs/>
                        <w:color w:val="000000"/>
                        <w:sz w:val="20"/>
                        <w:szCs w:val="20"/>
                        <w:highlight w:val="white"/>
                        <w:lang w:val="en-US"/>
                      </w:rPr>
                    </w:pPr>
                    <w:ins w:id="6041" w:author="ghislain.aine" w:date="2015-11-04T17:53:00Z">
                      <w:r w:rsidRPr="004D7EE5">
                        <w:rPr>
                          <w:rFonts w:ascii="Consolas" w:hAnsi="Consolas" w:cs="Consolas"/>
                          <w:color w:val="6F008A"/>
                          <w:sz w:val="19"/>
                          <w:szCs w:val="19"/>
                          <w:highlight w:val="white"/>
                          <w:lang w:val="en-US"/>
                          <w:rPrChange w:id="6042" w:author="ghislain.aine" w:date="2015-11-04T17:53:00Z">
                            <w:rPr>
                              <w:rFonts w:ascii="Consolas" w:hAnsi="Consolas" w:cs="Consolas"/>
                              <w:color w:val="6F008A"/>
                              <w:sz w:val="19"/>
                              <w:szCs w:val="19"/>
                              <w:highlight w:val="white"/>
                            </w:rPr>
                          </w:rPrChange>
                        </w:rPr>
                        <w:t>SW_EXTERN_C</w:t>
                      </w:r>
                      <w:r w:rsidRPr="004D7EE5">
                        <w:rPr>
                          <w:rFonts w:ascii="Consolas" w:hAnsi="Consolas" w:cs="Consolas"/>
                          <w:color w:val="000000"/>
                          <w:sz w:val="19"/>
                          <w:szCs w:val="19"/>
                          <w:highlight w:val="white"/>
                          <w:lang w:val="en-US"/>
                          <w:rPrChange w:id="6043" w:author="ghislain.aine" w:date="2015-11-04T17:53: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044" w:author="ghislain.aine" w:date="2015-11-04T17:53:00Z">
                            <w:rPr>
                              <w:rFonts w:ascii="Consolas" w:hAnsi="Consolas" w:cs="Consolas"/>
                              <w:color w:val="6F008A"/>
                              <w:sz w:val="19"/>
                              <w:szCs w:val="19"/>
                              <w:highlight w:val="white"/>
                            </w:rPr>
                          </w:rPrChange>
                        </w:rPr>
                        <w:t>Q_DECL_EXPORT</w:t>
                      </w:r>
                      <w:r w:rsidRPr="004D7EE5">
                        <w:rPr>
                          <w:rFonts w:ascii="Consolas" w:hAnsi="Consolas" w:cs="Consolas"/>
                          <w:color w:val="000000"/>
                          <w:sz w:val="19"/>
                          <w:szCs w:val="19"/>
                          <w:highlight w:val="white"/>
                          <w:lang w:val="en-US"/>
                          <w:rPrChange w:id="6045" w:author="ghislain.aine" w:date="2015-11-04T17:53: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6046" w:author="ghislain.aine" w:date="2015-11-04T17:53:00Z">
                            <w:rPr>
                              <w:rFonts w:ascii="Consolas" w:hAnsi="Consolas" w:cs="Consolas"/>
                              <w:color w:val="0000FF"/>
                              <w:sz w:val="19"/>
                              <w:szCs w:val="19"/>
                              <w:highlight w:val="white"/>
                            </w:rPr>
                          </w:rPrChange>
                        </w:rPr>
                        <w:t>const</w:t>
                      </w:r>
                      <w:r w:rsidRPr="004D7EE5">
                        <w:rPr>
                          <w:rFonts w:ascii="Consolas" w:hAnsi="Consolas" w:cs="Consolas"/>
                          <w:color w:val="000000"/>
                          <w:sz w:val="19"/>
                          <w:szCs w:val="19"/>
                          <w:highlight w:val="white"/>
                          <w:lang w:val="en-US"/>
                          <w:rPrChange w:id="6047" w:author="ghislain.aine" w:date="2015-11-04T17:53: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048" w:author="ghislain.aine" w:date="2015-11-04T17:53: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6049" w:author="ghislain.aine" w:date="2015-11-04T17:53: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050" w:author="ghislain.aine" w:date="2015-11-04T17:53: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6051" w:author="ghislain.aine" w:date="2015-11-04T17:53: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052" w:author="ghislain.aine" w:date="2015-11-04T17:53:00Z">
                            <w:rPr>
                              <w:rFonts w:ascii="Consolas" w:hAnsi="Consolas" w:cs="Consolas"/>
                              <w:color w:val="216F85"/>
                              <w:sz w:val="19"/>
                              <w:szCs w:val="19"/>
                              <w:highlight w:val="white"/>
                            </w:rPr>
                          </w:rPrChange>
                        </w:rPr>
                        <w:t>SwUUID</w:t>
                      </w:r>
                      <w:proofErr w:type="spellEnd"/>
                      <w:r w:rsidRPr="004D7EE5">
                        <w:rPr>
                          <w:rFonts w:ascii="Consolas" w:hAnsi="Consolas" w:cs="Consolas"/>
                          <w:color w:val="000000"/>
                          <w:sz w:val="19"/>
                          <w:szCs w:val="19"/>
                          <w:highlight w:val="white"/>
                          <w:lang w:val="en-US"/>
                          <w:rPrChange w:id="6053" w:author="ghislain.aine" w:date="2015-11-04T17:53: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054" w:author="ghislain.aine" w:date="2015-11-04T17:53:00Z">
                            <w:rPr>
                              <w:rFonts w:ascii="Consolas" w:hAnsi="Consolas" w:cs="Consolas"/>
                              <w:color w:val="000080"/>
                              <w:sz w:val="19"/>
                              <w:szCs w:val="19"/>
                              <w:highlight w:val="white"/>
                            </w:rPr>
                          </w:rPrChange>
                        </w:rPr>
                        <w:t>DEMO_ITERATION_DATA_CLASS_ID</w:t>
                      </w:r>
                      <w:r w:rsidRPr="004D7EE5">
                        <w:rPr>
                          <w:rFonts w:ascii="Consolas" w:hAnsi="Consolas" w:cs="Consolas"/>
                          <w:color w:val="000000"/>
                          <w:sz w:val="19"/>
                          <w:szCs w:val="19"/>
                          <w:highlight w:val="white"/>
                          <w:lang w:val="en-US"/>
                          <w:rPrChange w:id="6055" w:author="ghislain.aine" w:date="2015-11-04T17:53:00Z">
                            <w:rPr>
                              <w:rFonts w:ascii="Consolas" w:hAnsi="Consolas" w:cs="Consolas"/>
                              <w:color w:val="000000"/>
                              <w:sz w:val="19"/>
                              <w:szCs w:val="19"/>
                              <w:highlight w:val="white"/>
                            </w:rPr>
                          </w:rPrChange>
                        </w:rPr>
                        <w:t>;</w:t>
                      </w:r>
                    </w:ins>
                    <w:del w:id="6056" w:author="ghislain.aine" w:date="2015-11-03T14:32:00Z">
                      <w:r w:rsidRPr="00A75525" w:rsidDel="00B06F8F">
                        <w:rPr>
                          <w:rFonts w:ascii="Courier New" w:hAnsi="Courier New" w:cs="Courier New"/>
                          <w:color w:val="0000FF"/>
                          <w:sz w:val="20"/>
                          <w:szCs w:val="20"/>
                          <w:highlight w:val="white"/>
                          <w:lang w:val="en-US"/>
                        </w:rPr>
                        <w:delText>&lt;swmodels&gt;</w:delText>
                      </w:r>
                    </w:del>
                  </w:p>
                  <w:p w:rsidR="00AC30F5" w:rsidRPr="00A75525" w:rsidDel="00B06F8F" w:rsidRDefault="00AC30F5" w:rsidP="00B06F8F">
                    <w:pPr>
                      <w:autoSpaceDE w:val="0"/>
                      <w:autoSpaceDN w:val="0"/>
                      <w:adjustRightInd w:val="0"/>
                      <w:jc w:val="left"/>
                      <w:rPr>
                        <w:del w:id="6057" w:author="ghislain.aine" w:date="2015-11-03T14:32:00Z"/>
                        <w:rFonts w:ascii="Courier New" w:hAnsi="Courier New" w:cs="Courier New"/>
                        <w:b/>
                        <w:bCs/>
                        <w:color w:val="000000"/>
                        <w:sz w:val="20"/>
                        <w:szCs w:val="20"/>
                        <w:highlight w:val="white"/>
                        <w:lang w:val="en-US"/>
                      </w:rPr>
                    </w:pPr>
                    <w:del w:id="6058" w:author="ghislain.aine" w:date="2015-11-03T14:32:00Z">
                      <w:r w:rsidRPr="00A75525" w:rsidDel="00B06F8F">
                        <w:rPr>
                          <w:rFonts w:ascii="Courier New" w:hAnsi="Courier New" w:cs="Courier New"/>
                          <w:b/>
                          <w:bCs/>
                          <w:color w:val="000000"/>
                          <w:sz w:val="20"/>
                          <w:szCs w:val="20"/>
                          <w:highlight w:val="white"/>
                          <w:lang w:val="en-US"/>
                        </w:rPr>
                        <w:tab/>
                      </w:r>
                      <w:r w:rsidRPr="00A75525" w:rsidDel="00B06F8F">
                        <w:rPr>
                          <w:rFonts w:ascii="Courier New" w:hAnsi="Courier New" w:cs="Courier New"/>
                          <w:color w:val="0000FF"/>
                          <w:sz w:val="20"/>
                          <w:szCs w:val="20"/>
                          <w:highlight w:val="white"/>
                          <w:lang w:val="en-US"/>
                        </w:rPr>
                        <w:delText>&lt;swmodel2</w:delText>
                      </w:r>
                      <w:r w:rsidRPr="00A75525" w:rsidDel="00B06F8F">
                        <w:rPr>
                          <w:rFonts w:ascii="Courier New" w:hAnsi="Courier New" w:cs="Courier New"/>
                          <w:color w:val="000000"/>
                          <w:sz w:val="20"/>
                          <w:szCs w:val="20"/>
                          <w:highlight w:val="white"/>
                          <w:lang w:val="en-US"/>
                        </w:rPr>
                        <w:delText xml:space="preserve"> </w:delText>
                      </w:r>
                      <w:r w:rsidRPr="00A75525" w:rsidDel="00B06F8F">
                        <w:rPr>
                          <w:rFonts w:ascii="Courier New" w:hAnsi="Courier New" w:cs="Courier New"/>
                          <w:color w:val="FF0000"/>
                          <w:sz w:val="20"/>
                          <w:szCs w:val="20"/>
                          <w:highlight w:val="white"/>
                          <w:lang w:val="en-US"/>
                        </w:rPr>
                        <w:delText>ipath</w:delText>
                      </w:r>
                      <w:r w:rsidRPr="00A75525" w:rsidDel="00B06F8F">
                        <w:rPr>
                          <w:rFonts w:ascii="Courier New" w:hAnsi="Courier New" w:cs="Courier New"/>
                          <w:color w:val="000000"/>
                          <w:sz w:val="20"/>
                          <w:szCs w:val="20"/>
                          <w:highlight w:val="white"/>
                          <w:lang w:val="en-US"/>
                        </w:rPr>
                        <w:delText>=</w:delText>
                      </w:r>
                      <w:r w:rsidRPr="00A75525" w:rsidDel="00B06F8F">
                        <w:rPr>
                          <w:rFonts w:ascii="Courier New" w:hAnsi="Courier New" w:cs="Courier New"/>
                          <w:b/>
                          <w:bCs/>
                          <w:color w:val="8000FF"/>
                          <w:sz w:val="20"/>
                          <w:szCs w:val="20"/>
                          <w:highlight w:val="white"/>
                          <w:lang w:val="en-US"/>
                        </w:rPr>
                        <w:delText>"SwModel2Host"</w:delText>
                      </w:r>
                      <w:r w:rsidRPr="00A75525" w:rsidDel="00B06F8F">
                        <w:rPr>
                          <w:rFonts w:ascii="Courier New" w:hAnsi="Courier New" w:cs="Courier New"/>
                          <w:color w:val="000000"/>
                          <w:sz w:val="20"/>
                          <w:szCs w:val="20"/>
                          <w:highlight w:val="white"/>
                          <w:lang w:val="en-US"/>
                        </w:rPr>
                        <w:delText xml:space="preserve"> </w:delText>
                      </w:r>
                      <w:r w:rsidRPr="00A75525" w:rsidDel="00B06F8F">
                        <w:rPr>
                          <w:rFonts w:ascii="Courier New" w:hAnsi="Courier New" w:cs="Courier New"/>
                          <w:color w:val="FF0000"/>
                          <w:sz w:val="20"/>
                          <w:szCs w:val="20"/>
                          <w:highlight w:val="white"/>
                          <w:lang w:val="en-US"/>
                        </w:rPr>
                        <w:delText>name</w:delText>
                      </w:r>
                      <w:r w:rsidRPr="00A75525" w:rsidDel="00B06F8F">
                        <w:rPr>
                          <w:rFonts w:ascii="Courier New" w:hAnsi="Courier New" w:cs="Courier New"/>
                          <w:color w:val="000000"/>
                          <w:sz w:val="20"/>
                          <w:szCs w:val="20"/>
                          <w:highlight w:val="white"/>
                          <w:lang w:val="en-US"/>
                        </w:rPr>
                        <w:delText>=</w:delText>
                      </w:r>
                      <w:r w:rsidRPr="00A75525" w:rsidDel="00B06F8F">
                        <w:rPr>
                          <w:rFonts w:ascii="Courier New" w:hAnsi="Courier New" w:cs="Courier New"/>
                          <w:b/>
                          <w:bCs/>
                          <w:color w:val="8000FF"/>
                          <w:sz w:val="20"/>
                          <w:szCs w:val="20"/>
                          <w:highlight w:val="white"/>
                          <w:lang w:val="en-US"/>
                        </w:rPr>
                        <w:delText>"StreamUI"</w:delText>
                      </w:r>
                      <w:r w:rsidRPr="00A75525" w:rsidDel="00B06F8F">
                        <w:rPr>
                          <w:rFonts w:ascii="Courier New" w:hAnsi="Courier New" w:cs="Courier New"/>
                          <w:color w:val="000000"/>
                          <w:sz w:val="20"/>
                          <w:szCs w:val="20"/>
                          <w:highlight w:val="white"/>
                          <w:lang w:val="en-US"/>
                        </w:rPr>
                        <w:delText xml:space="preserve"> </w:delText>
                      </w:r>
                      <w:r w:rsidRPr="00A75525" w:rsidDel="00B06F8F">
                        <w:rPr>
                          <w:rFonts w:ascii="Courier New" w:hAnsi="Courier New" w:cs="Courier New"/>
                          <w:color w:val="FF0000"/>
                          <w:sz w:val="20"/>
                          <w:szCs w:val="20"/>
                          <w:highlight w:val="white"/>
                          <w:lang w:val="en-US"/>
                        </w:rPr>
                        <w:delText>file</w:delText>
                      </w:r>
                      <w:r w:rsidRPr="00A75525" w:rsidDel="00B06F8F">
                        <w:rPr>
                          <w:rFonts w:ascii="Courier New" w:hAnsi="Courier New" w:cs="Courier New"/>
                          <w:color w:val="000000"/>
                          <w:sz w:val="20"/>
                          <w:szCs w:val="20"/>
                          <w:highlight w:val="white"/>
                          <w:lang w:val="en-US"/>
                        </w:rPr>
                        <w:delText>=</w:delText>
                      </w:r>
                      <w:r w:rsidRPr="00A75525" w:rsidDel="00B06F8F">
                        <w:rPr>
                          <w:rFonts w:ascii="Courier New" w:hAnsi="Courier New" w:cs="Courier New"/>
                          <w:b/>
                          <w:bCs/>
                          <w:color w:val="8000FF"/>
                          <w:sz w:val="20"/>
                          <w:szCs w:val="20"/>
                          <w:highlight w:val="white"/>
                          <w:lang w:val="en-US"/>
                        </w:rPr>
                        <w:delText>"</w:delText>
                      </w:r>
                      <w:r w:rsidDel="00B06F8F">
                        <w:rPr>
                          <w:rFonts w:ascii="Courier New" w:hAnsi="Courier New" w:cs="Courier New"/>
                          <w:b/>
                          <w:bCs/>
                          <w:color w:val="8000FF"/>
                          <w:sz w:val="20"/>
                          <w:szCs w:val="20"/>
                          <w:highlight w:val="white"/>
                          <w:lang w:val="en-US"/>
                        </w:rPr>
                        <w:delText>[Nom du projet SousStream].</w:delText>
                      </w:r>
                      <w:r w:rsidRPr="00A75525" w:rsidDel="00B06F8F">
                        <w:rPr>
                          <w:rFonts w:ascii="Courier New" w:hAnsi="Courier New" w:cs="Courier New"/>
                          <w:b/>
                          <w:bCs/>
                          <w:color w:val="8000FF"/>
                          <w:sz w:val="20"/>
                          <w:szCs w:val="20"/>
                          <w:highlight w:val="white"/>
                          <w:lang w:val="en-US"/>
                        </w:rPr>
                        <w:delText>xml"</w:delText>
                      </w:r>
                      <w:r w:rsidRPr="00A75525" w:rsidDel="00B06F8F">
                        <w:rPr>
                          <w:rFonts w:ascii="Courier New" w:hAnsi="Courier New" w:cs="Courier New"/>
                          <w:color w:val="000000"/>
                          <w:sz w:val="20"/>
                          <w:szCs w:val="20"/>
                          <w:highlight w:val="white"/>
                          <w:lang w:val="en-US"/>
                        </w:rPr>
                        <w:delText xml:space="preserve"> </w:delText>
                      </w:r>
                      <w:r w:rsidRPr="00A75525" w:rsidDel="00B06F8F">
                        <w:rPr>
                          <w:rFonts w:ascii="Courier New" w:hAnsi="Courier New" w:cs="Courier New"/>
                          <w:color w:val="FF0000"/>
                          <w:sz w:val="20"/>
                          <w:szCs w:val="20"/>
                          <w:highlight w:val="white"/>
                          <w:lang w:val="en-US"/>
                        </w:rPr>
                        <w:delText>ico</w:delText>
                      </w:r>
                      <w:r w:rsidRPr="00A75525" w:rsidDel="00B06F8F">
                        <w:rPr>
                          <w:rFonts w:ascii="Courier New" w:hAnsi="Courier New" w:cs="Courier New"/>
                          <w:color w:val="000000"/>
                          <w:sz w:val="20"/>
                          <w:szCs w:val="20"/>
                          <w:highlight w:val="white"/>
                          <w:lang w:val="en-US"/>
                        </w:rPr>
                        <w:delText>=</w:delText>
                      </w:r>
                      <w:r w:rsidRPr="00A75525" w:rsidDel="00B06F8F">
                        <w:rPr>
                          <w:rFonts w:ascii="Courier New" w:hAnsi="Courier New" w:cs="Courier New"/>
                          <w:b/>
                          <w:bCs/>
                          <w:color w:val="8000FF"/>
                          <w:sz w:val="20"/>
                          <w:szCs w:val="20"/>
                          <w:highlight w:val="white"/>
                          <w:lang w:val="en-US"/>
                        </w:rPr>
                        <w:delText>""</w:delText>
                      </w:r>
                      <w:r w:rsidRPr="00A75525" w:rsidDel="00B06F8F">
                        <w:rPr>
                          <w:rFonts w:ascii="Courier New" w:hAnsi="Courier New" w:cs="Courier New"/>
                          <w:color w:val="0000FF"/>
                          <w:sz w:val="20"/>
                          <w:szCs w:val="20"/>
                          <w:highlight w:val="white"/>
                          <w:lang w:val="en-US"/>
                        </w:rPr>
                        <w:delText>&gt;</w:delText>
                      </w:r>
                      <w:r w:rsidRPr="00B06F8F" w:rsidDel="00B06F8F">
                        <w:rPr>
                          <w:rFonts w:ascii="Courier New" w:hAnsi="Courier New" w:cs="Courier New"/>
                          <w:b/>
                          <w:bCs/>
                          <w:color w:val="000000"/>
                          <w:sz w:val="20"/>
                          <w:szCs w:val="20"/>
                          <w:highlight w:val="white"/>
                          <w:lang w:val="en-US"/>
                        </w:rPr>
                        <w:delText>[</w:delText>
                      </w:r>
                      <w:r w:rsidDel="00B06F8F">
                        <w:rPr>
                          <w:rFonts w:ascii="Courier New" w:hAnsi="Courier New" w:cs="Courier New"/>
                          <w:b/>
                          <w:bCs/>
                          <w:color w:val="000000"/>
                          <w:sz w:val="20"/>
                          <w:szCs w:val="20"/>
                          <w:highlight w:val="white"/>
                          <w:lang w:val="en-US"/>
                        </w:rPr>
                        <w:delText>Description]</w:delText>
                      </w:r>
                      <w:r w:rsidRPr="00A75525" w:rsidDel="00B06F8F">
                        <w:rPr>
                          <w:rFonts w:ascii="Courier New" w:hAnsi="Courier New" w:cs="Courier New"/>
                          <w:color w:val="0000FF"/>
                          <w:sz w:val="20"/>
                          <w:szCs w:val="20"/>
                          <w:highlight w:val="white"/>
                          <w:lang w:val="en-US"/>
                        </w:rPr>
                        <w:delText>&lt;/swmodel2&gt;</w:delText>
                      </w:r>
                    </w:del>
                  </w:p>
                  <w:p w:rsidR="00AC30F5" w:rsidRPr="00E71FE0" w:rsidRDefault="00AC30F5" w:rsidP="00B06F8F">
                    <w:pPr>
                      <w:rPr>
                        <w:lang w:val="en-US"/>
                      </w:rPr>
                    </w:pPr>
                    <w:del w:id="6059" w:author="ghislain.aine" w:date="2015-11-03T14:32:00Z">
                      <w:r w:rsidRPr="004D7EE5">
                        <w:rPr>
                          <w:rFonts w:ascii="Courier New" w:hAnsi="Courier New" w:cs="Courier New"/>
                          <w:color w:val="0000FF"/>
                          <w:sz w:val="20"/>
                          <w:szCs w:val="20"/>
                          <w:highlight w:val="white"/>
                          <w:lang w:val="en-US"/>
                          <w:rPrChange w:id="6060" w:author="ghislain.aine" w:date="2015-11-03T14:32:00Z">
                            <w:rPr>
                              <w:rFonts w:ascii="Courier New" w:hAnsi="Courier New" w:cs="Courier New"/>
                              <w:color w:val="0000FF"/>
                              <w:sz w:val="20"/>
                              <w:szCs w:val="20"/>
                              <w:highlight w:val="white"/>
                            </w:rPr>
                          </w:rPrChange>
                        </w:rPr>
                        <w:delText>&lt;/swmodels&gt;</w:delText>
                      </w:r>
                    </w:del>
                  </w:p>
                </w:txbxContent>
              </v:textbox>
              <w10:wrap type="none"/>
              <w10:anchorlock/>
            </v:shape>
          </w:pict>
        </w:r>
      </w:ins>
    </w:p>
    <w:p w:rsidR="005170F8" w:rsidRPr="005170F8" w:rsidDel="00B06F8F" w:rsidRDefault="005170F8" w:rsidP="005170F8">
      <w:pPr>
        <w:pStyle w:val="Code"/>
        <w:rPr>
          <w:del w:id="6061" w:author="ghislain.aine" w:date="2015-11-03T14:32:00Z"/>
          <w:lang w:val="en-US"/>
        </w:rPr>
      </w:pPr>
      <w:del w:id="6062" w:author="ghislain.aine" w:date="2015-11-03T14:32:00Z">
        <w:r w:rsidRPr="005170F8" w:rsidDel="00B06F8F">
          <w:rPr>
            <w:noProof/>
            <w:lang w:val="en-US"/>
          </w:rPr>
          <w:delText>SW_EXTERN_C Q_DECL_EXPORT const StreamWork::SwCore::SwUUID DEMO_DATA_CLASS_ID;</w:delText>
        </w:r>
      </w:del>
    </w:p>
    <w:p w:rsidR="00B550B2" w:rsidRDefault="005170F8" w:rsidP="00B550B2">
      <w:pPr>
        <w:pStyle w:val="Paragraphedeliste"/>
        <w:numPr>
          <w:ilvl w:val="0"/>
          <w:numId w:val="29"/>
        </w:numPr>
        <w:rPr>
          <w:ins w:id="6063" w:author="ghislain.aine" w:date="2015-11-03T14:32:00Z"/>
        </w:rPr>
      </w:pPr>
      <w:r w:rsidRPr="005170F8">
        <w:t xml:space="preserve">La macro SW_DEFINE_UUID s’utilise dans </w:t>
      </w:r>
      <w:r>
        <w:t xml:space="preserve">le fichier </w:t>
      </w:r>
      <w:proofErr w:type="spellStart"/>
      <w:r>
        <w:t>cpp</w:t>
      </w:r>
      <w:proofErr w:type="spellEnd"/>
      <w:r>
        <w:t>.</w:t>
      </w:r>
      <w:ins w:id="6064" w:author="ghislain.aine" w:date="2015-11-03T14:32:00Z">
        <w:r w:rsidR="00B550B2" w:rsidRPr="00B550B2">
          <w:t xml:space="preserve"> </w:t>
        </w:r>
      </w:ins>
    </w:p>
    <w:p w:rsidR="00B550B2" w:rsidRDefault="004D7EE5" w:rsidP="00B550B2">
      <w:pPr>
        <w:rPr>
          <w:ins w:id="6065" w:author="ghislain.aine" w:date="2015-11-03T14:33:00Z"/>
        </w:rPr>
      </w:pPr>
      <w:ins w:id="6066" w:author="ghislain.aine" w:date="2015-11-03T14:32:00Z">
        <w:r w:rsidR="00705281">
          <w:pict>
            <v:shape id="_x0000_s1108"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8;mso-fit-shape-to-text:t">
                <w:txbxContent>
                  <w:p w:rsidR="00AC30F5" w:rsidRPr="00E17FB3" w:rsidRDefault="00AC30F5" w:rsidP="003742EB">
                    <w:pPr>
                      <w:autoSpaceDE w:val="0"/>
                      <w:autoSpaceDN w:val="0"/>
                      <w:adjustRightInd w:val="0"/>
                      <w:jc w:val="left"/>
                      <w:rPr>
                        <w:ins w:id="6067" w:author="ghislain.aine" w:date="2015-11-04T17:53:00Z"/>
                        <w:rFonts w:ascii="Consolas" w:hAnsi="Consolas" w:cs="Consolas"/>
                        <w:color w:val="000000"/>
                        <w:sz w:val="19"/>
                        <w:szCs w:val="19"/>
                        <w:highlight w:val="white"/>
                        <w:lang w:val="en-US"/>
                        <w:rPrChange w:id="6068" w:author="ghislain.aine" w:date="2015-11-05T09:18:00Z">
                          <w:rPr>
                            <w:ins w:id="6069" w:author="ghislain.aine" w:date="2015-11-04T17:53:00Z"/>
                            <w:rFonts w:ascii="Consolas" w:hAnsi="Consolas" w:cs="Consolas"/>
                            <w:color w:val="000000"/>
                            <w:sz w:val="19"/>
                            <w:szCs w:val="19"/>
                            <w:highlight w:val="white"/>
                          </w:rPr>
                        </w:rPrChange>
                      </w:rPr>
                    </w:pPr>
                    <w:ins w:id="6070" w:author="ghislain.aine" w:date="2015-11-04T17:53:00Z">
                      <w:r w:rsidRPr="004D7EE5">
                        <w:rPr>
                          <w:rFonts w:ascii="Consolas" w:hAnsi="Consolas" w:cs="Consolas"/>
                          <w:color w:val="0000FF"/>
                          <w:sz w:val="19"/>
                          <w:szCs w:val="19"/>
                          <w:highlight w:val="white"/>
                          <w:lang w:val="en-US"/>
                          <w:rPrChange w:id="6071" w:author="ghislain.aine" w:date="2015-11-05T09:18:00Z">
                            <w:rPr>
                              <w:rFonts w:ascii="Consolas" w:hAnsi="Consolas" w:cs="Consolas"/>
                              <w:color w:val="0000FF"/>
                              <w:sz w:val="19"/>
                              <w:szCs w:val="19"/>
                              <w:highlight w:val="white"/>
                            </w:rPr>
                          </w:rPrChange>
                        </w:rPr>
                        <w:t>using</w:t>
                      </w:r>
                      <w:r w:rsidRPr="004D7EE5">
                        <w:rPr>
                          <w:rFonts w:ascii="Consolas" w:hAnsi="Consolas" w:cs="Consolas"/>
                          <w:color w:val="000000"/>
                          <w:sz w:val="19"/>
                          <w:szCs w:val="19"/>
                          <w:highlight w:val="white"/>
                          <w:lang w:val="en-US"/>
                          <w:rPrChange w:id="6072" w:author="ghislain.aine" w:date="2015-11-05T09:1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073" w:author="ghislain.aine" w:date="2015-11-05T09:18: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6074" w:author="ghislain.aine" w:date="2015-11-05T09:18: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075" w:author="ghislain.aine" w:date="2015-11-05T09:18: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6076" w:author="ghislain.aine" w:date="2015-11-05T09:18: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077" w:author="ghislain.aine" w:date="2015-11-05T09:18:00Z">
                            <w:rPr>
                              <w:rFonts w:ascii="Consolas" w:hAnsi="Consolas" w:cs="Consolas"/>
                              <w:color w:val="216F85"/>
                              <w:sz w:val="19"/>
                              <w:szCs w:val="19"/>
                              <w:highlight w:val="white"/>
                            </w:rPr>
                          </w:rPrChange>
                        </w:rPr>
                        <w:t>SwUUID</w:t>
                      </w:r>
                      <w:proofErr w:type="spellEnd"/>
                      <w:r w:rsidRPr="004D7EE5">
                        <w:rPr>
                          <w:rFonts w:ascii="Consolas" w:hAnsi="Consolas" w:cs="Consolas"/>
                          <w:color w:val="000000"/>
                          <w:sz w:val="19"/>
                          <w:szCs w:val="19"/>
                          <w:highlight w:val="white"/>
                          <w:lang w:val="en-US"/>
                          <w:rPrChange w:id="6078" w:author="ghislain.aine" w:date="2015-11-05T09:18:00Z">
                            <w:rPr>
                              <w:rFonts w:ascii="Consolas" w:hAnsi="Consolas" w:cs="Consolas"/>
                              <w:color w:val="000000"/>
                              <w:sz w:val="19"/>
                              <w:szCs w:val="19"/>
                              <w:highlight w:val="white"/>
                            </w:rPr>
                          </w:rPrChange>
                        </w:rPr>
                        <w:t>;</w:t>
                      </w:r>
                    </w:ins>
                  </w:p>
                  <w:p w:rsidR="00AC30F5" w:rsidRPr="00E71FE0" w:rsidRDefault="00AC30F5" w:rsidP="003742EB">
                    <w:pPr>
                      <w:rPr>
                        <w:lang w:val="en-US"/>
                      </w:rPr>
                    </w:pPr>
                    <w:ins w:id="6079" w:author="ghislain.aine" w:date="2015-11-04T17:53:00Z">
                      <w:r w:rsidRPr="004D7EE5">
                        <w:rPr>
                          <w:rFonts w:ascii="Consolas" w:hAnsi="Consolas" w:cs="Consolas"/>
                          <w:color w:val="6F008A"/>
                          <w:sz w:val="19"/>
                          <w:szCs w:val="19"/>
                          <w:highlight w:val="white"/>
                          <w:lang w:val="en-US"/>
                          <w:rPrChange w:id="6080" w:author="ghislain.aine" w:date="2015-11-04T17:53:00Z">
                            <w:rPr>
                              <w:rFonts w:ascii="Consolas" w:hAnsi="Consolas" w:cs="Consolas"/>
                              <w:color w:val="6F008A"/>
                              <w:sz w:val="19"/>
                              <w:szCs w:val="19"/>
                              <w:highlight w:val="white"/>
                            </w:rPr>
                          </w:rPrChange>
                        </w:rPr>
                        <w:t>SW_DEFINE_UUID</w:t>
                      </w:r>
                      <w:r w:rsidRPr="004D7EE5">
                        <w:rPr>
                          <w:rFonts w:ascii="Consolas" w:hAnsi="Consolas" w:cs="Consolas"/>
                          <w:color w:val="000000"/>
                          <w:sz w:val="19"/>
                          <w:szCs w:val="19"/>
                          <w:highlight w:val="white"/>
                          <w:lang w:val="en-US"/>
                          <w:rPrChange w:id="6081" w:author="ghislain.aine" w:date="2015-11-04T17:53: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6082" w:author="ghislain.aine" w:date="2015-11-04T17:53:00Z">
                            <w:rPr>
                              <w:rFonts w:ascii="Consolas" w:hAnsi="Consolas" w:cs="Consolas"/>
                              <w:color w:val="000080"/>
                              <w:sz w:val="19"/>
                              <w:szCs w:val="19"/>
                              <w:highlight w:val="white"/>
                            </w:rPr>
                          </w:rPrChange>
                        </w:rPr>
                        <w:t>DEMO_ITERATION_DATA_CLASS_ID</w:t>
                      </w:r>
                      <w:r w:rsidRPr="004D7EE5">
                        <w:rPr>
                          <w:rFonts w:ascii="Consolas" w:hAnsi="Consolas" w:cs="Consolas"/>
                          <w:color w:val="000000"/>
                          <w:sz w:val="19"/>
                          <w:szCs w:val="19"/>
                          <w:highlight w:val="white"/>
                          <w:lang w:val="en-US"/>
                          <w:rPrChange w:id="6083" w:author="ghislain.aine" w:date="2015-11-04T17:53:00Z">
                            <w:rPr>
                              <w:rFonts w:ascii="Consolas" w:hAnsi="Consolas" w:cs="Consolas"/>
                              <w:color w:val="000000"/>
                              <w:sz w:val="19"/>
                              <w:szCs w:val="19"/>
                              <w:highlight w:val="white"/>
                            </w:rPr>
                          </w:rPrChange>
                        </w:rPr>
                        <w:t>, -6573977424551130030, -7431248434299570787</w:t>
                      </w:r>
                    </w:ins>
                    <w:del w:id="6084" w:author="ghislain.aine" w:date="2015-11-03T14:32:00Z">
                      <w:r w:rsidRPr="00B06F8F" w:rsidDel="00B550B2">
                        <w:rPr>
                          <w:rFonts w:ascii="Consolas" w:hAnsi="Consolas" w:cs="Consolas"/>
                          <w:color w:val="6F008A"/>
                          <w:sz w:val="19"/>
                          <w:szCs w:val="19"/>
                          <w:highlight w:val="white"/>
                          <w:lang w:val="en-US"/>
                        </w:rPr>
                        <w:delText>SW_EXTERN_C</w:delText>
                      </w:r>
                      <w:r w:rsidRPr="00B06F8F" w:rsidDel="00B550B2">
                        <w:rPr>
                          <w:rFonts w:ascii="Consolas" w:hAnsi="Consolas" w:cs="Consolas"/>
                          <w:color w:val="000000"/>
                          <w:sz w:val="19"/>
                          <w:szCs w:val="19"/>
                          <w:highlight w:val="white"/>
                          <w:lang w:val="en-US"/>
                        </w:rPr>
                        <w:delText xml:space="preserve"> </w:delText>
                      </w:r>
                      <w:r w:rsidRPr="00B06F8F" w:rsidDel="00B550B2">
                        <w:rPr>
                          <w:rFonts w:ascii="Consolas" w:hAnsi="Consolas" w:cs="Consolas"/>
                          <w:color w:val="6F008A"/>
                          <w:sz w:val="19"/>
                          <w:szCs w:val="19"/>
                          <w:highlight w:val="white"/>
                          <w:lang w:val="en-US"/>
                        </w:rPr>
                        <w:delText>Q_DECL_EXPORT</w:delText>
                      </w:r>
                      <w:r w:rsidRPr="00B06F8F" w:rsidDel="00B550B2">
                        <w:rPr>
                          <w:rFonts w:ascii="Consolas" w:hAnsi="Consolas" w:cs="Consolas"/>
                          <w:color w:val="000000"/>
                          <w:sz w:val="19"/>
                          <w:szCs w:val="19"/>
                          <w:highlight w:val="white"/>
                          <w:lang w:val="en-US"/>
                        </w:rPr>
                        <w:delText xml:space="preserve"> </w:delText>
                      </w:r>
                      <w:r w:rsidRPr="00B06F8F" w:rsidDel="00B550B2">
                        <w:rPr>
                          <w:rFonts w:ascii="Consolas" w:hAnsi="Consolas" w:cs="Consolas"/>
                          <w:color w:val="0000FF"/>
                          <w:sz w:val="19"/>
                          <w:szCs w:val="19"/>
                          <w:highlight w:val="white"/>
                          <w:lang w:val="en-US"/>
                        </w:rPr>
                        <w:delText>const</w:delText>
                      </w:r>
                      <w:r w:rsidRPr="00B06F8F" w:rsidDel="00B550B2">
                        <w:rPr>
                          <w:rFonts w:ascii="Consolas" w:hAnsi="Consolas" w:cs="Consolas"/>
                          <w:color w:val="000000"/>
                          <w:sz w:val="19"/>
                          <w:szCs w:val="19"/>
                          <w:highlight w:val="white"/>
                          <w:lang w:val="en-US"/>
                        </w:rPr>
                        <w:delText xml:space="preserve"> </w:delText>
                      </w:r>
                      <w:r w:rsidRPr="00B06F8F" w:rsidDel="00B550B2">
                        <w:rPr>
                          <w:rFonts w:ascii="Consolas" w:hAnsi="Consolas" w:cs="Consolas"/>
                          <w:color w:val="216F85"/>
                          <w:sz w:val="19"/>
                          <w:szCs w:val="19"/>
                          <w:highlight w:val="white"/>
                          <w:lang w:val="en-US"/>
                        </w:rPr>
                        <w:delText>StreamWork</w:delText>
                      </w:r>
                      <w:r w:rsidRPr="00B06F8F" w:rsidDel="00B550B2">
                        <w:rPr>
                          <w:rFonts w:ascii="Consolas" w:hAnsi="Consolas" w:cs="Consolas"/>
                          <w:color w:val="000000"/>
                          <w:sz w:val="19"/>
                          <w:szCs w:val="19"/>
                          <w:highlight w:val="white"/>
                          <w:lang w:val="en-US"/>
                        </w:rPr>
                        <w:delText>::</w:delText>
                      </w:r>
                      <w:r w:rsidRPr="00B06F8F" w:rsidDel="00B550B2">
                        <w:rPr>
                          <w:rFonts w:ascii="Consolas" w:hAnsi="Consolas" w:cs="Consolas"/>
                          <w:color w:val="216F85"/>
                          <w:sz w:val="19"/>
                          <w:szCs w:val="19"/>
                          <w:highlight w:val="white"/>
                          <w:lang w:val="en-US"/>
                        </w:rPr>
                        <w:delText>SwCore</w:delText>
                      </w:r>
                      <w:r w:rsidRPr="00B06F8F" w:rsidDel="00B550B2">
                        <w:rPr>
                          <w:rFonts w:ascii="Consolas" w:hAnsi="Consolas" w:cs="Consolas"/>
                          <w:color w:val="000000"/>
                          <w:sz w:val="19"/>
                          <w:szCs w:val="19"/>
                          <w:highlight w:val="white"/>
                          <w:lang w:val="en-US"/>
                        </w:rPr>
                        <w:delText>::</w:delText>
                      </w:r>
                      <w:r w:rsidRPr="00B06F8F" w:rsidDel="00B550B2">
                        <w:rPr>
                          <w:rFonts w:ascii="Consolas" w:hAnsi="Consolas" w:cs="Consolas"/>
                          <w:color w:val="216F85"/>
                          <w:sz w:val="19"/>
                          <w:szCs w:val="19"/>
                          <w:highlight w:val="white"/>
                          <w:lang w:val="en-US"/>
                        </w:rPr>
                        <w:delText>SwUUID</w:delText>
                      </w:r>
                      <w:r w:rsidRPr="00B06F8F" w:rsidDel="00B550B2">
                        <w:rPr>
                          <w:rFonts w:ascii="Consolas" w:hAnsi="Consolas" w:cs="Consolas"/>
                          <w:color w:val="000000"/>
                          <w:sz w:val="19"/>
                          <w:szCs w:val="19"/>
                          <w:highlight w:val="white"/>
                          <w:lang w:val="en-US"/>
                        </w:rPr>
                        <w:delText xml:space="preserve"> </w:delText>
                      </w:r>
                      <w:r w:rsidRPr="00B06F8F" w:rsidDel="00B550B2">
                        <w:rPr>
                          <w:rFonts w:ascii="Consolas" w:hAnsi="Consolas" w:cs="Consolas"/>
                          <w:color w:val="000080"/>
                          <w:sz w:val="19"/>
                          <w:szCs w:val="19"/>
                          <w:highlight w:val="white"/>
                          <w:lang w:val="en-US"/>
                        </w:rPr>
                        <w:delText>DEMO_DATA_CLASS_ID</w:delText>
                      </w:r>
                      <w:r w:rsidRPr="00B06F8F" w:rsidDel="00B550B2">
                        <w:rPr>
                          <w:rFonts w:ascii="Consolas" w:hAnsi="Consolas" w:cs="Consolas"/>
                          <w:color w:val="000000"/>
                          <w:sz w:val="19"/>
                          <w:szCs w:val="19"/>
                          <w:highlight w:val="white"/>
                          <w:lang w:val="en-US"/>
                        </w:rPr>
                        <w:delText>;</w:delText>
                      </w:r>
                    </w:del>
                  </w:p>
                </w:txbxContent>
              </v:textbox>
              <w10:wrap type="none"/>
              <w10:anchorlock/>
            </v:shape>
          </w:pict>
        </w:r>
      </w:ins>
    </w:p>
    <w:p w:rsidR="00B550B2" w:rsidRDefault="00B550B2" w:rsidP="00B550B2">
      <w:pPr>
        <w:pStyle w:val="Paragraphedeliste"/>
        <w:numPr>
          <w:ilvl w:val="0"/>
          <w:numId w:val="29"/>
        </w:numPr>
        <w:rPr>
          <w:ins w:id="6085" w:author="ghislain.aine" w:date="2015-11-03T14:34:00Z"/>
        </w:rPr>
      </w:pPr>
      <w:ins w:id="6086" w:author="ghislain.aine" w:date="2015-11-03T14:33:00Z">
        <w:r>
          <w:t xml:space="preserve">Ajouter un </w:t>
        </w:r>
      </w:ins>
      <w:ins w:id="6087" w:author="ghislain.aine" w:date="2015-11-03T14:34:00Z">
        <w:r>
          <w:t>nom à la classe :</w:t>
        </w:r>
        <w:r w:rsidRPr="00B550B2">
          <w:t xml:space="preserve"> </w:t>
        </w:r>
      </w:ins>
    </w:p>
    <w:p w:rsidR="00B550B2" w:rsidRDefault="004D7EE5" w:rsidP="00B550B2">
      <w:pPr>
        <w:rPr>
          <w:ins w:id="6088" w:author="ghislain.aine" w:date="2015-11-03T14:34:00Z"/>
        </w:rPr>
      </w:pPr>
      <w:ins w:id="6089" w:author="ghislain.aine" w:date="2015-11-03T14:34:00Z">
        <w:r w:rsidR="00705281">
          <w:pict>
            <v:shape id="_x0000_s110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7;mso-fit-shape-to-text:t">
                <w:txbxContent>
                  <w:p w:rsidR="00AC30F5" w:rsidRPr="00B550B2" w:rsidDel="00B550B2" w:rsidRDefault="00AC30F5" w:rsidP="00B550B2">
                    <w:pPr>
                      <w:autoSpaceDE w:val="0"/>
                      <w:autoSpaceDN w:val="0"/>
                      <w:adjustRightInd w:val="0"/>
                      <w:jc w:val="left"/>
                      <w:rPr>
                        <w:del w:id="6090" w:author="ghislain.aine" w:date="2015-11-03T14:34:00Z"/>
                        <w:rFonts w:ascii="Consolas" w:hAnsi="Consolas" w:cs="Consolas"/>
                        <w:color w:val="000000"/>
                        <w:sz w:val="19"/>
                        <w:szCs w:val="19"/>
                        <w:highlight w:val="white"/>
                        <w:lang w:val="en-US"/>
                        <w:rPrChange w:id="6091" w:author="ghislain.aine" w:date="2015-11-03T14:34:00Z">
                          <w:rPr>
                            <w:del w:id="6092" w:author="ghislain.aine" w:date="2015-11-03T14:34:00Z"/>
                            <w:rFonts w:ascii="Consolas" w:hAnsi="Consolas" w:cs="Consolas"/>
                            <w:color w:val="000000"/>
                            <w:sz w:val="19"/>
                            <w:szCs w:val="19"/>
                            <w:highlight w:val="white"/>
                          </w:rPr>
                        </w:rPrChange>
                      </w:rPr>
                    </w:pPr>
                    <w:ins w:id="6093" w:author="ghislain.aine" w:date="2015-11-04T17:54:00Z">
                      <w:r w:rsidRPr="004D7EE5">
                        <w:rPr>
                          <w:rFonts w:ascii="Consolas" w:hAnsi="Consolas" w:cs="Consolas"/>
                          <w:color w:val="0000FF"/>
                          <w:sz w:val="19"/>
                          <w:szCs w:val="19"/>
                          <w:highlight w:val="white"/>
                          <w:lang w:val="en-US"/>
                          <w:rPrChange w:id="6094" w:author="ghislain.aine" w:date="2015-11-04T17:54:00Z">
                            <w:rPr>
                              <w:rFonts w:ascii="Consolas" w:hAnsi="Consolas" w:cs="Consolas"/>
                              <w:color w:val="0000FF"/>
                              <w:sz w:val="19"/>
                              <w:szCs w:val="19"/>
                              <w:highlight w:val="white"/>
                            </w:rPr>
                          </w:rPrChange>
                        </w:rPr>
                        <w:t>#define</w:t>
                      </w:r>
                      <w:r w:rsidRPr="004D7EE5">
                        <w:rPr>
                          <w:rFonts w:ascii="Consolas" w:hAnsi="Consolas" w:cs="Consolas"/>
                          <w:color w:val="000000"/>
                          <w:sz w:val="19"/>
                          <w:szCs w:val="19"/>
                          <w:highlight w:val="white"/>
                          <w:lang w:val="en-US"/>
                          <w:rPrChange w:id="6095" w:author="ghislain.aine" w:date="2015-11-04T17:54: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096" w:author="ghislain.aine" w:date="2015-11-04T17:54:00Z">
                            <w:rPr>
                              <w:rFonts w:ascii="Consolas" w:hAnsi="Consolas" w:cs="Consolas"/>
                              <w:color w:val="6F008A"/>
                              <w:sz w:val="19"/>
                              <w:szCs w:val="19"/>
                              <w:highlight w:val="white"/>
                            </w:rPr>
                          </w:rPrChange>
                        </w:rPr>
                        <w:t>DEMO_ITERATION_DATA_TYPE</w:t>
                      </w:r>
                      <w:r w:rsidRPr="004D7EE5">
                        <w:rPr>
                          <w:rFonts w:ascii="Consolas" w:hAnsi="Consolas" w:cs="Consolas"/>
                          <w:color w:val="000000"/>
                          <w:sz w:val="19"/>
                          <w:szCs w:val="19"/>
                          <w:highlight w:val="white"/>
                          <w:lang w:val="en-US"/>
                          <w:rPrChange w:id="6097" w:author="ghislain.aine" w:date="2015-11-04T17:54:00Z">
                            <w:rPr>
                              <w:rFonts w:ascii="Consolas" w:hAnsi="Consolas" w:cs="Consolas"/>
                              <w:color w:val="000000"/>
                              <w:sz w:val="19"/>
                              <w:szCs w:val="19"/>
                              <w:highlight w:val="white"/>
                            </w:rPr>
                          </w:rPrChange>
                        </w:rPr>
                        <w:t xml:space="preserve"> </w:t>
                      </w:r>
                      <w:r w:rsidRPr="004D7EE5">
                        <w:rPr>
                          <w:rFonts w:ascii="Consolas" w:hAnsi="Consolas" w:cs="Consolas"/>
                          <w:color w:val="A31515"/>
                          <w:sz w:val="19"/>
                          <w:szCs w:val="19"/>
                          <w:highlight w:val="white"/>
                          <w:lang w:val="en-US"/>
                          <w:rPrChange w:id="6098" w:author="ghislain.aine" w:date="2015-11-04T17:54:00Z">
                            <w:rPr>
                              <w:rFonts w:ascii="Consolas" w:hAnsi="Consolas" w:cs="Consolas"/>
                              <w:color w:val="A31515"/>
                              <w:sz w:val="19"/>
                              <w:szCs w:val="19"/>
                              <w:highlight w:val="white"/>
                            </w:rPr>
                          </w:rPrChange>
                        </w:rPr>
                        <w:t>"</w:t>
                      </w:r>
                      <w:proofErr w:type="spellStart"/>
                      <w:r w:rsidRPr="004D7EE5">
                        <w:rPr>
                          <w:rFonts w:ascii="Consolas" w:hAnsi="Consolas" w:cs="Consolas"/>
                          <w:color w:val="A31515"/>
                          <w:sz w:val="19"/>
                          <w:szCs w:val="19"/>
                          <w:highlight w:val="white"/>
                          <w:lang w:val="en-US"/>
                          <w:rPrChange w:id="6099" w:author="ghislain.aine" w:date="2015-11-04T17:54:00Z">
                            <w:rPr>
                              <w:rFonts w:ascii="Consolas" w:hAnsi="Consolas" w:cs="Consolas"/>
                              <w:color w:val="A31515"/>
                              <w:sz w:val="19"/>
                              <w:szCs w:val="19"/>
                              <w:highlight w:val="white"/>
                            </w:rPr>
                          </w:rPrChange>
                        </w:rPr>
                        <w:t>DemoIterationData</w:t>
                      </w:r>
                      <w:proofErr w:type="spellEnd"/>
                      <w:r w:rsidRPr="004D7EE5">
                        <w:rPr>
                          <w:rFonts w:ascii="Consolas" w:hAnsi="Consolas" w:cs="Consolas"/>
                          <w:color w:val="A31515"/>
                          <w:sz w:val="19"/>
                          <w:szCs w:val="19"/>
                          <w:highlight w:val="white"/>
                          <w:lang w:val="en-US"/>
                          <w:rPrChange w:id="6100" w:author="ghislain.aine" w:date="2015-11-04T17:54:00Z">
                            <w:rPr>
                              <w:rFonts w:ascii="Consolas" w:hAnsi="Consolas" w:cs="Consolas"/>
                              <w:color w:val="A31515"/>
                              <w:sz w:val="19"/>
                              <w:szCs w:val="19"/>
                              <w:highlight w:val="white"/>
                            </w:rPr>
                          </w:rPrChange>
                        </w:rPr>
                        <w:t>"</w:t>
                      </w:r>
                    </w:ins>
                    <w:del w:id="6101" w:author="ghislain.aine" w:date="2015-11-03T14:34:00Z">
                      <w:r w:rsidRPr="004D7EE5">
                        <w:rPr>
                          <w:rFonts w:ascii="Consolas" w:hAnsi="Consolas" w:cs="Consolas"/>
                          <w:color w:val="0000FF"/>
                          <w:sz w:val="19"/>
                          <w:szCs w:val="19"/>
                          <w:highlight w:val="white"/>
                          <w:lang w:val="en-US"/>
                          <w:rPrChange w:id="6102" w:author="ghislain.aine" w:date="2015-11-03T14:34:00Z">
                            <w:rPr>
                              <w:rFonts w:ascii="Consolas" w:hAnsi="Consolas" w:cs="Consolas"/>
                              <w:color w:val="0000FF"/>
                              <w:sz w:val="19"/>
                              <w:szCs w:val="19"/>
                              <w:highlight w:val="white"/>
                            </w:rPr>
                          </w:rPrChange>
                        </w:rPr>
                        <w:delText>using</w:delText>
                      </w:r>
                      <w:r w:rsidRPr="004D7EE5">
                        <w:rPr>
                          <w:rFonts w:ascii="Consolas" w:hAnsi="Consolas" w:cs="Consolas"/>
                          <w:color w:val="000000"/>
                          <w:sz w:val="19"/>
                          <w:szCs w:val="19"/>
                          <w:highlight w:val="white"/>
                          <w:lang w:val="en-US"/>
                          <w:rPrChange w:id="6103" w:author="ghislain.aine" w:date="2015-11-03T14:34:00Z">
                            <w:rPr>
                              <w:rFonts w:ascii="Consolas" w:hAnsi="Consolas" w:cs="Consolas"/>
                              <w:color w:val="000000"/>
                              <w:sz w:val="19"/>
                              <w:szCs w:val="19"/>
                              <w:highlight w:val="white"/>
                            </w:rPr>
                          </w:rPrChange>
                        </w:rPr>
                        <w:delText xml:space="preserve"> </w:delText>
                      </w:r>
                      <w:r w:rsidRPr="004D7EE5">
                        <w:rPr>
                          <w:rFonts w:ascii="Consolas" w:hAnsi="Consolas" w:cs="Consolas"/>
                          <w:color w:val="216F85"/>
                          <w:sz w:val="19"/>
                          <w:szCs w:val="19"/>
                          <w:highlight w:val="white"/>
                          <w:lang w:val="en-US"/>
                          <w:rPrChange w:id="6104" w:author="ghislain.aine" w:date="2015-11-03T14:34:00Z">
                            <w:rPr>
                              <w:rFonts w:ascii="Consolas" w:hAnsi="Consolas" w:cs="Consolas"/>
                              <w:color w:val="216F85"/>
                              <w:sz w:val="19"/>
                              <w:szCs w:val="19"/>
                              <w:highlight w:val="white"/>
                            </w:rPr>
                          </w:rPrChange>
                        </w:rPr>
                        <w:delText>StreamWork</w:delText>
                      </w:r>
                      <w:r w:rsidRPr="004D7EE5">
                        <w:rPr>
                          <w:rFonts w:ascii="Consolas" w:hAnsi="Consolas" w:cs="Consolas"/>
                          <w:color w:val="000000"/>
                          <w:sz w:val="19"/>
                          <w:szCs w:val="19"/>
                          <w:highlight w:val="white"/>
                          <w:lang w:val="en-US"/>
                          <w:rPrChange w:id="6105" w:author="ghislain.aine" w:date="2015-11-03T14:34:00Z">
                            <w:rPr>
                              <w:rFonts w:ascii="Consolas" w:hAnsi="Consolas" w:cs="Consolas"/>
                              <w:color w:val="000000"/>
                              <w:sz w:val="19"/>
                              <w:szCs w:val="19"/>
                              <w:highlight w:val="white"/>
                            </w:rPr>
                          </w:rPrChange>
                        </w:rPr>
                        <w:delText>::</w:delText>
                      </w:r>
                      <w:r w:rsidRPr="004D7EE5">
                        <w:rPr>
                          <w:rFonts w:ascii="Consolas" w:hAnsi="Consolas" w:cs="Consolas"/>
                          <w:color w:val="216F85"/>
                          <w:sz w:val="19"/>
                          <w:szCs w:val="19"/>
                          <w:highlight w:val="white"/>
                          <w:lang w:val="en-US"/>
                          <w:rPrChange w:id="6106" w:author="ghislain.aine" w:date="2015-11-03T14:34:00Z">
                            <w:rPr>
                              <w:rFonts w:ascii="Consolas" w:hAnsi="Consolas" w:cs="Consolas"/>
                              <w:color w:val="216F85"/>
                              <w:sz w:val="19"/>
                              <w:szCs w:val="19"/>
                              <w:highlight w:val="white"/>
                            </w:rPr>
                          </w:rPrChange>
                        </w:rPr>
                        <w:delText>SwCore</w:delText>
                      </w:r>
                      <w:r w:rsidRPr="004D7EE5">
                        <w:rPr>
                          <w:rFonts w:ascii="Consolas" w:hAnsi="Consolas" w:cs="Consolas"/>
                          <w:color w:val="000000"/>
                          <w:sz w:val="19"/>
                          <w:szCs w:val="19"/>
                          <w:highlight w:val="white"/>
                          <w:lang w:val="en-US"/>
                          <w:rPrChange w:id="6107" w:author="ghislain.aine" w:date="2015-11-03T14:34:00Z">
                            <w:rPr>
                              <w:rFonts w:ascii="Consolas" w:hAnsi="Consolas" w:cs="Consolas"/>
                              <w:color w:val="000000"/>
                              <w:sz w:val="19"/>
                              <w:szCs w:val="19"/>
                              <w:highlight w:val="white"/>
                            </w:rPr>
                          </w:rPrChange>
                        </w:rPr>
                        <w:delText>::</w:delText>
                      </w:r>
                      <w:r w:rsidRPr="004D7EE5">
                        <w:rPr>
                          <w:rFonts w:ascii="Consolas" w:hAnsi="Consolas" w:cs="Consolas"/>
                          <w:color w:val="216F85"/>
                          <w:sz w:val="19"/>
                          <w:szCs w:val="19"/>
                          <w:highlight w:val="white"/>
                          <w:lang w:val="en-US"/>
                          <w:rPrChange w:id="6108" w:author="ghislain.aine" w:date="2015-11-03T14:34:00Z">
                            <w:rPr>
                              <w:rFonts w:ascii="Consolas" w:hAnsi="Consolas" w:cs="Consolas"/>
                              <w:color w:val="216F85"/>
                              <w:sz w:val="19"/>
                              <w:szCs w:val="19"/>
                              <w:highlight w:val="white"/>
                            </w:rPr>
                          </w:rPrChange>
                        </w:rPr>
                        <w:delText>SwUUID</w:delText>
                      </w:r>
                      <w:r w:rsidRPr="004D7EE5">
                        <w:rPr>
                          <w:rFonts w:ascii="Consolas" w:hAnsi="Consolas" w:cs="Consolas"/>
                          <w:color w:val="000000"/>
                          <w:sz w:val="19"/>
                          <w:szCs w:val="19"/>
                          <w:highlight w:val="white"/>
                          <w:lang w:val="en-US"/>
                          <w:rPrChange w:id="6109" w:author="ghislain.aine" w:date="2015-11-03T14:34:00Z">
                            <w:rPr>
                              <w:rFonts w:ascii="Consolas" w:hAnsi="Consolas" w:cs="Consolas"/>
                              <w:color w:val="000000"/>
                              <w:sz w:val="19"/>
                              <w:szCs w:val="19"/>
                              <w:highlight w:val="white"/>
                            </w:rPr>
                          </w:rPrChange>
                        </w:rPr>
                        <w:delText>;</w:delText>
                      </w:r>
                    </w:del>
                  </w:p>
                  <w:p w:rsidR="00AC30F5" w:rsidRPr="00E71FE0" w:rsidRDefault="00AC30F5" w:rsidP="00B550B2">
                    <w:pPr>
                      <w:rPr>
                        <w:lang w:val="en-US"/>
                      </w:rPr>
                    </w:pPr>
                    <w:del w:id="6110" w:author="ghislain.aine" w:date="2015-11-03T14:34:00Z">
                      <w:r w:rsidRPr="00B550B2" w:rsidDel="00B550B2">
                        <w:rPr>
                          <w:rFonts w:ascii="Consolas" w:hAnsi="Consolas" w:cs="Consolas"/>
                          <w:color w:val="6F008A"/>
                          <w:sz w:val="19"/>
                          <w:szCs w:val="19"/>
                          <w:highlight w:val="white"/>
                          <w:lang w:val="en-US"/>
                        </w:rPr>
                        <w:delText>SW_DEFINE_UUID</w:delText>
                      </w:r>
                      <w:r w:rsidRPr="00B550B2" w:rsidDel="00B550B2">
                        <w:rPr>
                          <w:rFonts w:ascii="Consolas" w:hAnsi="Consolas" w:cs="Consolas"/>
                          <w:color w:val="000000"/>
                          <w:sz w:val="19"/>
                          <w:szCs w:val="19"/>
                          <w:highlight w:val="white"/>
                          <w:lang w:val="en-US"/>
                        </w:rPr>
                        <w:delText>(</w:delText>
                      </w:r>
                      <w:r w:rsidRPr="00B550B2" w:rsidDel="00B550B2">
                        <w:rPr>
                          <w:rFonts w:ascii="Consolas" w:hAnsi="Consolas" w:cs="Consolas"/>
                          <w:color w:val="000080"/>
                          <w:sz w:val="19"/>
                          <w:szCs w:val="19"/>
                          <w:highlight w:val="white"/>
                          <w:lang w:val="en-US"/>
                        </w:rPr>
                        <w:delText>DEMO_DATA_CLASS_ID</w:delText>
                      </w:r>
                      <w:r w:rsidRPr="00B550B2" w:rsidDel="00B550B2">
                        <w:rPr>
                          <w:rFonts w:ascii="Consolas" w:hAnsi="Consolas" w:cs="Consolas"/>
                          <w:color w:val="000000"/>
                          <w:sz w:val="19"/>
                          <w:szCs w:val="19"/>
                          <w:highlight w:val="white"/>
                          <w:lang w:val="en-US"/>
                        </w:rPr>
                        <w:delText>, -6573977424551130030, -7431248434299570787)</w:delText>
                      </w:r>
                    </w:del>
                  </w:p>
                </w:txbxContent>
              </v:textbox>
              <w10:wrap type="none"/>
              <w10:anchorlock/>
            </v:shape>
          </w:pict>
        </w:r>
      </w:ins>
    </w:p>
    <w:p w:rsidR="00B550B2" w:rsidDel="00B550B2" w:rsidRDefault="00B550B2" w:rsidP="00E4115C">
      <w:pPr>
        <w:pStyle w:val="Paragraphedeliste"/>
        <w:numPr>
          <w:ilvl w:val="0"/>
          <w:numId w:val="29"/>
        </w:numPr>
        <w:rPr>
          <w:del w:id="6111" w:author="ghislain.aine" w:date="2015-11-03T14:32:00Z"/>
        </w:rPr>
      </w:pPr>
    </w:p>
    <w:p w:rsidR="005170F8" w:rsidRPr="005170F8" w:rsidDel="00B550B2" w:rsidRDefault="005170F8" w:rsidP="005170F8">
      <w:pPr>
        <w:pStyle w:val="Code"/>
        <w:rPr>
          <w:del w:id="6112" w:author="ghislain.aine" w:date="2015-11-03T14:32:00Z"/>
          <w:lang w:val="en-US"/>
        </w:rPr>
      </w:pPr>
      <w:del w:id="6113" w:author="ghislain.aine" w:date="2015-11-03T14:32:00Z">
        <w:r w:rsidRPr="005170F8" w:rsidDel="00B550B2">
          <w:rPr>
            <w:noProof/>
            <w:lang w:val="en-US"/>
          </w:rPr>
          <w:delText>SW_DEFINE_UUID(DEMO_DATA_CLASS_ID, -6573977424551130030, -7431248434299570787)</w:delText>
        </w:r>
      </w:del>
    </w:p>
    <w:p w:rsidR="00B550B2" w:rsidRDefault="005170F8" w:rsidP="00B550B2">
      <w:pPr>
        <w:pStyle w:val="Paragraphedeliste"/>
        <w:numPr>
          <w:ilvl w:val="0"/>
          <w:numId w:val="29"/>
        </w:numPr>
        <w:rPr>
          <w:ins w:id="6114" w:author="ghislain.aine" w:date="2015-11-03T14:34:00Z"/>
        </w:rPr>
      </w:pPr>
      <w:r w:rsidRPr="005170F8">
        <w:t xml:space="preserve">Implémenter les </w:t>
      </w:r>
      <w:r>
        <w:t>mé</w:t>
      </w:r>
      <w:r w:rsidRPr="005170F8">
        <w:t xml:space="preserve">thodes de la classe </w:t>
      </w:r>
      <w:proofErr w:type="spellStart"/>
      <w:r w:rsidRPr="005170F8">
        <w:t>SwData_Class</w:t>
      </w:r>
      <w:proofErr w:type="spellEnd"/>
      <w:r>
        <w:t xml:space="preserve"> : </w:t>
      </w:r>
      <w:proofErr w:type="spellStart"/>
      <w:r w:rsidRPr="005170F8">
        <w:t>GetType</w:t>
      </w:r>
      <w:proofErr w:type="spellEnd"/>
      <w:r>
        <w:t xml:space="preserve">() et </w:t>
      </w:r>
      <w:proofErr w:type="spellStart"/>
      <w:r w:rsidRPr="005170F8">
        <w:t>GetTypeId</w:t>
      </w:r>
      <w:proofErr w:type="spellEnd"/>
      <w:r>
        <w:t>()</w:t>
      </w:r>
    </w:p>
    <w:p w:rsidR="00B550B2" w:rsidRDefault="004D7EE5" w:rsidP="00B550B2">
      <w:pPr>
        <w:rPr>
          <w:ins w:id="6115" w:author="ghislain.aine" w:date="2015-11-03T14:34:00Z"/>
        </w:rPr>
      </w:pPr>
      <w:ins w:id="6116" w:author="ghislain.aine" w:date="2015-11-03T14:34:00Z">
        <w:r w:rsidR="00A43A6B">
          <w:pict>
            <v:shape id="_x0000_s110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6;mso-fit-shape-to-text:t">
                <w:txbxContent>
                  <w:p w:rsidR="00AC30F5" w:rsidRPr="003742EB" w:rsidRDefault="00AC30F5" w:rsidP="003742EB">
                    <w:pPr>
                      <w:autoSpaceDE w:val="0"/>
                      <w:autoSpaceDN w:val="0"/>
                      <w:adjustRightInd w:val="0"/>
                      <w:jc w:val="left"/>
                      <w:rPr>
                        <w:ins w:id="6117" w:author="ghislain.aine" w:date="2015-11-04T17:54:00Z"/>
                        <w:rFonts w:ascii="Consolas" w:hAnsi="Consolas" w:cs="Consolas"/>
                        <w:color w:val="000000"/>
                        <w:sz w:val="19"/>
                        <w:szCs w:val="19"/>
                        <w:highlight w:val="white"/>
                        <w:lang w:val="en-US"/>
                        <w:rPrChange w:id="6118" w:author="ghislain.aine" w:date="2015-11-04T17:54:00Z">
                          <w:rPr>
                            <w:ins w:id="6119" w:author="ghislain.aine" w:date="2015-11-04T17:54:00Z"/>
                            <w:rFonts w:ascii="Consolas" w:hAnsi="Consolas" w:cs="Consolas"/>
                            <w:color w:val="000000"/>
                            <w:sz w:val="19"/>
                            <w:szCs w:val="19"/>
                            <w:highlight w:val="white"/>
                          </w:rPr>
                        </w:rPrChange>
                      </w:rPr>
                    </w:pPr>
                    <w:proofErr w:type="spellStart"/>
                    <w:ins w:id="6120" w:author="ghislain.aine" w:date="2015-11-04T17:54:00Z">
                      <w:r w:rsidRPr="004D7EE5">
                        <w:rPr>
                          <w:rFonts w:ascii="Consolas" w:hAnsi="Consolas" w:cs="Consolas"/>
                          <w:color w:val="216F85"/>
                          <w:sz w:val="19"/>
                          <w:szCs w:val="19"/>
                          <w:highlight w:val="white"/>
                          <w:lang w:val="en-US"/>
                          <w:rPrChange w:id="6121" w:author="ghislain.aine" w:date="2015-11-04T17:54: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6122" w:author="ghislain.aine" w:date="2015-11-04T17:54: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123" w:author="ghislain.aine" w:date="2015-11-04T17:54:00Z">
                            <w:rPr>
                              <w:rFonts w:ascii="Consolas" w:hAnsi="Consolas" w:cs="Consolas"/>
                              <w:color w:val="216F85"/>
                              <w:sz w:val="19"/>
                              <w:szCs w:val="19"/>
                              <w:highlight w:val="white"/>
                            </w:rPr>
                          </w:rPrChange>
                        </w:rPr>
                        <w:t>IterationData</w:t>
                      </w:r>
                      <w:proofErr w:type="spellEnd"/>
                      <w:r w:rsidRPr="004D7EE5">
                        <w:rPr>
                          <w:rFonts w:ascii="Consolas" w:hAnsi="Consolas" w:cs="Consolas"/>
                          <w:color w:val="000000"/>
                          <w:sz w:val="19"/>
                          <w:szCs w:val="19"/>
                          <w:highlight w:val="white"/>
                          <w:lang w:val="en-US"/>
                          <w:rPrChange w:id="6124" w:author="ghislain.aine" w:date="2015-11-04T17:54: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125" w:author="ghislain.aine" w:date="2015-11-04T17:54:00Z">
                            <w:rPr>
                              <w:rFonts w:ascii="Consolas" w:hAnsi="Consolas" w:cs="Consolas"/>
                              <w:color w:val="880000"/>
                              <w:sz w:val="19"/>
                              <w:szCs w:val="19"/>
                              <w:highlight w:val="white"/>
                            </w:rPr>
                          </w:rPrChange>
                        </w:rPr>
                        <w:t>GetType</w:t>
                      </w:r>
                      <w:proofErr w:type="spellEnd"/>
                      <w:r w:rsidRPr="004D7EE5">
                        <w:rPr>
                          <w:rFonts w:ascii="Consolas" w:hAnsi="Consolas" w:cs="Consolas"/>
                          <w:color w:val="000000"/>
                          <w:sz w:val="19"/>
                          <w:szCs w:val="19"/>
                          <w:highlight w:val="white"/>
                          <w:lang w:val="en-US"/>
                          <w:rPrChange w:id="6126"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27" w:author="ghislain.aine" w:date="2015-11-04T17:54:00Z"/>
                        <w:rFonts w:ascii="Consolas" w:hAnsi="Consolas" w:cs="Consolas"/>
                        <w:color w:val="000000"/>
                        <w:sz w:val="19"/>
                        <w:szCs w:val="19"/>
                        <w:highlight w:val="white"/>
                        <w:lang w:val="en-US"/>
                        <w:rPrChange w:id="6128" w:author="ghislain.aine" w:date="2015-11-04T17:54:00Z">
                          <w:rPr>
                            <w:ins w:id="6129" w:author="ghislain.aine" w:date="2015-11-04T17:54:00Z"/>
                            <w:rFonts w:ascii="Consolas" w:hAnsi="Consolas" w:cs="Consolas"/>
                            <w:color w:val="000000"/>
                            <w:sz w:val="19"/>
                            <w:szCs w:val="19"/>
                            <w:highlight w:val="white"/>
                          </w:rPr>
                        </w:rPrChange>
                      </w:rPr>
                    </w:pPr>
                    <w:ins w:id="6130" w:author="ghislain.aine" w:date="2015-11-04T17:54:00Z">
                      <w:r w:rsidRPr="004D7EE5">
                        <w:rPr>
                          <w:rFonts w:ascii="Consolas" w:hAnsi="Consolas" w:cs="Consolas"/>
                          <w:color w:val="000000"/>
                          <w:sz w:val="19"/>
                          <w:szCs w:val="19"/>
                          <w:highlight w:val="white"/>
                          <w:lang w:val="en-US"/>
                          <w:rPrChange w:id="6131"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32" w:author="ghislain.aine" w:date="2015-11-04T17:54:00Z"/>
                        <w:rFonts w:ascii="Consolas" w:hAnsi="Consolas" w:cs="Consolas"/>
                        <w:color w:val="000000"/>
                        <w:sz w:val="19"/>
                        <w:szCs w:val="19"/>
                        <w:highlight w:val="white"/>
                        <w:lang w:val="en-US"/>
                        <w:rPrChange w:id="6133" w:author="ghislain.aine" w:date="2015-11-04T17:54:00Z">
                          <w:rPr>
                            <w:ins w:id="6134" w:author="ghislain.aine" w:date="2015-11-04T17:54:00Z"/>
                            <w:rFonts w:ascii="Consolas" w:hAnsi="Consolas" w:cs="Consolas"/>
                            <w:color w:val="000000"/>
                            <w:sz w:val="19"/>
                            <w:szCs w:val="19"/>
                            <w:highlight w:val="white"/>
                          </w:rPr>
                        </w:rPrChange>
                      </w:rPr>
                    </w:pPr>
                    <w:ins w:id="6135" w:author="ghislain.aine" w:date="2015-11-04T17:54:00Z">
                      <w:r w:rsidRPr="004D7EE5">
                        <w:rPr>
                          <w:rFonts w:ascii="Consolas" w:hAnsi="Consolas" w:cs="Consolas"/>
                          <w:color w:val="000000"/>
                          <w:sz w:val="19"/>
                          <w:szCs w:val="19"/>
                          <w:highlight w:val="white"/>
                          <w:lang w:val="en-US"/>
                          <w:rPrChange w:id="6136" w:author="ghislain.aine" w:date="2015-11-04T17:54: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137" w:author="ghislain.aine" w:date="2015-11-04T17:54:00Z">
                            <w:rPr>
                              <w:rFonts w:ascii="Consolas" w:hAnsi="Consolas" w:cs="Consolas"/>
                              <w:color w:val="0000FF"/>
                              <w:sz w:val="19"/>
                              <w:szCs w:val="19"/>
                              <w:highlight w:val="white"/>
                            </w:rPr>
                          </w:rPrChange>
                        </w:rPr>
                        <w:t>return</w:t>
                      </w:r>
                      <w:r w:rsidRPr="004D7EE5">
                        <w:rPr>
                          <w:rFonts w:ascii="Consolas" w:hAnsi="Consolas" w:cs="Consolas"/>
                          <w:color w:val="000000"/>
                          <w:sz w:val="19"/>
                          <w:szCs w:val="19"/>
                          <w:highlight w:val="white"/>
                          <w:lang w:val="en-US"/>
                          <w:rPrChange w:id="6138" w:author="ghislain.aine" w:date="2015-11-04T17:54: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139" w:author="ghislain.aine" w:date="2015-11-04T17:54:00Z">
                            <w:rPr>
                              <w:rFonts w:ascii="Consolas" w:hAnsi="Consolas" w:cs="Consolas"/>
                              <w:color w:val="6F008A"/>
                              <w:sz w:val="19"/>
                              <w:szCs w:val="19"/>
                              <w:highlight w:val="white"/>
                            </w:rPr>
                          </w:rPrChange>
                        </w:rPr>
                        <w:t>DEMO_ITERATION_DATA_TYPE</w:t>
                      </w:r>
                      <w:r w:rsidRPr="004D7EE5">
                        <w:rPr>
                          <w:rFonts w:ascii="Consolas" w:hAnsi="Consolas" w:cs="Consolas"/>
                          <w:color w:val="000000"/>
                          <w:sz w:val="19"/>
                          <w:szCs w:val="19"/>
                          <w:highlight w:val="white"/>
                          <w:lang w:val="en-US"/>
                          <w:rPrChange w:id="6140"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41" w:author="ghislain.aine" w:date="2015-11-04T17:54:00Z"/>
                        <w:rFonts w:ascii="Consolas" w:hAnsi="Consolas" w:cs="Consolas"/>
                        <w:color w:val="000000"/>
                        <w:sz w:val="19"/>
                        <w:szCs w:val="19"/>
                        <w:highlight w:val="white"/>
                        <w:lang w:val="en-US"/>
                        <w:rPrChange w:id="6142" w:author="ghislain.aine" w:date="2015-11-04T17:54:00Z">
                          <w:rPr>
                            <w:ins w:id="6143" w:author="ghislain.aine" w:date="2015-11-04T17:54:00Z"/>
                            <w:rFonts w:ascii="Consolas" w:hAnsi="Consolas" w:cs="Consolas"/>
                            <w:color w:val="000000"/>
                            <w:sz w:val="19"/>
                            <w:szCs w:val="19"/>
                            <w:highlight w:val="white"/>
                          </w:rPr>
                        </w:rPrChange>
                      </w:rPr>
                    </w:pPr>
                    <w:ins w:id="6144" w:author="ghislain.aine" w:date="2015-11-04T17:54:00Z">
                      <w:r w:rsidRPr="004D7EE5">
                        <w:rPr>
                          <w:rFonts w:ascii="Consolas" w:hAnsi="Consolas" w:cs="Consolas"/>
                          <w:color w:val="000000"/>
                          <w:sz w:val="19"/>
                          <w:szCs w:val="19"/>
                          <w:highlight w:val="white"/>
                          <w:lang w:val="en-US"/>
                          <w:rPrChange w:id="6145"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46" w:author="ghislain.aine" w:date="2015-11-04T17:54:00Z"/>
                        <w:rFonts w:ascii="Consolas" w:hAnsi="Consolas" w:cs="Consolas"/>
                        <w:color w:val="000000"/>
                        <w:sz w:val="19"/>
                        <w:szCs w:val="19"/>
                        <w:highlight w:val="white"/>
                        <w:lang w:val="en-US"/>
                        <w:rPrChange w:id="6147" w:author="ghislain.aine" w:date="2015-11-04T17:54:00Z">
                          <w:rPr>
                            <w:ins w:id="6148" w:author="ghislain.aine" w:date="2015-11-04T17:54:00Z"/>
                            <w:rFonts w:ascii="Consolas" w:hAnsi="Consolas" w:cs="Consolas"/>
                            <w:color w:val="000000"/>
                            <w:sz w:val="19"/>
                            <w:szCs w:val="19"/>
                            <w:highlight w:val="white"/>
                          </w:rPr>
                        </w:rPrChange>
                      </w:rPr>
                    </w:pPr>
                  </w:p>
                  <w:p w:rsidR="00AC30F5" w:rsidRPr="003742EB" w:rsidRDefault="00AC30F5" w:rsidP="003742EB">
                    <w:pPr>
                      <w:autoSpaceDE w:val="0"/>
                      <w:autoSpaceDN w:val="0"/>
                      <w:adjustRightInd w:val="0"/>
                      <w:jc w:val="left"/>
                      <w:rPr>
                        <w:ins w:id="6149" w:author="ghislain.aine" w:date="2015-11-04T17:54:00Z"/>
                        <w:rFonts w:ascii="Consolas" w:hAnsi="Consolas" w:cs="Consolas"/>
                        <w:color w:val="000000"/>
                        <w:sz w:val="19"/>
                        <w:szCs w:val="19"/>
                        <w:highlight w:val="white"/>
                        <w:lang w:val="en-US"/>
                        <w:rPrChange w:id="6150" w:author="ghislain.aine" w:date="2015-11-04T17:54:00Z">
                          <w:rPr>
                            <w:ins w:id="6151" w:author="ghislain.aine" w:date="2015-11-04T17:54:00Z"/>
                            <w:rFonts w:ascii="Consolas" w:hAnsi="Consolas" w:cs="Consolas"/>
                            <w:color w:val="000000"/>
                            <w:sz w:val="19"/>
                            <w:szCs w:val="19"/>
                            <w:highlight w:val="white"/>
                          </w:rPr>
                        </w:rPrChange>
                      </w:rPr>
                    </w:pPr>
                    <w:proofErr w:type="spellStart"/>
                    <w:ins w:id="6152" w:author="ghislain.aine" w:date="2015-11-04T17:54:00Z">
                      <w:r w:rsidRPr="004D7EE5">
                        <w:rPr>
                          <w:rFonts w:ascii="Consolas" w:hAnsi="Consolas" w:cs="Consolas"/>
                          <w:color w:val="216F85"/>
                          <w:sz w:val="19"/>
                          <w:szCs w:val="19"/>
                          <w:highlight w:val="white"/>
                          <w:lang w:val="en-US"/>
                          <w:rPrChange w:id="6153" w:author="ghislain.aine" w:date="2015-11-04T17:54:00Z">
                            <w:rPr>
                              <w:rFonts w:ascii="Consolas" w:hAnsi="Consolas" w:cs="Consolas"/>
                              <w:color w:val="216F85"/>
                              <w:sz w:val="19"/>
                              <w:szCs w:val="19"/>
                              <w:highlight w:val="white"/>
                            </w:rPr>
                          </w:rPrChange>
                        </w:rPr>
                        <w:t>StreamWork</w:t>
                      </w:r>
                      <w:proofErr w:type="spellEnd"/>
                      <w:r w:rsidRPr="004D7EE5">
                        <w:rPr>
                          <w:rFonts w:ascii="Consolas" w:hAnsi="Consolas" w:cs="Consolas"/>
                          <w:color w:val="000000"/>
                          <w:sz w:val="19"/>
                          <w:szCs w:val="19"/>
                          <w:highlight w:val="white"/>
                          <w:lang w:val="en-US"/>
                          <w:rPrChange w:id="6154" w:author="ghislain.aine" w:date="2015-11-04T17:54: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155" w:author="ghislain.aine" w:date="2015-11-04T17:54:00Z">
                            <w:rPr>
                              <w:rFonts w:ascii="Consolas" w:hAnsi="Consolas" w:cs="Consolas"/>
                              <w:color w:val="216F85"/>
                              <w:sz w:val="19"/>
                              <w:szCs w:val="19"/>
                              <w:highlight w:val="white"/>
                            </w:rPr>
                          </w:rPrChange>
                        </w:rPr>
                        <w:t>SwCore</w:t>
                      </w:r>
                      <w:proofErr w:type="spellEnd"/>
                      <w:r w:rsidRPr="004D7EE5">
                        <w:rPr>
                          <w:rFonts w:ascii="Consolas" w:hAnsi="Consolas" w:cs="Consolas"/>
                          <w:color w:val="000000"/>
                          <w:sz w:val="19"/>
                          <w:szCs w:val="19"/>
                          <w:highlight w:val="white"/>
                          <w:lang w:val="en-US"/>
                          <w:rPrChange w:id="6156" w:author="ghislain.aine" w:date="2015-11-04T17:54: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157" w:author="ghislain.aine" w:date="2015-11-04T17:54:00Z">
                            <w:rPr>
                              <w:rFonts w:ascii="Consolas" w:hAnsi="Consolas" w:cs="Consolas"/>
                              <w:color w:val="216F85"/>
                              <w:sz w:val="19"/>
                              <w:szCs w:val="19"/>
                              <w:highlight w:val="white"/>
                            </w:rPr>
                          </w:rPrChange>
                        </w:rPr>
                        <w:t>SwUUID</w:t>
                      </w:r>
                      <w:proofErr w:type="spellEnd"/>
                      <w:r w:rsidRPr="004D7EE5">
                        <w:rPr>
                          <w:rFonts w:ascii="Consolas" w:hAnsi="Consolas" w:cs="Consolas"/>
                          <w:color w:val="000000"/>
                          <w:sz w:val="19"/>
                          <w:szCs w:val="19"/>
                          <w:highlight w:val="white"/>
                          <w:lang w:val="en-US"/>
                          <w:rPrChange w:id="6158" w:author="ghislain.aine" w:date="2015-11-04T17:54: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159" w:author="ghislain.aine" w:date="2015-11-04T17:54:00Z">
                            <w:rPr>
                              <w:rFonts w:ascii="Consolas" w:hAnsi="Consolas" w:cs="Consolas"/>
                              <w:color w:val="216F85"/>
                              <w:sz w:val="19"/>
                              <w:szCs w:val="19"/>
                              <w:highlight w:val="white"/>
                            </w:rPr>
                          </w:rPrChange>
                        </w:rPr>
                        <w:t>IterationData</w:t>
                      </w:r>
                      <w:proofErr w:type="spellEnd"/>
                      <w:r w:rsidRPr="004D7EE5">
                        <w:rPr>
                          <w:rFonts w:ascii="Consolas" w:hAnsi="Consolas" w:cs="Consolas"/>
                          <w:color w:val="000000"/>
                          <w:sz w:val="19"/>
                          <w:szCs w:val="19"/>
                          <w:highlight w:val="white"/>
                          <w:lang w:val="en-US"/>
                          <w:rPrChange w:id="6160" w:author="ghislain.aine" w:date="2015-11-04T17:54: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161" w:author="ghislain.aine" w:date="2015-11-04T17:54:00Z">
                            <w:rPr>
                              <w:rFonts w:ascii="Consolas" w:hAnsi="Consolas" w:cs="Consolas"/>
                              <w:color w:val="880000"/>
                              <w:sz w:val="19"/>
                              <w:szCs w:val="19"/>
                              <w:highlight w:val="white"/>
                            </w:rPr>
                          </w:rPrChange>
                        </w:rPr>
                        <w:t>GetTypeId</w:t>
                      </w:r>
                      <w:proofErr w:type="spellEnd"/>
                      <w:r w:rsidRPr="004D7EE5">
                        <w:rPr>
                          <w:rFonts w:ascii="Consolas" w:hAnsi="Consolas" w:cs="Consolas"/>
                          <w:color w:val="000000"/>
                          <w:sz w:val="19"/>
                          <w:szCs w:val="19"/>
                          <w:highlight w:val="white"/>
                          <w:lang w:val="en-US"/>
                          <w:rPrChange w:id="6162"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63" w:author="ghislain.aine" w:date="2015-11-04T17:54:00Z"/>
                        <w:rFonts w:ascii="Consolas" w:hAnsi="Consolas" w:cs="Consolas"/>
                        <w:color w:val="000000"/>
                        <w:sz w:val="19"/>
                        <w:szCs w:val="19"/>
                        <w:highlight w:val="white"/>
                        <w:lang w:val="en-US"/>
                        <w:rPrChange w:id="6164" w:author="ghislain.aine" w:date="2015-11-04T17:54:00Z">
                          <w:rPr>
                            <w:ins w:id="6165" w:author="ghislain.aine" w:date="2015-11-04T17:54:00Z"/>
                            <w:rFonts w:ascii="Consolas" w:hAnsi="Consolas" w:cs="Consolas"/>
                            <w:color w:val="000000"/>
                            <w:sz w:val="19"/>
                            <w:szCs w:val="19"/>
                            <w:highlight w:val="white"/>
                          </w:rPr>
                        </w:rPrChange>
                      </w:rPr>
                    </w:pPr>
                    <w:ins w:id="6166" w:author="ghislain.aine" w:date="2015-11-04T17:54:00Z">
                      <w:r w:rsidRPr="004D7EE5">
                        <w:rPr>
                          <w:rFonts w:ascii="Consolas" w:hAnsi="Consolas" w:cs="Consolas"/>
                          <w:color w:val="000000"/>
                          <w:sz w:val="19"/>
                          <w:szCs w:val="19"/>
                          <w:highlight w:val="white"/>
                          <w:lang w:val="en-US"/>
                          <w:rPrChange w:id="6167" w:author="ghislain.aine" w:date="2015-11-04T17:54:00Z">
                            <w:rPr>
                              <w:rFonts w:ascii="Consolas" w:hAnsi="Consolas" w:cs="Consolas"/>
                              <w:color w:val="000000"/>
                              <w:sz w:val="19"/>
                              <w:szCs w:val="19"/>
                              <w:highlight w:val="white"/>
                            </w:rPr>
                          </w:rPrChange>
                        </w:rPr>
                        <w:t>{</w:t>
                      </w:r>
                    </w:ins>
                  </w:p>
                  <w:p w:rsidR="00AC30F5" w:rsidRPr="003742EB" w:rsidRDefault="00AC30F5" w:rsidP="003742EB">
                    <w:pPr>
                      <w:autoSpaceDE w:val="0"/>
                      <w:autoSpaceDN w:val="0"/>
                      <w:adjustRightInd w:val="0"/>
                      <w:jc w:val="left"/>
                      <w:rPr>
                        <w:ins w:id="6168" w:author="ghislain.aine" w:date="2015-11-04T17:54:00Z"/>
                        <w:rFonts w:ascii="Consolas" w:hAnsi="Consolas" w:cs="Consolas"/>
                        <w:color w:val="000000"/>
                        <w:sz w:val="19"/>
                        <w:szCs w:val="19"/>
                        <w:highlight w:val="white"/>
                        <w:lang w:val="en-US"/>
                        <w:rPrChange w:id="6169" w:author="ghislain.aine" w:date="2015-11-04T17:54:00Z">
                          <w:rPr>
                            <w:ins w:id="6170" w:author="ghislain.aine" w:date="2015-11-04T17:54:00Z"/>
                            <w:rFonts w:ascii="Consolas" w:hAnsi="Consolas" w:cs="Consolas"/>
                            <w:color w:val="000000"/>
                            <w:sz w:val="19"/>
                            <w:szCs w:val="19"/>
                            <w:highlight w:val="white"/>
                          </w:rPr>
                        </w:rPrChange>
                      </w:rPr>
                    </w:pPr>
                    <w:ins w:id="6171" w:author="ghislain.aine" w:date="2015-11-04T17:54:00Z">
                      <w:r w:rsidRPr="004D7EE5">
                        <w:rPr>
                          <w:rFonts w:ascii="Consolas" w:hAnsi="Consolas" w:cs="Consolas"/>
                          <w:color w:val="000000"/>
                          <w:sz w:val="19"/>
                          <w:szCs w:val="19"/>
                          <w:highlight w:val="white"/>
                          <w:lang w:val="en-US"/>
                          <w:rPrChange w:id="6172" w:author="ghislain.aine" w:date="2015-11-04T17:54: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173" w:author="ghislain.aine" w:date="2015-11-04T17:54:00Z">
                            <w:rPr>
                              <w:rFonts w:ascii="Consolas" w:hAnsi="Consolas" w:cs="Consolas"/>
                              <w:color w:val="0000FF"/>
                              <w:sz w:val="19"/>
                              <w:szCs w:val="19"/>
                              <w:highlight w:val="white"/>
                            </w:rPr>
                          </w:rPrChange>
                        </w:rPr>
                        <w:t>return</w:t>
                      </w:r>
                      <w:r w:rsidRPr="004D7EE5">
                        <w:rPr>
                          <w:rFonts w:ascii="Consolas" w:hAnsi="Consolas" w:cs="Consolas"/>
                          <w:color w:val="000000"/>
                          <w:sz w:val="19"/>
                          <w:szCs w:val="19"/>
                          <w:highlight w:val="white"/>
                          <w:lang w:val="en-US"/>
                          <w:rPrChange w:id="6174" w:author="ghislain.aine" w:date="2015-11-04T17:54: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175" w:author="ghislain.aine" w:date="2015-11-04T17:54:00Z">
                            <w:rPr>
                              <w:rFonts w:ascii="Consolas" w:hAnsi="Consolas" w:cs="Consolas"/>
                              <w:color w:val="000080"/>
                              <w:sz w:val="19"/>
                              <w:szCs w:val="19"/>
                              <w:highlight w:val="white"/>
                            </w:rPr>
                          </w:rPrChange>
                        </w:rPr>
                        <w:t>DEMO_ITERATION_DATA_CLASS_ID</w:t>
                      </w:r>
                      <w:r w:rsidRPr="004D7EE5">
                        <w:rPr>
                          <w:rFonts w:ascii="Consolas" w:hAnsi="Consolas" w:cs="Consolas"/>
                          <w:color w:val="000000"/>
                          <w:sz w:val="19"/>
                          <w:szCs w:val="19"/>
                          <w:highlight w:val="white"/>
                          <w:lang w:val="en-US"/>
                          <w:rPrChange w:id="6176" w:author="ghislain.aine" w:date="2015-11-04T17:54:00Z">
                            <w:rPr>
                              <w:rFonts w:ascii="Consolas" w:hAnsi="Consolas" w:cs="Consolas"/>
                              <w:color w:val="000000"/>
                              <w:sz w:val="19"/>
                              <w:szCs w:val="19"/>
                              <w:highlight w:val="white"/>
                            </w:rPr>
                          </w:rPrChange>
                        </w:rPr>
                        <w:t>;</w:t>
                      </w:r>
                    </w:ins>
                  </w:p>
                  <w:p w:rsidR="00AC30F5" w:rsidRPr="00E71FE0" w:rsidRDefault="00AC30F5" w:rsidP="003742EB">
                    <w:pPr>
                      <w:rPr>
                        <w:lang w:val="en-US"/>
                      </w:rPr>
                    </w:pPr>
                    <w:ins w:id="6177" w:author="ghislain.aine" w:date="2015-11-04T17:54:00Z">
                      <w:r>
                        <w:rPr>
                          <w:rFonts w:ascii="Consolas" w:hAnsi="Consolas" w:cs="Consolas"/>
                          <w:color w:val="000000"/>
                          <w:sz w:val="19"/>
                          <w:szCs w:val="19"/>
                          <w:highlight w:val="white"/>
                        </w:rPr>
                        <w:t>}</w:t>
                      </w:r>
                    </w:ins>
                    <w:del w:id="6178" w:author="ghislain.aine" w:date="2015-11-03T14:35:00Z">
                      <w:r w:rsidRPr="004D7EE5">
                        <w:rPr>
                          <w:rFonts w:ascii="Consolas" w:hAnsi="Consolas" w:cs="Consolas"/>
                          <w:color w:val="0000FF"/>
                          <w:sz w:val="19"/>
                          <w:szCs w:val="19"/>
                          <w:highlight w:val="white"/>
                          <w:lang w:val="en-US"/>
                          <w:rPrChange w:id="6179" w:author="ghislain.aine" w:date="2015-11-03T14:34:00Z">
                            <w:rPr>
                              <w:rFonts w:ascii="Consolas" w:hAnsi="Consolas" w:cs="Consolas"/>
                              <w:color w:val="0000FF"/>
                              <w:sz w:val="19"/>
                              <w:szCs w:val="19"/>
                              <w:highlight w:val="white"/>
                            </w:rPr>
                          </w:rPrChange>
                        </w:rPr>
                        <w:delText>#define</w:delText>
                      </w:r>
                      <w:r w:rsidRPr="004D7EE5">
                        <w:rPr>
                          <w:rFonts w:ascii="Consolas" w:hAnsi="Consolas" w:cs="Consolas"/>
                          <w:color w:val="000000"/>
                          <w:sz w:val="19"/>
                          <w:szCs w:val="19"/>
                          <w:highlight w:val="white"/>
                          <w:lang w:val="en-US"/>
                          <w:rPrChange w:id="6180" w:author="ghislain.aine" w:date="2015-11-03T14:34:00Z">
                            <w:rPr>
                              <w:rFonts w:ascii="Consolas" w:hAnsi="Consolas" w:cs="Consolas"/>
                              <w:color w:val="000000"/>
                              <w:sz w:val="19"/>
                              <w:szCs w:val="19"/>
                              <w:highlight w:val="white"/>
                            </w:rPr>
                          </w:rPrChange>
                        </w:rPr>
                        <w:delText xml:space="preserve"> </w:delText>
                      </w:r>
                      <w:r w:rsidRPr="004D7EE5">
                        <w:rPr>
                          <w:rFonts w:ascii="Consolas" w:hAnsi="Consolas" w:cs="Consolas"/>
                          <w:color w:val="6F008A"/>
                          <w:sz w:val="19"/>
                          <w:szCs w:val="19"/>
                          <w:highlight w:val="white"/>
                          <w:lang w:val="en-US"/>
                          <w:rPrChange w:id="6181" w:author="ghislain.aine" w:date="2015-11-03T14:34:00Z">
                            <w:rPr>
                              <w:rFonts w:ascii="Consolas" w:hAnsi="Consolas" w:cs="Consolas"/>
                              <w:color w:val="6F008A"/>
                              <w:sz w:val="19"/>
                              <w:szCs w:val="19"/>
                              <w:highlight w:val="white"/>
                            </w:rPr>
                          </w:rPrChange>
                        </w:rPr>
                        <w:delText>DEMO_DATA_TYPE</w:delText>
                      </w:r>
                      <w:r w:rsidRPr="004D7EE5">
                        <w:rPr>
                          <w:rFonts w:ascii="Consolas" w:hAnsi="Consolas" w:cs="Consolas"/>
                          <w:color w:val="000000"/>
                          <w:sz w:val="19"/>
                          <w:szCs w:val="19"/>
                          <w:highlight w:val="white"/>
                          <w:lang w:val="en-US"/>
                          <w:rPrChange w:id="6182" w:author="ghislain.aine" w:date="2015-11-03T14:34:00Z">
                            <w:rPr>
                              <w:rFonts w:ascii="Consolas" w:hAnsi="Consolas" w:cs="Consolas"/>
                              <w:color w:val="000000"/>
                              <w:sz w:val="19"/>
                              <w:szCs w:val="19"/>
                              <w:highlight w:val="white"/>
                            </w:rPr>
                          </w:rPrChange>
                        </w:rPr>
                        <w:delText xml:space="preserve"> </w:delText>
                      </w:r>
                      <w:r w:rsidRPr="004D7EE5">
                        <w:rPr>
                          <w:rFonts w:ascii="Consolas" w:hAnsi="Consolas" w:cs="Consolas"/>
                          <w:color w:val="A31515"/>
                          <w:sz w:val="19"/>
                          <w:szCs w:val="19"/>
                          <w:highlight w:val="white"/>
                          <w:lang w:val="en-US"/>
                          <w:rPrChange w:id="6183" w:author="ghislain.aine" w:date="2015-11-03T14:34:00Z">
                            <w:rPr>
                              <w:rFonts w:ascii="Consolas" w:hAnsi="Consolas" w:cs="Consolas"/>
                              <w:color w:val="A31515"/>
                              <w:sz w:val="19"/>
                              <w:szCs w:val="19"/>
                              <w:highlight w:val="white"/>
                            </w:rPr>
                          </w:rPrChange>
                        </w:rPr>
                        <w:delText>"DemoData"</w:delText>
                      </w:r>
                    </w:del>
                  </w:p>
                </w:txbxContent>
              </v:textbox>
              <w10:wrap type="none"/>
              <w10:anchorlock/>
            </v:shape>
          </w:pict>
        </w:r>
      </w:ins>
    </w:p>
    <w:p w:rsidR="00A43A6B" w:rsidRDefault="00A43A6B">
      <w:pPr>
        <w:rPr>
          <w:del w:id="6184" w:author="ghislain.aine" w:date="2015-11-03T14:34:00Z"/>
        </w:rPr>
        <w:pPrChange w:id="6185" w:author="ghislain.aine" w:date="2015-11-03T14:35:00Z">
          <w:pPr>
            <w:pStyle w:val="Paragraphedeliste"/>
            <w:numPr>
              <w:numId w:val="30"/>
            </w:numPr>
            <w:ind w:hanging="360"/>
          </w:pPr>
        </w:pPrChange>
      </w:pPr>
    </w:p>
    <w:p w:rsidR="00A43A6B" w:rsidRDefault="00A43A6B">
      <w:pPr>
        <w:rPr>
          <w:ins w:id="6186" w:author="ghislain.aine" w:date="2015-11-03T14:35:00Z"/>
        </w:rPr>
        <w:pPrChange w:id="6187" w:author="ghislain.aine" w:date="2015-11-03T14:35:00Z">
          <w:pPr>
            <w:pStyle w:val="Paragraphedeliste"/>
            <w:numPr>
              <w:numId w:val="29"/>
            </w:numPr>
            <w:ind w:hanging="360"/>
          </w:pPr>
        </w:pPrChange>
      </w:pPr>
    </w:p>
    <w:p w:rsidR="00A43A6B" w:rsidRDefault="00B550B2">
      <w:pPr>
        <w:pStyle w:val="Paragraphedeliste"/>
        <w:numPr>
          <w:ilvl w:val="0"/>
          <w:numId w:val="29"/>
        </w:numPr>
        <w:rPr>
          <w:del w:id="6188" w:author="ghislain.aine" w:date="2015-11-03T14:34:00Z"/>
          <w:noProof/>
          <w:lang w:val="en-US"/>
        </w:rPr>
        <w:pPrChange w:id="6189" w:author="ghislain.aine" w:date="2015-11-03T14:36:00Z">
          <w:pPr>
            <w:pStyle w:val="Code"/>
          </w:pPr>
        </w:pPrChange>
      </w:pPr>
      <w:ins w:id="6190" w:author="ghislain.aine" w:date="2015-11-03T14:36:00Z">
        <w:r>
          <w:rPr>
            <w:noProof/>
            <w:color w:val="17365D" w:themeColor="text2" w:themeShade="BF"/>
          </w:rPr>
          <w:t>C</w:t>
        </w:r>
      </w:ins>
      <w:del w:id="6191" w:author="ghislain.aine" w:date="2015-11-03T14:34:00Z">
        <w:r w:rsidR="004D7EE5" w:rsidRPr="004D7EE5">
          <w:rPr>
            <w:noProof/>
            <w:color w:val="17365D" w:themeColor="text2" w:themeShade="BF"/>
            <w:rPrChange w:id="6192" w:author="ghislain.aine" w:date="2015-11-03T14:35:00Z">
              <w:rPr>
                <w:noProof/>
                <w:color w:val="0000FF" w:themeColor="hyperlink"/>
                <w:u w:val="single"/>
                <w:lang w:val="en-US"/>
              </w:rPr>
            </w:rPrChange>
          </w:rPr>
          <w:tab/>
        </w:r>
        <w:r w:rsidR="004D7EE5" w:rsidRPr="004D7EE5">
          <w:rPr>
            <w:noProof/>
            <w:lang w:val="en-US"/>
            <w:rPrChange w:id="6193" w:author="ghislain.aine" w:date="2015-11-03T14:35:00Z">
              <w:rPr>
                <w:noProof/>
                <w:color w:val="0000FF" w:themeColor="hyperlink"/>
                <w:u w:val="single"/>
                <w:lang w:val="en-US"/>
              </w:rPr>
            </w:rPrChange>
          </w:rPr>
          <w:delText>QString DemoData::GetType()</w:delText>
        </w:r>
      </w:del>
    </w:p>
    <w:p w:rsidR="00A43A6B" w:rsidRDefault="00FA023F">
      <w:pPr>
        <w:pStyle w:val="Paragraphedeliste"/>
        <w:numPr>
          <w:ilvl w:val="0"/>
          <w:numId w:val="29"/>
        </w:numPr>
        <w:rPr>
          <w:del w:id="6194" w:author="ghislain.aine" w:date="2015-11-03T14:34:00Z"/>
          <w:noProof/>
          <w:lang w:val="en-US"/>
        </w:rPr>
        <w:pPrChange w:id="6195" w:author="ghislain.aine" w:date="2015-11-03T14:36:00Z">
          <w:pPr>
            <w:pStyle w:val="Code"/>
          </w:pPr>
        </w:pPrChange>
      </w:pPr>
      <w:del w:id="6196" w:author="ghislain.aine" w:date="2015-11-03T14:34:00Z">
        <w:r w:rsidRPr="00FA023F" w:rsidDel="00B550B2">
          <w:rPr>
            <w:noProof/>
            <w:lang w:val="en-US"/>
          </w:rPr>
          <w:tab/>
          <w:delText>{</w:delText>
        </w:r>
      </w:del>
    </w:p>
    <w:p w:rsidR="00A43A6B" w:rsidRDefault="00FA023F">
      <w:pPr>
        <w:pStyle w:val="Paragraphedeliste"/>
        <w:numPr>
          <w:ilvl w:val="0"/>
          <w:numId w:val="29"/>
        </w:numPr>
        <w:rPr>
          <w:del w:id="6197" w:author="ghislain.aine" w:date="2015-11-03T14:34:00Z"/>
          <w:noProof/>
          <w:lang w:val="en-US"/>
        </w:rPr>
        <w:pPrChange w:id="6198" w:author="ghislain.aine" w:date="2015-11-03T14:36:00Z">
          <w:pPr>
            <w:pStyle w:val="Code"/>
          </w:pPr>
        </w:pPrChange>
      </w:pPr>
      <w:del w:id="6199" w:author="ghislain.aine" w:date="2015-11-03T14:34:00Z">
        <w:r w:rsidRPr="00FA023F" w:rsidDel="00B550B2">
          <w:rPr>
            <w:noProof/>
            <w:lang w:val="en-US"/>
          </w:rPr>
          <w:tab/>
        </w:r>
        <w:r w:rsidRPr="00FA023F" w:rsidDel="00B550B2">
          <w:rPr>
            <w:noProof/>
            <w:lang w:val="en-US"/>
          </w:rPr>
          <w:tab/>
          <w:delText>return DEMO_DATA_CLASS;</w:delText>
        </w:r>
      </w:del>
    </w:p>
    <w:p w:rsidR="00A43A6B" w:rsidRDefault="00FA023F">
      <w:pPr>
        <w:pStyle w:val="Paragraphedeliste"/>
        <w:numPr>
          <w:ilvl w:val="0"/>
          <w:numId w:val="29"/>
        </w:numPr>
        <w:rPr>
          <w:del w:id="6200" w:author="ghislain.aine" w:date="2015-11-03T14:34:00Z"/>
          <w:noProof/>
          <w:lang w:val="en-US"/>
        </w:rPr>
        <w:pPrChange w:id="6201" w:author="ghislain.aine" w:date="2015-11-03T14:36:00Z">
          <w:pPr>
            <w:pStyle w:val="Code"/>
          </w:pPr>
        </w:pPrChange>
      </w:pPr>
      <w:del w:id="6202" w:author="ghislain.aine" w:date="2015-11-03T14:34:00Z">
        <w:r w:rsidRPr="00FA023F" w:rsidDel="00B550B2">
          <w:rPr>
            <w:noProof/>
            <w:lang w:val="en-US"/>
          </w:rPr>
          <w:tab/>
          <w:delText>}</w:delText>
        </w:r>
      </w:del>
    </w:p>
    <w:p w:rsidR="00A43A6B" w:rsidRDefault="00A43A6B">
      <w:pPr>
        <w:pStyle w:val="Paragraphedeliste"/>
        <w:numPr>
          <w:ilvl w:val="0"/>
          <w:numId w:val="29"/>
        </w:numPr>
        <w:rPr>
          <w:del w:id="6203" w:author="ghislain.aine" w:date="2015-11-03T14:34:00Z"/>
          <w:noProof/>
          <w:lang w:val="en-US"/>
        </w:rPr>
        <w:pPrChange w:id="6204" w:author="ghislain.aine" w:date="2015-11-03T14:36:00Z">
          <w:pPr>
            <w:pStyle w:val="Code"/>
          </w:pPr>
        </w:pPrChange>
      </w:pPr>
    </w:p>
    <w:p w:rsidR="00A43A6B" w:rsidRDefault="00FA023F">
      <w:pPr>
        <w:pStyle w:val="Paragraphedeliste"/>
        <w:numPr>
          <w:ilvl w:val="0"/>
          <w:numId w:val="29"/>
        </w:numPr>
        <w:rPr>
          <w:del w:id="6205" w:author="ghislain.aine" w:date="2015-11-03T14:34:00Z"/>
          <w:noProof/>
          <w:lang w:val="en-US"/>
        </w:rPr>
        <w:pPrChange w:id="6206" w:author="ghislain.aine" w:date="2015-11-03T14:36:00Z">
          <w:pPr>
            <w:pStyle w:val="Code"/>
          </w:pPr>
        </w:pPrChange>
      </w:pPr>
      <w:del w:id="6207" w:author="ghislain.aine" w:date="2015-11-03T14:34:00Z">
        <w:r w:rsidRPr="00FA023F" w:rsidDel="00B550B2">
          <w:rPr>
            <w:noProof/>
            <w:lang w:val="en-US"/>
          </w:rPr>
          <w:tab/>
          <w:delText>StreamWork::SwCore::SwUUID DemoData::GetTypeId()</w:delText>
        </w:r>
      </w:del>
    </w:p>
    <w:p w:rsidR="00A43A6B" w:rsidRDefault="00FA023F">
      <w:pPr>
        <w:pStyle w:val="Paragraphedeliste"/>
        <w:numPr>
          <w:ilvl w:val="0"/>
          <w:numId w:val="29"/>
        </w:numPr>
        <w:rPr>
          <w:del w:id="6208" w:author="ghislain.aine" w:date="2015-11-03T14:34:00Z"/>
          <w:noProof/>
          <w:lang w:val="en-US"/>
        </w:rPr>
        <w:pPrChange w:id="6209" w:author="ghislain.aine" w:date="2015-11-03T14:36:00Z">
          <w:pPr>
            <w:pStyle w:val="Code"/>
          </w:pPr>
        </w:pPrChange>
      </w:pPr>
      <w:del w:id="6210" w:author="ghislain.aine" w:date="2015-11-03T14:34:00Z">
        <w:r w:rsidRPr="00FA023F" w:rsidDel="00B550B2">
          <w:rPr>
            <w:noProof/>
            <w:lang w:val="en-US"/>
          </w:rPr>
          <w:tab/>
          <w:delText>{</w:delText>
        </w:r>
      </w:del>
    </w:p>
    <w:p w:rsidR="00A43A6B" w:rsidRDefault="00FA023F">
      <w:pPr>
        <w:pStyle w:val="Paragraphedeliste"/>
        <w:numPr>
          <w:ilvl w:val="0"/>
          <w:numId w:val="29"/>
        </w:numPr>
        <w:rPr>
          <w:del w:id="6211" w:author="ghislain.aine" w:date="2015-11-03T14:34:00Z"/>
          <w:noProof/>
          <w:lang w:val="en-US"/>
        </w:rPr>
        <w:pPrChange w:id="6212" w:author="ghislain.aine" w:date="2015-11-03T14:36:00Z">
          <w:pPr>
            <w:pStyle w:val="Code"/>
          </w:pPr>
        </w:pPrChange>
      </w:pPr>
      <w:del w:id="6213" w:author="ghislain.aine" w:date="2015-11-03T14:34:00Z">
        <w:r w:rsidRPr="00FA023F" w:rsidDel="00B550B2">
          <w:rPr>
            <w:noProof/>
            <w:lang w:val="en-US"/>
          </w:rPr>
          <w:tab/>
        </w:r>
        <w:r w:rsidRPr="00FA023F" w:rsidDel="00B550B2">
          <w:rPr>
            <w:noProof/>
            <w:lang w:val="en-US"/>
          </w:rPr>
          <w:tab/>
          <w:delText>return DEMO_DATA_CLASS_ID;</w:delText>
        </w:r>
      </w:del>
    </w:p>
    <w:p w:rsidR="00A43A6B" w:rsidRDefault="00FA023F">
      <w:pPr>
        <w:pStyle w:val="Paragraphedeliste"/>
        <w:numPr>
          <w:ilvl w:val="0"/>
          <w:numId w:val="29"/>
        </w:numPr>
        <w:rPr>
          <w:del w:id="6214" w:author="ghislain.aine" w:date="2015-11-03T14:34:00Z"/>
        </w:rPr>
        <w:pPrChange w:id="6215" w:author="ghislain.aine" w:date="2015-11-03T14:36:00Z">
          <w:pPr>
            <w:pStyle w:val="Code"/>
          </w:pPr>
        </w:pPrChange>
      </w:pPr>
      <w:del w:id="6216" w:author="ghislain.aine" w:date="2015-11-03T14:34:00Z">
        <w:r w:rsidRPr="00FA023F" w:rsidDel="00B550B2">
          <w:rPr>
            <w:noProof/>
            <w:lang w:val="en-US"/>
          </w:rPr>
          <w:tab/>
        </w:r>
        <w:r w:rsidDel="00B550B2">
          <w:rPr>
            <w:noProof/>
          </w:rPr>
          <w:delText>}</w:delText>
        </w:r>
      </w:del>
    </w:p>
    <w:p w:rsidR="0049323F" w:rsidRDefault="00A75F59">
      <w:pPr>
        <w:pStyle w:val="Paragraphedeliste"/>
        <w:numPr>
          <w:ilvl w:val="0"/>
          <w:numId w:val="29"/>
        </w:numPr>
        <w:rPr>
          <w:del w:id="6217" w:author="ghislain.aine" w:date="2015-11-03T14:36:00Z"/>
        </w:rPr>
      </w:pPr>
      <w:del w:id="6218" w:author="ghislain.aine" w:date="2015-11-03T14:36:00Z">
        <w:r w:rsidDel="00B550B2">
          <w:delText>Implémenter la classe en prenant exemple sur la classe "DataTest", présent</w:delText>
        </w:r>
        <w:r w:rsidR="00466D05" w:rsidDel="00B550B2">
          <w:delText>e</w:delText>
        </w:r>
        <w:r w:rsidDel="00B550B2">
          <w:delText xml:space="preserve"> dans le répertoire "</w:delText>
        </w:r>
        <w:r w:rsidRPr="00A75F59" w:rsidDel="00B550B2">
          <w:delText xml:space="preserve"> </w:delText>
        </w:r>
        <w:r w:rsidRPr="007B3FD6" w:rsidDel="00B550B2">
          <w:delText>C:\projects\Libraries\StreamWork\src</w:delText>
        </w:r>
      </w:del>
      <w:ins w:id="6219" w:author="Giacomo Rombaut" w:date="2015-04-20T16:32:00Z">
        <w:del w:id="6220" w:author="ghislain.aine" w:date="2015-11-03T14:36:00Z">
          <w:r w:rsidR="00AE32A4" w:rsidDel="00B550B2">
            <w:delText>\OLD</w:delText>
          </w:r>
        </w:del>
      </w:ins>
      <w:del w:id="6221" w:author="ghislain.aine" w:date="2015-11-03T14:36:00Z">
        <w:r w:rsidRPr="007B3FD6" w:rsidDel="00B550B2">
          <w:delText>\TestPlugin</w:delText>
        </w:r>
        <w:r w:rsidDel="00B550B2">
          <w:delText>".</w:delText>
        </w:r>
      </w:del>
    </w:p>
    <w:p w:rsidR="0049323F" w:rsidRDefault="00A75F59">
      <w:pPr>
        <w:pStyle w:val="Paragraphedeliste"/>
        <w:numPr>
          <w:ilvl w:val="0"/>
          <w:numId w:val="29"/>
        </w:numPr>
        <w:rPr>
          <w:del w:id="6222" w:author="ghislain.aine" w:date="2015-11-03T14:36:00Z"/>
        </w:rPr>
      </w:pPr>
      <w:del w:id="6223" w:author="ghislain.aine" w:date="2015-11-03T14:36:00Z">
        <w:r w:rsidDel="00B550B2">
          <w:delText>Pour lé génération de l'UUID (identifiant unique), utiliser le générateur "uuidgen.jar" présent dans "</w:delText>
        </w:r>
        <w:r w:rsidRPr="007B3FD6" w:rsidDel="00B550B2">
          <w:delText>C:\projects\Utilities\ClassCppAndUuidGenerator\Stable</w:delText>
        </w:r>
        <w:r w:rsidDel="00B550B2">
          <w:delText>".</w:delText>
        </w:r>
      </w:del>
    </w:p>
    <w:p w:rsidR="00A43A6B" w:rsidRDefault="00A75F59">
      <w:pPr>
        <w:pStyle w:val="Paragraphedeliste"/>
        <w:numPr>
          <w:ilvl w:val="0"/>
          <w:numId w:val="29"/>
        </w:numPr>
        <w:rPr>
          <w:del w:id="6224" w:author="ghislain.aine" w:date="2015-11-03T14:36:00Z"/>
        </w:rPr>
        <w:pPrChange w:id="6225" w:author="ghislain.aine" w:date="2015-11-03T14:36:00Z">
          <w:pPr>
            <w:pStyle w:val="Paragraphedeliste"/>
          </w:pPr>
        </w:pPrChange>
      </w:pPr>
      <w:del w:id="6226" w:author="ghislain.aine" w:date="2015-11-03T14:36:00Z">
        <w:r w:rsidDel="00B550B2">
          <w:delText>Penser à ajouter un include vers le fichier "SxTpTpdemoConstantes.h", et à utiliser la macro "SxTpTpdemo_DECLARE_UUID(SwUUID)"</w:delText>
        </w:r>
      </w:del>
    </w:p>
    <w:p w:rsidR="00A43A6B" w:rsidRDefault="00A75F59">
      <w:pPr>
        <w:pStyle w:val="Paragraphedeliste"/>
        <w:numPr>
          <w:ilvl w:val="0"/>
          <w:numId w:val="29"/>
        </w:numPr>
        <w:pPrChange w:id="6227" w:author="ghislain.aine" w:date="2015-11-03T14:36:00Z">
          <w:pPr>
            <w:pStyle w:val="Paragraphedeliste"/>
            <w:numPr>
              <w:numId w:val="30"/>
            </w:numPr>
            <w:ind w:hanging="360"/>
          </w:pPr>
        </w:pPrChange>
      </w:pPr>
      <w:del w:id="6228" w:author="ghislain.aine" w:date="2015-11-03T14:36:00Z">
        <w:r w:rsidDel="00B550B2">
          <w:delText>C</w:delText>
        </w:r>
      </w:del>
      <w:r>
        <w:t xml:space="preserve">réer </w:t>
      </w:r>
      <w:del w:id="6229" w:author="ghislain.aine" w:date="2015-11-03T14:35:00Z">
        <w:r w:rsidDel="00B550B2">
          <w:delText xml:space="preserve">un </w:delText>
        </w:r>
      </w:del>
      <w:ins w:id="6230" w:author="ghislain.aine" w:date="2015-11-03T14:35:00Z">
        <w:r w:rsidR="00B550B2">
          <w:t xml:space="preserve">le </w:t>
        </w:r>
      </w:ins>
      <w:r>
        <w:t xml:space="preserve">composant </w:t>
      </w:r>
      <w:proofErr w:type="spellStart"/>
      <w:ins w:id="6231" w:author="ghislain.aine" w:date="2015-11-03T14:36:00Z">
        <w:r w:rsidR="00B550B2">
          <w:t>PinComponent</w:t>
        </w:r>
        <w:proofErr w:type="spellEnd"/>
        <w:r w:rsidR="00B550B2" w:rsidDel="00B550B2">
          <w:t xml:space="preserve"> </w:t>
        </w:r>
      </w:ins>
      <w:del w:id="6232" w:author="ghislain.aine" w:date="2015-11-03T14:36:00Z">
        <w:r w:rsidDel="00B550B2">
          <w:delText xml:space="preserve">(dans un nouveau répertoire, comme pour les précédents) </w:delText>
        </w:r>
      </w:del>
      <w:r>
        <w:t>contenant les mêmes paramètres, avec les accesseurs et mutateurs. Ce composant est celui qui va fournir l</w:t>
      </w:r>
      <w:ins w:id="6233" w:author="Alexandre Blin" w:date="2015-08-10T12:11:00Z">
        <w:r w:rsidR="00F46C9E">
          <w:t>e</w:t>
        </w:r>
      </w:ins>
      <w:del w:id="6234" w:author="Alexandre Blin" w:date="2015-08-10T12:11:00Z">
        <w:r w:rsidDel="00F46C9E">
          <w:delText>a</w:delText>
        </w:r>
      </w:del>
      <w:r>
        <w:t xml:space="preserve"> pin pour transmettre l</w:t>
      </w:r>
      <w:ins w:id="6235" w:author="Alexandre Blin" w:date="2015-08-10T12:11:00Z">
        <w:r w:rsidR="00F46C9E">
          <w:t>es</w:t>
        </w:r>
      </w:ins>
      <w:del w:id="6236" w:author="Alexandre Blin" w:date="2015-08-10T12:11:00Z">
        <w:r w:rsidDel="00F46C9E">
          <w:delText>a</w:delText>
        </w:r>
      </w:del>
      <w:r>
        <w:t xml:space="preserve"> donnée</w:t>
      </w:r>
      <w:ins w:id="6237" w:author="Alexandre Blin" w:date="2015-08-10T12:11:00Z">
        <w:r w:rsidR="00F46C9E">
          <w:t>s</w:t>
        </w:r>
      </w:ins>
    </w:p>
    <w:p w:rsidR="00B550B2" w:rsidRDefault="00B550B2" w:rsidP="00B550B2">
      <w:pPr>
        <w:pStyle w:val="Paragraphedeliste"/>
        <w:numPr>
          <w:ilvl w:val="0"/>
          <w:numId w:val="29"/>
        </w:numPr>
        <w:rPr>
          <w:ins w:id="6238" w:author="ghislain.aine" w:date="2015-11-03T14:36:00Z"/>
        </w:rPr>
      </w:pPr>
      <w:ins w:id="6239" w:author="ghislain.aine" w:date="2015-11-03T14:36:00Z">
        <w:r>
          <w:t xml:space="preserve">Y </w:t>
        </w:r>
      </w:ins>
      <w:del w:id="6240" w:author="ghislain.aine" w:date="2015-11-03T14:36:00Z">
        <w:r w:rsidR="00A75F59" w:rsidDel="00B550B2">
          <w:delText>A</w:delText>
        </w:r>
      </w:del>
      <w:ins w:id="6241" w:author="ghislain.aine" w:date="2015-11-03T14:36:00Z">
        <w:r>
          <w:t>a</w:t>
        </w:r>
      </w:ins>
      <w:r w:rsidR="00A75F59">
        <w:t>jouter un</w:t>
      </w:r>
      <w:del w:id="6242" w:author="Alexandre Blin" w:date="2015-08-10T12:13:00Z">
        <w:r w:rsidR="00A75F59" w:rsidDel="00F55867">
          <w:delText>e</w:delText>
        </w:r>
      </w:del>
      <w:r w:rsidR="00A75F59">
        <w:t xml:space="preserve"> pin en donnée membre</w:t>
      </w:r>
    </w:p>
    <w:p w:rsidR="00B550B2" w:rsidRDefault="004D7EE5" w:rsidP="00B550B2">
      <w:pPr>
        <w:rPr>
          <w:ins w:id="6243" w:author="ghislain.aine" w:date="2015-11-03T14:36:00Z"/>
        </w:rPr>
      </w:pPr>
      <w:ins w:id="6244" w:author="ghislain.aine" w:date="2015-11-03T14:36:00Z">
        <w:r w:rsidR="00A43A6B">
          <w:pict>
            <v:shape id="_x0000_s110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5;mso-fit-shape-to-text:t">
                <w:txbxContent>
                  <w:p w:rsidR="00AC30F5" w:rsidRPr="00E71FE0" w:rsidRDefault="00AC30F5" w:rsidP="00B550B2">
                    <w:pPr>
                      <w:rPr>
                        <w:lang w:val="en-US"/>
                      </w:rPr>
                    </w:pPr>
                    <w:proofErr w:type="spellStart"/>
                    <w:ins w:id="6245" w:author="ghislain.aine" w:date="2015-11-03T14:36:00Z">
                      <w:r>
                        <w:rPr>
                          <w:rFonts w:ascii="Consolas" w:hAnsi="Consolas" w:cs="Consolas"/>
                          <w:color w:val="216F85"/>
                          <w:sz w:val="19"/>
                          <w:szCs w:val="19"/>
                          <w:highlight w:val="white"/>
                        </w:rPr>
                        <w:t>SwPin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80"/>
                          <w:sz w:val="19"/>
                          <w:szCs w:val="19"/>
                          <w:highlight w:val="white"/>
                        </w:rPr>
                        <w:t>_pin</w:t>
                      </w:r>
                      <w:proofErr w:type="spellEnd"/>
                      <w:r>
                        <w:rPr>
                          <w:rFonts w:ascii="Consolas" w:hAnsi="Consolas" w:cs="Consolas"/>
                          <w:color w:val="000000"/>
                          <w:sz w:val="19"/>
                          <w:szCs w:val="19"/>
                          <w:highlight w:val="white"/>
                        </w:rPr>
                        <w:t>;</w:t>
                      </w:r>
                    </w:ins>
                    <w:del w:id="6246" w:author="ghislain.aine" w:date="2015-11-03T14:36:00Z">
                      <w:r w:rsidRPr="004D7EE5">
                        <w:rPr>
                          <w:rFonts w:ascii="Consolas" w:hAnsi="Consolas" w:cs="Consolas"/>
                          <w:color w:val="0000FF"/>
                          <w:sz w:val="19"/>
                          <w:szCs w:val="19"/>
                          <w:highlight w:val="white"/>
                          <w:lang w:val="en-US"/>
                          <w:rPrChange w:id="6247" w:author="ghislain.aine" w:date="2015-11-03T14:36:00Z">
                            <w:rPr>
                              <w:rFonts w:ascii="Consolas" w:hAnsi="Consolas" w:cs="Consolas"/>
                              <w:color w:val="0000FF"/>
                              <w:sz w:val="19"/>
                              <w:szCs w:val="19"/>
                              <w:highlight w:val="white"/>
                            </w:rPr>
                          </w:rPrChange>
                        </w:rPr>
                        <w:delText>#define</w:delText>
                      </w:r>
                      <w:r w:rsidRPr="004D7EE5">
                        <w:rPr>
                          <w:rFonts w:ascii="Consolas" w:hAnsi="Consolas" w:cs="Consolas"/>
                          <w:color w:val="000000"/>
                          <w:sz w:val="19"/>
                          <w:szCs w:val="19"/>
                          <w:highlight w:val="white"/>
                          <w:lang w:val="en-US"/>
                          <w:rPrChange w:id="6248" w:author="ghislain.aine" w:date="2015-11-03T14:36:00Z">
                            <w:rPr>
                              <w:rFonts w:ascii="Consolas" w:hAnsi="Consolas" w:cs="Consolas"/>
                              <w:color w:val="000000"/>
                              <w:sz w:val="19"/>
                              <w:szCs w:val="19"/>
                              <w:highlight w:val="white"/>
                            </w:rPr>
                          </w:rPrChange>
                        </w:rPr>
                        <w:delText xml:space="preserve"> </w:delText>
                      </w:r>
                      <w:r w:rsidRPr="004D7EE5">
                        <w:rPr>
                          <w:rFonts w:ascii="Consolas" w:hAnsi="Consolas" w:cs="Consolas"/>
                          <w:color w:val="6F008A"/>
                          <w:sz w:val="19"/>
                          <w:szCs w:val="19"/>
                          <w:highlight w:val="white"/>
                          <w:lang w:val="en-US"/>
                          <w:rPrChange w:id="6249" w:author="ghislain.aine" w:date="2015-11-03T14:36:00Z">
                            <w:rPr>
                              <w:rFonts w:ascii="Consolas" w:hAnsi="Consolas" w:cs="Consolas"/>
                              <w:color w:val="6F008A"/>
                              <w:sz w:val="19"/>
                              <w:szCs w:val="19"/>
                              <w:highlight w:val="white"/>
                            </w:rPr>
                          </w:rPrChange>
                        </w:rPr>
                        <w:delText>DEMO_DATA_TYPE</w:delText>
                      </w:r>
                      <w:r w:rsidRPr="004D7EE5">
                        <w:rPr>
                          <w:rFonts w:ascii="Consolas" w:hAnsi="Consolas" w:cs="Consolas"/>
                          <w:color w:val="000000"/>
                          <w:sz w:val="19"/>
                          <w:szCs w:val="19"/>
                          <w:highlight w:val="white"/>
                          <w:lang w:val="en-US"/>
                          <w:rPrChange w:id="6250" w:author="ghislain.aine" w:date="2015-11-03T14:36:00Z">
                            <w:rPr>
                              <w:rFonts w:ascii="Consolas" w:hAnsi="Consolas" w:cs="Consolas"/>
                              <w:color w:val="000000"/>
                              <w:sz w:val="19"/>
                              <w:szCs w:val="19"/>
                              <w:highlight w:val="white"/>
                            </w:rPr>
                          </w:rPrChange>
                        </w:rPr>
                        <w:delText xml:space="preserve"> </w:delText>
                      </w:r>
                      <w:r w:rsidRPr="004D7EE5">
                        <w:rPr>
                          <w:rFonts w:ascii="Consolas" w:hAnsi="Consolas" w:cs="Consolas"/>
                          <w:color w:val="A31515"/>
                          <w:sz w:val="19"/>
                          <w:szCs w:val="19"/>
                          <w:highlight w:val="white"/>
                          <w:lang w:val="en-US"/>
                          <w:rPrChange w:id="6251" w:author="ghislain.aine" w:date="2015-11-03T14:36:00Z">
                            <w:rPr>
                              <w:rFonts w:ascii="Consolas" w:hAnsi="Consolas" w:cs="Consolas"/>
                              <w:color w:val="A31515"/>
                              <w:sz w:val="19"/>
                              <w:szCs w:val="19"/>
                              <w:highlight w:val="white"/>
                            </w:rPr>
                          </w:rPrChange>
                        </w:rPr>
                        <w:delText>"DemoData"</w:delText>
                      </w:r>
                    </w:del>
                  </w:p>
                </w:txbxContent>
              </v:textbox>
              <w10:wrap type="none"/>
              <w10:anchorlock/>
            </v:shape>
          </w:pict>
        </w:r>
      </w:ins>
    </w:p>
    <w:p w:rsidR="00A43A6B" w:rsidRDefault="00A43A6B">
      <w:pPr>
        <w:rPr>
          <w:del w:id="6252" w:author="ghislain.aine" w:date="2015-11-03T14:36:00Z"/>
        </w:rPr>
        <w:pPrChange w:id="6253" w:author="ghislain.aine" w:date="2015-11-03T14:36:00Z">
          <w:pPr>
            <w:pStyle w:val="Paragraphedeliste"/>
            <w:numPr>
              <w:numId w:val="30"/>
            </w:numPr>
            <w:ind w:hanging="360"/>
          </w:pPr>
        </w:pPrChange>
      </w:pPr>
    </w:p>
    <w:p w:rsidR="00A75F59" w:rsidDel="00B550B2" w:rsidRDefault="00A75F59" w:rsidP="00781A32">
      <w:pPr>
        <w:pStyle w:val="Code"/>
        <w:rPr>
          <w:del w:id="6254" w:author="ghislain.aine" w:date="2015-11-03T14:36:00Z"/>
        </w:rPr>
      </w:pPr>
      <w:del w:id="6255" w:author="ghislain.aine" w:date="2015-11-03T14:36:00Z">
        <w:r w:rsidRPr="00142492" w:rsidDel="00B550B2">
          <w:rPr>
            <w:noProof/>
          </w:rPr>
          <w:delText>SwPin * _pin;</w:delText>
        </w:r>
      </w:del>
    </w:p>
    <w:p w:rsidR="00D16A8E" w:rsidRDefault="00A75F59" w:rsidP="00C05090">
      <w:pPr>
        <w:pStyle w:val="Paragraphedeliste"/>
        <w:numPr>
          <w:ilvl w:val="0"/>
          <w:numId w:val="29"/>
        </w:numPr>
        <w:rPr>
          <w:ins w:id="6256" w:author="Camille VACCALUT" w:date="2015-12-07T17:26:00Z"/>
        </w:rPr>
      </w:pPr>
      <w:r>
        <w:t>Dans le constructeur, activer le service de pin (chercher la méthode dans l'</w:t>
      </w:r>
      <w:proofErr w:type="spellStart"/>
      <w:r>
        <w:t>AssistedComponent</w:t>
      </w:r>
      <w:proofErr w:type="spellEnd"/>
      <w:r>
        <w:t xml:space="preserve">). </w:t>
      </w:r>
    </w:p>
    <w:p w:rsidR="00A75F59" w:rsidDel="00D16A8E" w:rsidRDefault="00A75F59" w:rsidP="00E4115C">
      <w:pPr>
        <w:pStyle w:val="Paragraphedeliste"/>
        <w:numPr>
          <w:ilvl w:val="0"/>
          <w:numId w:val="31"/>
        </w:numPr>
        <w:rPr>
          <w:del w:id="6257" w:author="Camille VACCALUT" w:date="2015-12-07T17:26:00Z"/>
        </w:rPr>
      </w:pPr>
      <w:del w:id="6258" w:author="Camille VACCALUT" w:date="2015-12-07T17:26:00Z">
        <w:r w:rsidDel="00D16A8E">
          <w:delText>L</w:delText>
        </w:r>
        <w:r w:rsidR="00466D05" w:rsidDel="00D16A8E">
          <w:delText>e supprimer dans le destructeur</w:delText>
        </w:r>
      </w:del>
      <w:ins w:id="6259" w:author="ghislain.aine" w:date="2015-11-03T14:36:00Z">
        <w:del w:id="6260" w:author="Camille VACCALUT" w:date="2015-12-07T17:26:00Z">
          <w:r w:rsidR="00B550B2" w:rsidDel="00D16A8E">
            <w:delText>.</w:delText>
          </w:r>
        </w:del>
      </w:ins>
    </w:p>
    <w:p w:rsidR="00C05090" w:rsidRDefault="00A75F59" w:rsidP="00C05090">
      <w:pPr>
        <w:pStyle w:val="Paragraphedeliste"/>
        <w:numPr>
          <w:ilvl w:val="0"/>
          <w:numId w:val="29"/>
        </w:numPr>
        <w:rPr>
          <w:ins w:id="6261" w:author="ghislain.aine" w:date="2015-11-04T17:58:00Z"/>
        </w:rPr>
      </w:pPr>
      <w:r>
        <w:t>Enregistrer l</w:t>
      </w:r>
      <w:ins w:id="6262" w:author="Alexandre Blin" w:date="2015-08-10T16:05:00Z">
        <w:r w:rsidR="00770728">
          <w:t>e</w:t>
        </w:r>
      </w:ins>
      <w:del w:id="6263" w:author="Alexandre Blin" w:date="2015-08-10T16:05:00Z">
        <w:r w:rsidDel="00770728">
          <w:delText>a</w:delText>
        </w:r>
      </w:del>
      <w:r>
        <w:t xml:space="preserve"> pin dans l'initialisation</w:t>
      </w:r>
      <w:ins w:id="6264" w:author="ghislain.aine" w:date="2015-11-04T17:58:00Z">
        <w:r w:rsidR="00C05090">
          <w:t>.</w:t>
        </w:r>
        <w:r w:rsidR="00C05090" w:rsidRPr="00C05090">
          <w:t xml:space="preserve"> </w:t>
        </w:r>
      </w:ins>
    </w:p>
    <w:p w:rsidR="00C05090" w:rsidRDefault="00C05090" w:rsidP="00C05090">
      <w:pPr>
        <w:pStyle w:val="Paragraphedeliste"/>
        <w:numPr>
          <w:ilvl w:val="0"/>
          <w:numId w:val="29"/>
        </w:numPr>
        <w:rPr>
          <w:ins w:id="6265" w:author="ghislain.aine" w:date="2015-11-04T17:58:00Z"/>
        </w:rPr>
      </w:pPr>
      <w:ins w:id="6266" w:author="ghislain.aine" w:date="2015-11-04T17:58:00Z">
        <w:r>
          <w:t>Crée</w:t>
        </w:r>
      </w:ins>
      <w:ins w:id="6267" w:author="ghislain.aine" w:date="2015-11-05T09:28:00Z">
        <w:r w:rsidR="00E17FB3">
          <w:t>r</w:t>
        </w:r>
      </w:ins>
      <w:ins w:id="6268" w:author="ghislain.aine" w:date="2015-11-04T17:58:00Z">
        <w:r>
          <w:t xml:space="preserve"> un</w:t>
        </w:r>
      </w:ins>
      <w:ins w:id="6269" w:author="ghislain.aine" w:date="2015-11-05T09:28:00Z">
        <w:r w:rsidR="00E17FB3">
          <w:t>e</w:t>
        </w:r>
      </w:ins>
      <w:ins w:id="6270" w:author="Camille VACCALUT" w:date="2015-12-08T13:59:00Z">
        <w:r w:rsidR="00AC6FAC">
          <w:t xml:space="preserve"> </w:t>
        </w:r>
      </w:ins>
      <w:ins w:id="6271" w:author="ghislain.aine" w:date="2015-11-04T17:58:00Z">
        <w:del w:id="6272" w:author="Camille VACCALUT" w:date="2015-12-08T13:59:00Z">
          <w:r w:rsidDel="00AC6FAC">
            <w:delText xml:space="preserve"> petite </w:delText>
          </w:r>
        </w:del>
        <w:r>
          <w:t xml:space="preserve">méthode privée </w:t>
        </w:r>
      </w:ins>
      <w:ins w:id="6273" w:author="ghislain.aine" w:date="2015-11-05T09:29:00Z">
        <w:r w:rsidR="00E17FB3">
          <w:t xml:space="preserve">qui génère un objet de type </w:t>
        </w:r>
        <w:proofErr w:type="spellStart"/>
        <w:r w:rsidR="00E17FB3">
          <w:t>IterationData</w:t>
        </w:r>
        <w:proofErr w:type="spellEnd"/>
        <w:r w:rsidR="00E17FB3">
          <w:t>, et l'envoi</w:t>
        </w:r>
      </w:ins>
      <w:ins w:id="6274" w:author="Camille VACCALUT" w:date="2015-12-08T13:59:00Z">
        <w:r w:rsidR="00140DC8">
          <w:t>e</w:t>
        </w:r>
      </w:ins>
      <w:ins w:id="6275" w:author="ghislain.aine" w:date="2015-11-05T09:29:00Z">
        <w:r w:rsidR="00E17FB3">
          <w:t xml:space="preserve"> </w:t>
        </w:r>
      </w:ins>
      <w:ins w:id="6276" w:author="ghislain.aine" w:date="2015-11-04T17:58:00Z">
        <w:r>
          <w:t>sur le pin :</w:t>
        </w:r>
      </w:ins>
    </w:p>
    <w:p w:rsidR="00C05090" w:rsidRDefault="004D7EE5" w:rsidP="00C05090">
      <w:pPr>
        <w:rPr>
          <w:ins w:id="6277" w:author="ghislain.aine" w:date="2015-11-04T17:58:00Z"/>
        </w:rPr>
      </w:pPr>
      <w:ins w:id="6278" w:author="ghislain.aine" w:date="2015-11-04T17:58:00Z">
        <w:r w:rsidR="00A43A6B">
          <w:pict>
            <v:shape id="_x0000_s110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4;mso-fit-shape-to-text:t">
                <w:txbxContent>
                  <w:p w:rsidR="00AC30F5" w:rsidRPr="00C05090" w:rsidRDefault="00AC30F5" w:rsidP="00C05090">
                    <w:pPr>
                      <w:autoSpaceDE w:val="0"/>
                      <w:autoSpaceDN w:val="0"/>
                      <w:adjustRightInd w:val="0"/>
                      <w:jc w:val="left"/>
                      <w:rPr>
                        <w:ins w:id="6279" w:author="ghislain.aine" w:date="2015-11-04T17:58:00Z"/>
                        <w:rFonts w:ascii="Consolas" w:hAnsi="Consolas" w:cs="Consolas"/>
                        <w:color w:val="000000"/>
                        <w:sz w:val="19"/>
                        <w:szCs w:val="19"/>
                        <w:highlight w:val="white"/>
                        <w:lang w:val="en-US"/>
                        <w:rPrChange w:id="6280" w:author="ghislain.aine" w:date="2015-11-04T17:58:00Z">
                          <w:rPr>
                            <w:ins w:id="6281" w:author="ghislain.aine" w:date="2015-11-04T17:58:00Z"/>
                            <w:rFonts w:ascii="Consolas" w:hAnsi="Consolas" w:cs="Consolas"/>
                            <w:color w:val="000000"/>
                            <w:sz w:val="19"/>
                            <w:szCs w:val="19"/>
                            <w:highlight w:val="white"/>
                          </w:rPr>
                        </w:rPrChange>
                      </w:rPr>
                    </w:pPr>
                    <w:ins w:id="6282" w:author="ghislain.aine" w:date="2015-11-04T17:58:00Z">
                      <w:r>
                        <w:rPr>
                          <w:rFonts w:ascii="Consolas" w:hAnsi="Consolas" w:cs="Consolas"/>
                          <w:color w:val="000000"/>
                          <w:sz w:val="19"/>
                          <w:szCs w:val="19"/>
                          <w:highlight w:val="white"/>
                        </w:rPr>
                        <w:tab/>
                      </w:r>
                      <w:r w:rsidRPr="004D7EE5">
                        <w:rPr>
                          <w:rFonts w:ascii="Consolas" w:hAnsi="Consolas" w:cs="Consolas"/>
                          <w:color w:val="0000FF"/>
                          <w:sz w:val="19"/>
                          <w:szCs w:val="19"/>
                          <w:highlight w:val="white"/>
                          <w:lang w:val="en-US"/>
                          <w:rPrChange w:id="6283" w:author="ghislain.aine" w:date="2015-11-04T17:58:00Z">
                            <w:rPr>
                              <w:rFonts w:ascii="Consolas" w:hAnsi="Consolas" w:cs="Consolas"/>
                              <w:color w:val="0000FF"/>
                              <w:sz w:val="19"/>
                              <w:szCs w:val="19"/>
                              <w:highlight w:val="white"/>
                            </w:rPr>
                          </w:rPrChange>
                        </w:rPr>
                        <w:t>void</w:t>
                      </w:r>
                      <w:r w:rsidRPr="004D7EE5">
                        <w:rPr>
                          <w:rFonts w:ascii="Consolas" w:hAnsi="Consolas" w:cs="Consolas"/>
                          <w:color w:val="000000"/>
                          <w:sz w:val="19"/>
                          <w:szCs w:val="19"/>
                          <w:highlight w:val="white"/>
                          <w:lang w:val="en-US"/>
                          <w:rPrChange w:id="6284" w:author="ghislain.aine" w:date="2015-11-04T17:5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285" w:author="ghislain.aine" w:date="2015-11-04T17:58:00Z">
                            <w:rPr>
                              <w:rFonts w:ascii="Consolas" w:hAnsi="Consolas" w:cs="Consolas"/>
                              <w:color w:val="216F85"/>
                              <w:sz w:val="19"/>
                              <w:szCs w:val="19"/>
                              <w:highlight w:val="white"/>
                            </w:rPr>
                          </w:rPrChange>
                        </w:rPr>
                        <w:t>PinComponent</w:t>
                      </w:r>
                      <w:proofErr w:type="spellEnd"/>
                      <w:r w:rsidRPr="004D7EE5">
                        <w:rPr>
                          <w:rFonts w:ascii="Consolas" w:hAnsi="Consolas" w:cs="Consolas"/>
                          <w:color w:val="000000"/>
                          <w:sz w:val="19"/>
                          <w:szCs w:val="19"/>
                          <w:highlight w:val="white"/>
                          <w:lang w:val="en-US"/>
                          <w:rPrChange w:id="6286" w:author="ghislain.aine" w:date="2015-11-04T17:58: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287" w:author="ghislain.aine" w:date="2015-11-04T17:58:00Z">
                            <w:rPr>
                              <w:rFonts w:ascii="Consolas" w:hAnsi="Consolas" w:cs="Consolas"/>
                              <w:color w:val="880000"/>
                              <w:sz w:val="19"/>
                              <w:szCs w:val="19"/>
                              <w:highlight w:val="white"/>
                            </w:rPr>
                          </w:rPrChange>
                        </w:rPr>
                        <w:t>sendDataToPin</w:t>
                      </w:r>
                      <w:proofErr w:type="spellEnd"/>
                      <w:r w:rsidRPr="004D7EE5">
                        <w:rPr>
                          <w:rFonts w:ascii="Consolas" w:hAnsi="Consolas" w:cs="Consolas"/>
                          <w:color w:val="000000"/>
                          <w:sz w:val="19"/>
                          <w:szCs w:val="19"/>
                          <w:highlight w:val="white"/>
                          <w:lang w:val="en-US"/>
                          <w:rPrChange w:id="6288" w:author="ghislain.aine" w:date="2015-11-04T17:58:00Z">
                            <w:rPr>
                              <w:rFonts w:ascii="Consolas" w:hAnsi="Consolas" w:cs="Consolas"/>
                              <w:color w:val="000000"/>
                              <w:sz w:val="19"/>
                              <w:szCs w:val="19"/>
                              <w:highlight w:val="white"/>
                            </w:rPr>
                          </w:rPrChange>
                        </w:rPr>
                        <w:t>()</w:t>
                      </w:r>
                    </w:ins>
                  </w:p>
                  <w:p w:rsidR="00AC30F5" w:rsidRPr="00C05090" w:rsidRDefault="00AC30F5" w:rsidP="00C05090">
                    <w:pPr>
                      <w:autoSpaceDE w:val="0"/>
                      <w:autoSpaceDN w:val="0"/>
                      <w:adjustRightInd w:val="0"/>
                      <w:jc w:val="left"/>
                      <w:rPr>
                        <w:ins w:id="6289" w:author="ghislain.aine" w:date="2015-11-04T17:58:00Z"/>
                        <w:rFonts w:ascii="Consolas" w:hAnsi="Consolas" w:cs="Consolas"/>
                        <w:color w:val="000000"/>
                        <w:sz w:val="19"/>
                        <w:szCs w:val="19"/>
                        <w:highlight w:val="white"/>
                        <w:lang w:val="en-US"/>
                        <w:rPrChange w:id="6290" w:author="ghislain.aine" w:date="2015-11-04T17:58:00Z">
                          <w:rPr>
                            <w:ins w:id="6291" w:author="ghislain.aine" w:date="2015-11-04T17:58:00Z"/>
                            <w:rFonts w:ascii="Consolas" w:hAnsi="Consolas" w:cs="Consolas"/>
                            <w:color w:val="000000"/>
                            <w:sz w:val="19"/>
                            <w:szCs w:val="19"/>
                            <w:highlight w:val="white"/>
                          </w:rPr>
                        </w:rPrChange>
                      </w:rPr>
                    </w:pPr>
                    <w:ins w:id="6292" w:author="ghislain.aine" w:date="2015-11-04T17:58:00Z">
                      <w:r w:rsidRPr="004D7EE5">
                        <w:rPr>
                          <w:rFonts w:ascii="Consolas" w:hAnsi="Consolas" w:cs="Consolas"/>
                          <w:color w:val="000000"/>
                          <w:sz w:val="19"/>
                          <w:szCs w:val="19"/>
                          <w:highlight w:val="white"/>
                          <w:lang w:val="en-US"/>
                          <w:rPrChange w:id="6293" w:author="ghislain.aine" w:date="2015-11-04T17:58:00Z">
                            <w:rPr>
                              <w:rFonts w:ascii="Consolas" w:hAnsi="Consolas" w:cs="Consolas"/>
                              <w:color w:val="000000"/>
                              <w:sz w:val="19"/>
                              <w:szCs w:val="19"/>
                              <w:highlight w:val="white"/>
                            </w:rPr>
                          </w:rPrChange>
                        </w:rPr>
                        <w:tab/>
                        <w:t>{</w:t>
                      </w:r>
                    </w:ins>
                  </w:p>
                  <w:p w:rsidR="00AC30F5" w:rsidRPr="00C05090" w:rsidRDefault="00AC30F5" w:rsidP="00C05090">
                    <w:pPr>
                      <w:autoSpaceDE w:val="0"/>
                      <w:autoSpaceDN w:val="0"/>
                      <w:adjustRightInd w:val="0"/>
                      <w:jc w:val="left"/>
                      <w:rPr>
                        <w:ins w:id="6294" w:author="ghislain.aine" w:date="2015-11-04T17:58:00Z"/>
                        <w:rFonts w:ascii="Consolas" w:hAnsi="Consolas" w:cs="Consolas"/>
                        <w:color w:val="000000"/>
                        <w:sz w:val="19"/>
                        <w:szCs w:val="19"/>
                        <w:highlight w:val="white"/>
                        <w:lang w:val="en-US"/>
                        <w:rPrChange w:id="6295" w:author="ghislain.aine" w:date="2015-11-04T17:58:00Z">
                          <w:rPr>
                            <w:ins w:id="6296" w:author="ghislain.aine" w:date="2015-11-04T17:58:00Z"/>
                            <w:rFonts w:ascii="Consolas" w:hAnsi="Consolas" w:cs="Consolas"/>
                            <w:color w:val="000000"/>
                            <w:sz w:val="19"/>
                            <w:szCs w:val="19"/>
                            <w:highlight w:val="white"/>
                          </w:rPr>
                        </w:rPrChange>
                      </w:rPr>
                    </w:pPr>
                    <w:ins w:id="6297" w:author="ghislain.aine" w:date="2015-11-04T17:58:00Z">
                      <w:r w:rsidRPr="004D7EE5">
                        <w:rPr>
                          <w:rFonts w:ascii="Consolas" w:hAnsi="Consolas" w:cs="Consolas"/>
                          <w:color w:val="000000"/>
                          <w:sz w:val="19"/>
                          <w:szCs w:val="19"/>
                          <w:highlight w:val="white"/>
                          <w:lang w:val="en-US"/>
                          <w:rPrChange w:id="6298" w:author="ghislain.aine" w:date="2015-11-04T17:58: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299" w:author="ghislain.aine" w:date="2015-11-04T17:58: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6300" w:author="ghislain.aine" w:date="2015-11-04T17:58:00Z">
                            <w:rPr>
                              <w:rFonts w:ascii="Consolas" w:hAnsi="Consolas" w:cs="Consolas"/>
                              <w:color w:val="000080"/>
                              <w:sz w:val="19"/>
                              <w:szCs w:val="19"/>
                              <w:highlight w:val="white"/>
                            </w:rPr>
                          </w:rPrChange>
                        </w:rPr>
                        <w:t>_pin</w:t>
                      </w:r>
                      <w:r w:rsidRPr="004D7EE5">
                        <w:rPr>
                          <w:rFonts w:ascii="Consolas" w:hAnsi="Consolas" w:cs="Consolas"/>
                          <w:color w:val="000000"/>
                          <w:sz w:val="19"/>
                          <w:szCs w:val="19"/>
                          <w:highlight w:val="white"/>
                          <w:lang w:val="en-US"/>
                          <w:rPrChange w:id="6301" w:author="ghislain.aine" w:date="2015-11-04T17:58: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6302" w:author="ghislain.aine" w:date="2015-11-04T17:58:00Z">
                            <w:rPr>
                              <w:rFonts w:ascii="Consolas" w:hAnsi="Consolas" w:cs="Consolas"/>
                              <w:color w:val="880000"/>
                              <w:sz w:val="19"/>
                              <w:szCs w:val="19"/>
                              <w:highlight w:val="white"/>
                            </w:rPr>
                          </w:rPrChange>
                        </w:rPr>
                        <w:t>SendData</w:t>
                      </w:r>
                      <w:proofErr w:type="spellEnd"/>
                      <w:r w:rsidRPr="004D7EE5">
                        <w:rPr>
                          <w:rFonts w:ascii="Consolas" w:hAnsi="Consolas" w:cs="Consolas"/>
                          <w:color w:val="000000"/>
                          <w:sz w:val="19"/>
                          <w:szCs w:val="19"/>
                          <w:highlight w:val="white"/>
                          <w:lang w:val="en-US"/>
                          <w:rPrChange w:id="6303" w:author="ghislain.aine" w:date="2015-11-04T17:58:00Z">
                            <w:rPr>
                              <w:rFonts w:ascii="Consolas" w:hAnsi="Consolas" w:cs="Consolas"/>
                              <w:color w:val="000000"/>
                              <w:sz w:val="19"/>
                              <w:szCs w:val="19"/>
                              <w:highlight w:val="white"/>
                            </w:rPr>
                          </w:rPrChange>
                        </w:rPr>
                        <w:t>(</w:t>
                      </w:r>
                      <w:r w:rsidRPr="004D7EE5">
                        <w:rPr>
                          <w:rFonts w:ascii="Consolas" w:hAnsi="Consolas" w:cs="Consolas"/>
                          <w:color w:val="0000FF"/>
                          <w:sz w:val="19"/>
                          <w:szCs w:val="19"/>
                          <w:highlight w:val="white"/>
                          <w:lang w:val="en-US"/>
                          <w:rPrChange w:id="6304" w:author="ghislain.aine" w:date="2015-11-04T17:58:00Z">
                            <w:rPr>
                              <w:rFonts w:ascii="Consolas" w:hAnsi="Consolas" w:cs="Consolas"/>
                              <w:color w:val="0000FF"/>
                              <w:sz w:val="19"/>
                              <w:szCs w:val="19"/>
                              <w:highlight w:val="white"/>
                            </w:rPr>
                          </w:rPrChange>
                        </w:rPr>
                        <w:t>new</w:t>
                      </w:r>
                      <w:r w:rsidRPr="004D7EE5">
                        <w:rPr>
                          <w:rFonts w:ascii="Consolas" w:hAnsi="Consolas" w:cs="Consolas"/>
                          <w:color w:val="000000"/>
                          <w:sz w:val="19"/>
                          <w:szCs w:val="19"/>
                          <w:highlight w:val="white"/>
                          <w:lang w:val="en-US"/>
                          <w:rPrChange w:id="6305" w:author="ghislain.aine" w:date="2015-11-04T17:5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306" w:author="ghislain.aine" w:date="2015-11-04T17:58:00Z">
                            <w:rPr>
                              <w:rFonts w:ascii="Consolas" w:hAnsi="Consolas" w:cs="Consolas"/>
                              <w:color w:val="216F85"/>
                              <w:sz w:val="19"/>
                              <w:szCs w:val="19"/>
                              <w:highlight w:val="white"/>
                            </w:rPr>
                          </w:rPrChange>
                        </w:rPr>
                        <w:t>IterationData</w:t>
                      </w:r>
                      <w:proofErr w:type="spellEnd"/>
                      <w:r w:rsidRPr="004D7EE5">
                        <w:rPr>
                          <w:rFonts w:ascii="Consolas" w:hAnsi="Consolas" w:cs="Consolas"/>
                          <w:color w:val="000000"/>
                          <w:sz w:val="19"/>
                          <w:szCs w:val="19"/>
                          <w:highlight w:val="white"/>
                          <w:lang w:val="en-US"/>
                          <w:rPrChange w:id="6307" w:author="ghislain.aine" w:date="2015-11-04T17:58: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6308" w:author="ghislain.aine" w:date="2015-11-04T17:58:00Z">
                            <w:rPr>
                              <w:rFonts w:ascii="Consolas" w:hAnsi="Consolas" w:cs="Consolas"/>
                              <w:color w:val="000080"/>
                              <w:sz w:val="19"/>
                              <w:szCs w:val="19"/>
                              <w:highlight w:val="white"/>
                            </w:rPr>
                          </w:rPrChange>
                        </w:rPr>
                        <w:t>_step</w:t>
                      </w:r>
                      <w:r w:rsidRPr="004D7EE5">
                        <w:rPr>
                          <w:rFonts w:ascii="Consolas" w:hAnsi="Consolas" w:cs="Consolas"/>
                          <w:color w:val="000000"/>
                          <w:sz w:val="19"/>
                          <w:szCs w:val="19"/>
                          <w:highlight w:val="white"/>
                          <w:lang w:val="en-US"/>
                          <w:rPrChange w:id="6309" w:author="ghislain.aine" w:date="2015-11-04T17:58: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310" w:author="ghislain.aine" w:date="2015-11-04T17:58:00Z">
                            <w:rPr>
                              <w:rFonts w:ascii="Consolas" w:hAnsi="Consolas" w:cs="Consolas"/>
                              <w:color w:val="000080"/>
                              <w:sz w:val="19"/>
                              <w:szCs w:val="19"/>
                              <w:highlight w:val="white"/>
                            </w:rPr>
                          </w:rPrChange>
                        </w:rPr>
                        <w:t>_period</w:t>
                      </w:r>
                      <w:r w:rsidRPr="004D7EE5">
                        <w:rPr>
                          <w:rFonts w:ascii="Consolas" w:hAnsi="Consolas" w:cs="Consolas"/>
                          <w:color w:val="000000"/>
                          <w:sz w:val="19"/>
                          <w:szCs w:val="19"/>
                          <w:highlight w:val="white"/>
                          <w:lang w:val="en-US"/>
                          <w:rPrChange w:id="6311" w:author="ghislain.aine" w:date="2015-11-04T17:58:00Z">
                            <w:rPr>
                              <w:rFonts w:ascii="Consolas" w:hAnsi="Consolas" w:cs="Consolas"/>
                              <w:color w:val="000000"/>
                              <w:sz w:val="19"/>
                              <w:szCs w:val="19"/>
                              <w:highlight w:val="white"/>
                            </w:rPr>
                          </w:rPrChange>
                        </w:rPr>
                        <w:t>));</w:t>
                      </w:r>
                    </w:ins>
                  </w:p>
                  <w:p w:rsidR="00AC30F5" w:rsidRDefault="00AC30F5">
                    <w:pPr>
                      <w:autoSpaceDE w:val="0"/>
                      <w:autoSpaceDN w:val="0"/>
                      <w:adjustRightInd w:val="0"/>
                      <w:jc w:val="left"/>
                      <w:rPr>
                        <w:lang w:val="en-US"/>
                      </w:rPr>
                      <w:pPrChange w:id="6312" w:author="ghislain.aine" w:date="2015-11-04T17:59:00Z">
                        <w:pPr/>
                      </w:pPrChange>
                    </w:pPr>
                    <w:ins w:id="6313" w:author="ghislain.aine" w:date="2015-11-04T17:58:00Z">
                      <w:r w:rsidRPr="004D7EE5">
                        <w:rPr>
                          <w:rFonts w:ascii="Consolas" w:hAnsi="Consolas" w:cs="Consolas"/>
                          <w:color w:val="000000"/>
                          <w:sz w:val="19"/>
                          <w:szCs w:val="19"/>
                          <w:highlight w:val="white"/>
                          <w:lang w:val="en-US"/>
                          <w:rPrChange w:id="6314" w:author="ghislain.aine" w:date="2015-11-04T17:58:00Z">
                            <w:rPr>
                              <w:rFonts w:ascii="Consolas" w:hAnsi="Consolas" w:cs="Consolas"/>
                              <w:color w:val="000000"/>
                              <w:sz w:val="19"/>
                              <w:szCs w:val="19"/>
                              <w:highlight w:val="white"/>
                            </w:rPr>
                          </w:rPrChange>
                        </w:rPr>
                        <w:tab/>
                      </w:r>
                      <w:r>
                        <w:rPr>
                          <w:rFonts w:ascii="Consolas" w:hAnsi="Consolas" w:cs="Consolas"/>
                          <w:color w:val="000000"/>
                          <w:sz w:val="19"/>
                          <w:szCs w:val="19"/>
                          <w:highlight w:val="white"/>
                        </w:rPr>
                        <w:t>}</w:t>
                      </w:r>
                    </w:ins>
                    <w:del w:id="6315" w:author="ghislain.aine" w:date="2015-11-04T17:58:00Z">
                      <w:r w:rsidDel="00C05090">
                        <w:rPr>
                          <w:rFonts w:ascii="Consolas" w:hAnsi="Consolas" w:cs="Consolas"/>
                          <w:color w:val="216F85"/>
                          <w:sz w:val="19"/>
                          <w:szCs w:val="19"/>
                          <w:highlight w:val="white"/>
                        </w:rPr>
                        <w:delText>SwPin</w:delText>
                      </w:r>
                      <w:r w:rsidDel="00C05090">
                        <w:rPr>
                          <w:rFonts w:ascii="Consolas" w:hAnsi="Consolas" w:cs="Consolas"/>
                          <w:color w:val="000000"/>
                          <w:sz w:val="19"/>
                          <w:szCs w:val="19"/>
                          <w:highlight w:val="white"/>
                        </w:rPr>
                        <w:delText xml:space="preserve">* </w:delText>
                      </w:r>
                      <w:r w:rsidDel="00C05090">
                        <w:rPr>
                          <w:rFonts w:ascii="Consolas" w:hAnsi="Consolas" w:cs="Consolas"/>
                          <w:color w:val="000080"/>
                          <w:sz w:val="19"/>
                          <w:szCs w:val="19"/>
                          <w:highlight w:val="white"/>
                        </w:rPr>
                        <w:delText>_pin</w:delText>
                      </w:r>
                      <w:r w:rsidDel="00C05090">
                        <w:rPr>
                          <w:rFonts w:ascii="Consolas" w:hAnsi="Consolas" w:cs="Consolas"/>
                          <w:color w:val="000000"/>
                          <w:sz w:val="19"/>
                          <w:szCs w:val="19"/>
                          <w:highlight w:val="white"/>
                        </w:rPr>
                        <w:delText>;</w:delText>
                      </w:r>
                    </w:del>
                  </w:p>
                </w:txbxContent>
              </v:textbox>
              <w10:wrap type="none"/>
              <w10:anchorlock/>
            </v:shape>
          </w:pict>
        </w:r>
      </w:ins>
    </w:p>
    <w:p w:rsidR="00C05090" w:rsidDel="00C05090" w:rsidRDefault="00C05090" w:rsidP="00E4115C">
      <w:pPr>
        <w:pStyle w:val="Paragraphedeliste"/>
        <w:numPr>
          <w:ilvl w:val="0"/>
          <w:numId w:val="31"/>
        </w:numPr>
        <w:rPr>
          <w:del w:id="6316" w:author="ghislain.aine" w:date="2015-11-04T17:58:00Z"/>
        </w:rPr>
      </w:pPr>
    </w:p>
    <w:p w:rsidR="00B550B2" w:rsidRDefault="00A75F59" w:rsidP="00B550B2">
      <w:pPr>
        <w:pStyle w:val="Paragraphedeliste"/>
        <w:numPr>
          <w:ilvl w:val="0"/>
          <w:numId w:val="29"/>
        </w:numPr>
        <w:rPr>
          <w:ins w:id="6317" w:author="ghislain.aine" w:date="2015-11-03T14:38:00Z"/>
        </w:rPr>
      </w:pPr>
      <w:r>
        <w:t>Dans les mutateurs</w:t>
      </w:r>
      <w:r w:rsidR="00DE6450">
        <w:t xml:space="preserve">, </w:t>
      </w:r>
      <w:ins w:id="6318" w:author="ghislain.aine" w:date="2015-11-05T09:29:00Z">
        <w:r w:rsidR="00E17FB3">
          <w:t>utiliser cette méthode pour envoyer les nouvelles données :</w:t>
        </w:r>
      </w:ins>
      <w:del w:id="6319" w:author="ghislain.aine" w:date="2015-11-05T09:29:00Z">
        <w:r w:rsidR="00DE6450" w:rsidDel="00E17FB3">
          <w:delText xml:space="preserve">créer une donnée de type </w:delText>
        </w:r>
      </w:del>
      <w:del w:id="6320" w:author="ghislain.aine" w:date="2015-11-05T09:28:00Z">
        <w:r w:rsidR="00DE6450" w:rsidDel="00E17FB3">
          <w:delText>"</w:delText>
        </w:r>
      </w:del>
      <w:del w:id="6321" w:author="ghislain.aine" w:date="2015-11-04T17:55:00Z">
        <w:r w:rsidR="00DE6450" w:rsidDel="003742EB">
          <w:delText>DemoData</w:delText>
        </w:r>
      </w:del>
      <w:del w:id="6322" w:author="ghislain.aine" w:date="2015-11-05T09:28:00Z">
        <w:r w:rsidR="00DE6450" w:rsidDel="00E17FB3">
          <w:delText>"</w:delText>
        </w:r>
      </w:del>
      <w:del w:id="6323" w:author="ghislain.aine" w:date="2015-11-05T09:29:00Z">
        <w:r w:rsidR="00DE6450" w:rsidDel="00E17FB3">
          <w:delText>, et l'envoyer sur l</w:delText>
        </w:r>
      </w:del>
      <w:ins w:id="6324" w:author="Alexandre Blin" w:date="2015-08-10T16:16:00Z">
        <w:del w:id="6325" w:author="ghislain.aine" w:date="2015-11-05T09:29:00Z">
          <w:r w:rsidR="004B209D" w:rsidDel="00E17FB3">
            <w:delText>e</w:delText>
          </w:r>
        </w:del>
      </w:ins>
      <w:del w:id="6326" w:author="ghislain.aine" w:date="2015-11-05T09:29:00Z">
        <w:r w:rsidR="00DE6450" w:rsidDel="00E17FB3">
          <w:delText xml:space="preserve">a pin avec la fonction </w:delText>
        </w:r>
      </w:del>
      <w:del w:id="6327" w:author="ghislain.aine" w:date="2015-11-05T09:28:00Z">
        <w:r w:rsidR="00DE6450" w:rsidDel="00E17FB3">
          <w:delText>"</w:delText>
        </w:r>
      </w:del>
      <w:del w:id="6328" w:author="ghislain.aine" w:date="2015-11-05T09:29:00Z">
        <w:r w:rsidR="00DE6450" w:rsidDel="00E17FB3">
          <w:delText>SendData</w:delText>
        </w:r>
      </w:del>
      <w:del w:id="6329" w:author="ghislain.aine" w:date="2015-11-05T09:28:00Z">
        <w:r w:rsidR="00DE6450" w:rsidDel="00E17FB3">
          <w:delText>"</w:delText>
        </w:r>
      </w:del>
    </w:p>
    <w:p w:rsidR="00B550B2" w:rsidRDefault="004D7EE5" w:rsidP="00B550B2">
      <w:pPr>
        <w:rPr>
          <w:ins w:id="6330" w:author="ghislain.aine" w:date="2015-11-03T14:38:00Z"/>
        </w:rPr>
      </w:pPr>
      <w:ins w:id="6331" w:author="ghislain.aine" w:date="2015-11-03T14:38:00Z">
        <w:r w:rsidR="00A43A6B">
          <w:pict>
            <v:shape id="_x0000_s110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3;mso-fit-shape-to-text:t">
                <w:txbxContent>
                  <w:p w:rsidR="00AC30F5" w:rsidRPr="00C05090" w:rsidRDefault="00AC30F5" w:rsidP="00C05090">
                    <w:pPr>
                      <w:autoSpaceDE w:val="0"/>
                      <w:autoSpaceDN w:val="0"/>
                      <w:adjustRightInd w:val="0"/>
                      <w:jc w:val="left"/>
                      <w:rPr>
                        <w:ins w:id="6332" w:author="ghislain.aine" w:date="2015-11-04T17:59:00Z"/>
                        <w:rFonts w:ascii="Consolas" w:hAnsi="Consolas" w:cs="Consolas"/>
                        <w:color w:val="000000"/>
                        <w:sz w:val="19"/>
                        <w:szCs w:val="19"/>
                        <w:highlight w:val="white"/>
                        <w:lang w:val="en-US"/>
                        <w:rPrChange w:id="6333" w:author="ghislain.aine" w:date="2015-11-04T17:59:00Z">
                          <w:rPr>
                            <w:ins w:id="6334" w:author="ghislain.aine" w:date="2015-11-04T17:59:00Z"/>
                            <w:rFonts w:ascii="Consolas" w:hAnsi="Consolas" w:cs="Consolas"/>
                            <w:color w:val="000000"/>
                            <w:sz w:val="19"/>
                            <w:szCs w:val="19"/>
                            <w:highlight w:val="white"/>
                          </w:rPr>
                        </w:rPrChange>
                      </w:rPr>
                    </w:pPr>
                    <w:ins w:id="6335" w:author="ghislain.aine" w:date="2015-11-04T17:59:00Z">
                      <w:r>
                        <w:rPr>
                          <w:rFonts w:ascii="Consolas" w:hAnsi="Consolas" w:cs="Consolas"/>
                          <w:color w:val="0000FF"/>
                          <w:sz w:val="19"/>
                          <w:szCs w:val="19"/>
                          <w:highlight w:val="white"/>
                          <w:lang w:val="en-US"/>
                        </w:rPr>
                        <w:t>v</w:t>
                      </w:r>
                      <w:r w:rsidRPr="004D7EE5">
                        <w:rPr>
                          <w:rFonts w:ascii="Consolas" w:hAnsi="Consolas" w:cs="Consolas"/>
                          <w:color w:val="0000FF"/>
                          <w:sz w:val="19"/>
                          <w:szCs w:val="19"/>
                          <w:highlight w:val="white"/>
                          <w:lang w:val="en-US"/>
                          <w:rPrChange w:id="6336" w:author="ghislain.aine" w:date="2015-11-04T17:59:00Z">
                            <w:rPr>
                              <w:rFonts w:ascii="Consolas" w:hAnsi="Consolas" w:cs="Consolas"/>
                              <w:color w:val="0000FF"/>
                              <w:sz w:val="19"/>
                              <w:szCs w:val="19"/>
                              <w:highlight w:val="white"/>
                            </w:rPr>
                          </w:rPrChange>
                        </w:rPr>
                        <w:t>oid</w:t>
                      </w:r>
                      <w:r w:rsidRPr="004D7EE5">
                        <w:rPr>
                          <w:rFonts w:ascii="Consolas" w:hAnsi="Consolas" w:cs="Consolas"/>
                          <w:color w:val="000000"/>
                          <w:sz w:val="19"/>
                          <w:szCs w:val="19"/>
                          <w:highlight w:val="white"/>
                          <w:lang w:val="en-US"/>
                          <w:rPrChange w:id="6337" w:author="ghislain.aine" w:date="2015-11-04T17:59: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338" w:author="ghislain.aine" w:date="2015-11-04T17:59:00Z">
                            <w:rPr>
                              <w:rFonts w:ascii="Consolas" w:hAnsi="Consolas" w:cs="Consolas"/>
                              <w:color w:val="216F85"/>
                              <w:sz w:val="19"/>
                              <w:szCs w:val="19"/>
                              <w:highlight w:val="white"/>
                            </w:rPr>
                          </w:rPrChange>
                        </w:rPr>
                        <w:t>PinComponent</w:t>
                      </w:r>
                      <w:proofErr w:type="spellEnd"/>
                      <w:r w:rsidRPr="004D7EE5">
                        <w:rPr>
                          <w:rFonts w:ascii="Consolas" w:hAnsi="Consolas" w:cs="Consolas"/>
                          <w:color w:val="000000"/>
                          <w:sz w:val="19"/>
                          <w:szCs w:val="19"/>
                          <w:highlight w:val="white"/>
                          <w:lang w:val="en-US"/>
                          <w:rPrChange w:id="6339" w:author="ghislain.aine" w:date="2015-11-04T17:59: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340" w:author="ghislain.aine" w:date="2015-11-04T17:59:00Z">
                            <w:rPr>
                              <w:rFonts w:ascii="Consolas" w:hAnsi="Consolas" w:cs="Consolas"/>
                              <w:color w:val="880000"/>
                              <w:sz w:val="19"/>
                              <w:szCs w:val="19"/>
                              <w:highlight w:val="white"/>
                            </w:rPr>
                          </w:rPrChange>
                        </w:rPr>
                        <w:t>setStep</w:t>
                      </w:r>
                      <w:proofErr w:type="spellEnd"/>
                      <w:r w:rsidRPr="004D7EE5">
                        <w:rPr>
                          <w:rFonts w:ascii="Consolas" w:hAnsi="Consolas" w:cs="Consolas"/>
                          <w:color w:val="000000"/>
                          <w:sz w:val="19"/>
                          <w:szCs w:val="19"/>
                          <w:highlight w:val="white"/>
                          <w:lang w:val="en-US"/>
                          <w:rPrChange w:id="6341" w:author="ghislain.aine" w:date="2015-11-04T17:59:00Z">
                            <w:rPr>
                              <w:rFonts w:ascii="Consolas" w:hAnsi="Consolas" w:cs="Consolas"/>
                              <w:color w:val="000000"/>
                              <w:sz w:val="19"/>
                              <w:szCs w:val="19"/>
                              <w:highlight w:val="white"/>
                            </w:rPr>
                          </w:rPrChange>
                        </w:rPr>
                        <w:t>(</w:t>
                      </w:r>
                      <w:proofErr w:type="spellStart"/>
                      <w:r w:rsidRPr="004D7EE5">
                        <w:rPr>
                          <w:rFonts w:ascii="Consolas" w:hAnsi="Consolas" w:cs="Consolas"/>
                          <w:color w:val="0000FF"/>
                          <w:sz w:val="19"/>
                          <w:szCs w:val="19"/>
                          <w:highlight w:val="white"/>
                          <w:lang w:val="en-US"/>
                          <w:rPrChange w:id="6342" w:author="ghislain.aine" w:date="2015-11-04T17:59:00Z">
                            <w:rPr>
                              <w:rFonts w:ascii="Consolas" w:hAnsi="Consolas" w:cs="Consolas"/>
                              <w:color w:val="0000FF"/>
                              <w:sz w:val="19"/>
                              <w:szCs w:val="19"/>
                              <w:highlight w:val="white"/>
                            </w:rPr>
                          </w:rPrChange>
                        </w:rPr>
                        <w:t>int</w:t>
                      </w:r>
                      <w:proofErr w:type="spellEnd"/>
                      <w:r w:rsidRPr="004D7EE5">
                        <w:rPr>
                          <w:rFonts w:ascii="Consolas" w:hAnsi="Consolas" w:cs="Consolas"/>
                          <w:color w:val="000000"/>
                          <w:sz w:val="19"/>
                          <w:szCs w:val="19"/>
                          <w:highlight w:val="white"/>
                          <w:lang w:val="en-US"/>
                          <w:rPrChange w:id="6343" w:author="ghislain.aine" w:date="2015-11-04T17:59: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344" w:author="ghislain.aine" w:date="2015-11-04T17:59:00Z">
                            <w:rPr>
                              <w:rFonts w:ascii="Consolas" w:hAnsi="Consolas" w:cs="Consolas"/>
                              <w:color w:val="000080"/>
                              <w:sz w:val="19"/>
                              <w:szCs w:val="19"/>
                              <w:highlight w:val="white"/>
                            </w:rPr>
                          </w:rPrChange>
                        </w:rPr>
                        <w:t>step</w:t>
                      </w:r>
                      <w:r w:rsidRPr="004D7EE5">
                        <w:rPr>
                          <w:rFonts w:ascii="Consolas" w:hAnsi="Consolas" w:cs="Consolas"/>
                          <w:color w:val="000000"/>
                          <w:sz w:val="19"/>
                          <w:szCs w:val="19"/>
                          <w:highlight w:val="white"/>
                          <w:lang w:val="en-US"/>
                          <w:rPrChange w:id="6345" w:author="ghislain.aine" w:date="2015-11-04T17:59:00Z">
                            <w:rPr>
                              <w:rFonts w:ascii="Consolas" w:hAnsi="Consolas" w:cs="Consolas"/>
                              <w:color w:val="000000"/>
                              <w:sz w:val="19"/>
                              <w:szCs w:val="19"/>
                              <w:highlight w:val="white"/>
                            </w:rPr>
                          </w:rPrChange>
                        </w:rPr>
                        <w:t>)</w:t>
                      </w:r>
                    </w:ins>
                  </w:p>
                  <w:p w:rsidR="00AC30F5" w:rsidRDefault="00AC30F5" w:rsidP="00C05090">
                    <w:pPr>
                      <w:autoSpaceDE w:val="0"/>
                      <w:autoSpaceDN w:val="0"/>
                      <w:adjustRightInd w:val="0"/>
                      <w:jc w:val="left"/>
                      <w:rPr>
                        <w:ins w:id="6346" w:author="ghislain.aine" w:date="2015-11-04T17:59:00Z"/>
                        <w:rFonts w:ascii="Consolas" w:hAnsi="Consolas" w:cs="Consolas"/>
                        <w:color w:val="000000"/>
                        <w:sz w:val="19"/>
                        <w:szCs w:val="19"/>
                        <w:highlight w:val="white"/>
                      </w:rPr>
                    </w:pPr>
                    <w:ins w:id="6347" w:author="ghislain.aine" w:date="2015-11-04T17:59:00Z">
                      <w:r>
                        <w:rPr>
                          <w:rFonts w:ascii="Consolas" w:hAnsi="Consolas" w:cs="Consolas"/>
                          <w:color w:val="000000"/>
                          <w:sz w:val="19"/>
                          <w:szCs w:val="19"/>
                          <w:highlight w:val="white"/>
                        </w:rPr>
                        <w:t>{</w:t>
                      </w:r>
                    </w:ins>
                  </w:p>
                  <w:p w:rsidR="00AC30F5" w:rsidRDefault="00AC30F5" w:rsidP="00C05090">
                    <w:pPr>
                      <w:autoSpaceDE w:val="0"/>
                      <w:autoSpaceDN w:val="0"/>
                      <w:adjustRightInd w:val="0"/>
                      <w:jc w:val="left"/>
                      <w:rPr>
                        <w:ins w:id="6348" w:author="ghislain.aine" w:date="2015-11-04T17:59:00Z"/>
                        <w:rFonts w:ascii="Consolas" w:hAnsi="Consolas" w:cs="Consolas"/>
                        <w:color w:val="000000"/>
                        <w:sz w:val="19"/>
                        <w:szCs w:val="19"/>
                        <w:highlight w:val="white"/>
                      </w:rPr>
                    </w:pPr>
                    <w:ins w:id="6349" w:author="ghislain.aine" w:date="2015-11-04T17:59:00Z">
                      <w:r>
                        <w:rPr>
                          <w:rFonts w:ascii="Consolas" w:hAnsi="Consolas" w:cs="Consolas"/>
                          <w:color w:val="000000"/>
                          <w:sz w:val="19"/>
                          <w:szCs w:val="19"/>
                          <w:highlight w:val="white"/>
                        </w:rPr>
                        <w:tab/>
                      </w:r>
                      <w:proofErr w:type="spellStart"/>
                      <w:r>
                        <w:rPr>
                          <w:rFonts w:ascii="Consolas" w:hAnsi="Consolas" w:cs="Consolas"/>
                          <w:color w:val="000080"/>
                          <w:sz w:val="19"/>
                          <w:szCs w:val="19"/>
                          <w:highlight w:val="white"/>
                        </w:rPr>
                        <w:t>_step</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80"/>
                          <w:sz w:val="19"/>
                          <w:szCs w:val="19"/>
                          <w:highlight w:val="white"/>
                        </w:rPr>
                        <w:t>step</w:t>
                      </w:r>
                      <w:proofErr w:type="spellEnd"/>
                      <w:r>
                        <w:rPr>
                          <w:rFonts w:ascii="Consolas" w:hAnsi="Consolas" w:cs="Consolas"/>
                          <w:color w:val="000000"/>
                          <w:sz w:val="19"/>
                          <w:szCs w:val="19"/>
                          <w:highlight w:val="white"/>
                        </w:rPr>
                        <w:t>;</w:t>
                      </w:r>
                    </w:ins>
                  </w:p>
                  <w:p w:rsidR="00AC30F5" w:rsidRDefault="00AC30F5" w:rsidP="00C05090">
                    <w:pPr>
                      <w:autoSpaceDE w:val="0"/>
                      <w:autoSpaceDN w:val="0"/>
                      <w:adjustRightInd w:val="0"/>
                      <w:jc w:val="left"/>
                      <w:rPr>
                        <w:ins w:id="6350" w:author="ghislain.aine" w:date="2015-11-04T17:59:00Z"/>
                        <w:rFonts w:ascii="Consolas" w:hAnsi="Consolas" w:cs="Consolas"/>
                        <w:color w:val="000000"/>
                        <w:sz w:val="19"/>
                        <w:szCs w:val="19"/>
                        <w:highlight w:val="white"/>
                      </w:rPr>
                    </w:pPr>
                    <w:ins w:id="6351" w:author="ghislain.aine" w:date="2015-11-04T17:59:00Z">
                      <w:r>
                        <w:rPr>
                          <w:rFonts w:ascii="Consolas" w:hAnsi="Consolas" w:cs="Consolas"/>
                          <w:color w:val="000000"/>
                          <w:sz w:val="19"/>
                          <w:szCs w:val="19"/>
                          <w:highlight w:val="white"/>
                        </w:rPr>
                        <w:tab/>
                      </w:r>
                      <w:proofErr w:type="spellStart"/>
                      <w:r>
                        <w:rPr>
                          <w:rFonts w:ascii="Consolas" w:hAnsi="Consolas" w:cs="Consolas"/>
                          <w:color w:val="880000"/>
                          <w:sz w:val="19"/>
                          <w:szCs w:val="19"/>
                          <w:highlight w:val="white"/>
                        </w:rPr>
                        <w:t>sendDataToPin</w:t>
                      </w:r>
                      <w:proofErr w:type="spellEnd"/>
                      <w:r>
                        <w:rPr>
                          <w:rFonts w:ascii="Consolas" w:hAnsi="Consolas" w:cs="Consolas"/>
                          <w:color w:val="000000"/>
                          <w:sz w:val="19"/>
                          <w:szCs w:val="19"/>
                          <w:highlight w:val="white"/>
                        </w:rPr>
                        <w:t>();</w:t>
                      </w:r>
                    </w:ins>
                  </w:p>
                  <w:p w:rsidR="00AC30F5" w:rsidRPr="00E71FE0" w:rsidRDefault="00AC30F5" w:rsidP="00C05090">
                    <w:pPr>
                      <w:rPr>
                        <w:lang w:val="en-US"/>
                      </w:rPr>
                    </w:pPr>
                    <w:ins w:id="6352" w:author="ghislain.aine" w:date="2015-11-04T17:59:00Z">
                      <w:r>
                        <w:rPr>
                          <w:rFonts w:ascii="Consolas" w:hAnsi="Consolas" w:cs="Consolas"/>
                          <w:color w:val="000000"/>
                          <w:sz w:val="19"/>
                          <w:szCs w:val="19"/>
                          <w:highlight w:val="white"/>
                        </w:rPr>
                        <w:t>}</w:t>
                      </w:r>
                    </w:ins>
                    <w:del w:id="6353" w:author="ghislain.aine" w:date="2015-11-03T14:39:00Z">
                      <w:r w:rsidDel="00B550B2">
                        <w:rPr>
                          <w:rFonts w:ascii="Consolas" w:hAnsi="Consolas" w:cs="Consolas"/>
                          <w:color w:val="216F85"/>
                          <w:sz w:val="19"/>
                          <w:szCs w:val="19"/>
                          <w:highlight w:val="white"/>
                        </w:rPr>
                        <w:delText>SwPin</w:delText>
                      </w:r>
                      <w:r w:rsidDel="00B550B2">
                        <w:rPr>
                          <w:rFonts w:ascii="Consolas" w:hAnsi="Consolas" w:cs="Consolas"/>
                          <w:color w:val="000000"/>
                          <w:sz w:val="19"/>
                          <w:szCs w:val="19"/>
                          <w:highlight w:val="white"/>
                        </w:rPr>
                        <w:delText xml:space="preserve">* </w:delText>
                      </w:r>
                      <w:r w:rsidDel="00B550B2">
                        <w:rPr>
                          <w:rFonts w:ascii="Consolas" w:hAnsi="Consolas" w:cs="Consolas"/>
                          <w:color w:val="000080"/>
                          <w:sz w:val="19"/>
                          <w:szCs w:val="19"/>
                          <w:highlight w:val="white"/>
                        </w:rPr>
                        <w:delText>_pin</w:delText>
                      </w:r>
                      <w:r w:rsidDel="00B550B2">
                        <w:rPr>
                          <w:rFonts w:ascii="Consolas" w:hAnsi="Consolas" w:cs="Consolas"/>
                          <w:color w:val="000000"/>
                          <w:sz w:val="19"/>
                          <w:szCs w:val="19"/>
                          <w:highlight w:val="white"/>
                        </w:rPr>
                        <w:delText>;</w:delText>
                      </w:r>
                    </w:del>
                  </w:p>
                </w:txbxContent>
              </v:textbox>
              <w10:wrap type="none"/>
              <w10:anchorlock/>
            </v:shape>
          </w:pict>
        </w:r>
      </w:ins>
    </w:p>
    <w:p w:rsidR="008879A4" w:rsidRPr="00142492" w:rsidDel="00B550B2" w:rsidRDefault="008879A4" w:rsidP="00E4115C">
      <w:pPr>
        <w:pStyle w:val="Paragraphedeliste"/>
        <w:numPr>
          <w:ilvl w:val="0"/>
          <w:numId w:val="31"/>
        </w:numPr>
        <w:rPr>
          <w:del w:id="6354" w:author="ghislain.aine" w:date="2015-11-03T14:39:00Z"/>
          <w:rFonts w:ascii="Courier New" w:hAnsi="Courier New" w:cs="Courier New"/>
          <w:noProof/>
          <w:sz w:val="20"/>
          <w:szCs w:val="20"/>
        </w:rPr>
      </w:pPr>
    </w:p>
    <w:p w:rsidR="008879A4" w:rsidDel="00B550B2" w:rsidRDefault="00DE6450" w:rsidP="00781A32">
      <w:pPr>
        <w:pStyle w:val="Code"/>
        <w:rPr>
          <w:del w:id="6355" w:author="ghislain.aine" w:date="2015-11-03T14:39:00Z"/>
          <w:noProof/>
          <w:lang w:val="en-US"/>
        </w:rPr>
      </w:pPr>
      <w:del w:id="6356" w:author="ghislain.aine" w:date="2015-11-03T14:39:00Z">
        <w:r w:rsidRPr="008879A4" w:rsidDel="00B550B2">
          <w:rPr>
            <w:noProof/>
            <w:lang w:val="en-US"/>
          </w:rPr>
          <w:delText xml:space="preserve">DemoData * data = </w:delText>
        </w:r>
        <w:r w:rsidRPr="008879A4" w:rsidDel="00B550B2">
          <w:rPr>
            <w:noProof/>
            <w:color w:val="0000FF"/>
            <w:lang w:val="en-US"/>
          </w:rPr>
          <w:delText>new</w:delText>
        </w:r>
        <w:r w:rsidRPr="008879A4" w:rsidDel="00B550B2">
          <w:rPr>
            <w:noProof/>
            <w:lang w:val="en-US"/>
          </w:rPr>
          <w:delText xml:space="preserve"> DemoData(_periode, _step);</w:delText>
        </w:r>
      </w:del>
    </w:p>
    <w:p w:rsidR="00A75F59" w:rsidDel="00B550B2" w:rsidRDefault="00DE6450" w:rsidP="00781A32">
      <w:pPr>
        <w:pStyle w:val="Code"/>
        <w:rPr>
          <w:del w:id="6357" w:author="ghislain.aine" w:date="2015-11-03T14:39:00Z"/>
          <w:noProof/>
          <w:lang w:val="en-US"/>
        </w:rPr>
      </w:pPr>
      <w:del w:id="6358" w:author="ghislain.aine" w:date="2015-11-03T14:39:00Z">
        <w:r w:rsidRPr="00DE6450" w:rsidDel="00B550B2">
          <w:rPr>
            <w:noProof/>
            <w:lang w:val="en-US"/>
          </w:rPr>
          <w:delText>_pin-&gt;SendData(data);</w:delText>
        </w:r>
      </w:del>
    </w:p>
    <w:p w:rsidR="00DE6450" w:rsidRDefault="00DE6450" w:rsidP="00E4115C">
      <w:pPr>
        <w:pStyle w:val="Paragraphedeliste"/>
        <w:numPr>
          <w:ilvl w:val="0"/>
          <w:numId w:val="32"/>
        </w:numPr>
      </w:pPr>
      <w:r>
        <w:t>Ajouter un</w:t>
      </w:r>
      <w:del w:id="6359" w:author="Alexandre Blin" w:date="2015-08-10T16:22:00Z">
        <w:r w:rsidDel="004873CB">
          <w:delText>e</w:delText>
        </w:r>
      </w:del>
      <w:r>
        <w:t xml:space="preserve"> pin au composant </w:t>
      </w:r>
      <w:del w:id="6360" w:author="ghislain.aine" w:date="2015-11-04T16:56:00Z">
        <w:r w:rsidDel="0049323F">
          <w:delText>DemoCoreComponent</w:delText>
        </w:r>
      </w:del>
      <w:proofErr w:type="spellStart"/>
      <w:ins w:id="6361" w:author="ghislain.aine" w:date="2015-11-04T16:56:00Z">
        <w:r w:rsidR="0049323F">
          <w:t>CoreComponent</w:t>
        </w:r>
      </w:ins>
      <w:proofErr w:type="spellEnd"/>
    </w:p>
    <w:p w:rsidR="00B550B2" w:rsidRDefault="00DE6450" w:rsidP="00B550B2">
      <w:pPr>
        <w:pStyle w:val="Paragraphedeliste"/>
        <w:numPr>
          <w:ilvl w:val="0"/>
          <w:numId w:val="29"/>
        </w:numPr>
        <w:rPr>
          <w:ins w:id="6362" w:author="ghislain.aine" w:date="2015-11-03T14:40:00Z"/>
        </w:rPr>
      </w:pPr>
      <w:r>
        <w:t xml:space="preserve">Lors de l'enregistrement </w:t>
      </w:r>
      <w:del w:id="6363" w:author="Alexandre Blin" w:date="2015-08-10T16:22:00Z">
        <w:r w:rsidDel="00802848">
          <w:delText xml:space="preserve">de la </w:delText>
        </w:r>
      </w:del>
      <w:ins w:id="6364" w:author="Alexandre Blin" w:date="2015-08-10T16:22:00Z">
        <w:r w:rsidR="00802848">
          <w:t xml:space="preserve">du </w:t>
        </w:r>
      </w:ins>
      <w:r>
        <w:t xml:space="preserve">pin, dans l'initialisation, activer l'écoute avec le paramètre </w:t>
      </w:r>
      <w:del w:id="6365" w:author="ghislain.aine" w:date="2015-11-05T09:30:00Z">
        <w:r w:rsidDel="006F6528">
          <w:delText>"</w:delText>
        </w:r>
      </w:del>
      <w:proofErr w:type="spellStart"/>
      <w:r>
        <w:t>is</w:t>
      </w:r>
      <w:ins w:id="6366" w:author="ghislain.aine" w:date="2015-11-04T17:59:00Z">
        <w:r w:rsidR="005A2A2E">
          <w:t>_</w:t>
        </w:r>
      </w:ins>
      <w:del w:id="6367" w:author="ghislain.aine" w:date="2015-11-04T17:59:00Z">
        <w:r w:rsidDel="005A2A2E">
          <w:delText>L</w:delText>
        </w:r>
      </w:del>
      <w:ins w:id="6368" w:author="ghislain.aine" w:date="2015-11-04T17:59:00Z">
        <w:r w:rsidR="005A2A2E">
          <w:t>l</w:t>
        </w:r>
      </w:ins>
      <w:r>
        <w:t>istener</w:t>
      </w:r>
      <w:proofErr w:type="spellEnd"/>
      <w:del w:id="6369" w:author="ghislain.aine" w:date="2015-11-05T09:30:00Z">
        <w:r w:rsidDel="006F6528">
          <w:delText>"</w:delText>
        </w:r>
      </w:del>
    </w:p>
    <w:p w:rsidR="00B550B2" w:rsidRDefault="004D7EE5" w:rsidP="00B550B2">
      <w:pPr>
        <w:rPr>
          <w:ins w:id="6370" w:author="ghislain.aine" w:date="2015-11-03T14:40:00Z"/>
        </w:rPr>
      </w:pPr>
      <w:ins w:id="6371" w:author="ghislain.aine" w:date="2015-11-03T14:40:00Z">
        <w:r w:rsidR="00A43A6B">
          <w:pict>
            <v:shape id="_x0000_s1102"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2;mso-fit-shape-to-text:t">
                <w:txbxContent>
                  <w:p w:rsidR="00AC30F5" w:rsidRPr="00E71FE0" w:rsidRDefault="00AC30F5" w:rsidP="00B550B2">
                    <w:pPr>
                      <w:rPr>
                        <w:lang w:val="en-US"/>
                      </w:rPr>
                    </w:pPr>
                    <w:ins w:id="6372" w:author="ghislain.aine" w:date="2015-11-04T18:00:00Z">
                      <w:r w:rsidRPr="004D7EE5">
                        <w:rPr>
                          <w:rFonts w:ascii="Consolas" w:hAnsi="Consolas" w:cs="Consolas"/>
                          <w:color w:val="000080"/>
                          <w:sz w:val="19"/>
                          <w:szCs w:val="19"/>
                          <w:highlight w:val="white"/>
                          <w:lang w:val="en-US"/>
                          <w:rPrChange w:id="6373" w:author="ghislain.aine" w:date="2015-11-04T18:00:00Z">
                            <w:rPr>
                              <w:rFonts w:ascii="Consolas" w:hAnsi="Consolas" w:cs="Consolas"/>
                              <w:color w:val="000080"/>
                              <w:sz w:val="19"/>
                              <w:szCs w:val="19"/>
                              <w:highlight w:val="white"/>
                            </w:rPr>
                          </w:rPrChange>
                        </w:rPr>
                        <w:t>_pin</w:t>
                      </w:r>
                      <w:r w:rsidRPr="004D7EE5">
                        <w:rPr>
                          <w:rFonts w:ascii="Consolas" w:hAnsi="Consolas" w:cs="Consolas"/>
                          <w:color w:val="000000"/>
                          <w:sz w:val="19"/>
                          <w:szCs w:val="19"/>
                          <w:highlight w:val="white"/>
                          <w:lang w:val="en-US"/>
                          <w:rPrChange w:id="6374" w:author="ghislain.aine" w:date="2015-11-04T18:00: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880000"/>
                          <w:sz w:val="19"/>
                          <w:szCs w:val="19"/>
                          <w:highlight w:val="white"/>
                          <w:lang w:val="en-US"/>
                          <w:rPrChange w:id="6375" w:author="ghislain.aine" w:date="2015-11-04T18:00:00Z">
                            <w:rPr>
                              <w:rFonts w:ascii="Consolas" w:hAnsi="Consolas" w:cs="Consolas"/>
                              <w:color w:val="880000"/>
                              <w:sz w:val="19"/>
                              <w:szCs w:val="19"/>
                              <w:highlight w:val="white"/>
                            </w:rPr>
                          </w:rPrChange>
                        </w:rPr>
                        <w:t>registerPin</w:t>
                      </w:r>
                      <w:proofErr w:type="spellEnd"/>
                      <w:r w:rsidRPr="004D7EE5">
                        <w:rPr>
                          <w:rFonts w:ascii="Consolas" w:hAnsi="Consolas" w:cs="Consolas"/>
                          <w:color w:val="000000"/>
                          <w:sz w:val="19"/>
                          <w:szCs w:val="19"/>
                          <w:highlight w:val="white"/>
                          <w:lang w:val="en-US"/>
                          <w:rPrChange w:id="6376" w:author="ghislain.aine" w:date="2015-11-04T18:00: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377" w:author="ghislain.aine" w:date="2015-11-04T18:00:00Z">
                            <w:rPr>
                              <w:rFonts w:ascii="Consolas" w:hAnsi="Consolas" w:cs="Consolas"/>
                              <w:color w:val="6F008A"/>
                              <w:sz w:val="19"/>
                              <w:szCs w:val="19"/>
                              <w:highlight w:val="white"/>
                            </w:rPr>
                          </w:rPrChange>
                        </w:rPr>
                        <w:t>DEMO_ITERATION_DATA_TYPE</w:t>
                      </w:r>
                      <w:r w:rsidRPr="004D7EE5">
                        <w:rPr>
                          <w:rFonts w:ascii="Consolas" w:hAnsi="Consolas" w:cs="Consolas"/>
                          <w:color w:val="000000"/>
                          <w:sz w:val="19"/>
                          <w:szCs w:val="19"/>
                          <w:highlight w:val="white"/>
                          <w:lang w:val="en-US"/>
                          <w:rPrChange w:id="6378" w:author="ghislain.aine" w:date="2015-11-04T18:00: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379" w:author="ghislain.aine" w:date="2015-11-04T18:00:00Z">
                            <w:rPr>
                              <w:rFonts w:ascii="Consolas" w:hAnsi="Consolas" w:cs="Consolas"/>
                              <w:color w:val="6F008A"/>
                              <w:sz w:val="19"/>
                              <w:szCs w:val="19"/>
                              <w:highlight w:val="white"/>
                            </w:rPr>
                          </w:rPrChange>
                        </w:rPr>
                        <w:t>DEMO_ITERATION_DATA_TYPE</w:t>
                      </w:r>
                      <w:r w:rsidRPr="004D7EE5">
                        <w:rPr>
                          <w:rFonts w:ascii="Consolas" w:hAnsi="Consolas" w:cs="Consolas"/>
                          <w:color w:val="000000"/>
                          <w:sz w:val="19"/>
                          <w:szCs w:val="19"/>
                          <w:highlight w:val="white"/>
                          <w:lang w:val="en-US"/>
                          <w:rPrChange w:id="6380" w:author="ghislain.aine" w:date="2015-11-04T18:00: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6381" w:author="ghislain.aine" w:date="2015-11-04T18:00:00Z">
                            <w:rPr>
                              <w:rFonts w:ascii="Consolas" w:hAnsi="Consolas" w:cs="Consolas"/>
                              <w:color w:val="0000FF"/>
                              <w:sz w:val="19"/>
                              <w:szCs w:val="19"/>
                              <w:highlight w:val="white"/>
                            </w:rPr>
                          </w:rPrChange>
                        </w:rPr>
                        <w:t>true</w:t>
                      </w:r>
                      <w:r w:rsidRPr="004D7EE5">
                        <w:rPr>
                          <w:rFonts w:ascii="Consolas" w:hAnsi="Consolas" w:cs="Consolas"/>
                          <w:color w:val="000000"/>
                          <w:sz w:val="19"/>
                          <w:szCs w:val="19"/>
                          <w:highlight w:val="white"/>
                          <w:lang w:val="en-US"/>
                          <w:rPrChange w:id="6382" w:author="ghislain.aine" w:date="2015-11-04T18:00:00Z">
                            <w:rPr>
                              <w:rFonts w:ascii="Consolas" w:hAnsi="Consolas" w:cs="Consolas"/>
                              <w:color w:val="000000"/>
                              <w:sz w:val="19"/>
                              <w:szCs w:val="19"/>
                              <w:highlight w:val="white"/>
                            </w:rPr>
                          </w:rPrChange>
                        </w:rPr>
                        <w:t>);</w:t>
                      </w:r>
                    </w:ins>
                    <w:del w:id="6383" w:author="ghislain.aine" w:date="2015-11-03T14:41:00Z">
                      <w:r w:rsidRPr="004D7EE5">
                        <w:rPr>
                          <w:rFonts w:ascii="Consolas" w:hAnsi="Consolas" w:cs="Consolas"/>
                          <w:color w:val="216F85"/>
                          <w:sz w:val="19"/>
                          <w:szCs w:val="19"/>
                          <w:highlight w:val="white"/>
                          <w:lang w:val="en-US"/>
                          <w:rPrChange w:id="6384" w:author="ghislain.aine" w:date="2015-11-03T14:41:00Z">
                            <w:rPr>
                              <w:rFonts w:ascii="Consolas" w:hAnsi="Consolas" w:cs="Consolas"/>
                              <w:color w:val="216F85"/>
                              <w:sz w:val="19"/>
                              <w:szCs w:val="19"/>
                              <w:highlight w:val="white"/>
                            </w:rPr>
                          </w:rPrChange>
                        </w:rPr>
                        <w:delText>SwPin</w:delText>
                      </w:r>
                      <w:r w:rsidRPr="004D7EE5">
                        <w:rPr>
                          <w:rFonts w:ascii="Consolas" w:hAnsi="Consolas" w:cs="Consolas"/>
                          <w:color w:val="000000"/>
                          <w:sz w:val="19"/>
                          <w:szCs w:val="19"/>
                          <w:highlight w:val="white"/>
                          <w:lang w:val="en-US"/>
                          <w:rPrChange w:id="6385" w:author="ghislain.aine" w:date="2015-11-03T14:41:00Z">
                            <w:rPr>
                              <w:rFonts w:ascii="Consolas" w:hAnsi="Consolas" w:cs="Consolas"/>
                              <w:color w:val="000000"/>
                              <w:sz w:val="19"/>
                              <w:szCs w:val="19"/>
                              <w:highlight w:val="white"/>
                            </w:rPr>
                          </w:rPrChange>
                        </w:rPr>
                        <w:delText xml:space="preserve">* </w:delText>
                      </w:r>
                      <w:r w:rsidRPr="004D7EE5">
                        <w:rPr>
                          <w:rFonts w:ascii="Consolas" w:hAnsi="Consolas" w:cs="Consolas"/>
                          <w:color w:val="000080"/>
                          <w:sz w:val="19"/>
                          <w:szCs w:val="19"/>
                          <w:highlight w:val="white"/>
                          <w:lang w:val="en-US"/>
                          <w:rPrChange w:id="6386" w:author="ghislain.aine" w:date="2015-11-03T14:41:00Z">
                            <w:rPr>
                              <w:rFonts w:ascii="Consolas" w:hAnsi="Consolas" w:cs="Consolas"/>
                              <w:color w:val="000080"/>
                              <w:sz w:val="19"/>
                              <w:szCs w:val="19"/>
                              <w:highlight w:val="white"/>
                            </w:rPr>
                          </w:rPrChange>
                        </w:rPr>
                        <w:delText>_pin</w:delText>
                      </w:r>
                      <w:r w:rsidRPr="004D7EE5">
                        <w:rPr>
                          <w:rFonts w:ascii="Consolas" w:hAnsi="Consolas" w:cs="Consolas"/>
                          <w:color w:val="000000"/>
                          <w:sz w:val="19"/>
                          <w:szCs w:val="19"/>
                          <w:highlight w:val="white"/>
                          <w:lang w:val="en-US"/>
                          <w:rPrChange w:id="6387" w:author="ghislain.aine" w:date="2015-11-03T14:41:00Z">
                            <w:rPr>
                              <w:rFonts w:ascii="Consolas" w:hAnsi="Consolas" w:cs="Consolas"/>
                              <w:color w:val="000000"/>
                              <w:sz w:val="19"/>
                              <w:szCs w:val="19"/>
                              <w:highlight w:val="white"/>
                            </w:rPr>
                          </w:rPrChange>
                        </w:rPr>
                        <w:delText>;</w:delText>
                      </w:r>
                    </w:del>
                  </w:p>
                </w:txbxContent>
              </v:textbox>
              <w10:wrap type="none"/>
              <w10:anchorlock/>
            </v:shape>
          </w:pict>
        </w:r>
      </w:ins>
    </w:p>
    <w:p w:rsidR="00781A32" w:rsidDel="00B550B2" w:rsidRDefault="00781A32" w:rsidP="00E4115C">
      <w:pPr>
        <w:pStyle w:val="Paragraphedeliste"/>
        <w:numPr>
          <w:ilvl w:val="0"/>
          <w:numId w:val="32"/>
        </w:numPr>
        <w:rPr>
          <w:del w:id="6388" w:author="ghislain.aine" w:date="2015-11-03T14:41:00Z"/>
        </w:rPr>
      </w:pPr>
    </w:p>
    <w:p w:rsidR="00DE6450" w:rsidRPr="00781A32" w:rsidDel="00B550B2" w:rsidRDefault="00DE6450" w:rsidP="00781A32">
      <w:pPr>
        <w:pStyle w:val="Code"/>
        <w:rPr>
          <w:del w:id="6389" w:author="ghislain.aine" w:date="2015-11-03T14:41:00Z"/>
          <w:lang w:val="en-US"/>
        </w:rPr>
      </w:pPr>
      <w:del w:id="6390" w:author="ghislain.aine" w:date="2015-11-03T14:41:00Z">
        <w:r w:rsidRPr="00781A32" w:rsidDel="00B550B2">
          <w:rPr>
            <w:noProof/>
            <w:lang w:val="en-US"/>
          </w:rPr>
          <w:delText>_pin = registerPin(</w:delText>
        </w:r>
        <w:r w:rsidRPr="00781A32" w:rsidDel="00B550B2">
          <w:rPr>
            <w:noProof/>
            <w:color w:val="A31515"/>
            <w:lang w:val="en-US"/>
          </w:rPr>
          <w:delText>"data"</w:delText>
        </w:r>
        <w:r w:rsidRPr="00781A32" w:rsidDel="00B550B2">
          <w:rPr>
            <w:noProof/>
            <w:lang w:val="en-US"/>
          </w:rPr>
          <w:delText xml:space="preserve">, CG_DATA, </w:delText>
        </w:r>
        <w:r w:rsidRPr="00781A32" w:rsidDel="00B550B2">
          <w:rPr>
            <w:noProof/>
            <w:color w:val="0000FF"/>
            <w:lang w:val="en-US"/>
          </w:rPr>
          <w:delText>true</w:delText>
        </w:r>
        <w:r w:rsidRPr="00781A32" w:rsidDel="00B550B2">
          <w:rPr>
            <w:noProof/>
            <w:lang w:val="en-US"/>
          </w:rPr>
          <w:delText>);</w:delText>
        </w:r>
      </w:del>
    </w:p>
    <w:p w:rsidR="00142492" w:rsidRPr="00142492" w:rsidRDefault="00DE6450" w:rsidP="00E4115C">
      <w:pPr>
        <w:pStyle w:val="Paragraphedeliste"/>
        <w:numPr>
          <w:ilvl w:val="0"/>
          <w:numId w:val="32"/>
        </w:numPr>
        <w:rPr>
          <w:rFonts w:ascii="Courier New" w:hAnsi="Courier New" w:cs="Courier New"/>
          <w:noProof/>
          <w:sz w:val="20"/>
          <w:szCs w:val="20"/>
        </w:rPr>
      </w:pPr>
      <w:r>
        <w:t xml:space="preserve">Ajouter la </w:t>
      </w:r>
      <w:del w:id="6391" w:author="ghislain.aine" w:date="2015-11-03T14:41:00Z">
        <w:r w:rsidDel="00B550B2">
          <w:delText xml:space="preserve">fonction </w:delText>
        </w:r>
      </w:del>
      <w:ins w:id="6392" w:author="ghislain.aine" w:date="2015-11-03T14:41:00Z">
        <w:r w:rsidR="00B550B2">
          <w:t xml:space="preserve">méthode </w:t>
        </w:r>
      </w:ins>
      <w:r>
        <w:t>de réception des datas</w:t>
      </w:r>
      <w:ins w:id="6393" w:author="ghislain.aine" w:date="2015-11-04T18:00:00Z">
        <w:r w:rsidR="00C537D5">
          <w:t xml:space="preserve"> </w:t>
        </w:r>
      </w:ins>
      <w:r>
        <w:t xml:space="preserve">: </w:t>
      </w:r>
      <w:proofErr w:type="spellStart"/>
      <w:r w:rsidRPr="00D324C2">
        <w:t>eventReceiveData</w:t>
      </w:r>
      <w:proofErr w:type="spellEnd"/>
      <w:r>
        <w:t>.</w:t>
      </w:r>
    </w:p>
    <w:p w:rsidR="00574150" w:rsidRDefault="00DE6450" w:rsidP="00574150">
      <w:pPr>
        <w:pStyle w:val="Paragraphedeliste"/>
        <w:numPr>
          <w:ilvl w:val="0"/>
          <w:numId w:val="29"/>
        </w:numPr>
        <w:rPr>
          <w:ins w:id="6394" w:author="ghislain.aine" w:date="2015-11-03T14:43:00Z"/>
        </w:rPr>
      </w:pPr>
      <w:r>
        <w:t xml:space="preserve">Dans cette </w:t>
      </w:r>
      <w:ins w:id="6395" w:author="ghislain.aine" w:date="2015-11-03T14:41:00Z">
        <w:r w:rsidR="00B550B2">
          <w:t>méthode</w:t>
        </w:r>
      </w:ins>
      <w:del w:id="6396" w:author="ghislain.aine" w:date="2015-11-03T14:41:00Z">
        <w:r w:rsidDel="00B550B2">
          <w:delText>fonction</w:delText>
        </w:r>
      </w:del>
      <w:r>
        <w:t>, si l</w:t>
      </w:r>
      <w:ins w:id="6397" w:author="Alexandre Blin" w:date="2015-08-10T16:24:00Z">
        <w:r w:rsidR="002C100F">
          <w:t>e</w:t>
        </w:r>
      </w:ins>
      <w:del w:id="6398" w:author="Alexandre Blin" w:date="2015-08-10T16:24:00Z">
        <w:r w:rsidDel="002C100F">
          <w:delText>a</w:delText>
        </w:r>
      </w:del>
      <w:r>
        <w:t xml:space="preserve"> pin de réception est celle configurée et que la data reçue peut être </w:t>
      </w:r>
      <w:proofErr w:type="spellStart"/>
      <w:r>
        <w:t>castée</w:t>
      </w:r>
      <w:proofErr w:type="spellEnd"/>
      <w:r>
        <w:t xml:space="preserve"> en </w:t>
      </w:r>
      <w:proofErr w:type="spellStart"/>
      <w:r>
        <w:t>DemoData</w:t>
      </w:r>
      <w:proofErr w:type="spellEnd"/>
      <w:r>
        <w:t>, alors mettre à jour les données.</w:t>
      </w:r>
      <w:ins w:id="6399" w:author="ghislain.aine" w:date="2015-11-03T14:43:00Z">
        <w:r w:rsidR="00574150" w:rsidRPr="00574150">
          <w:t xml:space="preserve"> </w:t>
        </w:r>
      </w:ins>
    </w:p>
    <w:p w:rsidR="00574150" w:rsidRDefault="004D7EE5" w:rsidP="00574150">
      <w:pPr>
        <w:rPr>
          <w:ins w:id="6400" w:author="ghislain.aine" w:date="2015-11-03T14:43:00Z"/>
        </w:rPr>
      </w:pPr>
      <w:ins w:id="6401" w:author="ghislain.aine" w:date="2015-11-03T14:43:00Z">
        <w:r w:rsidR="00A43A6B">
          <w:pict>
            <v:shape id="_x0000_s110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1;mso-fit-shape-to-text:t">
                <w:txbxContent>
                  <w:p w:rsidR="00AC30F5" w:rsidRPr="005F1AA2" w:rsidRDefault="00AC30F5" w:rsidP="005F1AA2">
                    <w:pPr>
                      <w:autoSpaceDE w:val="0"/>
                      <w:autoSpaceDN w:val="0"/>
                      <w:adjustRightInd w:val="0"/>
                      <w:jc w:val="left"/>
                      <w:rPr>
                        <w:ins w:id="6402" w:author="ghislain.aine" w:date="2015-11-04T18:00:00Z"/>
                        <w:rFonts w:ascii="Consolas" w:hAnsi="Consolas" w:cs="Consolas"/>
                        <w:color w:val="000000"/>
                        <w:sz w:val="19"/>
                        <w:szCs w:val="19"/>
                        <w:highlight w:val="white"/>
                        <w:lang w:val="en-US"/>
                        <w:rPrChange w:id="6403" w:author="ghislain.aine" w:date="2015-11-04T18:00:00Z">
                          <w:rPr>
                            <w:ins w:id="6404" w:author="ghislain.aine" w:date="2015-11-04T18:00:00Z"/>
                            <w:rFonts w:ascii="Consolas" w:hAnsi="Consolas" w:cs="Consolas"/>
                            <w:color w:val="000000"/>
                            <w:sz w:val="19"/>
                            <w:szCs w:val="19"/>
                            <w:highlight w:val="white"/>
                          </w:rPr>
                        </w:rPrChange>
                      </w:rPr>
                    </w:pPr>
                    <w:ins w:id="6405" w:author="ghislain.aine" w:date="2015-11-04T18:00:00Z">
                      <w:r w:rsidRPr="004D7EE5">
                        <w:rPr>
                          <w:rFonts w:ascii="Consolas" w:hAnsi="Consolas" w:cs="Consolas"/>
                          <w:color w:val="0000FF"/>
                          <w:sz w:val="19"/>
                          <w:szCs w:val="19"/>
                          <w:highlight w:val="white"/>
                          <w:lang w:val="en-US"/>
                          <w:rPrChange w:id="6406" w:author="ghislain.aine" w:date="2015-11-04T18:00:00Z">
                            <w:rPr>
                              <w:rFonts w:ascii="Consolas" w:hAnsi="Consolas" w:cs="Consolas"/>
                              <w:color w:val="0000FF"/>
                              <w:sz w:val="19"/>
                              <w:szCs w:val="19"/>
                              <w:highlight w:val="white"/>
                            </w:rPr>
                          </w:rPrChange>
                        </w:rPr>
                        <w:t>void</w:t>
                      </w:r>
                      <w:r w:rsidRPr="004D7EE5">
                        <w:rPr>
                          <w:rFonts w:ascii="Consolas" w:hAnsi="Consolas" w:cs="Consolas"/>
                          <w:color w:val="000000"/>
                          <w:sz w:val="19"/>
                          <w:szCs w:val="19"/>
                          <w:highlight w:val="white"/>
                          <w:lang w:val="en-US"/>
                          <w:rPrChange w:id="6407" w:author="ghislain.aine" w:date="2015-11-04T18:0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408" w:author="ghislain.aine" w:date="2015-11-04T18:00:00Z">
                            <w:rPr>
                              <w:rFonts w:ascii="Consolas" w:hAnsi="Consolas" w:cs="Consolas"/>
                              <w:color w:val="216F85"/>
                              <w:sz w:val="19"/>
                              <w:szCs w:val="19"/>
                              <w:highlight w:val="white"/>
                            </w:rPr>
                          </w:rPrChange>
                        </w:rPr>
                        <w:t>CoreComponent</w:t>
                      </w:r>
                      <w:proofErr w:type="spellEnd"/>
                      <w:r w:rsidRPr="004D7EE5">
                        <w:rPr>
                          <w:rFonts w:ascii="Consolas" w:hAnsi="Consolas" w:cs="Consolas"/>
                          <w:color w:val="000000"/>
                          <w:sz w:val="19"/>
                          <w:szCs w:val="19"/>
                          <w:highlight w:val="white"/>
                          <w:lang w:val="en-US"/>
                          <w:rPrChange w:id="6409" w:author="ghislain.aine" w:date="2015-11-04T18:00: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410" w:author="ghislain.aine" w:date="2015-11-04T18:00:00Z">
                            <w:rPr>
                              <w:rFonts w:ascii="Consolas" w:hAnsi="Consolas" w:cs="Consolas"/>
                              <w:color w:val="880000"/>
                              <w:sz w:val="19"/>
                              <w:szCs w:val="19"/>
                              <w:highlight w:val="white"/>
                            </w:rPr>
                          </w:rPrChange>
                        </w:rPr>
                        <w:t>eventReceiveData</w:t>
                      </w:r>
                      <w:proofErr w:type="spellEnd"/>
                      <w:r w:rsidRPr="004D7EE5">
                        <w:rPr>
                          <w:rFonts w:ascii="Consolas" w:hAnsi="Consolas" w:cs="Consolas"/>
                          <w:color w:val="000000"/>
                          <w:sz w:val="19"/>
                          <w:szCs w:val="19"/>
                          <w:highlight w:val="white"/>
                          <w:lang w:val="en-US"/>
                          <w:rPrChange w:id="6411" w:author="ghislain.aine" w:date="2015-11-04T18:00: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412" w:author="ghislain.aine" w:date="2015-11-04T18:00:00Z">
                            <w:rPr>
                              <w:rFonts w:ascii="Consolas" w:hAnsi="Consolas" w:cs="Consolas"/>
                              <w:color w:val="216F85"/>
                              <w:sz w:val="19"/>
                              <w:szCs w:val="19"/>
                              <w:highlight w:val="white"/>
                            </w:rPr>
                          </w:rPrChange>
                        </w:rPr>
                        <w:t>SwPin</w:t>
                      </w:r>
                      <w:proofErr w:type="spellEnd"/>
                      <w:r w:rsidRPr="004D7EE5">
                        <w:rPr>
                          <w:rFonts w:ascii="Consolas" w:hAnsi="Consolas" w:cs="Consolas"/>
                          <w:color w:val="000000"/>
                          <w:sz w:val="19"/>
                          <w:szCs w:val="19"/>
                          <w:highlight w:val="white"/>
                          <w:lang w:val="en-US"/>
                          <w:rPrChange w:id="6413" w:author="ghislain.aine" w:date="2015-11-04T18:00: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6414" w:author="ghislain.aine" w:date="2015-11-04T18:00:00Z">
                            <w:rPr>
                              <w:rFonts w:ascii="Consolas" w:hAnsi="Consolas" w:cs="Consolas"/>
                              <w:color w:val="000080"/>
                              <w:sz w:val="19"/>
                              <w:szCs w:val="19"/>
                              <w:highlight w:val="white"/>
                            </w:rPr>
                          </w:rPrChange>
                        </w:rPr>
                        <w:t>src</w:t>
                      </w:r>
                      <w:proofErr w:type="spellEnd"/>
                      <w:r w:rsidRPr="004D7EE5">
                        <w:rPr>
                          <w:rFonts w:ascii="Consolas" w:hAnsi="Consolas" w:cs="Consolas"/>
                          <w:color w:val="000000"/>
                          <w:sz w:val="19"/>
                          <w:szCs w:val="19"/>
                          <w:highlight w:val="white"/>
                          <w:lang w:val="en-US"/>
                          <w:rPrChange w:id="6415" w:author="ghislain.aine" w:date="2015-11-04T18:0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416" w:author="ghislain.aine" w:date="2015-11-04T18:00:00Z">
                            <w:rPr>
                              <w:rFonts w:ascii="Consolas" w:hAnsi="Consolas" w:cs="Consolas"/>
                              <w:color w:val="216F85"/>
                              <w:sz w:val="19"/>
                              <w:szCs w:val="19"/>
                              <w:highlight w:val="white"/>
                            </w:rPr>
                          </w:rPrChange>
                        </w:rPr>
                        <w:t>SwData_Class</w:t>
                      </w:r>
                      <w:proofErr w:type="spellEnd"/>
                      <w:r w:rsidRPr="004D7EE5">
                        <w:rPr>
                          <w:rFonts w:ascii="Consolas" w:hAnsi="Consolas" w:cs="Consolas"/>
                          <w:color w:val="000000"/>
                          <w:sz w:val="19"/>
                          <w:szCs w:val="19"/>
                          <w:highlight w:val="white"/>
                          <w:lang w:val="en-US"/>
                          <w:rPrChange w:id="6417" w:author="ghislain.aine" w:date="2015-11-04T18:00: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6418" w:author="ghislain.aine" w:date="2015-11-04T18:00:00Z">
                            <w:rPr>
                              <w:rFonts w:ascii="Consolas" w:hAnsi="Consolas" w:cs="Consolas"/>
                              <w:color w:val="000080"/>
                              <w:sz w:val="19"/>
                              <w:szCs w:val="19"/>
                              <w:highlight w:val="white"/>
                            </w:rPr>
                          </w:rPrChange>
                        </w:rPr>
                        <w:t>data</w:t>
                      </w:r>
                      <w:r w:rsidRPr="004D7EE5">
                        <w:rPr>
                          <w:rFonts w:ascii="Consolas" w:hAnsi="Consolas" w:cs="Consolas"/>
                          <w:color w:val="000000"/>
                          <w:sz w:val="19"/>
                          <w:szCs w:val="19"/>
                          <w:highlight w:val="white"/>
                          <w:lang w:val="en-US"/>
                          <w:rPrChange w:id="6419" w:author="ghislain.aine" w:date="2015-11-04T18:00:00Z">
                            <w:rPr>
                              <w:rFonts w:ascii="Consolas" w:hAnsi="Consolas" w:cs="Consolas"/>
                              <w:color w:val="000000"/>
                              <w:sz w:val="19"/>
                              <w:szCs w:val="19"/>
                              <w:highlight w:val="white"/>
                            </w:rPr>
                          </w:rPrChange>
                        </w:rPr>
                        <w:t>)</w:t>
                      </w:r>
                    </w:ins>
                  </w:p>
                  <w:p w:rsidR="00AC30F5" w:rsidRPr="005F1AA2" w:rsidRDefault="00AC30F5" w:rsidP="005F1AA2">
                    <w:pPr>
                      <w:autoSpaceDE w:val="0"/>
                      <w:autoSpaceDN w:val="0"/>
                      <w:adjustRightInd w:val="0"/>
                      <w:jc w:val="left"/>
                      <w:rPr>
                        <w:ins w:id="6420" w:author="ghislain.aine" w:date="2015-11-04T18:00:00Z"/>
                        <w:rFonts w:ascii="Consolas" w:hAnsi="Consolas" w:cs="Consolas"/>
                        <w:color w:val="000000"/>
                        <w:sz w:val="19"/>
                        <w:szCs w:val="19"/>
                        <w:highlight w:val="white"/>
                        <w:lang w:val="en-US"/>
                        <w:rPrChange w:id="6421" w:author="ghislain.aine" w:date="2015-11-04T18:00:00Z">
                          <w:rPr>
                            <w:ins w:id="6422" w:author="ghislain.aine" w:date="2015-11-04T18:00:00Z"/>
                            <w:rFonts w:ascii="Consolas" w:hAnsi="Consolas" w:cs="Consolas"/>
                            <w:color w:val="000000"/>
                            <w:sz w:val="19"/>
                            <w:szCs w:val="19"/>
                            <w:highlight w:val="white"/>
                          </w:rPr>
                        </w:rPrChange>
                      </w:rPr>
                    </w:pPr>
                    <w:ins w:id="6423" w:author="ghislain.aine" w:date="2015-11-04T18:00:00Z">
                      <w:r w:rsidRPr="004D7EE5">
                        <w:rPr>
                          <w:rFonts w:ascii="Consolas" w:hAnsi="Consolas" w:cs="Consolas"/>
                          <w:color w:val="000000"/>
                          <w:sz w:val="19"/>
                          <w:szCs w:val="19"/>
                          <w:highlight w:val="white"/>
                          <w:lang w:val="en-US"/>
                          <w:rPrChange w:id="6424" w:author="ghislain.aine" w:date="2015-11-04T18:00:00Z">
                            <w:rPr>
                              <w:rFonts w:ascii="Consolas" w:hAnsi="Consolas" w:cs="Consolas"/>
                              <w:color w:val="000000"/>
                              <w:sz w:val="19"/>
                              <w:szCs w:val="19"/>
                              <w:highlight w:val="white"/>
                            </w:rPr>
                          </w:rPrChange>
                        </w:rPr>
                        <w:t>{</w:t>
                      </w:r>
                    </w:ins>
                  </w:p>
                  <w:p w:rsidR="00AC30F5" w:rsidRPr="005F1AA2" w:rsidRDefault="00AC30F5" w:rsidP="005F1AA2">
                    <w:pPr>
                      <w:autoSpaceDE w:val="0"/>
                      <w:autoSpaceDN w:val="0"/>
                      <w:adjustRightInd w:val="0"/>
                      <w:jc w:val="left"/>
                      <w:rPr>
                        <w:ins w:id="6425" w:author="ghislain.aine" w:date="2015-11-04T18:00:00Z"/>
                        <w:rFonts w:ascii="Consolas" w:hAnsi="Consolas" w:cs="Consolas"/>
                        <w:color w:val="000000"/>
                        <w:sz w:val="19"/>
                        <w:szCs w:val="19"/>
                        <w:highlight w:val="white"/>
                        <w:lang w:val="en-US"/>
                        <w:rPrChange w:id="6426" w:author="ghislain.aine" w:date="2015-11-04T18:00:00Z">
                          <w:rPr>
                            <w:ins w:id="6427" w:author="ghislain.aine" w:date="2015-11-04T18:00:00Z"/>
                            <w:rFonts w:ascii="Consolas" w:hAnsi="Consolas" w:cs="Consolas"/>
                            <w:color w:val="000000"/>
                            <w:sz w:val="19"/>
                            <w:szCs w:val="19"/>
                            <w:highlight w:val="white"/>
                          </w:rPr>
                        </w:rPrChange>
                      </w:rPr>
                    </w:pPr>
                    <w:ins w:id="6428" w:author="ghislain.aine" w:date="2015-11-04T18:00:00Z">
                      <w:r w:rsidRPr="004D7EE5">
                        <w:rPr>
                          <w:rFonts w:ascii="Consolas" w:hAnsi="Consolas" w:cs="Consolas"/>
                          <w:color w:val="000000"/>
                          <w:sz w:val="19"/>
                          <w:szCs w:val="19"/>
                          <w:highlight w:val="white"/>
                          <w:lang w:val="en-US"/>
                          <w:rPrChange w:id="6429"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430" w:author="ghislain.aine" w:date="2015-11-04T18:00: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6431" w:author="ghislain.aine" w:date="2015-11-04T18:0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432" w:author="ghislain.aine" w:date="2015-11-04T18:00:00Z">
                            <w:rPr>
                              <w:rFonts w:ascii="Consolas" w:hAnsi="Consolas" w:cs="Consolas"/>
                              <w:color w:val="000080"/>
                              <w:sz w:val="19"/>
                              <w:szCs w:val="19"/>
                              <w:highlight w:val="white"/>
                            </w:rPr>
                          </w:rPrChange>
                        </w:rPr>
                        <w:t>src</w:t>
                      </w:r>
                      <w:proofErr w:type="spellEnd"/>
                      <w:r w:rsidRPr="004D7EE5">
                        <w:rPr>
                          <w:rFonts w:ascii="Consolas" w:hAnsi="Consolas" w:cs="Consolas"/>
                          <w:color w:val="000000"/>
                          <w:sz w:val="19"/>
                          <w:szCs w:val="19"/>
                          <w:highlight w:val="white"/>
                          <w:lang w:val="en-US"/>
                          <w:rPrChange w:id="6433" w:author="ghislain.aine" w:date="2015-11-04T18:00: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6434" w:author="ghislain.aine" w:date="2015-11-04T18:00:00Z">
                            <w:rPr>
                              <w:rFonts w:ascii="Consolas" w:hAnsi="Consolas" w:cs="Consolas"/>
                              <w:color w:val="000080"/>
                              <w:sz w:val="19"/>
                              <w:szCs w:val="19"/>
                              <w:highlight w:val="white"/>
                            </w:rPr>
                          </w:rPrChange>
                        </w:rPr>
                        <w:t>_pin</w:t>
                      </w:r>
                      <w:r w:rsidRPr="004D7EE5">
                        <w:rPr>
                          <w:rFonts w:ascii="Consolas" w:hAnsi="Consolas" w:cs="Consolas"/>
                          <w:color w:val="000000"/>
                          <w:sz w:val="19"/>
                          <w:szCs w:val="19"/>
                          <w:highlight w:val="white"/>
                          <w:lang w:val="en-US"/>
                          <w:rPrChange w:id="6435" w:author="ghislain.aine" w:date="2015-11-04T18:00:00Z">
                            <w:rPr>
                              <w:rFonts w:ascii="Consolas" w:hAnsi="Consolas" w:cs="Consolas"/>
                              <w:color w:val="000000"/>
                              <w:sz w:val="19"/>
                              <w:szCs w:val="19"/>
                              <w:highlight w:val="white"/>
                            </w:rPr>
                          </w:rPrChange>
                        </w:rPr>
                        <w:t>)</w:t>
                      </w:r>
                    </w:ins>
                  </w:p>
                  <w:p w:rsidR="00AC30F5" w:rsidRPr="005F1AA2" w:rsidRDefault="00AC30F5" w:rsidP="005F1AA2">
                    <w:pPr>
                      <w:autoSpaceDE w:val="0"/>
                      <w:autoSpaceDN w:val="0"/>
                      <w:adjustRightInd w:val="0"/>
                      <w:jc w:val="left"/>
                      <w:rPr>
                        <w:ins w:id="6436" w:author="ghislain.aine" w:date="2015-11-04T18:00:00Z"/>
                        <w:rFonts w:ascii="Consolas" w:hAnsi="Consolas" w:cs="Consolas"/>
                        <w:color w:val="000000"/>
                        <w:sz w:val="19"/>
                        <w:szCs w:val="19"/>
                        <w:highlight w:val="white"/>
                        <w:lang w:val="en-US"/>
                        <w:rPrChange w:id="6437" w:author="ghislain.aine" w:date="2015-11-04T18:00:00Z">
                          <w:rPr>
                            <w:ins w:id="6438" w:author="ghislain.aine" w:date="2015-11-04T18:00:00Z"/>
                            <w:rFonts w:ascii="Consolas" w:hAnsi="Consolas" w:cs="Consolas"/>
                            <w:color w:val="000000"/>
                            <w:sz w:val="19"/>
                            <w:szCs w:val="19"/>
                            <w:highlight w:val="white"/>
                          </w:rPr>
                        </w:rPrChange>
                      </w:rPr>
                    </w:pPr>
                    <w:ins w:id="6439" w:author="ghislain.aine" w:date="2015-11-04T18:00:00Z">
                      <w:r w:rsidRPr="004D7EE5">
                        <w:rPr>
                          <w:rFonts w:ascii="Consolas" w:hAnsi="Consolas" w:cs="Consolas"/>
                          <w:color w:val="000000"/>
                          <w:sz w:val="19"/>
                          <w:szCs w:val="19"/>
                          <w:highlight w:val="white"/>
                          <w:lang w:val="en-US"/>
                          <w:rPrChange w:id="6440" w:author="ghislain.aine" w:date="2015-11-04T18:00:00Z">
                            <w:rPr>
                              <w:rFonts w:ascii="Consolas" w:hAnsi="Consolas" w:cs="Consolas"/>
                              <w:color w:val="000000"/>
                              <w:sz w:val="19"/>
                              <w:szCs w:val="19"/>
                              <w:highlight w:val="white"/>
                            </w:rPr>
                          </w:rPrChange>
                        </w:rPr>
                        <w:tab/>
                        <w:t>{</w:t>
                      </w:r>
                    </w:ins>
                  </w:p>
                  <w:p w:rsidR="00AC30F5" w:rsidRPr="005F1AA2" w:rsidRDefault="00AC30F5" w:rsidP="005F1AA2">
                    <w:pPr>
                      <w:autoSpaceDE w:val="0"/>
                      <w:autoSpaceDN w:val="0"/>
                      <w:adjustRightInd w:val="0"/>
                      <w:jc w:val="left"/>
                      <w:rPr>
                        <w:ins w:id="6441" w:author="ghislain.aine" w:date="2015-11-04T18:00:00Z"/>
                        <w:rFonts w:ascii="Consolas" w:hAnsi="Consolas" w:cs="Consolas"/>
                        <w:color w:val="000000"/>
                        <w:sz w:val="19"/>
                        <w:szCs w:val="19"/>
                        <w:highlight w:val="white"/>
                        <w:lang w:val="en-US"/>
                        <w:rPrChange w:id="6442" w:author="ghislain.aine" w:date="2015-11-04T18:00:00Z">
                          <w:rPr>
                            <w:ins w:id="6443" w:author="ghislain.aine" w:date="2015-11-04T18:00:00Z"/>
                            <w:rFonts w:ascii="Consolas" w:hAnsi="Consolas" w:cs="Consolas"/>
                            <w:color w:val="000000"/>
                            <w:sz w:val="19"/>
                            <w:szCs w:val="19"/>
                            <w:highlight w:val="white"/>
                          </w:rPr>
                        </w:rPrChange>
                      </w:rPr>
                    </w:pPr>
                    <w:ins w:id="6444" w:author="ghislain.aine" w:date="2015-11-04T18:00:00Z">
                      <w:r w:rsidRPr="004D7EE5">
                        <w:rPr>
                          <w:rFonts w:ascii="Consolas" w:hAnsi="Consolas" w:cs="Consolas"/>
                          <w:color w:val="000000"/>
                          <w:sz w:val="19"/>
                          <w:szCs w:val="19"/>
                          <w:highlight w:val="white"/>
                          <w:lang w:val="en-US"/>
                          <w:rPrChange w:id="6445"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46" w:author="ghislain.aine" w:date="2015-11-04T18:00: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6447" w:author="ghislain.aine" w:date="2015-11-04T18:00:00Z">
                            <w:rPr>
                              <w:rFonts w:ascii="Consolas" w:hAnsi="Consolas" w:cs="Consolas"/>
                              <w:color w:val="216F85"/>
                              <w:sz w:val="19"/>
                              <w:szCs w:val="19"/>
                              <w:highlight w:val="white"/>
                            </w:rPr>
                          </w:rPrChange>
                        </w:rPr>
                        <w:t>IterationData</w:t>
                      </w:r>
                      <w:proofErr w:type="spellEnd"/>
                      <w:r w:rsidRPr="004D7EE5">
                        <w:rPr>
                          <w:rFonts w:ascii="Consolas" w:hAnsi="Consolas" w:cs="Consolas"/>
                          <w:color w:val="000000"/>
                          <w:sz w:val="19"/>
                          <w:szCs w:val="19"/>
                          <w:highlight w:val="white"/>
                          <w:lang w:val="en-US"/>
                          <w:rPrChange w:id="6448" w:author="ghislain.aine" w:date="2015-11-04T18:0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449" w:author="ghislain.aine" w:date="2015-11-04T18:00:00Z">
                            <w:rPr>
                              <w:rFonts w:ascii="Consolas" w:hAnsi="Consolas" w:cs="Consolas"/>
                              <w:color w:val="000080"/>
                              <w:sz w:val="19"/>
                              <w:szCs w:val="19"/>
                              <w:highlight w:val="white"/>
                            </w:rPr>
                          </w:rPrChange>
                        </w:rPr>
                        <w:t>dt</w:t>
                      </w:r>
                      <w:proofErr w:type="spellEnd"/>
                      <w:r w:rsidRPr="004D7EE5">
                        <w:rPr>
                          <w:rFonts w:ascii="Consolas" w:hAnsi="Consolas" w:cs="Consolas"/>
                          <w:color w:val="000000"/>
                          <w:sz w:val="19"/>
                          <w:szCs w:val="19"/>
                          <w:highlight w:val="white"/>
                          <w:lang w:val="en-US"/>
                          <w:rPrChange w:id="6450" w:author="ghislain.aine" w:date="2015-11-04T18:00: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FF"/>
                          <w:sz w:val="19"/>
                          <w:szCs w:val="19"/>
                          <w:highlight w:val="white"/>
                          <w:lang w:val="en-US"/>
                          <w:rPrChange w:id="6451" w:author="ghislain.aine" w:date="2015-11-04T18:00:00Z">
                            <w:rPr>
                              <w:rFonts w:ascii="Consolas" w:hAnsi="Consolas" w:cs="Consolas"/>
                              <w:color w:val="0000FF"/>
                              <w:sz w:val="19"/>
                              <w:szCs w:val="19"/>
                              <w:highlight w:val="white"/>
                            </w:rPr>
                          </w:rPrChange>
                        </w:rPr>
                        <w:t>dynamic_cast</w:t>
                      </w:r>
                      <w:proofErr w:type="spellEnd"/>
                      <w:r w:rsidRPr="004D7EE5">
                        <w:rPr>
                          <w:rFonts w:ascii="Consolas" w:hAnsi="Consolas" w:cs="Consolas"/>
                          <w:color w:val="000000"/>
                          <w:sz w:val="19"/>
                          <w:szCs w:val="19"/>
                          <w:highlight w:val="white"/>
                          <w:lang w:val="en-US"/>
                          <w:rPrChange w:id="6452" w:author="ghislain.aine" w:date="2015-11-04T18:00:00Z">
                            <w:rPr>
                              <w:rFonts w:ascii="Consolas" w:hAnsi="Consolas" w:cs="Consolas"/>
                              <w:color w:val="000000"/>
                              <w:sz w:val="19"/>
                              <w:szCs w:val="19"/>
                              <w:highlight w:val="white"/>
                            </w:rPr>
                          </w:rPrChange>
                        </w:rPr>
                        <w:t>&lt;</w:t>
                      </w:r>
                      <w:proofErr w:type="spellStart"/>
                      <w:r w:rsidRPr="004D7EE5">
                        <w:rPr>
                          <w:rFonts w:ascii="Consolas" w:hAnsi="Consolas" w:cs="Consolas"/>
                          <w:color w:val="216F85"/>
                          <w:sz w:val="19"/>
                          <w:szCs w:val="19"/>
                          <w:highlight w:val="white"/>
                          <w:lang w:val="en-US"/>
                          <w:rPrChange w:id="6453" w:author="ghislain.aine" w:date="2015-11-04T18:00:00Z">
                            <w:rPr>
                              <w:rFonts w:ascii="Consolas" w:hAnsi="Consolas" w:cs="Consolas"/>
                              <w:color w:val="216F85"/>
                              <w:sz w:val="19"/>
                              <w:szCs w:val="19"/>
                              <w:highlight w:val="white"/>
                            </w:rPr>
                          </w:rPrChange>
                        </w:rPr>
                        <w:t>IterationData</w:t>
                      </w:r>
                      <w:proofErr w:type="spellEnd"/>
                      <w:r w:rsidRPr="004D7EE5">
                        <w:rPr>
                          <w:rFonts w:ascii="Consolas" w:hAnsi="Consolas" w:cs="Consolas"/>
                          <w:color w:val="000000"/>
                          <w:sz w:val="19"/>
                          <w:szCs w:val="19"/>
                          <w:highlight w:val="white"/>
                          <w:lang w:val="en-US"/>
                          <w:rPrChange w:id="6454" w:author="ghislain.aine" w:date="2015-11-04T18:00:00Z">
                            <w:rPr>
                              <w:rFonts w:ascii="Consolas" w:hAnsi="Consolas" w:cs="Consolas"/>
                              <w:color w:val="000000"/>
                              <w:sz w:val="19"/>
                              <w:szCs w:val="19"/>
                              <w:highlight w:val="white"/>
                            </w:rPr>
                          </w:rPrChange>
                        </w:rPr>
                        <w:t>*&gt;(</w:t>
                      </w:r>
                      <w:r w:rsidRPr="004D7EE5">
                        <w:rPr>
                          <w:rFonts w:ascii="Consolas" w:hAnsi="Consolas" w:cs="Consolas"/>
                          <w:color w:val="000080"/>
                          <w:sz w:val="19"/>
                          <w:szCs w:val="19"/>
                          <w:highlight w:val="white"/>
                          <w:lang w:val="en-US"/>
                          <w:rPrChange w:id="6455" w:author="ghislain.aine" w:date="2015-11-04T18:00:00Z">
                            <w:rPr>
                              <w:rFonts w:ascii="Consolas" w:hAnsi="Consolas" w:cs="Consolas"/>
                              <w:color w:val="000080"/>
                              <w:sz w:val="19"/>
                              <w:szCs w:val="19"/>
                              <w:highlight w:val="white"/>
                            </w:rPr>
                          </w:rPrChange>
                        </w:rPr>
                        <w:t>data</w:t>
                      </w:r>
                      <w:r w:rsidRPr="004D7EE5">
                        <w:rPr>
                          <w:rFonts w:ascii="Consolas" w:hAnsi="Consolas" w:cs="Consolas"/>
                          <w:color w:val="000000"/>
                          <w:sz w:val="19"/>
                          <w:szCs w:val="19"/>
                          <w:highlight w:val="white"/>
                          <w:lang w:val="en-US"/>
                          <w:rPrChange w:id="6456" w:author="ghislain.aine" w:date="2015-11-04T18:00:00Z">
                            <w:rPr>
                              <w:rFonts w:ascii="Consolas" w:hAnsi="Consolas" w:cs="Consolas"/>
                              <w:color w:val="000000"/>
                              <w:sz w:val="19"/>
                              <w:szCs w:val="19"/>
                              <w:highlight w:val="white"/>
                            </w:rPr>
                          </w:rPrChange>
                        </w:rPr>
                        <w:t>);</w:t>
                      </w:r>
                    </w:ins>
                  </w:p>
                  <w:p w:rsidR="00AC30F5" w:rsidRPr="005F1AA2" w:rsidRDefault="00AC30F5" w:rsidP="005F1AA2">
                    <w:pPr>
                      <w:autoSpaceDE w:val="0"/>
                      <w:autoSpaceDN w:val="0"/>
                      <w:adjustRightInd w:val="0"/>
                      <w:jc w:val="left"/>
                      <w:rPr>
                        <w:ins w:id="6457" w:author="ghislain.aine" w:date="2015-11-04T18:00:00Z"/>
                        <w:rFonts w:ascii="Consolas" w:hAnsi="Consolas" w:cs="Consolas"/>
                        <w:color w:val="000000"/>
                        <w:sz w:val="19"/>
                        <w:szCs w:val="19"/>
                        <w:highlight w:val="white"/>
                        <w:lang w:val="en-US"/>
                        <w:rPrChange w:id="6458" w:author="ghislain.aine" w:date="2015-11-04T18:00:00Z">
                          <w:rPr>
                            <w:ins w:id="6459" w:author="ghislain.aine" w:date="2015-11-04T18:00:00Z"/>
                            <w:rFonts w:ascii="Consolas" w:hAnsi="Consolas" w:cs="Consolas"/>
                            <w:color w:val="000000"/>
                            <w:sz w:val="19"/>
                            <w:szCs w:val="19"/>
                            <w:highlight w:val="white"/>
                          </w:rPr>
                        </w:rPrChange>
                      </w:rPr>
                    </w:pPr>
                    <w:ins w:id="6460" w:author="ghislain.aine" w:date="2015-11-04T18:00:00Z">
                      <w:r w:rsidRPr="004D7EE5">
                        <w:rPr>
                          <w:rFonts w:ascii="Consolas" w:hAnsi="Consolas" w:cs="Consolas"/>
                          <w:color w:val="000000"/>
                          <w:sz w:val="19"/>
                          <w:szCs w:val="19"/>
                          <w:highlight w:val="white"/>
                          <w:lang w:val="en-US"/>
                          <w:rPrChange w:id="6461"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62"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463" w:author="ghislain.aine" w:date="2015-11-04T18:00: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6464" w:author="ghislain.aine" w:date="2015-11-04T18:00: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465" w:author="ghislain.aine" w:date="2015-11-04T18:00:00Z">
                            <w:rPr>
                              <w:rFonts w:ascii="Consolas" w:hAnsi="Consolas" w:cs="Consolas"/>
                              <w:color w:val="000080"/>
                              <w:sz w:val="19"/>
                              <w:szCs w:val="19"/>
                              <w:highlight w:val="white"/>
                            </w:rPr>
                          </w:rPrChange>
                        </w:rPr>
                        <w:t>dt</w:t>
                      </w:r>
                      <w:proofErr w:type="spellEnd"/>
                      <w:r w:rsidRPr="004D7EE5">
                        <w:rPr>
                          <w:rFonts w:ascii="Consolas" w:hAnsi="Consolas" w:cs="Consolas"/>
                          <w:color w:val="000000"/>
                          <w:sz w:val="19"/>
                          <w:szCs w:val="19"/>
                          <w:highlight w:val="white"/>
                          <w:lang w:val="en-US"/>
                          <w:rPrChange w:id="6466" w:author="ghislain.aine" w:date="2015-11-04T18:00:00Z">
                            <w:rPr>
                              <w:rFonts w:ascii="Consolas" w:hAnsi="Consolas" w:cs="Consolas"/>
                              <w:color w:val="000000"/>
                              <w:sz w:val="19"/>
                              <w:szCs w:val="19"/>
                              <w:highlight w:val="white"/>
                            </w:rPr>
                          </w:rPrChange>
                        </w:rPr>
                        <w:t>) {</w:t>
                      </w:r>
                    </w:ins>
                  </w:p>
                  <w:p w:rsidR="00AC30F5" w:rsidRPr="005F1AA2" w:rsidRDefault="00AC30F5" w:rsidP="005F1AA2">
                    <w:pPr>
                      <w:autoSpaceDE w:val="0"/>
                      <w:autoSpaceDN w:val="0"/>
                      <w:adjustRightInd w:val="0"/>
                      <w:jc w:val="left"/>
                      <w:rPr>
                        <w:ins w:id="6467" w:author="ghislain.aine" w:date="2015-11-04T18:00:00Z"/>
                        <w:rFonts w:ascii="Consolas" w:hAnsi="Consolas" w:cs="Consolas"/>
                        <w:color w:val="000000"/>
                        <w:sz w:val="19"/>
                        <w:szCs w:val="19"/>
                        <w:highlight w:val="white"/>
                        <w:lang w:val="en-US"/>
                        <w:rPrChange w:id="6468" w:author="ghislain.aine" w:date="2015-11-04T18:00:00Z">
                          <w:rPr>
                            <w:ins w:id="6469" w:author="ghislain.aine" w:date="2015-11-04T18:00:00Z"/>
                            <w:rFonts w:ascii="Consolas" w:hAnsi="Consolas" w:cs="Consolas"/>
                            <w:color w:val="000000"/>
                            <w:sz w:val="19"/>
                            <w:szCs w:val="19"/>
                            <w:highlight w:val="white"/>
                          </w:rPr>
                        </w:rPrChange>
                      </w:rPr>
                    </w:pPr>
                    <w:ins w:id="6470" w:author="ghislain.aine" w:date="2015-11-04T18:00:00Z">
                      <w:r w:rsidRPr="004D7EE5">
                        <w:rPr>
                          <w:rFonts w:ascii="Consolas" w:hAnsi="Consolas" w:cs="Consolas"/>
                          <w:color w:val="000000"/>
                          <w:sz w:val="19"/>
                          <w:szCs w:val="19"/>
                          <w:highlight w:val="white"/>
                          <w:lang w:val="en-US"/>
                          <w:rPrChange w:id="6471"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72"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73" w:author="ghislain.aine" w:date="2015-11-04T18:00:00Z">
                            <w:rPr>
                              <w:rFonts w:ascii="Consolas" w:hAnsi="Consolas" w:cs="Consolas"/>
                              <w:color w:val="000000"/>
                              <w:sz w:val="19"/>
                              <w:szCs w:val="19"/>
                              <w:highlight w:val="white"/>
                            </w:rPr>
                          </w:rPrChange>
                        </w:rPr>
                        <w:tab/>
                      </w:r>
                      <w:proofErr w:type="spellStart"/>
                      <w:r w:rsidRPr="004D7EE5">
                        <w:rPr>
                          <w:rFonts w:ascii="Consolas" w:hAnsi="Consolas" w:cs="Consolas"/>
                          <w:color w:val="880000"/>
                          <w:sz w:val="19"/>
                          <w:szCs w:val="19"/>
                          <w:highlight w:val="white"/>
                          <w:lang w:val="en-US"/>
                          <w:rPrChange w:id="6474" w:author="ghislain.aine" w:date="2015-11-04T18:00:00Z">
                            <w:rPr>
                              <w:rFonts w:ascii="Consolas" w:hAnsi="Consolas" w:cs="Consolas"/>
                              <w:color w:val="880000"/>
                              <w:sz w:val="19"/>
                              <w:szCs w:val="19"/>
                              <w:highlight w:val="white"/>
                            </w:rPr>
                          </w:rPrChange>
                        </w:rPr>
                        <w:t>setStep</w:t>
                      </w:r>
                      <w:proofErr w:type="spellEnd"/>
                      <w:r w:rsidRPr="004D7EE5">
                        <w:rPr>
                          <w:rFonts w:ascii="Consolas" w:hAnsi="Consolas" w:cs="Consolas"/>
                          <w:color w:val="000000"/>
                          <w:sz w:val="19"/>
                          <w:szCs w:val="19"/>
                          <w:highlight w:val="white"/>
                          <w:lang w:val="en-US"/>
                          <w:rPrChange w:id="6475" w:author="ghislain.aine" w:date="2015-11-04T18:00:00Z">
                            <w:rPr>
                              <w:rFonts w:ascii="Consolas" w:hAnsi="Consolas" w:cs="Consolas"/>
                              <w:color w:val="000000"/>
                              <w:sz w:val="19"/>
                              <w:szCs w:val="19"/>
                              <w:highlight w:val="white"/>
                            </w:rPr>
                          </w:rPrChange>
                        </w:rPr>
                        <w:t>(</w:t>
                      </w:r>
                      <w:proofErr w:type="spellStart"/>
                      <w:r w:rsidRPr="004D7EE5">
                        <w:rPr>
                          <w:rFonts w:ascii="Consolas" w:hAnsi="Consolas" w:cs="Consolas"/>
                          <w:color w:val="000080"/>
                          <w:sz w:val="19"/>
                          <w:szCs w:val="19"/>
                          <w:highlight w:val="white"/>
                          <w:lang w:val="en-US"/>
                          <w:rPrChange w:id="6476" w:author="ghislain.aine" w:date="2015-11-04T18:00:00Z">
                            <w:rPr>
                              <w:rFonts w:ascii="Consolas" w:hAnsi="Consolas" w:cs="Consolas"/>
                              <w:color w:val="000080"/>
                              <w:sz w:val="19"/>
                              <w:szCs w:val="19"/>
                              <w:highlight w:val="white"/>
                            </w:rPr>
                          </w:rPrChange>
                        </w:rPr>
                        <w:t>dt</w:t>
                      </w:r>
                      <w:proofErr w:type="spellEnd"/>
                      <w:r w:rsidRPr="004D7EE5">
                        <w:rPr>
                          <w:rFonts w:ascii="Consolas" w:hAnsi="Consolas" w:cs="Consolas"/>
                          <w:color w:val="000000"/>
                          <w:sz w:val="19"/>
                          <w:szCs w:val="19"/>
                          <w:highlight w:val="white"/>
                          <w:lang w:val="en-US"/>
                          <w:rPrChange w:id="6477" w:author="ghislain.aine" w:date="2015-11-04T18:00: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6478" w:author="ghislain.aine" w:date="2015-11-04T18:00:00Z">
                            <w:rPr>
                              <w:rFonts w:ascii="Consolas" w:hAnsi="Consolas" w:cs="Consolas"/>
                              <w:color w:val="880000"/>
                              <w:sz w:val="19"/>
                              <w:szCs w:val="19"/>
                              <w:highlight w:val="white"/>
                            </w:rPr>
                          </w:rPrChange>
                        </w:rPr>
                        <w:t>getStep</w:t>
                      </w:r>
                      <w:proofErr w:type="spellEnd"/>
                      <w:r w:rsidRPr="004D7EE5">
                        <w:rPr>
                          <w:rFonts w:ascii="Consolas" w:hAnsi="Consolas" w:cs="Consolas"/>
                          <w:color w:val="000000"/>
                          <w:sz w:val="19"/>
                          <w:szCs w:val="19"/>
                          <w:highlight w:val="white"/>
                          <w:lang w:val="en-US"/>
                          <w:rPrChange w:id="6479" w:author="ghislain.aine" w:date="2015-11-04T18:00:00Z">
                            <w:rPr>
                              <w:rFonts w:ascii="Consolas" w:hAnsi="Consolas" w:cs="Consolas"/>
                              <w:color w:val="000000"/>
                              <w:sz w:val="19"/>
                              <w:szCs w:val="19"/>
                              <w:highlight w:val="white"/>
                            </w:rPr>
                          </w:rPrChange>
                        </w:rPr>
                        <w:t>());</w:t>
                      </w:r>
                    </w:ins>
                  </w:p>
                  <w:p w:rsidR="00AC30F5" w:rsidRDefault="00AC30F5" w:rsidP="005F1AA2">
                    <w:pPr>
                      <w:autoSpaceDE w:val="0"/>
                      <w:autoSpaceDN w:val="0"/>
                      <w:adjustRightInd w:val="0"/>
                      <w:jc w:val="left"/>
                      <w:rPr>
                        <w:ins w:id="6480" w:author="ghislain.aine" w:date="2015-11-04T18:00:00Z"/>
                        <w:rFonts w:ascii="Consolas" w:hAnsi="Consolas" w:cs="Consolas"/>
                        <w:color w:val="000000"/>
                        <w:sz w:val="19"/>
                        <w:szCs w:val="19"/>
                        <w:highlight w:val="white"/>
                      </w:rPr>
                    </w:pPr>
                    <w:ins w:id="6481" w:author="ghislain.aine" w:date="2015-11-04T18:00:00Z">
                      <w:r w:rsidRPr="004D7EE5">
                        <w:rPr>
                          <w:rFonts w:ascii="Consolas" w:hAnsi="Consolas" w:cs="Consolas"/>
                          <w:color w:val="000000"/>
                          <w:sz w:val="19"/>
                          <w:szCs w:val="19"/>
                          <w:highlight w:val="white"/>
                          <w:lang w:val="en-US"/>
                          <w:rPrChange w:id="6482"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83" w:author="ghislain.aine" w:date="2015-11-04T18:00: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484" w:author="ghislain.aine" w:date="2015-11-04T18:00:00Z">
                            <w:rPr>
                              <w:rFonts w:ascii="Consolas" w:hAnsi="Consolas" w:cs="Consolas"/>
                              <w:color w:val="000000"/>
                              <w:sz w:val="19"/>
                              <w:szCs w:val="19"/>
                              <w:highlight w:val="white"/>
                            </w:rPr>
                          </w:rPrChange>
                        </w:rPr>
                        <w:tab/>
                      </w:r>
                      <w:proofErr w:type="spellStart"/>
                      <w:r>
                        <w:rPr>
                          <w:rFonts w:ascii="Consolas" w:hAnsi="Consolas" w:cs="Consolas"/>
                          <w:color w:val="880000"/>
                          <w:sz w:val="19"/>
                          <w:szCs w:val="19"/>
                          <w:highlight w:val="white"/>
                        </w:rPr>
                        <w:t>setPeriod</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dt</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getPeriod</w:t>
                      </w:r>
                      <w:proofErr w:type="spellEnd"/>
                      <w:r>
                        <w:rPr>
                          <w:rFonts w:ascii="Consolas" w:hAnsi="Consolas" w:cs="Consolas"/>
                          <w:color w:val="000000"/>
                          <w:sz w:val="19"/>
                          <w:szCs w:val="19"/>
                          <w:highlight w:val="white"/>
                        </w:rPr>
                        <w:t>());</w:t>
                      </w:r>
                    </w:ins>
                  </w:p>
                  <w:p w:rsidR="00AC30F5" w:rsidRDefault="00AC30F5" w:rsidP="005F1AA2">
                    <w:pPr>
                      <w:autoSpaceDE w:val="0"/>
                      <w:autoSpaceDN w:val="0"/>
                      <w:adjustRightInd w:val="0"/>
                      <w:jc w:val="left"/>
                      <w:rPr>
                        <w:ins w:id="6485" w:author="ghislain.aine" w:date="2015-11-04T18:00:00Z"/>
                        <w:rFonts w:ascii="Consolas" w:hAnsi="Consolas" w:cs="Consolas"/>
                        <w:color w:val="000000"/>
                        <w:sz w:val="19"/>
                        <w:szCs w:val="19"/>
                        <w:highlight w:val="white"/>
                      </w:rPr>
                    </w:pPr>
                    <w:ins w:id="6486" w:author="ghislain.aine" w:date="2015-11-04T18:00:00Z">
                      <w:r>
                        <w:rPr>
                          <w:rFonts w:ascii="Consolas" w:hAnsi="Consolas" w:cs="Consolas"/>
                          <w:color w:val="000000"/>
                          <w:sz w:val="19"/>
                          <w:szCs w:val="19"/>
                          <w:highlight w:val="white"/>
                        </w:rPr>
                        <w:tab/>
                      </w:r>
                      <w:r>
                        <w:rPr>
                          <w:rFonts w:ascii="Consolas" w:hAnsi="Consolas" w:cs="Consolas"/>
                          <w:color w:val="000000"/>
                          <w:sz w:val="19"/>
                          <w:szCs w:val="19"/>
                          <w:highlight w:val="white"/>
                        </w:rPr>
                        <w:tab/>
                        <w:t>}</w:t>
                      </w:r>
                    </w:ins>
                  </w:p>
                  <w:p w:rsidR="00AC30F5" w:rsidRDefault="00AC30F5" w:rsidP="005F1AA2">
                    <w:pPr>
                      <w:autoSpaceDE w:val="0"/>
                      <w:autoSpaceDN w:val="0"/>
                      <w:adjustRightInd w:val="0"/>
                      <w:jc w:val="left"/>
                      <w:rPr>
                        <w:ins w:id="6487" w:author="ghislain.aine" w:date="2015-11-04T18:00:00Z"/>
                        <w:rFonts w:ascii="Consolas" w:hAnsi="Consolas" w:cs="Consolas"/>
                        <w:color w:val="000000"/>
                        <w:sz w:val="19"/>
                        <w:szCs w:val="19"/>
                        <w:highlight w:val="white"/>
                      </w:rPr>
                    </w:pPr>
                    <w:ins w:id="6488" w:author="ghislain.aine" w:date="2015-11-04T18:00:00Z">
                      <w:r>
                        <w:rPr>
                          <w:rFonts w:ascii="Consolas" w:hAnsi="Consolas" w:cs="Consolas"/>
                          <w:color w:val="000000"/>
                          <w:sz w:val="19"/>
                          <w:szCs w:val="19"/>
                          <w:highlight w:val="white"/>
                        </w:rPr>
                        <w:tab/>
                        <w:t>}</w:t>
                      </w:r>
                    </w:ins>
                  </w:p>
                  <w:p w:rsidR="00AC30F5" w:rsidRPr="00E71FE0" w:rsidRDefault="00AC30F5" w:rsidP="005F1AA2">
                    <w:pPr>
                      <w:rPr>
                        <w:lang w:val="en-US"/>
                      </w:rPr>
                    </w:pPr>
                    <w:ins w:id="6489" w:author="ghislain.aine" w:date="2015-11-04T18:00:00Z">
                      <w:r>
                        <w:rPr>
                          <w:rFonts w:ascii="Consolas" w:hAnsi="Consolas" w:cs="Consolas"/>
                          <w:color w:val="000000"/>
                          <w:sz w:val="19"/>
                          <w:szCs w:val="19"/>
                          <w:highlight w:val="white"/>
                        </w:rPr>
                        <w:t>}</w:t>
                      </w:r>
                    </w:ins>
                    <w:del w:id="6490" w:author="ghislain.aine" w:date="2015-11-03T14:43:00Z">
                      <w:r w:rsidRPr="00B550B2" w:rsidDel="00574150">
                        <w:rPr>
                          <w:rFonts w:ascii="Consolas" w:hAnsi="Consolas" w:cs="Consolas"/>
                          <w:color w:val="000080"/>
                          <w:sz w:val="19"/>
                          <w:szCs w:val="19"/>
                          <w:highlight w:val="white"/>
                          <w:lang w:val="en-US"/>
                        </w:rPr>
                        <w:delText>_pin</w:delText>
                      </w:r>
                      <w:r w:rsidRPr="00B550B2" w:rsidDel="00574150">
                        <w:rPr>
                          <w:rFonts w:ascii="Consolas" w:hAnsi="Consolas" w:cs="Consolas"/>
                          <w:color w:val="000000"/>
                          <w:sz w:val="19"/>
                          <w:szCs w:val="19"/>
                          <w:highlight w:val="white"/>
                          <w:lang w:val="en-US"/>
                        </w:rPr>
                        <w:delText xml:space="preserve"> = </w:delText>
                      </w:r>
                      <w:r w:rsidRPr="00B550B2" w:rsidDel="00574150">
                        <w:rPr>
                          <w:rFonts w:ascii="Consolas" w:hAnsi="Consolas" w:cs="Consolas"/>
                          <w:color w:val="880000"/>
                          <w:sz w:val="19"/>
                          <w:szCs w:val="19"/>
                          <w:highlight w:val="white"/>
                          <w:lang w:val="en-US"/>
                        </w:rPr>
                        <w:delText>registerPin</w:delText>
                      </w:r>
                      <w:r w:rsidRPr="00B550B2" w:rsidDel="00574150">
                        <w:rPr>
                          <w:rFonts w:ascii="Consolas" w:hAnsi="Consolas" w:cs="Consolas"/>
                          <w:color w:val="000000"/>
                          <w:sz w:val="19"/>
                          <w:szCs w:val="19"/>
                          <w:highlight w:val="white"/>
                          <w:lang w:val="en-US"/>
                        </w:rPr>
                        <w:delText>(</w:delText>
                      </w:r>
                      <w:r w:rsidRPr="00B550B2" w:rsidDel="00574150">
                        <w:rPr>
                          <w:rFonts w:ascii="Consolas" w:hAnsi="Consolas" w:cs="Consolas"/>
                          <w:color w:val="6F008A"/>
                          <w:sz w:val="19"/>
                          <w:szCs w:val="19"/>
                          <w:highlight w:val="white"/>
                          <w:lang w:val="en-US"/>
                        </w:rPr>
                        <w:delText>DEMO_DATA_TYPE</w:delText>
                      </w:r>
                      <w:r w:rsidRPr="00B550B2" w:rsidDel="00574150">
                        <w:rPr>
                          <w:rFonts w:ascii="Consolas" w:hAnsi="Consolas" w:cs="Consolas"/>
                          <w:color w:val="000000"/>
                          <w:sz w:val="19"/>
                          <w:szCs w:val="19"/>
                          <w:highlight w:val="white"/>
                          <w:lang w:val="en-US"/>
                        </w:rPr>
                        <w:delText xml:space="preserve">, </w:delText>
                      </w:r>
                      <w:r w:rsidRPr="00B550B2" w:rsidDel="00574150">
                        <w:rPr>
                          <w:rFonts w:ascii="Consolas" w:hAnsi="Consolas" w:cs="Consolas"/>
                          <w:color w:val="6F008A"/>
                          <w:sz w:val="19"/>
                          <w:szCs w:val="19"/>
                          <w:highlight w:val="white"/>
                          <w:lang w:val="en-US"/>
                        </w:rPr>
                        <w:delText>DEMO_DATA_TYPE</w:delText>
                      </w:r>
                      <w:r w:rsidRPr="00B550B2" w:rsidDel="00574150">
                        <w:rPr>
                          <w:rFonts w:ascii="Consolas" w:hAnsi="Consolas" w:cs="Consolas"/>
                          <w:color w:val="000000"/>
                          <w:sz w:val="19"/>
                          <w:szCs w:val="19"/>
                          <w:highlight w:val="white"/>
                          <w:lang w:val="en-US"/>
                        </w:rPr>
                        <w:delText xml:space="preserve">, </w:delText>
                      </w:r>
                      <w:r w:rsidRPr="00B550B2" w:rsidDel="00574150">
                        <w:rPr>
                          <w:rFonts w:ascii="Consolas" w:hAnsi="Consolas" w:cs="Consolas"/>
                          <w:color w:val="0000FF"/>
                          <w:sz w:val="19"/>
                          <w:szCs w:val="19"/>
                          <w:highlight w:val="white"/>
                          <w:lang w:val="en-US"/>
                        </w:rPr>
                        <w:delText>true</w:delText>
                      </w:r>
                      <w:r w:rsidRPr="00B550B2" w:rsidDel="00574150">
                        <w:rPr>
                          <w:rFonts w:ascii="Consolas" w:hAnsi="Consolas" w:cs="Consolas"/>
                          <w:color w:val="000000"/>
                          <w:sz w:val="19"/>
                          <w:szCs w:val="19"/>
                          <w:highlight w:val="white"/>
                          <w:lang w:val="en-US"/>
                        </w:rPr>
                        <w:delText>);</w:delText>
                      </w:r>
                    </w:del>
                  </w:p>
                </w:txbxContent>
              </v:textbox>
              <w10:wrap type="none"/>
              <w10:anchorlock/>
            </v:shape>
          </w:pict>
        </w:r>
      </w:ins>
    </w:p>
    <w:p w:rsidR="00574150" w:rsidRPr="00142492" w:rsidDel="00574150" w:rsidRDefault="00574150" w:rsidP="00142492">
      <w:pPr>
        <w:pStyle w:val="Paragraphedeliste"/>
        <w:rPr>
          <w:del w:id="6491" w:author="ghislain.aine" w:date="2015-11-03T14:44:00Z"/>
          <w:rFonts w:ascii="Courier New" w:hAnsi="Courier New" w:cs="Courier New"/>
          <w:noProof/>
          <w:sz w:val="20"/>
          <w:szCs w:val="20"/>
        </w:rPr>
      </w:pPr>
    </w:p>
    <w:p w:rsidR="008879A4" w:rsidDel="00574150" w:rsidRDefault="00DE6450" w:rsidP="00781A32">
      <w:pPr>
        <w:pStyle w:val="Code"/>
        <w:rPr>
          <w:del w:id="6492" w:author="ghislain.aine" w:date="2015-11-03T14:44:00Z"/>
          <w:noProof/>
          <w:lang w:val="en-US"/>
        </w:rPr>
      </w:pPr>
      <w:del w:id="6493" w:author="ghislain.aine" w:date="2015-11-03T14:44:00Z">
        <w:r w:rsidRPr="008879A4" w:rsidDel="00574150">
          <w:rPr>
            <w:noProof/>
            <w:color w:val="0000FF"/>
            <w:lang w:val="en-US"/>
          </w:rPr>
          <w:delText>void</w:delText>
        </w:r>
        <w:r w:rsidRPr="008879A4" w:rsidDel="00574150">
          <w:rPr>
            <w:noProof/>
            <w:lang w:val="en-US"/>
          </w:rPr>
          <w:delText xml:space="preserve"> DemoCoreComponent::eventReceiveData(SwPin * src,SwData_Class * data)</w:delText>
        </w:r>
        <w:r w:rsidR="00BC6139" w:rsidDel="00574150">
          <w:rPr>
            <w:noProof/>
            <w:lang w:val="en-US"/>
          </w:rPr>
          <w:delText xml:space="preserve"> </w:delText>
        </w:r>
        <w:r w:rsidRPr="00DE6450" w:rsidDel="00574150">
          <w:rPr>
            <w:noProof/>
            <w:lang w:val="en-US"/>
          </w:rPr>
          <w:delText>{</w:delText>
        </w:r>
      </w:del>
    </w:p>
    <w:p w:rsidR="008879A4" w:rsidDel="00574150" w:rsidRDefault="008879A4" w:rsidP="00781A32">
      <w:pPr>
        <w:pStyle w:val="Code"/>
        <w:rPr>
          <w:del w:id="6494" w:author="ghislain.aine" w:date="2015-11-03T14:44:00Z"/>
          <w:noProof/>
          <w:lang w:val="en-US"/>
        </w:rPr>
      </w:pPr>
      <w:del w:id="6495" w:author="ghislain.aine" w:date="2015-11-03T14:44:00Z">
        <w:r w:rsidDel="00574150">
          <w:rPr>
            <w:noProof/>
            <w:lang w:val="en-US"/>
          </w:rPr>
          <w:tab/>
        </w:r>
        <w:r w:rsidR="00DE6450" w:rsidRPr="00DE6450" w:rsidDel="00574150">
          <w:rPr>
            <w:noProof/>
            <w:color w:val="0000FF"/>
            <w:lang w:val="en-US"/>
          </w:rPr>
          <w:delText>if</w:delText>
        </w:r>
        <w:r w:rsidR="00DE6450" w:rsidRPr="00DE6450" w:rsidDel="00574150">
          <w:rPr>
            <w:noProof/>
            <w:lang w:val="en-US"/>
          </w:rPr>
          <w:delText xml:space="preserve"> (src == _pin) {</w:delText>
        </w:r>
      </w:del>
    </w:p>
    <w:p w:rsidR="008879A4" w:rsidDel="00574150" w:rsidRDefault="008879A4" w:rsidP="00781A32">
      <w:pPr>
        <w:pStyle w:val="Code"/>
        <w:rPr>
          <w:del w:id="6496" w:author="ghislain.aine" w:date="2015-11-03T14:44:00Z"/>
          <w:noProof/>
          <w:lang w:val="en-US"/>
        </w:rPr>
      </w:pPr>
      <w:del w:id="6497" w:author="ghislain.aine" w:date="2015-11-03T14:44:00Z">
        <w:r w:rsidDel="00574150">
          <w:rPr>
            <w:noProof/>
            <w:lang w:val="en-US"/>
          </w:rPr>
          <w:tab/>
        </w:r>
        <w:r w:rsidDel="00574150">
          <w:rPr>
            <w:noProof/>
            <w:lang w:val="en-US"/>
          </w:rPr>
          <w:tab/>
        </w:r>
        <w:r w:rsidR="00DE6450" w:rsidRPr="00DE6450" w:rsidDel="00574150">
          <w:rPr>
            <w:noProof/>
            <w:lang w:val="en-US"/>
          </w:rPr>
          <w:delText xml:space="preserve">DemoData * dt = </w:delText>
        </w:r>
        <w:r w:rsidR="00DE6450" w:rsidRPr="00DE6450" w:rsidDel="00574150">
          <w:rPr>
            <w:noProof/>
            <w:color w:val="0000FF"/>
            <w:lang w:val="en-US"/>
          </w:rPr>
          <w:delText>dynamic_cast</w:delText>
        </w:r>
        <w:r w:rsidR="00DE6450" w:rsidRPr="00DE6450" w:rsidDel="00574150">
          <w:rPr>
            <w:noProof/>
            <w:lang w:val="en-US"/>
          </w:rPr>
          <w:delText>&lt;DemoData*&gt;(data);</w:delText>
        </w:r>
      </w:del>
    </w:p>
    <w:p w:rsidR="008879A4" w:rsidDel="00574150" w:rsidRDefault="008879A4" w:rsidP="00781A32">
      <w:pPr>
        <w:pStyle w:val="Code"/>
        <w:rPr>
          <w:del w:id="6498" w:author="ghislain.aine" w:date="2015-11-03T14:44:00Z"/>
          <w:noProof/>
          <w:lang w:val="en-US"/>
        </w:rPr>
      </w:pPr>
      <w:del w:id="6499" w:author="ghislain.aine" w:date="2015-11-03T14:44:00Z">
        <w:r w:rsidDel="00574150">
          <w:rPr>
            <w:noProof/>
            <w:lang w:val="en-US"/>
          </w:rPr>
          <w:tab/>
        </w:r>
        <w:r w:rsidDel="00574150">
          <w:rPr>
            <w:noProof/>
            <w:lang w:val="en-US"/>
          </w:rPr>
          <w:tab/>
        </w:r>
        <w:r w:rsidR="00DE6450" w:rsidRPr="00DE6450" w:rsidDel="00574150">
          <w:rPr>
            <w:noProof/>
            <w:color w:val="0000FF"/>
            <w:lang w:val="en-US"/>
          </w:rPr>
          <w:delText>if</w:delText>
        </w:r>
        <w:r w:rsidR="00DE6450" w:rsidRPr="00DE6450" w:rsidDel="00574150">
          <w:rPr>
            <w:noProof/>
            <w:lang w:val="en-US"/>
          </w:rPr>
          <w:delText xml:space="preserve"> (dt) {</w:delText>
        </w:r>
      </w:del>
    </w:p>
    <w:p w:rsidR="008879A4" w:rsidDel="00574150" w:rsidRDefault="008879A4" w:rsidP="00781A32">
      <w:pPr>
        <w:pStyle w:val="Code"/>
        <w:rPr>
          <w:del w:id="6500" w:author="ghislain.aine" w:date="2015-11-03T14:44:00Z"/>
          <w:noProof/>
          <w:lang w:val="en-US"/>
        </w:rPr>
      </w:pPr>
      <w:del w:id="6501" w:author="ghislain.aine" w:date="2015-11-03T14:44:00Z">
        <w:r w:rsidDel="00574150">
          <w:rPr>
            <w:noProof/>
            <w:lang w:val="en-US"/>
          </w:rPr>
          <w:tab/>
        </w:r>
        <w:r w:rsidDel="00574150">
          <w:rPr>
            <w:noProof/>
            <w:lang w:val="en-US"/>
          </w:rPr>
          <w:tab/>
        </w:r>
        <w:r w:rsidDel="00574150">
          <w:rPr>
            <w:noProof/>
            <w:lang w:val="en-US"/>
          </w:rPr>
          <w:tab/>
        </w:r>
        <w:r w:rsidR="00DE6450" w:rsidRPr="00DE6450" w:rsidDel="00574150">
          <w:rPr>
            <w:noProof/>
            <w:lang w:val="en-US"/>
          </w:rPr>
          <w:delText>set</w:delText>
        </w:r>
        <w:r w:rsidDel="00574150">
          <w:rPr>
            <w:noProof/>
            <w:lang w:val="en-US"/>
          </w:rPr>
          <w:delText>Step</w:delText>
        </w:r>
        <w:r w:rsidR="00DE6450" w:rsidRPr="00DE6450" w:rsidDel="00574150">
          <w:rPr>
            <w:noProof/>
            <w:lang w:val="en-US"/>
          </w:rPr>
          <w:delText>(dt-&gt;get</w:delText>
        </w:r>
        <w:r w:rsidDel="00574150">
          <w:rPr>
            <w:noProof/>
            <w:lang w:val="en-US"/>
          </w:rPr>
          <w:delText>Step</w:delText>
        </w:r>
        <w:r w:rsidR="00DE6450" w:rsidRPr="00DE6450" w:rsidDel="00574150">
          <w:rPr>
            <w:noProof/>
            <w:lang w:val="en-US"/>
          </w:rPr>
          <w:delText>());</w:delText>
        </w:r>
      </w:del>
    </w:p>
    <w:p w:rsidR="008879A4" w:rsidDel="00574150" w:rsidRDefault="008879A4" w:rsidP="00781A32">
      <w:pPr>
        <w:pStyle w:val="Code"/>
        <w:rPr>
          <w:del w:id="6502" w:author="ghislain.aine" w:date="2015-11-03T14:44:00Z"/>
          <w:noProof/>
          <w:lang w:val="en-US"/>
        </w:rPr>
      </w:pPr>
      <w:del w:id="6503" w:author="ghislain.aine" w:date="2015-11-03T14:44:00Z">
        <w:r w:rsidDel="00574150">
          <w:rPr>
            <w:noProof/>
            <w:lang w:val="en-US"/>
          </w:rPr>
          <w:tab/>
        </w:r>
        <w:r w:rsidDel="00574150">
          <w:rPr>
            <w:noProof/>
            <w:lang w:val="en-US"/>
          </w:rPr>
          <w:tab/>
        </w:r>
        <w:r w:rsidDel="00574150">
          <w:rPr>
            <w:noProof/>
            <w:lang w:val="en-US"/>
          </w:rPr>
          <w:tab/>
        </w:r>
        <w:r w:rsidR="00DE6450" w:rsidRPr="008879A4" w:rsidDel="00574150">
          <w:rPr>
            <w:noProof/>
            <w:lang w:val="en-US"/>
          </w:rPr>
          <w:delText>setPeriode(dt-&gt;getPeriode());</w:delText>
        </w:r>
      </w:del>
    </w:p>
    <w:p w:rsidR="008879A4" w:rsidDel="00574150" w:rsidRDefault="008879A4" w:rsidP="00781A32">
      <w:pPr>
        <w:pStyle w:val="Code"/>
        <w:rPr>
          <w:del w:id="6504" w:author="ghislain.aine" w:date="2015-11-03T14:44:00Z"/>
          <w:noProof/>
        </w:rPr>
      </w:pPr>
      <w:del w:id="6505" w:author="ghislain.aine" w:date="2015-11-03T14:44:00Z">
        <w:r w:rsidDel="00574150">
          <w:rPr>
            <w:noProof/>
            <w:lang w:val="en-US"/>
          </w:rPr>
          <w:tab/>
        </w:r>
        <w:r w:rsidDel="00574150">
          <w:rPr>
            <w:noProof/>
            <w:lang w:val="en-US"/>
          </w:rPr>
          <w:tab/>
        </w:r>
        <w:r w:rsidR="00DE6450" w:rsidDel="00574150">
          <w:rPr>
            <w:noProof/>
          </w:rPr>
          <w:delText>}</w:delText>
        </w:r>
      </w:del>
    </w:p>
    <w:p w:rsidR="008879A4" w:rsidDel="00574150" w:rsidRDefault="008879A4" w:rsidP="00781A32">
      <w:pPr>
        <w:pStyle w:val="Code"/>
        <w:rPr>
          <w:del w:id="6506" w:author="ghislain.aine" w:date="2015-11-03T14:44:00Z"/>
          <w:noProof/>
        </w:rPr>
      </w:pPr>
      <w:del w:id="6507" w:author="ghislain.aine" w:date="2015-11-03T14:44:00Z">
        <w:r w:rsidDel="00574150">
          <w:rPr>
            <w:noProof/>
          </w:rPr>
          <w:tab/>
        </w:r>
        <w:r w:rsidR="00DE6450" w:rsidDel="00574150">
          <w:rPr>
            <w:noProof/>
          </w:rPr>
          <w:delText>}</w:delText>
        </w:r>
      </w:del>
    </w:p>
    <w:p w:rsidR="00DE6450" w:rsidRPr="00DE6450" w:rsidDel="00574150" w:rsidRDefault="00DE6450" w:rsidP="00781A32">
      <w:pPr>
        <w:pStyle w:val="Code"/>
        <w:rPr>
          <w:del w:id="6508" w:author="ghislain.aine" w:date="2015-11-03T14:44:00Z"/>
        </w:rPr>
      </w:pPr>
      <w:del w:id="6509" w:author="ghislain.aine" w:date="2015-11-03T14:44:00Z">
        <w:r w:rsidDel="00574150">
          <w:rPr>
            <w:noProof/>
          </w:rPr>
          <w:delText>}</w:delText>
        </w:r>
      </w:del>
    </w:p>
    <w:p w:rsidR="008879A4" w:rsidRDefault="00574150" w:rsidP="00E4115C">
      <w:pPr>
        <w:pStyle w:val="Paragraphedeliste"/>
        <w:numPr>
          <w:ilvl w:val="0"/>
          <w:numId w:val="33"/>
        </w:numPr>
      </w:pPr>
      <w:ins w:id="6510" w:author="ghislain.aine" w:date="2015-11-03T14:42:00Z">
        <w:r>
          <w:t>Note</w:t>
        </w:r>
      </w:ins>
      <w:ins w:id="6511" w:author="ghislain.aine" w:date="2015-11-03T14:43:00Z">
        <w:r>
          <w:t xml:space="preserve"> </w:t>
        </w:r>
      </w:ins>
      <w:ins w:id="6512" w:author="ghislain.aine" w:date="2015-11-03T14:42:00Z">
        <w:r>
          <w:t>: pe</w:t>
        </w:r>
      </w:ins>
      <w:ins w:id="6513" w:author="ghislain.aine" w:date="2015-11-03T14:43:00Z">
        <w:r>
          <w:t>nse</w:t>
        </w:r>
      </w:ins>
      <w:ins w:id="6514" w:author="ghislain.aine" w:date="2015-11-03T14:42:00Z">
        <w:r>
          <w:t>r à ré-ex</w:t>
        </w:r>
      </w:ins>
      <w:ins w:id="6515" w:author="ghislain.aine" w:date="2015-11-03T14:43:00Z">
        <w:r>
          <w:t>é</w:t>
        </w:r>
      </w:ins>
      <w:ins w:id="6516" w:author="ghislain.aine" w:date="2015-11-03T14:42:00Z">
        <w:r>
          <w:t xml:space="preserve">cuter le fichier </w:t>
        </w:r>
      </w:ins>
      <w:ins w:id="6517" w:author="ghislain.aine" w:date="2015-11-04T18:01:00Z">
        <w:r w:rsidR="005F1AA2">
          <w:t>_</w:t>
        </w:r>
      </w:ins>
      <w:ins w:id="6518" w:author="ghislain.aine" w:date="2015-11-03T14:42:00Z">
        <w:r>
          <w:t>project.dgx</w:t>
        </w:r>
      </w:ins>
      <w:del w:id="6519" w:author="ghislain.aine" w:date="2015-11-03T14:43:00Z">
        <w:r w:rsidR="008879A4" w:rsidDel="00574150">
          <w:delText>Mettre à jour le fichier "plugin_files.pri"</w:delText>
        </w:r>
      </w:del>
    </w:p>
    <w:p w:rsidR="00DE6450" w:rsidRDefault="00DE6450" w:rsidP="00E4115C">
      <w:pPr>
        <w:pStyle w:val="Paragraphedeliste"/>
        <w:numPr>
          <w:ilvl w:val="0"/>
          <w:numId w:val="33"/>
        </w:numPr>
      </w:pPr>
      <w:r w:rsidRPr="00DE6450">
        <w:t>Ajouter le composant</w:t>
      </w:r>
      <w:ins w:id="6520" w:author="ghislain.aine" w:date="2015-11-03T14:44:00Z">
        <w:r w:rsidR="006F6528">
          <w:t xml:space="preserve"> </w:t>
        </w:r>
        <w:proofErr w:type="spellStart"/>
        <w:r w:rsidR="00574150">
          <w:t>PinComponent</w:t>
        </w:r>
      </w:ins>
      <w:proofErr w:type="spellEnd"/>
      <w:r w:rsidRPr="00DE6450">
        <w:t xml:space="preserve"> dans la </w:t>
      </w:r>
      <w:proofErr w:type="spellStart"/>
      <w:r w:rsidRPr="00DE6450">
        <w:t>factory</w:t>
      </w:r>
      <w:proofErr w:type="spellEnd"/>
    </w:p>
    <w:p w:rsidR="00DE6450" w:rsidRDefault="00DE6450" w:rsidP="00E4115C">
      <w:pPr>
        <w:pStyle w:val="Paragraphedeliste"/>
        <w:numPr>
          <w:ilvl w:val="0"/>
          <w:numId w:val="33"/>
        </w:numPr>
      </w:pPr>
      <w:r>
        <w:t>Ajouter l'utilisation d</w:t>
      </w:r>
      <w:del w:id="6521" w:author="Alexandre Blin" w:date="2015-08-10T16:39:00Z">
        <w:r w:rsidDel="00845B80">
          <w:delText>e la</w:delText>
        </w:r>
      </w:del>
      <w:ins w:id="6522" w:author="Alexandre Blin" w:date="2015-08-10T16:39:00Z">
        <w:r w:rsidR="00845B80">
          <w:t>u</w:t>
        </w:r>
      </w:ins>
      <w:r>
        <w:t xml:space="preserve"> pin dans la </w:t>
      </w:r>
      <w:proofErr w:type="spellStart"/>
      <w:r>
        <w:t>factory</w:t>
      </w:r>
      <w:proofErr w:type="spellEnd"/>
    </w:p>
    <w:p w:rsidR="0049323F" w:rsidRDefault="008879A4">
      <w:pPr>
        <w:pStyle w:val="Paragraphedeliste"/>
        <w:numPr>
          <w:ilvl w:val="1"/>
          <w:numId w:val="33"/>
        </w:numPr>
        <w:rPr>
          <w:ins w:id="6523" w:author="ghislain.aine" w:date="2015-11-03T14:47:00Z"/>
          <w:rFonts w:ascii="Courier New" w:hAnsi="Courier New" w:cs="Courier New"/>
          <w:noProof/>
          <w:sz w:val="20"/>
          <w:szCs w:val="20"/>
        </w:rPr>
      </w:pPr>
      <w:r>
        <w:t xml:space="preserve">Enregistrer la </w:t>
      </w:r>
      <w:del w:id="6524" w:author="ghislain.aine" w:date="2015-11-03T14:44:00Z">
        <w:r w:rsidDel="008200BD">
          <w:delText xml:space="preserve">pin </w:delText>
        </w:r>
      </w:del>
      <w:ins w:id="6525" w:author="ghislain.aine" w:date="2015-11-03T14:44:00Z">
        <w:r w:rsidR="008200BD">
          <w:t xml:space="preserve">classe de données </w:t>
        </w:r>
      </w:ins>
      <w:r>
        <w:t xml:space="preserve">dans l'initialisation avec la fonction </w:t>
      </w:r>
      <w:del w:id="6526" w:author="ghislain.aine" w:date="2015-11-05T09:30:00Z">
        <w:r w:rsidDel="006F6528">
          <w:delText>"</w:delText>
        </w:r>
      </w:del>
      <w:proofErr w:type="spellStart"/>
      <w:r>
        <w:t>RegisterData</w:t>
      </w:r>
      <w:proofErr w:type="spellEnd"/>
      <w:del w:id="6527" w:author="ghislain.aine" w:date="2015-11-05T09:30:00Z">
        <w:r w:rsidDel="006F6528">
          <w:delText>"</w:delText>
        </w:r>
      </w:del>
    </w:p>
    <w:p w:rsidR="00A43A6B" w:rsidRDefault="004D7EE5">
      <w:pPr>
        <w:pStyle w:val="Paragraphedeliste"/>
        <w:ind w:left="0"/>
        <w:rPr>
          <w:ins w:id="6528" w:author="ghislain.aine" w:date="2015-11-03T14:47:00Z"/>
        </w:rPr>
        <w:pPrChange w:id="6529" w:author="ghislain.aine" w:date="2015-11-03T14:47:00Z">
          <w:pPr>
            <w:pStyle w:val="Paragraphedeliste"/>
            <w:numPr>
              <w:numId w:val="33"/>
            </w:numPr>
            <w:ind w:hanging="360"/>
          </w:pPr>
        </w:pPrChange>
      </w:pPr>
      <w:ins w:id="6530" w:author="ghislain.aine" w:date="2015-11-03T14:47:00Z">
        <w:r w:rsidR="00705281">
          <w:pict>
            <v:shape id="_x0000_s1100"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100;mso-fit-shape-to-text:t">
                <w:txbxContent>
                  <w:p w:rsidR="00AC30F5" w:rsidRPr="00574150" w:rsidDel="008200BD" w:rsidRDefault="00AC30F5" w:rsidP="008200BD">
                    <w:pPr>
                      <w:autoSpaceDE w:val="0"/>
                      <w:autoSpaceDN w:val="0"/>
                      <w:adjustRightInd w:val="0"/>
                      <w:jc w:val="left"/>
                      <w:rPr>
                        <w:del w:id="6531" w:author="ghislain.aine" w:date="2015-11-03T14:48:00Z"/>
                        <w:rFonts w:ascii="Consolas" w:hAnsi="Consolas" w:cs="Consolas"/>
                        <w:color w:val="000000"/>
                        <w:sz w:val="19"/>
                        <w:szCs w:val="19"/>
                        <w:highlight w:val="white"/>
                        <w:lang w:val="en-US"/>
                      </w:rPr>
                    </w:pPr>
                    <w:proofErr w:type="spellStart"/>
                    <w:ins w:id="6532" w:author="ghislain.aine" w:date="2015-11-04T18:01:00Z">
                      <w:r w:rsidRPr="004D7EE5">
                        <w:rPr>
                          <w:rFonts w:ascii="Consolas" w:hAnsi="Consolas" w:cs="Consolas"/>
                          <w:color w:val="880000"/>
                          <w:sz w:val="19"/>
                          <w:szCs w:val="19"/>
                          <w:highlight w:val="white"/>
                          <w:lang w:val="en-US"/>
                          <w:rPrChange w:id="6533" w:author="ghislain.aine" w:date="2015-11-04T18:01:00Z">
                            <w:rPr>
                              <w:rFonts w:ascii="Consolas" w:hAnsi="Consolas" w:cs="Consolas"/>
                              <w:color w:val="880000"/>
                              <w:sz w:val="19"/>
                              <w:szCs w:val="19"/>
                              <w:highlight w:val="white"/>
                            </w:rPr>
                          </w:rPrChange>
                        </w:rPr>
                        <w:t>RegisterData</w:t>
                      </w:r>
                      <w:proofErr w:type="spellEnd"/>
                      <w:r w:rsidRPr="004D7EE5">
                        <w:rPr>
                          <w:rFonts w:ascii="Consolas" w:hAnsi="Consolas" w:cs="Consolas"/>
                          <w:color w:val="000000"/>
                          <w:sz w:val="19"/>
                          <w:szCs w:val="19"/>
                          <w:highlight w:val="white"/>
                          <w:lang w:val="en-US"/>
                          <w:rPrChange w:id="6534" w:author="ghislain.aine" w:date="2015-11-04T18:01: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6535" w:author="ghislain.aine" w:date="2015-11-04T18:01:00Z">
                            <w:rPr>
                              <w:rFonts w:ascii="Consolas" w:hAnsi="Consolas" w:cs="Consolas"/>
                              <w:color w:val="000080"/>
                              <w:sz w:val="19"/>
                              <w:szCs w:val="19"/>
                              <w:highlight w:val="white"/>
                            </w:rPr>
                          </w:rPrChange>
                        </w:rPr>
                        <w:t>DEMO_ITERATION_DATA_CLASS_ID</w:t>
                      </w:r>
                      <w:r w:rsidRPr="004D7EE5">
                        <w:rPr>
                          <w:rFonts w:ascii="Consolas" w:hAnsi="Consolas" w:cs="Consolas"/>
                          <w:color w:val="000000"/>
                          <w:sz w:val="19"/>
                          <w:szCs w:val="19"/>
                          <w:highlight w:val="white"/>
                          <w:lang w:val="en-US"/>
                          <w:rPrChange w:id="6536" w:author="ghislain.aine" w:date="2015-11-04T18:01: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537" w:author="ghislain.aine" w:date="2015-11-04T18:01:00Z">
                            <w:rPr>
                              <w:rFonts w:ascii="Consolas" w:hAnsi="Consolas" w:cs="Consolas"/>
                              <w:color w:val="6F008A"/>
                              <w:sz w:val="19"/>
                              <w:szCs w:val="19"/>
                              <w:highlight w:val="white"/>
                            </w:rPr>
                          </w:rPrChange>
                        </w:rPr>
                        <w:t>DEMO_ITERATION_DATA_TYPE</w:t>
                      </w:r>
                      <w:r w:rsidRPr="004D7EE5">
                        <w:rPr>
                          <w:rFonts w:ascii="Consolas" w:hAnsi="Consolas" w:cs="Consolas"/>
                          <w:color w:val="000000"/>
                          <w:sz w:val="19"/>
                          <w:szCs w:val="19"/>
                          <w:highlight w:val="white"/>
                          <w:lang w:val="en-US"/>
                          <w:rPrChange w:id="6538" w:author="ghislain.aine" w:date="2015-11-04T18:01:00Z">
                            <w:rPr>
                              <w:rFonts w:ascii="Consolas" w:hAnsi="Consolas" w:cs="Consolas"/>
                              <w:color w:val="000000"/>
                              <w:sz w:val="19"/>
                              <w:szCs w:val="19"/>
                              <w:highlight w:val="white"/>
                            </w:rPr>
                          </w:rPrChange>
                        </w:rPr>
                        <w:t>);</w:t>
                      </w:r>
                    </w:ins>
                    <w:del w:id="6539" w:author="ghislain.aine" w:date="2015-11-03T14:48:00Z">
                      <w:r w:rsidRPr="00574150" w:rsidDel="008200BD">
                        <w:rPr>
                          <w:rFonts w:ascii="Consolas" w:hAnsi="Consolas" w:cs="Consolas"/>
                          <w:color w:val="0000FF"/>
                          <w:sz w:val="19"/>
                          <w:szCs w:val="19"/>
                          <w:highlight w:val="white"/>
                          <w:lang w:val="en-US"/>
                        </w:rPr>
                        <w:delText>void</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216F85"/>
                          <w:sz w:val="19"/>
                          <w:szCs w:val="19"/>
                          <w:highlight w:val="white"/>
                          <w:lang w:val="en-US"/>
                        </w:rPr>
                        <w:delText>DemoCoreComponent</w:delText>
                      </w:r>
                      <w:r w:rsidRPr="00574150" w:rsidDel="008200BD">
                        <w:rPr>
                          <w:rFonts w:ascii="Consolas" w:hAnsi="Consolas" w:cs="Consolas"/>
                          <w:color w:val="000000"/>
                          <w:sz w:val="19"/>
                          <w:szCs w:val="19"/>
                          <w:highlight w:val="white"/>
                          <w:lang w:val="en-US"/>
                        </w:rPr>
                        <w:delText>::</w:delText>
                      </w:r>
                      <w:r w:rsidRPr="00574150" w:rsidDel="008200BD">
                        <w:rPr>
                          <w:rFonts w:ascii="Consolas" w:hAnsi="Consolas" w:cs="Consolas"/>
                          <w:color w:val="880000"/>
                          <w:sz w:val="19"/>
                          <w:szCs w:val="19"/>
                          <w:highlight w:val="white"/>
                          <w:lang w:val="en-US"/>
                        </w:rPr>
                        <w:delText>eventReceiveData</w:delText>
                      </w:r>
                      <w:r w:rsidRPr="00574150" w:rsidDel="008200BD">
                        <w:rPr>
                          <w:rFonts w:ascii="Consolas" w:hAnsi="Consolas" w:cs="Consolas"/>
                          <w:color w:val="000000"/>
                          <w:sz w:val="19"/>
                          <w:szCs w:val="19"/>
                          <w:highlight w:val="white"/>
                          <w:lang w:val="en-US"/>
                        </w:rPr>
                        <w:delText>(</w:delText>
                      </w:r>
                      <w:r w:rsidRPr="00574150" w:rsidDel="008200BD">
                        <w:rPr>
                          <w:rFonts w:ascii="Consolas" w:hAnsi="Consolas" w:cs="Consolas"/>
                          <w:color w:val="216F85"/>
                          <w:sz w:val="19"/>
                          <w:szCs w:val="19"/>
                          <w:highlight w:val="white"/>
                          <w:lang w:val="en-US"/>
                        </w:rPr>
                        <w:delText>SwPin</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80"/>
                          <w:sz w:val="19"/>
                          <w:szCs w:val="19"/>
                          <w:highlight w:val="white"/>
                          <w:lang w:val="en-US"/>
                        </w:rPr>
                        <w:delText>src</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216F85"/>
                          <w:sz w:val="19"/>
                          <w:szCs w:val="19"/>
                          <w:highlight w:val="white"/>
                          <w:lang w:val="en-US"/>
                        </w:rPr>
                        <w:delText>SwData_Class</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80"/>
                          <w:sz w:val="19"/>
                          <w:szCs w:val="19"/>
                          <w:highlight w:val="white"/>
                          <w:lang w:val="en-US"/>
                        </w:rPr>
                        <w:delText>data</w:delText>
                      </w:r>
                      <w:r w:rsidRPr="00574150" w:rsidDel="008200BD">
                        <w:rPr>
                          <w:rFonts w:ascii="Consolas" w:hAnsi="Consolas" w:cs="Consolas"/>
                          <w:color w:val="000000"/>
                          <w:sz w:val="19"/>
                          <w:szCs w:val="19"/>
                          <w:highlight w:val="white"/>
                          <w:lang w:val="en-US"/>
                        </w:rPr>
                        <w:delText>)</w:delText>
                      </w:r>
                    </w:del>
                  </w:p>
                  <w:p w:rsidR="00AC30F5" w:rsidRPr="00574150" w:rsidDel="008200BD" w:rsidRDefault="00AC30F5" w:rsidP="008200BD">
                    <w:pPr>
                      <w:autoSpaceDE w:val="0"/>
                      <w:autoSpaceDN w:val="0"/>
                      <w:adjustRightInd w:val="0"/>
                      <w:jc w:val="left"/>
                      <w:rPr>
                        <w:del w:id="6540" w:author="ghislain.aine" w:date="2015-11-03T14:48:00Z"/>
                        <w:rFonts w:ascii="Consolas" w:hAnsi="Consolas" w:cs="Consolas"/>
                        <w:color w:val="000000"/>
                        <w:sz w:val="19"/>
                        <w:szCs w:val="19"/>
                        <w:highlight w:val="white"/>
                        <w:lang w:val="en-US"/>
                      </w:rPr>
                    </w:pPr>
                    <w:del w:id="6541" w:author="ghislain.aine" w:date="2015-11-03T14:48:00Z">
                      <w:r w:rsidRPr="00574150" w:rsidDel="008200BD">
                        <w:rPr>
                          <w:rFonts w:ascii="Consolas" w:hAnsi="Consolas" w:cs="Consolas"/>
                          <w:color w:val="000000"/>
                          <w:sz w:val="19"/>
                          <w:szCs w:val="19"/>
                          <w:highlight w:val="white"/>
                          <w:lang w:val="en-US"/>
                        </w:rPr>
                        <w:delText>{</w:delText>
                      </w:r>
                    </w:del>
                  </w:p>
                  <w:p w:rsidR="00AC30F5" w:rsidRPr="00574150" w:rsidDel="008200BD" w:rsidRDefault="00AC30F5" w:rsidP="008200BD">
                    <w:pPr>
                      <w:autoSpaceDE w:val="0"/>
                      <w:autoSpaceDN w:val="0"/>
                      <w:adjustRightInd w:val="0"/>
                      <w:jc w:val="left"/>
                      <w:rPr>
                        <w:del w:id="6542" w:author="ghislain.aine" w:date="2015-11-03T14:48:00Z"/>
                        <w:rFonts w:ascii="Consolas" w:hAnsi="Consolas" w:cs="Consolas"/>
                        <w:color w:val="000000"/>
                        <w:sz w:val="19"/>
                        <w:szCs w:val="19"/>
                        <w:highlight w:val="white"/>
                        <w:lang w:val="en-US"/>
                      </w:rPr>
                    </w:pPr>
                    <w:del w:id="6543" w:author="ghislain.aine" w:date="2015-11-03T14:48:00Z">
                      <w:r w:rsidDel="008200BD">
                        <w:rPr>
                          <w:rFonts w:ascii="Consolas" w:hAnsi="Consolas" w:cs="Consolas"/>
                          <w:color w:val="000000"/>
                          <w:sz w:val="19"/>
                          <w:szCs w:val="19"/>
                          <w:highlight w:val="white"/>
                          <w:lang w:val="en-US"/>
                        </w:rPr>
                        <w:tab/>
                      </w:r>
                      <w:r w:rsidRPr="00574150" w:rsidDel="008200BD">
                        <w:rPr>
                          <w:rFonts w:ascii="Consolas" w:hAnsi="Consolas" w:cs="Consolas"/>
                          <w:color w:val="0000FF"/>
                          <w:sz w:val="19"/>
                          <w:szCs w:val="19"/>
                          <w:highlight w:val="white"/>
                          <w:lang w:val="en-US"/>
                        </w:rPr>
                        <w:delText>if</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src</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80"/>
                          <w:sz w:val="19"/>
                          <w:szCs w:val="19"/>
                          <w:highlight w:val="white"/>
                          <w:lang w:val="en-US"/>
                        </w:rPr>
                        <w:delText>_pin</w:delText>
                      </w:r>
                      <w:r w:rsidRPr="00574150" w:rsidDel="008200BD">
                        <w:rPr>
                          <w:rFonts w:ascii="Consolas" w:hAnsi="Consolas" w:cs="Consolas"/>
                          <w:color w:val="000000"/>
                          <w:sz w:val="19"/>
                          <w:szCs w:val="19"/>
                          <w:highlight w:val="white"/>
                          <w:lang w:val="en-US"/>
                        </w:rPr>
                        <w:delText>)</w:delText>
                      </w:r>
                    </w:del>
                  </w:p>
                  <w:p w:rsidR="00AC30F5" w:rsidRPr="00574150" w:rsidDel="008200BD" w:rsidRDefault="00AC30F5" w:rsidP="008200BD">
                    <w:pPr>
                      <w:autoSpaceDE w:val="0"/>
                      <w:autoSpaceDN w:val="0"/>
                      <w:adjustRightInd w:val="0"/>
                      <w:jc w:val="left"/>
                      <w:rPr>
                        <w:del w:id="6544" w:author="ghislain.aine" w:date="2015-11-03T14:48:00Z"/>
                        <w:rFonts w:ascii="Consolas" w:hAnsi="Consolas" w:cs="Consolas"/>
                        <w:color w:val="000000"/>
                        <w:sz w:val="19"/>
                        <w:szCs w:val="19"/>
                        <w:highlight w:val="white"/>
                        <w:lang w:val="en-US"/>
                      </w:rPr>
                    </w:pPr>
                    <w:del w:id="6545" w:author="ghislain.aine" w:date="2015-11-03T14:48:00Z">
                      <w:r w:rsidDel="008200BD">
                        <w:rPr>
                          <w:rFonts w:ascii="Consolas" w:hAnsi="Consolas" w:cs="Consolas"/>
                          <w:color w:val="000000"/>
                          <w:sz w:val="19"/>
                          <w:szCs w:val="19"/>
                          <w:highlight w:val="white"/>
                          <w:lang w:val="en-US"/>
                        </w:rPr>
                        <w:tab/>
                      </w:r>
                      <w:r w:rsidRPr="00574150" w:rsidDel="008200BD">
                        <w:rPr>
                          <w:rFonts w:ascii="Consolas" w:hAnsi="Consolas" w:cs="Consolas"/>
                          <w:color w:val="000000"/>
                          <w:sz w:val="19"/>
                          <w:szCs w:val="19"/>
                          <w:highlight w:val="white"/>
                          <w:lang w:val="en-US"/>
                        </w:rPr>
                        <w:delText>{</w:delText>
                      </w:r>
                    </w:del>
                  </w:p>
                  <w:p w:rsidR="00AC30F5" w:rsidRPr="00574150" w:rsidDel="008200BD" w:rsidRDefault="00AC30F5" w:rsidP="008200BD">
                    <w:pPr>
                      <w:autoSpaceDE w:val="0"/>
                      <w:autoSpaceDN w:val="0"/>
                      <w:adjustRightInd w:val="0"/>
                      <w:jc w:val="left"/>
                      <w:rPr>
                        <w:del w:id="6546" w:author="ghislain.aine" w:date="2015-11-03T14:48:00Z"/>
                        <w:rFonts w:ascii="Consolas" w:hAnsi="Consolas" w:cs="Consolas"/>
                        <w:color w:val="000000"/>
                        <w:sz w:val="19"/>
                        <w:szCs w:val="19"/>
                        <w:highlight w:val="white"/>
                        <w:lang w:val="en-US"/>
                      </w:rPr>
                    </w:pPr>
                    <w:del w:id="6547"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216F85"/>
                          <w:sz w:val="19"/>
                          <w:szCs w:val="19"/>
                          <w:highlight w:val="white"/>
                          <w:lang w:val="en-US"/>
                        </w:rPr>
                        <w:delText>DemoData</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FF"/>
                          <w:sz w:val="19"/>
                          <w:szCs w:val="19"/>
                          <w:highlight w:val="white"/>
                          <w:lang w:val="en-US"/>
                        </w:rPr>
                        <w:delText>dynamic_cast</w:delText>
                      </w:r>
                      <w:r w:rsidRPr="00574150" w:rsidDel="008200BD">
                        <w:rPr>
                          <w:rFonts w:ascii="Consolas" w:hAnsi="Consolas" w:cs="Consolas"/>
                          <w:color w:val="000000"/>
                          <w:sz w:val="19"/>
                          <w:szCs w:val="19"/>
                          <w:highlight w:val="white"/>
                          <w:lang w:val="en-US"/>
                        </w:rPr>
                        <w:delText>&lt;</w:delText>
                      </w:r>
                      <w:r w:rsidRPr="00574150" w:rsidDel="008200BD">
                        <w:rPr>
                          <w:rFonts w:ascii="Consolas" w:hAnsi="Consolas" w:cs="Consolas"/>
                          <w:color w:val="216F85"/>
                          <w:sz w:val="19"/>
                          <w:szCs w:val="19"/>
                          <w:highlight w:val="white"/>
                          <w:lang w:val="en-US"/>
                        </w:rPr>
                        <w:delText>DemoData</w:delText>
                      </w:r>
                      <w:r w:rsidRPr="00574150" w:rsidDel="008200BD">
                        <w:rPr>
                          <w:rFonts w:ascii="Consolas" w:hAnsi="Consolas" w:cs="Consolas"/>
                          <w:color w:val="000000"/>
                          <w:sz w:val="19"/>
                          <w:szCs w:val="19"/>
                          <w:highlight w:val="white"/>
                          <w:lang w:val="en-US"/>
                        </w:rPr>
                        <w:delText>*&gt;(</w:delText>
                      </w:r>
                      <w:r w:rsidRPr="00574150" w:rsidDel="008200BD">
                        <w:rPr>
                          <w:rFonts w:ascii="Consolas" w:hAnsi="Consolas" w:cs="Consolas"/>
                          <w:color w:val="000080"/>
                          <w:sz w:val="19"/>
                          <w:szCs w:val="19"/>
                          <w:highlight w:val="white"/>
                          <w:lang w:val="en-US"/>
                        </w:rPr>
                        <w:delText>data</w:delText>
                      </w:r>
                      <w:r w:rsidRPr="00574150" w:rsidDel="008200BD">
                        <w:rPr>
                          <w:rFonts w:ascii="Consolas" w:hAnsi="Consolas" w:cs="Consolas"/>
                          <w:color w:val="000000"/>
                          <w:sz w:val="19"/>
                          <w:szCs w:val="19"/>
                          <w:highlight w:val="white"/>
                          <w:lang w:val="en-US"/>
                        </w:rPr>
                        <w:delText>);</w:delText>
                      </w:r>
                    </w:del>
                  </w:p>
                  <w:p w:rsidR="00AC30F5" w:rsidRPr="00574150" w:rsidDel="008200BD" w:rsidRDefault="00AC30F5" w:rsidP="008200BD">
                    <w:pPr>
                      <w:autoSpaceDE w:val="0"/>
                      <w:autoSpaceDN w:val="0"/>
                      <w:adjustRightInd w:val="0"/>
                      <w:jc w:val="left"/>
                      <w:rPr>
                        <w:del w:id="6548" w:author="ghislain.aine" w:date="2015-11-03T14:48:00Z"/>
                        <w:rFonts w:ascii="Consolas" w:hAnsi="Consolas" w:cs="Consolas"/>
                        <w:color w:val="000000"/>
                        <w:sz w:val="19"/>
                        <w:szCs w:val="19"/>
                        <w:highlight w:val="white"/>
                        <w:lang w:val="en-US"/>
                      </w:rPr>
                    </w:pPr>
                    <w:del w:id="6549"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0000FF"/>
                          <w:sz w:val="19"/>
                          <w:szCs w:val="19"/>
                          <w:highlight w:val="white"/>
                          <w:lang w:val="en-US"/>
                        </w:rPr>
                        <w:delText>if</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 {</w:delText>
                      </w:r>
                    </w:del>
                  </w:p>
                  <w:p w:rsidR="00AC30F5" w:rsidRPr="00574150" w:rsidDel="008200BD" w:rsidRDefault="00AC30F5" w:rsidP="008200BD">
                    <w:pPr>
                      <w:autoSpaceDE w:val="0"/>
                      <w:autoSpaceDN w:val="0"/>
                      <w:adjustRightInd w:val="0"/>
                      <w:jc w:val="left"/>
                      <w:rPr>
                        <w:del w:id="6550" w:author="ghislain.aine" w:date="2015-11-03T14:48:00Z"/>
                        <w:rFonts w:ascii="Consolas" w:hAnsi="Consolas" w:cs="Consolas"/>
                        <w:color w:val="000000"/>
                        <w:sz w:val="19"/>
                        <w:szCs w:val="19"/>
                        <w:highlight w:val="white"/>
                        <w:lang w:val="en-US"/>
                      </w:rPr>
                    </w:pPr>
                    <w:del w:id="6551"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880000"/>
                          <w:sz w:val="19"/>
                          <w:szCs w:val="19"/>
                          <w:highlight w:val="white"/>
                          <w:lang w:val="en-US"/>
                        </w:rPr>
                        <w:delText>setStep</w:delText>
                      </w:r>
                      <w:r w:rsidRPr="00574150" w:rsidDel="008200BD">
                        <w:rPr>
                          <w:rFonts w:ascii="Consolas" w:hAnsi="Consolas" w:cs="Consolas"/>
                          <w:color w:val="000000"/>
                          <w:sz w:val="19"/>
                          <w:szCs w:val="19"/>
                          <w:highlight w:val="white"/>
                          <w:lang w:val="en-US"/>
                        </w:rPr>
                        <w:delText>(</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-&gt;</w:delText>
                      </w:r>
                      <w:r w:rsidRPr="00574150" w:rsidDel="008200BD">
                        <w:rPr>
                          <w:rFonts w:ascii="Consolas" w:hAnsi="Consolas" w:cs="Consolas"/>
                          <w:color w:val="880000"/>
                          <w:sz w:val="19"/>
                          <w:szCs w:val="19"/>
                          <w:highlight w:val="white"/>
                          <w:lang w:val="en-US"/>
                        </w:rPr>
                        <w:delText>getStep</w:delText>
                      </w:r>
                      <w:r w:rsidRPr="00574150" w:rsidDel="008200BD">
                        <w:rPr>
                          <w:rFonts w:ascii="Consolas" w:hAnsi="Consolas" w:cs="Consolas"/>
                          <w:color w:val="000000"/>
                          <w:sz w:val="19"/>
                          <w:szCs w:val="19"/>
                          <w:highlight w:val="white"/>
                          <w:lang w:val="en-US"/>
                        </w:rPr>
                        <w:delText>());</w:delText>
                      </w:r>
                    </w:del>
                  </w:p>
                  <w:p w:rsidR="00AC30F5" w:rsidDel="008200BD" w:rsidRDefault="00AC30F5" w:rsidP="008200BD">
                    <w:pPr>
                      <w:autoSpaceDE w:val="0"/>
                      <w:autoSpaceDN w:val="0"/>
                      <w:adjustRightInd w:val="0"/>
                      <w:jc w:val="left"/>
                      <w:rPr>
                        <w:del w:id="6552" w:author="ghislain.aine" w:date="2015-11-03T14:48:00Z"/>
                        <w:rFonts w:ascii="Consolas" w:hAnsi="Consolas" w:cs="Consolas"/>
                        <w:color w:val="000000"/>
                        <w:sz w:val="19"/>
                        <w:szCs w:val="19"/>
                        <w:highlight w:val="white"/>
                      </w:rPr>
                    </w:pPr>
                    <w:del w:id="6553"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880000"/>
                          <w:sz w:val="19"/>
                          <w:szCs w:val="19"/>
                          <w:highlight w:val="white"/>
                        </w:rPr>
                        <w:delText>setPeriod</w:delText>
                      </w:r>
                      <w:r w:rsidDel="008200BD">
                        <w:rPr>
                          <w:rFonts w:ascii="Consolas" w:hAnsi="Consolas" w:cs="Consolas"/>
                          <w:color w:val="000000"/>
                          <w:sz w:val="19"/>
                          <w:szCs w:val="19"/>
                          <w:highlight w:val="white"/>
                        </w:rPr>
                        <w:delText>(</w:delText>
                      </w:r>
                      <w:r w:rsidDel="008200BD">
                        <w:rPr>
                          <w:rFonts w:ascii="Consolas" w:hAnsi="Consolas" w:cs="Consolas"/>
                          <w:color w:val="000080"/>
                          <w:sz w:val="19"/>
                          <w:szCs w:val="19"/>
                          <w:highlight w:val="white"/>
                        </w:rPr>
                        <w:delText>dt</w:delText>
                      </w:r>
                      <w:r w:rsidDel="008200BD">
                        <w:rPr>
                          <w:rFonts w:ascii="Consolas" w:hAnsi="Consolas" w:cs="Consolas"/>
                          <w:color w:val="000000"/>
                          <w:sz w:val="19"/>
                          <w:szCs w:val="19"/>
                          <w:highlight w:val="white"/>
                        </w:rPr>
                        <w:delText>-&gt;</w:delText>
                      </w:r>
                      <w:r w:rsidDel="008200BD">
                        <w:rPr>
                          <w:rFonts w:ascii="Consolas" w:hAnsi="Consolas" w:cs="Consolas"/>
                          <w:color w:val="880000"/>
                          <w:sz w:val="19"/>
                          <w:szCs w:val="19"/>
                          <w:highlight w:val="white"/>
                        </w:rPr>
                        <w:delText>getPeriod</w:delText>
                      </w:r>
                      <w:r w:rsidDel="008200BD">
                        <w:rPr>
                          <w:rFonts w:ascii="Consolas" w:hAnsi="Consolas" w:cs="Consolas"/>
                          <w:color w:val="000000"/>
                          <w:sz w:val="19"/>
                          <w:szCs w:val="19"/>
                          <w:highlight w:val="white"/>
                        </w:rPr>
                        <w:delText>());</w:delText>
                      </w:r>
                    </w:del>
                  </w:p>
                  <w:p w:rsidR="00AC30F5" w:rsidDel="008200BD" w:rsidRDefault="00AC30F5" w:rsidP="008200BD">
                    <w:pPr>
                      <w:autoSpaceDE w:val="0"/>
                      <w:autoSpaceDN w:val="0"/>
                      <w:adjustRightInd w:val="0"/>
                      <w:jc w:val="left"/>
                      <w:rPr>
                        <w:del w:id="6554" w:author="ghislain.aine" w:date="2015-11-03T14:48:00Z"/>
                        <w:rFonts w:ascii="Consolas" w:hAnsi="Consolas" w:cs="Consolas"/>
                        <w:color w:val="000000"/>
                        <w:sz w:val="19"/>
                        <w:szCs w:val="19"/>
                        <w:highlight w:val="white"/>
                      </w:rPr>
                    </w:pPr>
                    <w:del w:id="6555" w:author="ghislain.aine" w:date="2015-11-03T14:48:00Z">
                      <w:r w:rsidDel="008200BD">
                        <w:rPr>
                          <w:rFonts w:ascii="Consolas" w:hAnsi="Consolas" w:cs="Consolas"/>
                          <w:color w:val="000000"/>
                          <w:sz w:val="19"/>
                          <w:szCs w:val="19"/>
                          <w:highlight w:val="white"/>
                        </w:rPr>
                        <w:tab/>
                      </w:r>
                      <w:r w:rsidDel="008200BD">
                        <w:rPr>
                          <w:rFonts w:ascii="Consolas" w:hAnsi="Consolas" w:cs="Consolas"/>
                          <w:color w:val="000000"/>
                          <w:sz w:val="19"/>
                          <w:szCs w:val="19"/>
                          <w:highlight w:val="white"/>
                        </w:rPr>
                        <w:tab/>
                        <w:delText>}</w:delText>
                      </w:r>
                    </w:del>
                  </w:p>
                  <w:p w:rsidR="00AC30F5" w:rsidDel="008200BD" w:rsidRDefault="00AC30F5" w:rsidP="008200BD">
                    <w:pPr>
                      <w:autoSpaceDE w:val="0"/>
                      <w:autoSpaceDN w:val="0"/>
                      <w:adjustRightInd w:val="0"/>
                      <w:jc w:val="left"/>
                      <w:rPr>
                        <w:del w:id="6556" w:author="ghislain.aine" w:date="2015-11-03T14:48:00Z"/>
                        <w:rFonts w:ascii="Consolas" w:hAnsi="Consolas" w:cs="Consolas"/>
                        <w:color w:val="000000"/>
                        <w:sz w:val="19"/>
                        <w:szCs w:val="19"/>
                        <w:highlight w:val="white"/>
                      </w:rPr>
                    </w:pPr>
                    <w:del w:id="6557" w:author="ghislain.aine" w:date="2015-11-03T14:48:00Z">
                      <w:r w:rsidDel="008200BD">
                        <w:rPr>
                          <w:rFonts w:ascii="Consolas" w:hAnsi="Consolas" w:cs="Consolas"/>
                          <w:color w:val="000000"/>
                          <w:sz w:val="19"/>
                          <w:szCs w:val="19"/>
                          <w:highlight w:val="white"/>
                        </w:rPr>
                        <w:tab/>
                        <w:delText>}</w:delText>
                      </w:r>
                    </w:del>
                  </w:p>
                  <w:p w:rsidR="00AC30F5" w:rsidRPr="00E71FE0" w:rsidRDefault="00AC30F5" w:rsidP="008200BD">
                    <w:pPr>
                      <w:rPr>
                        <w:lang w:val="en-US"/>
                      </w:rPr>
                    </w:pPr>
                    <w:del w:id="6558" w:author="ghislain.aine" w:date="2015-11-03T14:48:00Z">
                      <w:r w:rsidDel="008200BD">
                        <w:rPr>
                          <w:rFonts w:ascii="Consolas" w:hAnsi="Consolas" w:cs="Consolas"/>
                          <w:color w:val="000000"/>
                          <w:sz w:val="19"/>
                          <w:szCs w:val="19"/>
                          <w:highlight w:val="white"/>
                        </w:rPr>
                        <w:delText>}</w:delText>
                      </w:r>
                    </w:del>
                  </w:p>
                </w:txbxContent>
              </v:textbox>
              <w10:wrap type="none"/>
              <w10:anchorlock/>
            </v:shape>
          </w:pict>
        </w:r>
      </w:ins>
    </w:p>
    <w:p w:rsidR="008200BD" w:rsidRDefault="008200BD" w:rsidP="008200BD">
      <w:pPr>
        <w:pStyle w:val="Paragraphedeliste"/>
        <w:numPr>
          <w:ilvl w:val="1"/>
          <w:numId w:val="33"/>
        </w:numPr>
        <w:rPr>
          <w:ins w:id="6559" w:author="ghislain.aine" w:date="2015-11-03T14:48:00Z"/>
          <w:rFonts w:ascii="Courier New" w:hAnsi="Courier New" w:cs="Courier New"/>
          <w:noProof/>
          <w:sz w:val="20"/>
          <w:szCs w:val="20"/>
        </w:rPr>
      </w:pPr>
      <w:ins w:id="6560" w:author="ghislain.aine" w:date="2015-11-03T14:48:00Z">
        <w:r>
          <w:t xml:space="preserve">Ajouter la pin dans la fonction </w:t>
        </w:r>
        <w:proofErr w:type="spellStart"/>
        <w:r>
          <w:t>CreateInstanceOf</w:t>
        </w:r>
        <w:proofErr w:type="spellEnd"/>
      </w:ins>
    </w:p>
    <w:p w:rsidR="008200BD" w:rsidRDefault="004D7EE5" w:rsidP="008200BD">
      <w:pPr>
        <w:pStyle w:val="Paragraphedeliste"/>
        <w:ind w:left="0"/>
        <w:rPr>
          <w:ins w:id="6561" w:author="ghislain.aine" w:date="2015-11-03T14:48:00Z"/>
        </w:rPr>
      </w:pPr>
      <w:ins w:id="6562" w:author="ghislain.aine" w:date="2015-11-03T14:48:00Z">
        <w:r w:rsidR="00A43A6B">
          <w:pict>
            <v:shape id="_x0000_s1099"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9;mso-fit-shape-to-text:t">
                <w:txbxContent>
                  <w:p w:rsidR="00AC30F5" w:rsidRPr="005F1AA2" w:rsidRDefault="00AC30F5" w:rsidP="005F1AA2">
                    <w:pPr>
                      <w:autoSpaceDE w:val="0"/>
                      <w:autoSpaceDN w:val="0"/>
                      <w:adjustRightInd w:val="0"/>
                      <w:jc w:val="left"/>
                      <w:rPr>
                        <w:ins w:id="6563" w:author="ghislain.aine" w:date="2015-11-04T18:01:00Z"/>
                        <w:rFonts w:ascii="Consolas" w:hAnsi="Consolas" w:cs="Consolas"/>
                        <w:color w:val="000000"/>
                        <w:sz w:val="19"/>
                        <w:szCs w:val="19"/>
                        <w:highlight w:val="white"/>
                        <w:lang w:val="en-US"/>
                        <w:rPrChange w:id="6564" w:author="ghislain.aine" w:date="2015-11-04T18:01:00Z">
                          <w:rPr>
                            <w:ins w:id="6565" w:author="ghislain.aine" w:date="2015-11-04T18:01:00Z"/>
                            <w:rFonts w:ascii="Consolas" w:hAnsi="Consolas" w:cs="Consolas"/>
                            <w:color w:val="000000"/>
                            <w:sz w:val="19"/>
                            <w:szCs w:val="19"/>
                            <w:highlight w:val="white"/>
                          </w:rPr>
                        </w:rPrChange>
                      </w:rPr>
                    </w:pPr>
                    <w:ins w:id="6566" w:author="ghislain.aine" w:date="2015-11-04T18:01:00Z">
                      <w:r w:rsidRPr="004D7EE5">
                        <w:rPr>
                          <w:rFonts w:ascii="Consolas" w:hAnsi="Consolas" w:cs="Consolas"/>
                          <w:color w:val="0000FF"/>
                          <w:sz w:val="19"/>
                          <w:szCs w:val="19"/>
                          <w:highlight w:val="white"/>
                          <w:lang w:val="en-US"/>
                          <w:rPrChange w:id="6567" w:author="ghislain.aine" w:date="2015-11-04T18:01: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6568" w:author="ghislain.aine" w:date="2015-11-04T18:01: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569" w:author="ghislain.aine" w:date="2015-11-04T18:01:00Z">
                            <w:rPr>
                              <w:rFonts w:ascii="Consolas" w:hAnsi="Consolas" w:cs="Consolas"/>
                              <w:color w:val="000080"/>
                              <w:sz w:val="19"/>
                              <w:szCs w:val="19"/>
                              <w:highlight w:val="white"/>
                            </w:rPr>
                          </w:rPrChange>
                        </w:rPr>
                        <w:t>type_id</w:t>
                      </w:r>
                      <w:proofErr w:type="spellEnd"/>
                      <w:r w:rsidRPr="004D7EE5">
                        <w:rPr>
                          <w:rFonts w:ascii="Consolas" w:hAnsi="Consolas" w:cs="Consolas"/>
                          <w:color w:val="000000"/>
                          <w:sz w:val="19"/>
                          <w:szCs w:val="19"/>
                          <w:highlight w:val="white"/>
                          <w:lang w:val="en-US"/>
                          <w:rPrChange w:id="6570" w:author="ghislain.aine" w:date="2015-11-04T18:01: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6571" w:author="ghislain.aine" w:date="2015-11-04T18:01:00Z">
                            <w:rPr>
                              <w:rFonts w:ascii="Consolas" w:hAnsi="Consolas" w:cs="Consolas"/>
                              <w:color w:val="000080"/>
                              <w:sz w:val="19"/>
                              <w:szCs w:val="19"/>
                              <w:highlight w:val="white"/>
                            </w:rPr>
                          </w:rPrChange>
                        </w:rPr>
                        <w:t>DEMO_ITERATION_DATA_CLASS_ID</w:t>
                      </w:r>
                      <w:r w:rsidRPr="004D7EE5">
                        <w:rPr>
                          <w:rFonts w:ascii="Consolas" w:hAnsi="Consolas" w:cs="Consolas"/>
                          <w:color w:val="000000"/>
                          <w:sz w:val="19"/>
                          <w:szCs w:val="19"/>
                          <w:highlight w:val="white"/>
                          <w:lang w:val="en-US"/>
                          <w:rPrChange w:id="6572" w:author="ghislain.aine" w:date="2015-11-04T18:01:00Z">
                            <w:rPr>
                              <w:rFonts w:ascii="Consolas" w:hAnsi="Consolas" w:cs="Consolas"/>
                              <w:color w:val="000000"/>
                              <w:sz w:val="19"/>
                              <w:szCs w:val="19"/>
                              <w:highlight w:val="white"/>
                            </w:rPr>
                          </w:rPrChange>
                        </w:rPr>
                        <w:t>)</w:t>
                      </w:r>
                    </w:ins>
                  </w:p>
                  <w:p w:rsidR="00AC30F5" w:rsidRPr="00E71FE0" w:rsidRDefault="00AC30F5" w:rsidP="005F1AA2">
                    <w:pPr>
                      <w:rPr>
                        <w:lang w:val="en-US"/>
                      </w:rPr>
                    </w:pPr>
                    <w:ins w:id="6573" w:author="ghislain.aine" w:date="2015-11-04T18:01:00Z">
                      <w:r>
                        <w:rPr>
                          <w:rFonts w:ascii="Consolas" w:hAnsi="Consolas" w:cs="Consolas"/>
                          <w:color w:val="000000"/>
                          <w:sz w:val="19"/>
                          <w:szCs w:val="19"/>
                          <w:highlight w:val="white"/>
                          <w:lang w:val="en-US"/>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IterationData</w:t>
                      </w:r>
                      <w:proofErr w:type="spellEnd"/>
                      <w:r>
                        <w:rPr>
                          <w:rFonts w:ascii="Consolas" w:hAnsi="Consolas" w:cs="Consolas"/>
                          <w:color w:val="000000"/>
                          <w:sz w:val="19"/>
                          <w:szCs w:val="19"/>
                          <w:highlight w:val="white"/>
                        </w:rPr>
                        <w:t>;</w:t>
                      </w:r>
                    </w:ins>
                    <w:del w:id="6574" w:author="ghislain.aine" w:date="2015-11-03T14:48:00Z">
                      <w:r w:rsidRPr="008200BD" w:rsidDel="008200BD">
                        <w:rPr>
                          <w:rFonts w:ascii="Consolas" w:hAnsi="Consolas" w:cs="Consolas"/>
                          <w:color w:val="880000"/>
                          <w:sz w:val="19"/>
                          <w:szCs w:val="19"/>
                          <w:highlight w:val="white"/>
                          <w:lang w:val="en-US"/>
                        </w:rPr>
                        <w:delText>RegisterData</w:delText>
                      </w:r>
                      <w:r w:rsidRPr="008200BD" w:rsidDel="008200BD">
                        <w:rPr>
                          <w:rFonts w:ascii="Consolas" w:hAnsi="Consolas" w:cs="Consolas"/>
                          <w:color w:val="000000"/>
                          <w:sz w:val="19"/>
                          <w:szCs w:val="19"/>
                          <w:highlight w:val="white"/>
                          <w:lang w:val="en-US"/>
                        </w:rPr>
                        <w:delText>(</w:delText>
                      </w:r>
                      <w:r w:rsidRPr="008200BD" w:rsidDel="008200BD">
                        <w:rPr>
                          <w:rFonts w:ascii="Consolas" w:hAnsi="Consolas" w:cs="Consolas"/>
                          <w:color w:val="000080"/>
                          <w:sz w:val="19"/>
                          <w:szCs w:val="19"/>
                          <w:highlight w:val="white"/>
                          <w:lang w:val="en-US"/>
                        </w:rPr>
                        <w:delText>DEMO_DATA_CLASS_ID</w:delText>
                      </w:r>
                      <w:r w:rsidRPr="008200BD" w:rsidDel="008200BD">
                        <w:rPr>
                          <w:rFonts w:ascii="Consolas" w:hAnsi="Consolas" w:cs="Consolas"/>
                          <w:color w:val="000000"/>
                          <w:sz w:val="19"/>
                          <w:szCs w:val="19"/>
                          <w:highlight w:val="white"/>
                          <w:lang w:val="en-US"/>
                        </w:rPr>
                        <w:delText xml:space="preserve">, </w:delText>
                      </w:r>
                      <w:r w:rsidRPr="008200BD" w:rsidDel="008200BD">
                        <w:rPr>
                          <w:rFonts w:ascii="Consolas" w:hAnsi="Consolas" w:cs="Consolas"/>
                          <w:color w:val="6F008A"/>
                          <w:sz w:val="19"/>
                          <w:szCs w:val="19"/>
                          <w:highlight w:val="white"/>
                          <w:lang w:val="en-US"/>
                        </w:rPr>
                        <w:delText>DEMO_DATA_TYPE</w:delText>
                      </w:r>
                      <w:r w:rsidRPr="008200BD" w:rsidDel="008200BD">
                        <w:rPr>
                          <w:rFonts w:ascii="Consolas" w:hAnsi="Consolas" w:cs="Consolas"/>
                          <w:color w:val="000000"/>
                          <w:sz w:val="19"/>
                          <w:szCs w:val="19"/>
                          <w:highlight w:val="white"/>
                          <w:lang w:val="en-US"/>
                        </w:rPr>
                        <w:delText>);</w:delText>
                      </w:r>
                    </w:del>
                  </w:p>
                </w:txbxContent>
              </v:textbox>
              <w10:wrap type="none"/>
              <w10:anchorlock/>
            </v:shape>
          </w:pict>
        </w:r>
      </w:ins>
    </w:p>
    <w:p w:rsidR="00A43A6B" w:rsidRDefault="00A43A6B">
      <w:pPr>
        <w:pStyle w:val="Paragraphedeliste"/>
        <w:ind w:left="0"/>
        <w:rPr>
          <w:del w:id="6575" w:author="ghislain.aine" w:date="2015-11-03T14:48:00Z"/>
          <w:rFonts w:ascii="Courier New" w:hAnsi="Courier New" w:cs="Courier New"/>
          <w:noProof/>
          <w:sz w:val="20"/>
          <w:szCs w:val="20"/>
        </w:rPr>
        <w:pPrChange w:id="6576" w:author="ghislain.aine" w:date="2015-11-03T14:47:00Z">
          <w:pPr>
            <w:pStyle w:val="Paragraphedeliste"/>
            <w:numPr>
              <w:ilvl w:val="1"/>
              <w:numId w:val="33"/>
            </w:numPr>
            <w:ind w:left="1440" w:hanging="360"/>
          </w:pPr>
        </w:pPrChange>
      </w:pPr>
    </w:p>
    <w:p w:rsidR="008879A4" w:rsidRPr="00142492" w:rsidDel="008200BD" w:rsidRDefault="008879A4" w:rsidP="00781A32">
      <w:pPr>
        <w:pStyle w:val="Code"/>
        <w:rPr>
          <w:del w:id="6577" w:author="ghislain.aine" w:date="2015-11-03T14:48:00Z"/>
          <w:noProof/>
          <w:lang w:val="en-US"/>
        </w:rPr>
      </w:pPr>
      <w:del w:id="6578" w:author="ghislain.aine" w:date="2015-11-03T14:48:00Z">
        <w:r w:rsidRPr="00142492" w:rsidDel="008200BD">
          <w:rPr>
            <w:noProof/>
            <w:lang w:val="en-US"/>
          </w:rPr>
          <w:delText>RegisterData(CG_DATA_ID,CG_DATA);</w:delText>
        </w:r>
      </w:del>
    </w:p>
    <w:p w:rsidR="008879A4" w:rsidRPr="00466D05" w:rsidDel="008200BD" w:rsidRDefault="008879A4" w:rsidP="00466D05">
      <w:pPr>
        <w:pStyle w:val="Paragraphedeliste"/>
        <w:numPr>
          <w:ilvl w:val="1"/>
          <w:numId w:val="33"/>
        </w:numPr>
        <w:rPr>
          <w:del w:id="6579" w:author="ghislain.aine" w:date="2015-11-03T14:49:00Z"/>
        </w:rPr>
      </w:pPr>
      <w:del w:id="6580" w:author="ghislain.aine" w:date="2015-11-03T14:49:00Z">
        <w:r w:rsidDel="008200BD">
          <w:delText>Ajouter la pin dans la fonction "CreateInstanceOf"</w:delText>
        </w:r>
      </w:del>
    </w:p>
    <w:p w:rsidR="008879A4" w:rsidDel="008200BD" w:rsidRDefault="008879A4" w:rsidP="00781A32">
      <w:pPr>
        <w:pStyle w:val="Code"/>
        <w:rPr>
          <w:del w:id="6581" w:author="ghislain.aine" w:date="2015-11-03T14:49:00Z"/>
          <w:noProof/>
          <w:lang w:val="en-US"/>
        </w:rPr>
      </w:pPr>
      <w:del w:id="6582" w:author="ghislain.aine" w:date="2015-11-03T14:49:00Z">
        <w:r w:rsidRPr="008879A4" w:rsidDel="008200BD">
          <w:rPr>
            <w:noProof/>
            <w:color w:val="0000FF"/>
            <w:lang w:val="en-US"/>
          </w:rPr>
          <w:lastRenderedPageBreak/>
          <w:delText>if</w:delText>
        </w:r>
        <w:r w:rsidRPr="008879A4" w:rsidDel="008200BD">
          <w:rPr>
            <w:noProof/>
            <w:lang w:val="en-US"/>
          </w:rPr>
          <w:delText xml:space="preserve"> (type_id == CG_DATA_ID) {</w:delText>
        </w:r>
      </w:del>
    </w:p>
    <w:p w:rsidR="008879A4" w:rsidDel="008200BD" w:rsidRDefault="008879A4" w:rsidP="00781A32">
      <w:pPr>
        <w:pStyle w:val="Code"/>
        <w:rPr>
          <w:del w:id="6583" w:author="ghislain.aine" w:date="2015-11-03T14:49:00Z"/>
          <w:noProof/>
          <w:lang w:val="en-US"/>
        </w:rPr>
      </w:pPr>
      <w:del w:id="6584" w:author="ghislain.aine" w:date="2015-11-03T14:49:00Z">
        <w:r w:rsidDel="008200BD">
          <w:rPr>
            <w:noProof/>
            <w:lang w:val="en-US"/>
          </w:rPr>
          <w:tab/>
        </w:r>
        <w:r w:rsidRPr="008879A4" w:rsidDel="008200BD">
          <w:rPr>
            <w:noProof/>
            <w:color w:val="0000FF"/>
            <w:lang w:val="en-US"/>
          </w:rPr>
          <w:delText>return</w:delText>
        </w:r>
        <w:r w:rsidRPr="008879A4" w:rsidDel="008200BD">
          <w:rPr>
            <w:noProof/>
            <w:lang w:val="en-US"/>
          </w:rPr>
          <w:delText xml:space="preserve"> </w:delText>
        </w:r>
        <w:r w:rsidRPr="008879A4" w:rsidDel="008200BD">
          <w:rPr>
            <w:noProof/>
            <w:color w:val="0000FF"/>
            <w:lang w:val="en-US"/>
          </w:rPr>
          <w:delText>new</w:delText>
        </w:r>
        <w:r w:rsidRPr="008879A4" w:rsidDel="008200BD">
          <w:rPr>
            <w:noProof/>
            <w:lang w:val="en-US"/>
          </w:rPr>
          <w:delText xml:space="preserve"> sx::tp::tpdemo::DemoData;</w:delText>
        </w:r>
      </w:del>
    </w:p>
    <w:p w:rsidR="008879A4" w:rsidRPr="00A07DB8" w:rsidDel="008200BD" w:rsidRDefault="008879A4" w:rsidP="00781A32">
      <w:pPr>
        <w:pStyle w:val="Code"/>
        <w:rPr>
          <w:del w:id="6585" w:author="ghislain.aine" w:date="2015-11-03T14:49:00Z"/>
        </w:rPr>
      </w:pPr>
      <w:del w:id="6586" w:author="ghislain.aine" w:date="2015-11-03T14:49:00Z">
        <w:r w:rsidDel="008200BD">
          <w:rPr>
            <w:noProof/>
          </w:rPr>
          <w:delText>}</w:delText>
        </w:r>
      </w:del>
    </w:p>
    <w:p w:rsidR="00781A32" w:rsidRDefault="00781A32" w:rsidP="00142492">
      <w:pPr>
        <w:jc w:val="center"/>
        <w:rPr>
          <w:sz w:val="20"/>
          <w:u w:val="single"/>
        </w:rPr>
      </w:pPr>
    </w:p>
    <w:p w:rsidR="002A016C" w:rsidRDefault="00A43A6B" w:rsidP="002A016C">
      <w:pPr>
        <w:keepNext/>
        <w:jc w:val="center"/>
      </w:pPr>
      <w:ins w:id="6587" w:author="ghislain.aine" w:date="2015-11-04T18:05:00Z">
        <w:r>
          <w:rPr>
            <w:noProof/>
            <w:lang w:eastAsia="fr-FR"/>
            <w:rPrChange w:id="6588" w:author="Unknown">
              <w:rPr>
                <w:noProof/>
                <w:color w:val="0000FF" w:themeColor="hyperlink"/>
                <w:u w:val="single"/>
                <w:lang w:eastAsia="fr-FR"/>
              </w:rPr>
            </w:rPrChange>
          </w:rPr>
          <w:drawing>
            <wp:inline distT="0" distB="0" distL="0" distR="0">
              <wp:extent cx="5693410" cy="2934335"/>
              <wp:effectExtent l="19050" t="0" r="2540" b="0"/>
              <wp:docPr id="402" name="Imag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4" cstate="print"/>
                      <a:srcRect/>
                      <a:stretch>
                        <a:fillRect/>
                      </a:stretch>
                    </pic:blipFill>
                    <pic:spPr bwMode="auto">
                      <a:xfrm>
                        <a:off x="0" y="0"/>
                        <a:ext cx="5693410" cy="2934335"/>
                      </a:xfrm>
                      <a:prstGeom prst="rect">
                        <a:avLst/>
                      </a:prstGeom>
                      <a:noFill/>
                      <a:ln w="9525">
                        <a:noFill/>
                        <a:miter lim="800000"/>
                        <a:headEnd/>
                        <a:tailEnd/>
                      </a:ln>
                    </pic:spPr>
                  </pic:pic>
                </a:graphicData>
              </a:graphic>
            </wp:inline>
          </w:drawing>
        </w:r>
      </w:ins>
      <w:del w:id="6589" w:author="ghislain.aine" w:date="2015-11-04T18:05:00Z">
        <w:r>
          <w:rPr>
            <w:noProof/>
            <w:lang w:eastAsia="fr-FR"/>
            <w:rPrChange w:id="6590" w:author="Unknown">
              <w:rPr>
                <w:noProof/>
                <w:color w:val="0000FF" w:themeColor="hyperlink"/>
                <w:u w:val="single"/>
                <w:lang w:eastAsia="fr-FR"/>
              </w:rPr>
            </w:rPrChange>
          </w:rPr>
          <w:drawing>
            <wp:inline distT="0" distB="0" distL="0" distR="0">
              <wp:extent cx="5391150" cy="2114550"/>
              <wp:effectExtent l="1905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5" cstate="print"/>
                      <a:srcRect/>
                      <a:stretch>
                        <a:fillRect/>
                      </a:stretch>
                    </pic:blipFill>
                    <pic:spPr bwMode="auto">
                      <a:xfrm>
                        <a:off x="0" y="0"/>
                        <a:ext cx="5391150" cy="2114550"/>
                      </a:xfrm>
                      <a:prstGeom prst="rect">
                        <a:avLst/>
                      </a:prstGeom>
                      <a:noFill/>
                      <a:ln w="9525">
                        <a:noFill/>
                        <a:miter lim="800000"/>
                        <a:headEnd/>
                        <a:tailEnd/>
                      </a:ln>
                    </pic:spPr>
                  </pic:pic>
                </a:graphicData>
              </a:graphic>
            </wp:inline>
          </w:drawing>
        </w:r>
      </w:del>
    </w:p>
    <w:p w:rsidR="00204A2D" w:rsidRPr="00204A2D" w:rsidRDefault="002A016C" w:rsidP="002A016C">
      <w:pPr>
        <w:pStyle w:val="Lgende"/>
        <w:jc w:val="center"/>
      </w:pPr>
      <w:r>
        <w:t xml:space="preserve">Image </w:t>
      </w:r>
      <w:fldSimple w:instr=" SEQ Image \* ARABIC ">
        <w:r w:rsidR="004313EA">
          <w:rPr>
            <w:noProof/>
          </w:rPr>
          <w:t>22</w:t>
        </w:r>
      </w:fldSimple>
      <w:r>
        <w:t xml:space="preserve"> : </w:t>
      </w:r>
      <w:r w:rsidRPr="001C45F9">
        <w:t>Connexion de la pin</w:t>
      </w:r>
      <w:r w:rsidR="00204A2D" w:rsidRPr="00142492">
        <w:rPr>
          <w:sz w:val="20"/>
          <w:u w:val="single"/>
        </w:rPr>
        <w:t xml:space="preserve"> </w:t>
      </w:r>
    </w:p>
    <w:p w:rsidR="00142492" w:rsidRDefault="00142492" w:rsidP="00142492"/>
    <w:p w:rsidR="00204A2D" w:rsidRDefault="00204A2D" w:rsidP="00142492">
      <w:r w:rsidRPr="00204A2D">
        <w:t>Sur modification d'une valeur, le composant</w:t>
      </w:r>
      <w:ins w:id="6591" w:author="ghislain.aine" w:date="2015-11-03T14:49:00Z">
        <w:r w:rsidR="008200BD">
          <w:t xml:space="preserve"> </w:t>
        </w:r>
        <w:del w:id="6592" w:author="Camille VACCALUT" w:date="2015-12-08T14:01:00Z">
          <w:r w:rsidR="008200BD" w:rsidDel="00140DC8">
            <w:delText>Data</w:delText>
          </w:r>
        </w:del>
      </w:ins>
      <w:proofErr w:type="spellStart"/>
      <w:ins w:id="6593" w:author="Camille VACCALUT" w:date="2015-12-08T14:01:00Z">
        <w:r w:rsidR="00140DC8">
          <w:t>Pin</w:t>
        </w:r>
      </w:ins>
      <w:ins w:id="6594" w:author="ghislain.aine" w:date="2015-11-03T14:49:00Z">
        <w:r w:rsidR="008200BD">
          <w:t>Component</w:t>
        </w:r>
        <w:proofErr w:type="spellEnd"/>
        <w:r w:rsidR="008200BD">
          <w:t xml:space="preserve"> </w:t>
        </w:r>
      </w:ins>
      <w:del w:id="6595" w:author="ghislain.aine" w:date="2015-11-03T14:49:00Z">
        <w:r w:rsidRPr="00204A2D" w:rsidDel="008200BD">
          <w:delText xml:space="preserve"> </w:delText>
        </w:r>
      </w:del>
      <w:r w:rsidRPr="00204A2D">
        <w:t>enverra la nouvelle donnée via l</w:t>
      </w:r>
      <w:ins w:id="6596" w:author="Alexandre Blin" w:date="2015-08-10T16:43:00Z">
        <w:r w:rsidR="00694A66">
          <w:t>e</w:t>
        </w:r>
      </w:ins>
      <w:del w:id="6597" w:author="Alexandre Blin" w:date="2015-08-10T16:43:00Z">
        <w:r w:rsidRPr="00204A2D" w:rsidDel="00694A66">
          <w:delText>a</w:delText>
        </w:r>
      </w:del>
      <w:r w:rsidRPr="00204A2D">
        <w:t xml:space="preserve"> pin. </w:t>
      </w:r>
      <w:r>
        <w:t xml:space="preserve">Le composant connecté, </w:t>
      </w:r>
      <w:del w:id="6598" w:author="ghislain.aine" w:date="2015-11-04T16:56:00Z">
        <w:r w:rsidDel="0049323F">
          <w:delText>DemoCoreComponent</w:delText>
        </w:r>
      </w:del>
      <w:proofErr w:type="spellStart"/>
      <w:ins w:id="6599" w:author="ghislain.aine" w:date="2015-11-04T16:56:00Z">
        <w:r w:rsidR="0049323F">
          <w:t>CoreComponent</w:t>
        </w:r>
      </w:ins>
      <w:proofErr w:type="spellEnd"/>
      <w:r>
        <w:t xml:space="preserve">, </w:t>
      </w:r>
      <w:r w:rsidR="00A25555">
        <w:t>sera</w:t>
      </w:r>
      <w:r>
        <w:t xml:space="preserve"> alors notifié du changement de valeur, et les utilisera.</w:t>
      </w:r>
    </w:p>
    <w:p w:rsidR="00142492" w:rsidRDefault="00142492" w:rsidP="00142492"/>
    <w:p w:rsidR="00142492" w:rsidRDefault="00204A2D" w:rsidP="00142492">
      <w:r>
        <w:t>Il faut pouvoir modifier les valeurs du composant.</w:t>
      </w:r>
    </w:p>
    <w:p w:rsidR="00204A2D" w:rsidRDefault="00204A2D" w:rsidP="00142492">
      <w:r>
        <w:t>On va pour cela créer une interface de configuration à l'aide de l'</w:t>
      </w:r>
      <w:proofErr w:type="spellStart"/>
      <w:ins w:id="6600" w:author="ghislain.aine" w:date="2015-11-05T09:31:00Z">
        <w:r w:rsidR="006F6528">
          <w:t>A</w:t>
        </w:r>
      </w:ins>
      <w:del w:id="6601" w:author="ghislain.aine" w:date="2015-11-05T09:30:00Z">
        <w:r w:rsidDel="006F6528">
          <w:delText>a</w:delText>
        </w:r>
      </w:del>
      <w:r>
        <w:t>dmin</w:t>
      </w:r>
      <w:del w:id="6602" w:author="ghislain.aine" w:date="2015-11-05T09:31:00Z">
        <w:r w:rsidDel="006F6528">
          <w:delText xml:space="preserve"> s</w:delText>
        </w:r>
      </w:del>
      <w:ins w:id="6603" w:author="ghislain.aine" w:date="2015-11-05T09:31:00Z">
        <w:r w:rsidR="006F6528">
          <w:t>S</w:t>
        </w:r>
      </w:ins>
      <w:r>
        <w:t>etup</w:t>
      </w:r>
      <w:proofErr w:type="spellEnd"/>
      <w:r>
        <w:t>.</w:t>
      </w:r>
    </w:p>
    <w:p w:rsidR="00204A2D" w:rsidRDefault="00204A2D" w:rsidP="00DC78B5"/>
    <w:p w:rsidR="00142492" w:rsidRPr="00204A2D" w:rsidRDefault="00142492" w:rsidP="00DC78B5"/>
    <w:p w:rsidR="00244F18" w:rsidRDefault="00244F18" w:rsidP="00B5234E">
      <w:pPr>
        <w:pStyle w:val="Titre2"/>
      </w:pPr>
      <w:bookmarkStart w:id="6604" w:name="_Toc354393980"/>
      <w:proofErr w:type="spellStart"/>
      <w:r w:rsidRPr="00244F18">
        <w:t>AdminSetup</w:t>
      </w:r>
      <w:bookmarkEnd w:id="6604"/>
      <w:proofErr w:type="spellEnd"/>
    </w:p>
    <w:p w:rsidR="00142492" w:rsidRDefault="00142492" w:rsidP="00DC78B5"/>
    <w:p w:rsidR="00244F18" w:rsidRDefault="00244F18" w:rsidP="00142492">
      <w:r>
        <w:t>L'</w:t>
      </w:r>
      <w:proofErr w:type="spellStart"/>
      <w:ins w:id="6605" w:author="ghislain.aine" w:date="2015-11-05T09:31:00Z">
        <w:r w:rsidR="006F6528">
          <w:t>A</w:t>
        </w:r>
      </w:ins>
      <w:del w:id="6606" w:author="ghislain.aine" w:date="2015-11-05T09:31:00Z">
        <w:r w:rsidDel="006F6528">
          <w:delText>a</w:delText>
        </w:r>
      </w:del>
      <w:r>
        <w:t>dmin</w:t>
      </w:r>
      <w:del w:id="6607" w:author="ghislain.aine" w:date="2015-11-05T09:31:00Z">
        <w:r w:rsidDel="006F6528">
          <w:delText xml:space="preserve"> s</w:delText>
        </w:r>
      </w:del>
      <w:ins w:id="6608" w:author="ghislain.aine" w:date="2015-11-05T09:31:00Z">
        <w:r w:rsidR="006F6528">
          <w:t>S</w:t>
        </w:r>
      </w:ins>
      <w:r>
        <w:t>etup</w:t>
      </w:r>
      <w:proofErr w:type="spellEnd"/>
      <w:r>
        <w:t xml:space="preserve"> permet d'afficher une fenêtre de paramétrage du composant, comme cela se fait par exemple sur le composant</w:t>
      </w:r>
      <w:r w:rsidR="0009405F">
        <w:t xml:space="preserve"> </w:t>
      </w:r>
      <w:proofErr w:type="spellStart"/>
      <w:ins w:id="6609" w:author="ghislain.aine" w:date="2015-11-05T09:31:00Z">
        <w:r w:rsidR="006F6528">
          <w:t>SwE</w:t>
        </w:r>
      </w:ins>
      <w:del w:id="6610" w:author="ghislain.aine" w:date="2015-11-05T09:31:00Z">
        <w:r w:rsidDel="006F6528">
          <w:delText>"e</w:delText>
        </w:r>
      </w:del>
      <w:r>
        <w:t>xecutor</w:t>
      </w:r>
      <w:proofErr w:type="spellEnd"/>
      <w:del w:id="6611" w:author="ghislain.aine" w:date="2015-11-05T09:31:00Z">
        <w:r w:rsidDel="006F6528">
          <w:delText>"</w:delText>
        </w:r>
      </w:del>
      <w:r>
        <w:t xml:space="preserve">, avec la </w:t>
      </w:r>
      <w:del w:id="6612" w:author="ghislain.aine" w:date="2015-11-05T09:31:00Z">
        <w:r w:rsidDel="006F6528">
          <w:delText xml:space="preserve">fonction </w:delText>
        </w:r>
      </w:del>
      <w:ins w:id="6613" w:author="ghislain.aine" w:date="2015-11-05T09:31:00Z">
        <w:r w:rsidR="006F6528">
          <w:t xml:space="preserve">méthode </w:t>
        </w:r>
      </w:ins>
      <w:del w:id="6614" w:author="ghislain.aine" w:date="2015-11-05T09:31:00Z">
        <w:r w:rsidDel="006F6528">
          <w:delText>"</w:delText>
        </w:r>
      </w:del>
      <w:r>
        <w:t>setup</w:t>
      </w:r>
      <w:del w:id="6615" w:author="ghislain.aine" w:date="2015-11-05T09:31:00Z">
        <w:r w:rsidDel="006F6528">
          <w:delText>"</w:delText>
        </w:r>
      </w:del>
      <w:r>
        <w:t xml:space="preserve"> vue précédemment.</w:t>
      </w:r>
    </w:p>
    <w:p w:rsidR="00142492" w:rsidRDefault="00142492" w:rsidP="00142492"/>
    <w:p w:rsidR="00244F18" w:rsidRDefault="00244F18" w:rsidP="00142492">
      <w:r>
        <w:lastRenderedPageBreak/>
        <w:t>Pour rendre un composant paramétrable, il faut créer une interface, puis la rendre accessible.</w:t>
      </w:r>
    </w:p>
    <w:p w:rsidR="00142492" w:rsidRDefault="00142492" w:rsidP="00142492"/>
    <w:p w:rsidR="00244F18" w:rsidRDefault="00244F18" w:rsidP="001B45E9">
      <w:pPr>
        <w:pStyle w:val="Paragraphedeliste"/>
        <w:numPr>
          <w:ilvl w:val="0"/>
          <w:numId w:val="34"/>
        </w:numPr>
        <w:ind w:left="709"/>
      </w:pPr>
      <w:r>
        <w:t>C</w:t>
      </w:r>
      <w:r w:rsidR="003E5C4A">
        <w:t>réer une interface de configura</w:t>
      </w:r>
      <w:r>
        <w:t>t</w:t>
      </w:r>
      <w:r w:rsidR="003E5C4A">
        <w:t>i</w:t>
      </w:r>
      <w:r>
        <w:t>on (</w:t>
      </w:r>
      <w:proofErr w:type="spellStart"/>
      <w:del w:id="6616" w:author="ghislain.aine" w:date="2015-11-05T09:31:00Z">
        <w:r w:rsidR="0009405F" w:rsidDel="006F6528">
          <w:delText>DataAdminUI</w:delText>
        </w:r>
      </w:del>
      <w:ins w:id="6617" w:author="ghislain.aine" w:date="2015-11-05T09:31:00Z">
        <w:r w:rsidR="006F6528">
          <w:t>IterationDataUi</w:t>
        </w:r>
      </w:ins>
      <w:r w:rsidR="0009405F">
        <w:t>.</w:t>
      </w:r>
      <w:r>
        <w:t>ui</w:t>
      </w:r>
      <w:proofErr w:type="spellEnd"/>
      <w:r>
        <w:t xml:space="preserve">), de type </w:t>
      </w:r>
      <w:proofErr w:type="spellStart"/>
      <w:r>
        <w:t>QDialog</w:t>
      </w:r>
      <w:proofErr w:type="spellEnd"/>
      <w:r w:rsidR="003E5C4A">
        <w:t>. Cette interface permet de configurer le pas et la période, et a un bouton de validation</w:t>
      </w:r>
    </w:p>
    <w:p w:rsidR="00C86CA8" w:rsidRDefault="003E53AE" w:rsidP="00C86CA8">
      <w:pPr>
        <w:pStyle w:val="Paragraphedeliste"/>
        <w:numPr>
          <w:ilvl w:val="0"/>
          <w:numId w:val="29"/>
        </w:numPr>
        <w:rPr>
          <w:ins w:id="6618" w:author="ghislain.aine" w:date="2015-11-03T15:20:00Z"/>
        </w:rPr>
      </w:pPr>
      <w:r>
        <w:t xml:space="preserve">Créer une classe </w:t>
      </w:r>
      <w:proofErr w:type="spellStart"/>
      <w:ins w:id="6619" w:author="ghislain.aine" w:date="2015-11-05T09:31:00Z">
        <w:r w:rsidR="006F6528">
          <w:t>IterationDataUi</w:t>
        </w:r>
        <w:proofErr w:type="spellEnd"/>
        <w:r w:rsidR="006F6528">
          <w:t xml:space="preserve"> </w:t>
        </w:r>
      </w:ins>
      <w:del w:id="6620" w:author="ghislain.aine" w:date="2015-11-05T09:31:00Z">
        <w:r w:rsidR="00204A2D" w:rsidDel="006F6528">
          <w:delText xml:space="preserve">DataAdminUI </w:delText>
        </w:r>
      </w:del>
      <w:r>
        <w:t>gérant l'interface</w:t>
      </w:r>
      <w:r w:rsidR="003E5C4A">
        <w:t>, avec des accesseurs pour les valeurs et un accesseur pour le bouton de validation</w:t>
      </w:r>
    </w:p>
    <w:p w:rsidR="00C86CA8" w:rsidRDefault="004D7EE5" w:rsidP="00C86CA8">
      <w:pPr>
        <w:rPr>
          <w:ins w:id="6621" w:author="ghislain.aine" w:date="2015-11-03T15:20:00Z"/>
        </w:rPr>
      </w:pPr>
      <w:ins w:id="6622" w:author="ghislain.aine" w:date="2015-11-03T15:20:00Z">
        <w:r w:rsidR="00705281">
          <w:pict>
            <v:shape id="_x0000_s1098"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8;mso-fit-shape-to-text:t">
                <w:txbxContent>
                  <w:p w:rsidR="00AC30F5" w:rsidRPr="00E71FE0" w:rsidRDefault="00AC30F5" w:rsidP="00C86CA8">
                    <w:pPr>
                      <w:rPr>
                        <w:lang w:val="en-US"/>
                      </w:rPr>
                    </w:pPr>
                    <w:proofErr w:type="spellStart"/>
                    <w:ins w:id="6623" w:author="ghislain.aine" w:date="2015-11-03T15:20:00Z">
                      <w:r>
                        <w:rPr>
                          <w:rFonts w:ascii="Consolas" w:hAnsi="Consolas" w:cs="Consolas"/>
                          <w:color w:val="216F85"/>
                          <w:sz w:val="19"/>
                          <w:szCs w:val="19"/>
                          <w:highlight w:val="white"/>
                        </w:rPr>
                        <w:t>QPushButton</w:t>
                      </w:r>
                      <w:proofErr w:type="spellEnd"/>
                      <w:r>
                        <w:rPr>
                          <w:rFonts w:ascii="Consolas" w:hAnsi="Consolas" w:cs="Consolas"/>
                          <w:color w:val="000000"/>
                          <w:sz w:val="19"/>
                          <w:szCs w:val="19"/>
                          <w:highlight w:val="white"/>
                        </w:rPr>
                        <w:t xml:space="preserve"> * </w:t>
                      </w:r>
                      <w:proofErr w:type="spellStart"/>
                      <w:r>
                        <w:rPr>
                          <w:rFonts w:ascii="Consolas" w:hAnsi="Consolas" w:cs="Consolas"/>
                          <w:color w:val="880000"/>
                          <w:sz w:val="19"/>
                          <w:szCs w:val="19"/>
                          <w:highlight w:val="white"/>
                        </w:rPr>
                        <w:t>getValidButton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const</w:t>
                      </w:r>
                      <w:proofErr w:type="spellEnd"/>
                      <w:r>
                        <w:rPr>
                          <w:rFonts w:ascii="Consolas" w:hAnsi="Consolas" w:cs="Consolas"/>
                          <w:color w:val="000000"/>
                          <w:sz w:val="19"/>
                          <w:szCs w:val="19"/>
                          <w:highlight w:val="white"/>
                        </w:rPr>
                        <w:t>;</w:t>
                      </w:r>
                    </w:ins>
                    <w:del w:id="6624" w:author="ghislain.aine" w:date="2015-11-03T15:20:00Z">
                      <w:r w:rsidRPr="00B550B2" w:rsidDel="00C86CA8">
                        <w:rPr>
                          <w:rFonts w:ascii="Consolas" w:hAnsi="Consolas" w:cs="Consolas"/>
                          <w:color w:val="000080"/>
                          <w:sz w:val="19"/>
                          <w:szCs w:val="19"/>
                          <w:highlight w:val="white"/>
                          <w:lang w:val="en-US"/>
                        </w:rPr>
                        <w:delText>_pin</w:delText>
                      </w:r>
                      <w:r w:rsidRPr="00B550B2" w:rsidDel="00C86CA8">
                        <w:rPr>
                          <w:rFonts w:ascii="Consolas" w:hAnsi="Consolas" w:cs="Consolas"/>
                          <w:color w:val="000000"/>
                          <w:sz w:val="19"/>
                          <w:szCs w:val="19"/>
                          <w:highlight w:val="white"/>
                          <w:lang w:val="en-US"/>
                        </w:rPr>
                        <w:delText xml:space="preserve"> = </w:delText>
                      </w:r>
                      <w:r w:rsidRPr="00B550B2" w:rsidDel="00C86CA8">
                        <w:rPr>
                          <w:rFonts w:ascii="Consolas" w:hAnsi="Consolas" w:cs="Consolas"/>
                          <w:color w:val="880000"/>
                          <w:sz w:val="19"/>
                          <w:szCs w:val="19"/>
                          <w:highlight w:val="white"/>
                          <w:lang w:val="en-US"/>
                        </w:rPr>
                        <w:delText>registerPin</w:delText>
                      </w:r>
                      <w:r w:rsidRPr="00B550B2" w:rsidDel="00C86CA8">
                        <w:rPr>
                          <w:rFonts w:ascii="Consolas" w:hAnsi="Consolas" w:cs="Consolas"/>
                          <w:color w:val="000000"/>
                          <w:sz w:val="19"/>
                          <w:szCs w:val="19"/>
                          <w:highlight w:val="white"/>
                          <w:lang w:val="en-US"/>
                        </w:rPr>
                        <w:delText>(</w:delText>
                      </w:r>
                      <w:r w:rsidRPr="00B550B2" w:rsidDel="00C86CA8">
                        <w:rPr>
                          <w:rFonts w:ascii="Consolas" w:hAnsi="Consolas" w:cs="Consolas"/>
                          <w:color w:val="6F008A"/>
                          <w:sz w:val="19"/>
                          <w:szCs w:val="19"/>
                          <w:highlight w:val="white"/>
                          <w:lang w:val="en-US"/>
                        </w:rPr>
                        <w:delText>DEMO_DATA_TYPE</w:delText>
                      </w:r>
                      <w:r w:rsidRPr="00B550B2" w:rsidDel="00C86CA8">
                        <w:rPr>
                          <w:rFonts w:ascii="Consolas" w:hAnsi="Consolas" w:cs="Consolas"/>
                          <w:color w:val="000000"/>
                          <w:sz w:val="19"/>
                          <w:szCs w:val="19"/>
                          <w:highlight w:val="white"/>
                          <w:lang w:val="en-US"/>
                        </w:rPr>
                        <w:delText xml:space="preserve">, </w:delText>
                      </w:r>
                      <w:r w:rsidRPr="00B550B2" w:rsidDel="00C86CA8">
                        <w:rPr>
                          <w:rFonts w:ascii="Consolas" w:hAnsi="Consolas" w:cs="Consolas"/>
                          <w:color w:val="6F008A"/>
                          <w:sz w:val="19"/>
                          <w:szCs w:val="19"/>
                          <w:highlight w:val="white"/>
                          <w:lang w:val="en-US"/>
                        </w:rPr>
                        <w:delText>DEMO_DATA_TYPE</w:delText>
                      </w:r>
                      <w:r w:rsidRPr="00B550B2" w:rsidDel="00C86CA8">
                        <w:rPr>
                          <w:rFonts w:ascii="Consolas" w:hAnsi="Consolas" w:cs="Consolas"/>
                          <w:color w:val="000000"/>
                          <w:sz w:val="19"/>
                          <w:szCs w:val="19"/>
                          <w:highlight w:val="white"/>
                          <w:lang w:val="en-US"/>
                        </w:rPr>
                        <w:delText xml:space="preserve">, </w:delText>
                      </w:r>
                      <w:r w:rsidRPr="00B550B2" w:rsidDel="00C86CA8">
                        <w:rPr>
                          <w:rFonts w:ascii="Consolas" w:hAnsi="Consolas" w:cs="Consolas"/>
                          <w:color w:val="0000FF"/>
                          <w:sz w:val="19"/>
                          <w:szCs w:val="19"/>
                          <w:highlight w:val="white"/>
                          <w:lang w:val="en-US"/>
                        </w:rPr>
                        <w:delText>true</w:delText>
                      </w:r>
                      <w:r w:rsidRPr="00B550B2" w:rsidDel="00C86CA8">
                        <w:rPr>
                          <w:rFonts w:ascii="Consolas" w:hAnsi="Consolas" w:cs="Consolas"/>
                          <w:color w:val="000000"/>
                          <w:sz w:val="19"/>
                          <w:szCs w:val="19"/>
                          <w:highlight w:val="white"/>
                          <w:lang w:val="en-US"/>
                        </w:rPr>
                        <w:delText>);</w:delText>
                      </w:r>
                    </w:del>
                  </w:p>
                </w:txbxContent>
              </v:textbox>
              <w10:wrap type="none"/>
              <w10:anchorlock/>
            </v:shape>
          </w:pict>
        </w:r>
      </w:ins>
    </w:p>
    <w:p w:rsidR="0049323F" w:rsidRDefault="0049323F">
      <w:pPr>
        <w:pStyle w:val="Paragraphedeliste"/>
        <w:numPr>
          <w:ilvl w:val="0"/>
          <w:numId w:val="34"/>
        </w:numPr>
        <w:ind w:left="709"/>
        <w:rPr>
          <w:del w:id="6625" w:author="ghislain.aine" w:date="2015-11-03T15:20:00Z"/>
        </w:rPr>
      </w:pPr>
    </w:p>
    <w:p w:rsidR="003E53AE" w:rsidDel="00C86CA8" w:rsidRDefault="00204A2D" w:rsidP="00781A32">
      <w:pPr>
        <w:pStyle w:val="Code"/>
        <w:rPr>
          <w:del w:id="6626" w:author="ghislain.aine" w:date="2015-11-03T15:20:00Z"/>
        </w:rPr>
      </w:pPr>
      <w:del w:id="6627" w:author="ghislain.aine" w:date="2015-11-03T15:20:00Z">
        <w:r w:rsidDel="00C86CA8">
          <w:rPr>
            <w:noProof/>
          </w:rPr>
          <w:delText>QPushButton * getValidButton();</w:delText>
        </w:r>
      </w:del>
    </w:p>
    <w:p w:rsidR="00244F18" w:rsidRDefault="00244F18" w:rsidP="00E4115C">
      <w:pPr>
        <w:pStyle w:val="Paragraphedeliste"/>
        <w:numPr>
          <w:ilvl w:val="0"/>
          <w:numId w:val="35"/>
        </w:numPr>
      </w:pPr>
      <w:r>
        <w:t xml:space="preserve">Faire hériter </w:t>
      </w:r>
      <w:r w:rsidR="00204A2D">
        <w:t xml:space="preserve">la classe </w:t>
      </w:r>
      <w:del w:id="6628" w:author="Alexandre Blin" w:date="2015-08-11T11:49:00Z">
        <w:r w:rsidR="00204A2D" w:rsidDel="006E4DF1">
          <w:delText xml:space="preserve">DemoDataComponent </w:delText>
        </w:r>
      </w:del>
      <w:ins w:id="6629" w:author="Alexandre Blin" w:date="2015-08-11T11:49:00Z">
        <w:del w:id="6630" w:author="ghislain.aine" w:date="2015-11-05T09:32:00Z">
          <w:r w:rsidR="006E4DF1" w:rsidDel="006F6528">
            <w:delText>Demo</w:delText>
          </w:r>
        </w:del>
        <w:proofErr w:type="spellStart"/>
        <w:r w:rsidR="006E4DF1">
          <w:t>PinComponent</w:t>
        </w:r>
        <w:proofErr w:type="spellEnd"/>
        <w:r w:rsidR="006E4DF1">
          <w:t xml:space="preserve"> </w:t>
        </w:r>
      </w:ins>
      <w:r>
        <w:t xml:space="preserve">de </w:t>
      </w:r>
      <w:proofErr w:type="spellStart"/>
      <w:r w:rsidRPr="00244F18">
        <w:t>ISwAdminSetup</w:t>
      </w:r>
      <w:proofErr w:type="spellEnd"/>
    </w:p>
    <w:p w:rsidR="00490005" w:rsidRDefault="00490005" w:rsidP="00490005">
      <w:pPr>
        <w:pStyle w:val="Paragraphedeliste"/>
      </w:pPr>
    </w:p>
    <w:p w:rsidR="00490005" w:rsidDel="006F6528" w:rsidRDefault="00490005" w:rsidP="00490005">
      <w:pPr>
        <w:pStyle w:val="Paragraphedeliste"/>
        <w:rPr>
          <w:del w:id="6631" w:author="ghislain.aine" w:date="2015-11-05T09:32:00Z"/>
        </w:rPr>
      </w:pPr>
    </w:p>
    <w:p w:rsidR="00490005" w:rsidDel="006F6528" w:rsidRDefault="00490005" w:rsidP="00490005">
      <w:pPr>
        <w:pStyle w:val="Paragraphedeliste"/>
        <w:rPr>
          <w:del w:id="6632" w:author="ghislain.aine" w:date="2015-11-05T09:32:00Z"/>
        </w:rPr>
      </w:pPr>
    </w:p>
    <w:p w:rsidR="00781A32" w:rsidRDefault="00490C63" w:rsidP="00E4115C">
      <w:pPr>
        <w:pStyle w:val="Paragraphedeliste"/>
        <w:numPr>
          <w:ilvl w:val="0"/>
          <w:numId w:val="35"/>
        </w:numPr>
        <w:rPr>
          <w:ins w:id="6633" w:author="ghislain.aine" w:date="2015-11-05T09:32:00Z"/>
        </w:rPr>
      </w:pPr>
      <w:r>
        <w:t xml:space="preserve">Dans la </w:t>
      </w:r>
      <w:del w:id="6634" w:author="ghislain.aine" w:date="2015-11-05T09:32:00Z">
        <w:r w:rsidDel="006F6528">
          <w:delText xml:space="preserve">fonction </w:delText>
        </w:r>
      </w:del>
      <w:ins w:id="6635" w:author="ghislain.aine" w:date="2015-11-05T09:32:00Z">
        <w:r w:rsidR="006F6528">
          <w:t xml:space="preserve">méthode </w:t>
        </w:r>
      </w:ins>
      <w:r>
        <w:t xml:space="preserve">à implémenter </w:t>
      </w:r>
      <w:r w:rsidRPr="000E1F86">
        <w:t>(</w:t>
      </w:r>
      <w:proofErr w:type="spellStart"/>
      <w:r w:rsidRPr="000E1F86">
        <w:t>AdminSetup</w:t>
      </w:r>
      <w:proofErr w:type="spellEnd"/>
      <w:r w:rsidRPr="000E1F86">
        <w:t>), créer l'UI (déclarée en variable membre),</w:t>
      </w:r>
      <w:r>
        <w:t xml:space="preserve"> connecter le bouton à un slot, puis l'ouvrir</w:t>
      </w:r>
    </w:p>
    <w:p w:rsidR="00A43A6B" w:rsidRDefault="004D7EE5">
      <w:pPr>
        <w:pPrChange w:id="6636" w:author="ghislain.aine" w:date="2015-11-05T09:32:00Z">
          <w:pPr>
            <w:pStyle w:val="Paragraphedeliste"/>
            <w:numPr>
              <w:numId w:val="35"/>
            </w:numPr>
            <w:ind w:hanging="360"/>
          </w:pPr>
        </w:pPrChange>
      </w:pPr>
      <w:ins w:id="6637" w:author="ghislain.aine" w:date="2015-11-05T09:32:00Z">
        <w:r w:rsidR="00A43A6B">
          <w:pict>
            <v:shape id="_x0000_s1097"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7;mso-fit-shape-to-text:t">
                <w:txbxContent>
                  <w:p w:rsidR="00AC30F5" w:rsidRPr="006F6528" w:rsidRDefault="00AC30F5" w:rsidP="006F6528">
                    <w:pPr>
                      <w:autoSpaceDE w:val="0"/>
                      <w:autoSpaceDN w:val="0"/>
                      <w:adjustRightInd w:val="0"/>
                      <w:jc w:val="left"/>
                      <w:rPr>
                        <w:ins w:id="6638" w:author="ghislain.aine" w:date="2015-11-05T09:33:00Z"/>
                        <w:rFonts w:ascii="Consolas" w:hAnsi="Consolas" w:cs="Consolas"/>
                        <w:color w:val="000000"/>
                        <w:sz w:val="19"/>
                        <w:szCs w:val="19"/>
                        <w:highlight w:val="white"/>
                        <w:lang w:val="en-US"/>
                        <w:rPrChange w:id="6639" w:author="ghislain.aine" w:date="2015-11-05T09:33:00Z">
                          <w:rPr>
                            <w:ins w:id="6640" w:author="ghislain.aine" w:date="2015-11-05T09:33:00Z"/>
                            <w:rFonts w:ascii="Consolas" w:hAnsi="Consolas" w:cs="Consolas"/>
                            <w:color w:val="000000"/>
                            <w:sz w:val="19"/>
                            <w:szCs w:val="19"/>
                            <w:highlight w:val="white"/>
                          </w:rPr>
                        </w:rPrChange>
                      </w:rPr>
                    </w:pPr>
                    <w:ins w:id="6641" w:author="ghislain.aine" w:date="2015-11-05T09:33:00Z">
                      <w:r w:rsidRPr="004D7EE5">
                        <w:rPr>
                          <w:rFonts w:ascii="Consolas" w:hAnsi="Consolas" w:cs="Consolas"/>
                          <w:color w:val="000080"/>
                          <w:sz w:val="19"/>
                          <w:szCs w:val="19"/>
                          <w:highlight w:val="white"/>
                          <w:lang w:val="en-US"/>
                          <w:rPrChange w:id="6642" w:author="ghislain.aine" w:date="2015-11-05T09:33: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6643" w:author="ghislain.aine" w:date="2015-11-05T09:33:00Z">
                            <w:rPr>
                              <w:rFonts w:ascii="Consolas" w:hAnsi="Consolas" w:cs="Consolas"/>
                              <w:color w:val="000080"/>
                              <w:sz w:val="19"/>
                              <w:szCs w:val="19"/>
                              <w:highlight w:val="white"/>
                            </w:rPr>
                          </w:rPrChange>
                        </w:rPr>
                        <w:t>iteration_data_ui</w:t>
                      </w:r>
                      <w:proofErr w:type="spellEnd"/>
                      <w:r w:rsidRPr="004D7EE5">
                        <w:rPr>
                          <w:rFonts w:ascii="Consolas" w:hAnsi="Consolas" w:cs="Consolas"/>
                          <w:color w:val="000000"/>
                          <w:sz w:val="19"/>
                          <w:szCs w:val="19"/>
                          <w:highlight w:val="white"/>
                          <w:lang w:val="en-US"/>
                          <w:rPrChange w:id="6644" w:author="ghislain.aine" w:date="2015-11-05T09:33:00Z">
                            <w:rPr>
                              <w:rFonts w:ascii="Consolas" w:hAnsi="Consolas" w:cs="Consolas"/>
                              <w:color w:val="000000"/>
                              <w:sz w:val="19"/>
                              <w:szCs w:val="19"/>
                              <w:highlight w:val="white"/>
                            </w:rPr>
                          </w:rPrChange>
                        </w:rPr>
                        <w:t xml:space="preserve"> = </w:t>
                      </w:r>
                      <w:r w:rsidRPr="004D7EE5">
                        <w:rPr>
                          <w:rFonts w:ascii="Consolas" w:hAnsi="Consolas" w:cs="Consolas"/>
                          <w:color w:val="0000FF"/>
                          <w:sz w:val="19"/>
                          <w:szCs w:val="19"/>
                          <w:highlight w:val="white"/>
                          <w:lang w:val="en-US"/>
                          <w:rPrChange w:id="6645" w:author="ghislain.aine" w:date="2015-11-05T09:33:00Z">
                            <w:rPr>
                              <w:rFonts w:ascii="Consolas" w:hAnsi="Consolas" w:cs="Consolas"/>
                              <w:color w:val="0000FF"/>
                              <w:sz w:val="19"/>
                              <w:szCs w:val="19"/>
                              <w:highlight w:val="white"/>
                            </w:rPr>
                          </w:rPrChange>
                        </w:rPr>
                        <w:t>new</w:t>
                      </w:r>
                      <w:r w:rsidRPr="004D7EE5">
                        <w:rPr>
                          <w:rFonts w:ascii="Consolas" w:hAnsi="Consolas" w:cs="Consolas"/>
                          <w:color w:val="000000"/>
                          <w:sz w:val="19"/>
                          <w:szCs w:val="19"/>
                          <w:highlight w:val="white"/>
                          <w:lang w:val="en-US"/>
                          <w:rPrChange w:id="6646" w:author="ghislain.aine" w:date="2015-11-05T09:33: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647" w:author="ghislain.aine" w:date="2015-11-05T09:33:00Z">
                            <w:rPr>
                              <w:rFonts w:ascii="Consolas" w:hAnsi="Consolas" w:cs="Consolas"/>
                              <w:color w:val="216F85"/>
                              <w:sz w:val="19"/>
                              <w:szCs w:val="19"/>
                              <w:highlight w:val="white"/>
                            </w:rPr>
                          </w:rPrChange>
                        </w:rPr>
                        <w:t>IterationDataUi</w:t>
                      </w:r>
                      <w:proofErr w:type="spellEnd"/>
                      <w:r w:rsidRPr="004D7EE5">
                        <w:rPr>
                          <w:rFonts w:ascii="Consolas" w:hAnsi="Consolas" w:cs="Consolas"/>
                          <w:color w:val="000000"/>
                          <w:sz w:val="19"/>
                          <w:szCs w:val="19"/>
                          <w:highlight w:val="white"/>
                          <w:lang w:val="en-US"/>
                          <w:rPrChange w:id="6648" w:author="ghislain.aine" w:date="2015-11-05T09:33: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6649" w:author="ghislain.aine" w:date="2015-11-05T09:33:00Z">
                            <w:rPr>
                              <w:rFonts w:ascii="Consolas" w:hAnsi="Consolas" w:cs="Consolas"/>
                              <w:color w:val="000080"/>
                              <w:sz w:val="19"/>
                              <w:szCs w:val="19"/>
                              <w:highlight w:val="white"/>
                            </w:rPr>
                          </w:rPrChange>
                        </w:rPr>
                        <w:t>_step</w:t>
                      </w:r>
                      <w:r w:rsidRPr="004D7EE5">
                        <w:rPr>
                          <w:rFonts w:ascii="Consolas" w:hAnsi="Consolas" w:cs="Consolas"/>
                          <w:color w:val="000000"/>
                          <w:sz w:val="19"/>
                          <w:szCs w:val="19"/>
                          <w:highlight w:val="white"/>
                          <w:lang w:val="en-US"/>
                          <w:rPrChange w:id="6650" w:author="ghislain.aine" w:date="2015-11-05T09:33: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651" w:author="ghislain.aine" w:date="2015-11-05T09:33:00Z">
                            <w:rPr>
                              <w:rFonts w:ascii="Consolas" w:hAnsi="Consolas" w:cs="Consolas"/>
                              <w:color w:val="000080"/>
                              <w:sz w:val="19"/>
                              <w:szCs w:val="19"/>
                              <w:highlight w:val="white"/>
                            </w:rPr>
                          </w:rPrChange>
                        </w:rPr>
                        <w:t>_period</w:t>
                      </w:r>
                      <w:r w:rsidRPr="004D7EE5">
                        <w:rPr>
                          <w:rFonts w:ascii="Consolas" w:hAnsi="Consolas" w:cs="Consolas"/>
                          <w:color w:val="000000"/>
                          <w:sz w:val="19"/>
                          <w:szCs w:val="19"/>
                          <w:highlight w:val="white"/>
                          <w:lang w:val="en-US"/>
                          <w:rPrChange w:id="6652" w:author="ghislain.aine" w:date="2015-11-05T09:33: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653" w:author="ghislain.aine" w:date="2015-11-05T09:33:00Z"/>
                        <w:rFonts w:ascii="Consolas" w:hAnsi="Consolas" w:cs="Consolas"/>
                        <w:color w:val="000000"/>
                        <w:sz w:val="19"/>
                        <w:szCs w:val="19"/>
                        <w:highlight w:val="white"/>
                        <w:lang w:val="en-US"/>
                        <w:rPrChange w:id="6654" w:author="ghislain.aine" w:date="2015-11-05T09:33:00Z">
                          <w:rPr>
                            <w:ins w:id="6655" w:author="ghislain.aine" w:date="2015-11-05T09:33:00Z"/>
                            <w:rFonts w:ascii="Consolas" w:hAnsi="Consolas" w:cs="Consolas"/>
                            <w:color w:val="000000"/>
                            <w:sz w:val="19"/>
                            <w:szCs w:val="19"/>
                            <w:highlight w:val="white"/>
                          </w:rPr>
                        </w:rPrChange>
                      </w:rPr>
                    </w:pPr>
                  </w:p>
                  <w:p w:rsidR="00AC30F5" w:rsidRPr="006F6528" w:rsidRDefault="00AC30F5" w:rsidP="006F6528">
                    <w:pPr>
                      <w:autoSpaceDE w:val="0"/>
                      <w:autoSpaceDN w:val="0"/>
                      <w:adjustRightInd w:val="0"/>
                      <w:jc w:val="left"/>
                      <w:rPr>
                        <w:ins w:id="6656" w:author="ghislain.aine" w:date="2015-11-05T09:33:00Z"/>
                        <w:rFonts w:ascii="Consolas" w:hAnsi="Consolas" w:cs="Consolas"/>
                        <w:color w:val="000000"/>
                        <w:sz w:val="19"/>
                        <w:szCs w:val="19"/>
                        <w:highlight w:val="white"/>
                        <w:lang w:val="en-US"/>
                        <w:rPrChange w:id="6657" w:author="ghislain.aine" w:date="2015-11-05T09:33:00Z">
                          <w:rPr>
                            <w:ins w:id="6658" w:author="ghislain.aine" w:date="2015-11-05T09:33:00Z"/>
                            <w:rFonts w:ascii="Consolas" w:hAnsi="Consolas" w:cs="Consolas"/>
                            <w:color w:val="000000"/>
                            <w:sz w:val="19"/>
                            <w:szCs w:val="19"/>
                            <w:highlight w:val="white"/>
                          </w:rPr>
                        </w:rPrChange>
                      </w:rPr>
                    </w:pPr>
                    <w:proofErr w:type="spellStart"/>
                    <w:ins w:id="6659" w:author="ghislain.aine" w:date="2015-11-05T09:33:00Z">
                      <w:r w:rsidRPr="004D7EE5">
                        <w:rPr>
                          <w:rFonts w:ascii="Consolas" w:hAnsi="Consolas" w:cs="Consolas"/>
                          <w:color w:val="216F85"/>
                          <w:sz w:val="19"/>
                          <w:szCs w:val="19"/>
                          <w:highlight w:val="white"/>
                          <w:lang w:val="en-US"/>
                          <w:rPrChange w:id="6660" w:author="ghislain.aine" w:date="2015-11-05T09:33:00Z">
                            <w:rPr>
                              <w:rFonts w:ascii="Consolas" w:hAnsi="Consolas" w:cs="Consolas"/>
                              <w:color w:val="216F85"/>
                              <w:sz w:val="19"/>
                              <w:szCs w:val="19"/>
                              <w:highlight w:val="white"/>
                            </w:rPr>
                          </w:rPrChange>
                        </w:rPr>
                        <w:t>QPushButton</w:t>
                      </w:r>
                      <w:proofErr w:type="spellEnd"/>
                      <w:r w:rsidRPr="004D7EE5">
                        <w:rPr>
                          <w:rFonts w:ascii="Consolas" w:hAnsi="Consolas" w:cs="Consolas"/>
                          <w:color w:val="000000"/>
                          <w:sz w:val="19"/>
                          <w:szCs w:val="19"/>
                          <w:highlight w:val="white"/>
                          <w:lang w:val="en-US"/>
                          <w:rPrChange w:id="6661" w:author="ghislain.aine" w:date="2015-11-05T09:33: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6662" w:author="ghislain.aine" w:date="2015-11-05T09:33:00Z">
                            <w:rPr>
                              <w:rFonts w:ascii="Consolas" w:hAnsi="Consolas" w:cs="Consolas"/>
                              <w:color w:val="000080"/>
                              <w:sz w:val="19"/>
                              <w:szCs w:val="19"/>
                              <w:highlight w:val="white"/>
                            </w:rPr>
                          </w:rPrChange>
                        </w:rPr>
                        <w:t>button</w:t>
                      </w:r>
                      <w:r w:rsidRPr="004D7EE5">
                        <w:rPr>
                          <w:rFonts w:ascii="Consolas" w:hAnsi="Consolas" w:cs="Consolas"/>
                          <w:color w:val="000000"/>
                          <w:sz w:val="19"/>
                          <w:szCs w:val="19"/>
                          <w:highlight w:val="white"/>
                          <w:lang w:val="en-US"/>
                          <w:rPrChange w:id="6663" w:author="ghislain.aine" w:date="2015-11-05T09:33:00Z">
                            <w:rPr>
                              <w:rFonts w:ascii="Consolas" w:hAnsi="Consolas" w:cs="Consolas"/>
                              <w:color w:val="000000"/>
                              <w:sz w:val="19"/>
                              <w:szCs w:val="19"/>
                              <w:highlight w:val="white"/>
                            </w:rPr>
                          </w:rPrChange>
                        </w:rPr>
                        <w:t xml:space="preserve"> = </w:t>
                      </w:r>
                      <w:r w:rsidRPr="004D7EE5">
                        <w:rPr>
                          <w:rFonts w:ascii="Consolas" w:hAnsi="Consolas" w:cs="Consolas"/>
                          <w:color w:val="000080"/>
                          <w:sz w:val="19"/>
                          <w:szCs w:val="19"/>
                          <w:highlight w:val="white"/>
                          <w:lang w:val="en-US"/>
                          <w:rPrChange w:id="6664" w:author="ghislain.aine" w:date="2015-11-05T09:33: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6665" w:author="ghislain.aine" w:date="2015-11-05T09:33:00Z">
                            <w:rPr>
                              <w:rFonts w:ascii="Consolas" w:hAnsi="Consolas" w:cs="Consolas"/>
                              <w:color w:val="000080"/>
                              <w:sz w:val="19"/>
                              <w:szCs w:val="19"/>
                              <w:highlight w:val="white"/>
                            </w:rPr>
                          </w:rPrChange>
                        </w:rPr>
                        <w:t>iteration_data_ui</w:t>
                      </w:r>
                      <w:proofErr w:type="spellEnd"/>
                      <w:r w:rsidRPr="004D7EE5">
                        <w:rPr>
                          <w:rFonts w:ascii="Consolas" w:hAnsi="Consolas" w:cs="Consolas"/>
                          <w:color w:val="000000"/>
                          <w:sz w:val="19"/>
                          <w:szCs w:val="19"/>
                          <w:highlight w:val="white"/>
                          <w:lang w:val="en-US"/>
                          <w:rPrChange w:id="6666" w:author="ghislain.aine" w:date="2015-11-05T09:33:00Z">
                            <w:rPr>
                              <w:rFonts w:ascii="Consolas" w:hAnsi="Consolas" w:cs="Consolas"/>
                              <w:color w:val="000000"/>
                              <w:sz w:val="19"/>
                              <w:szCs w:val="19"/>
                              <w:highlight w:val="white"/>
                            </w:rPr>
                          </w:rPrChange>
                        </w:rPr>
                        <w:t>-&gt;</w:t>
                      </w:r>
                      <w:proofErr w:type="spellStart"/>
                      <w:r w:rsidRPr="004D7EE5">
                        <w:rPr>
                          <w:rFonts w:ascii="Consolas" w:hAnsi="Consolas" w:cs="Consolas"/>
                          <w:color w:val="880000"/>
                          <w:sz w:val="19"/>
                          <w:szCs w:val="19"/>
                          <w:highlight w:val="white"/>
                          <w:lang w:val="en-US"/>
                          <w:rPrChange w:id="6667" w:author="ghislain.aine" w:date="2015-11-05T09:33:00Z">
                            <w:rPr>
                              <w:rFonts w:ascii="Consolas" w:hAnsi="Consolas" w:cs="Consolas"/>
                              <w:color w:val="880000"/>
                              <w:sz w:val="19"/>
                              <w:szCs w:val="19"/>
                              <w:highlight w:val="white"/>
                            </w:rPr>
                          </w:rPrChange>
                        </w:rPr>
                        <w:t>getValidButton</w:t>
                      </w:r>
                      <w:proofErr w:type="spellEnd"/>
                      <w:r w:rsidRPr="004D7EE5">
                        <w:rPr>
                          <w:rFonts w:ascii="Consolas" w:hAnsi="Consolas" w:cs="Consolas"/>
                          <w:color w:val="000000"/>
                          <w:sz w:val="19"/>
                          <w:szCs w:val="19"/>
                          <w:highlight w:val="white"/>
                          <w:lang w:val="en-US"/>
                          <w:rPrChange w:id="6668" w:author="ghislain.aine" w:date="2015-11-05T09:33: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669" w:author="ghislain.aine" w:date="2015-11-05T09:33:00Z"/>
                        <w:rFonts w:ascii="Consolas" w:hAnsi="Consolas" w:cs="Consolas"/>
                        <w:color w:val="000000"/>
                        <w:sz w:val="19"/>
                        <w:szCs w:val="19"/>
                        <w:highlight w:val="white"/>
                        <w:lang w:val="en-US"/>
                        <w:rPrChange w:id="6670" w:author="ghislain.aine" w:date="2015-11-05T09:33:00Z">
                          <w:rPr>
                            <w:ins w:id="6671" w:author="ghislain.aine" w:date="2015-11-05T09:33:00Z"/>
                            <w:rFonts w:ascii="Consolas" w:hAnsi="Consolas" w:cs="Consolas"/>
                            <w:color w:val="000000"/>
                            <w:sz w:val="19"/>
                            <w:szCs w:val="19"/>
                            <w:highlight w:val="white"/>
                          </w:rPr>
                        </w:rPrChange>
                      </w:rPr>
                    </w:pPr>
                  </w:p>
                  <w:p w:rsidR="00AC30F5" w:rsidRPr="006F6528" w:rsidRDefault="00AC30F5" w:rsidP="006F6528">
                    <w:pPr>
                      <w:autoSpaceDE w:val="0"/>
                      <w:autoSpaceDN w:val="0"/>
                      <w:adjustRightInd w:val="0"/>
                      <w:jc w:val="left"/>
                      <w:rPr>
                        <w:ins w:id="6672" w:author="ghislain.aine" w:date="2015-11-05T09:33:00Z"/>
                        <w:rFonts w:ascii="Consolas" w:hAnsi="Consolas" w:cs="Consolas"/>
                        <w:color w:val="000000"/>
                        <w:sz w:val="19"/>
                        <w:szCs w:val="19"/>
                        <w:highlight w:val="white"/>
                        <w:lang w:val="en-US"/>
                        <w:rPrChange w:id="6673" w:author="ghislain.aine" w:date="2015-11-05T09:33:00Z">
                          <w:rPr>
                            <w:ins w:id="6674" w:author="ghislain.aine" w:date="2015-11-05T09:33:00Z"/>
                            <w:rFonts w:ascii="Consolas" w:hAnsi="Consolas" w:cs="Consolas"/>
                            <w:color w:val="000000"/>
                            <w:sz w:val="19"/>
                            <w:szCs w:val="19"/>
                            <w:highlight w:val="white"/>
                          </w:rPr>
                        </w:rPrChange>
                      </w:rPr>
                    </w:pPr>
                    <w:ins w:id="6675" w:author="ghislain.aine" w:date="2015-11-05T09:33:00Z">
                      <w:r w:rsidRPr="004D7EE5">
                        <w:rPr>
                          <w:rFonts w:ascii="Consolas" w:hAnsi="Consolas" w:cs="Consolas"/>
                          <w:color w:val="0000FF"/>
                          <w:sz w:val="19"/>
                          <w:szCs w:val="19"/>
                          <w:highlight w:val="white"/>
                          <w:lang w:val="en-US"/>
                          <w:rPrChange w:id="6676" w:author="ghislain.aine" w:date="2015-11-05T09:33: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6677" w:author="ghislain.aine" w:date="2015-11-05T09:33: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678" w:author="ghislain.aine" w:date="2015-11-05T09:33:00Z">
                            <w:rPr>
                              <w:rFonts w:ascii="Consolas" w:hAnsi="Consolas" w:cs="Consolas"/>
                              <w:color w:val="000080"/>
                              <w:sz w:val="19"/>
                              <w:szCs w:val="19"/>
                              <w:highlight w:val="white"/>
                            </w:rPr>
                          </w:rPrChange>
                        </w:rPr>
                        <w:t>button</w:t>
                      </w:r>
                      <w:r w:rsidRPr="004D7EE5">
                        <w:rPr>
                          <w:rFonts w:ascii="Consolas" w:hAnsi="Consolas" w:cs="Consolas"/>
                          <w:color w:val="000000"/>
                          <w:sz w:val="19"/>
                          <w:szCs w:val="19"/>
                          <w:highlight w:val="white"/>
                          <w:lang w:val="en-US"/>
                          <w:rPrChange w:id="6679" w:author="ghislain.aine" w:date="2015-11-05T09:33:00Z">
                            <w:rPr>
                              <w:rFonts w:ascii="Consolas" w:hAnsi="Consolas" w:cs="Consolas"/>
                              <w:color w:val="000000"/>
                              <w:sz w:val="19"/>
                              <w:szCs w:val="19"/>
                              <w:highlight w:val="white"/>
                            </w:rPr>
                          </w:rPrChange>
                        </w:rPr>
                        <w:t>) {</w:t>
                      </w:r>
                    </w:ins>
                  </w:p>
                  <w:p w:rsidR="00AC30F5" w:rsidRPr="006F6528" w:rsidRDefault="00AC30F5" w:rsidP="006F6528">
                    <w:pPr>
                      <w:autoSpaceDE w:val="0"/>
                      <w:autoSpaceDN w:val="0"/>
                      <w:adjustRightInd w:val="0"/>
                      <w:jc w:val="left"/>
                      <w:rPr>
                        <w:ins w:id="6680" w:author="ghislain.aine" w:date="2015-11-05T09:33:00Z"/>
                        <w:rFonts w:ascii="Consolas" w:hAnsi="Consolas" w:cs="Consolas"/>
                        <w:color w:val="000000"/>
                        <w:sz w:val="19"/>
                        <w:szCs w:val="19"/>
                        <w:highlight w:val="white"/>
                        <w:lang w:val="en-US"/>
                        <w:rPrChange w:id="6681" w:author="ghislain.aine" w:date="2015-11-05T09:33:00Z">
                          <w:rPr>
                            <w:ins w:id="6682" w:author="ghislain.aine" w:date="2015-11-05T09:33:00Z"/>
                            <w:rFonts w:ascii="Consolas" w:hAnsi="Consolas" w:cs="Consolas"/>
                            <w:color w:val="000000"/>
                            <w:sz w:val="19"/>
                            <w:szCs w:val="19"/>
                            <w:highlight w:val="white"/>
                          </w:rPr>
                        </w:rPrChange>
                      </w:rPr>
                    </w:pPr>
                    <w:ins w:id="6683" w:author="ghislain.aine" w:date="2015-11-05T09:33:00Z">
                      <w:r>
                        <w:rPr>
                          <w:rFonts w:ascii="Consolas" w:hAnsi="Consolas" w:cs="Consolas"/>
                          <w:color w:val="000000"/>
                          <w:sz w:val="19"/>
                          <w:szCs w:val="19"/>
                          <w:highlight w:val="white"/>
                          <w:lang w:val="en-US"/>
                        </w:rPr>
                        <w:tab/>
                      </w:r>
                      <w:r w:rsidRPr="004D7EE5">
                        <w:rPr>
                          <w:rFonts w:ascii="Consolas" w:hAnsi="Consolas" w:cs="Consolas"/>
                          <w:color w:val="880000"/>
                          <w:sz w:val="19"/>
                          <w:szCs w:val="19"/>
                          <w:highlight w:val="white"/>
                          <w:lang w:val="en-US"/>
                          <w:rPrChange w:id="6684" w:author="ghislain.aine" w:date="2015-11-05T09:33:00Z">
                            <w:rPr>
                              <w:rFonts w:ascii="Consolas" w:hAnsi="Consolas" w:cs="Consolas"/>
                              <w:color w:val="880000"/>
                              <w:sz w:val="19"/>
                              <w:szCs w:val="19"/>
                              <w:highlight w:val="white"/>
                            </w:rPr>
                          </w:rPrChange>
                        </w:rPr>
                        <w:t>connect</w:t>
                      </w:r>
                      <w:r w:rsidRPr="004D7EE5">
                        <w:rPr>
                          <w:rFonts w:ascii="Consolas" w:hAnsi="Consolas" w:cs="Consolas"/>
                          <w:color w:val="000000"/>
                          <w:sz w:val="19"/>
                          <w:szCs w:val="19"/>
                          <w:highlight w:val="white"/>
                          <w:lang w:val="en-US"/>
                          <w:rPrChange w:id="6685" w:author="ghislain.aine" w:date="2015-11-05T09:33:00Z">
                            <w:rPr>
                              <w:rFonts w:ascii="Consolas" w:hAnsi="Consolas" w:cs="Consolas"/>
                              <w:color w:val="000000"/>
                              <w:sz w:val="19"/>
                              <w:szCs w:val="19"/>
                              <w:highlight w:val="white"/>
                            </w:rPr>
                          </w:rPrChange>
                        </w:rPr>
                        <w:t>(</w:t>
                      </w:r>
                      <w:r w:rsidRPr="004D7EE5">
                        <w:rPr>
                          <w:rFonts w:ascii="Consolas" w:hAnsi="Consolas" w:cs="Consolas"/>
                          <w:color w:val="000080"/>
                          <w:sz w:val="19"/>
                          <w:szCs w:val="19"/>
                          <w:highlight w:val="white"/>
                          <w:lang w:val="en-US"/>
                          <w:rPrChange w:id="6686" w:author="ghislain.aine" w:date="2015-11-05T09:33:00Z">
                            <w:rPr>
                              <w:rFonts w:ascii="Consolas" w:hAnsi="Consolas" w:cs="Consolas"/>
                              <w:color w:val="000080"/>
                              <w:sz w:val="19"/>
                              <w:szCs w:val="19"/>
                              <w:highlight w:val="white"/>
                            </w:rPr>
                          </w:rPrChange>
                        </w:rPr>
                        <w:t>button</w:t>
                      </w:r>
                      <w:r w:rsidRPr="004D7EE5">
                        <w:rPr>
                          <w:rFonts w:ascii="Consolas" w:hAnsi="Consolas" w:cs="Consolas"/>
                          <w:color w:val="000000"/>
                          <w:sz w:val="19"/>
                          <w:szCs w:val="19"/>
                          <w:highlight w:val="white"/>
                          <w:lang w:val="en-US"/>
                          <w:rPrChange w:id="6687" w:author="ghislain.aine" w:date="2015-11-05T09:33:00Z">
                            <w:rPr>
                              <w:rFonts w:ascii="Consolas" w:hAnsi="Consolas" w:cs="Consolas"/>
                              <w:color w:val="000000"/>
                              <w:sz w:val="19"/>
                              <w:szCs w:val="19"/>
                              <w:highlight w:val="white"/>
                            </w:rPr>
                          </w:rPrChange>
                        </w:rPr>
                        <w:t>, &amp;</w:t>
                      </w:r>
                      <w:proofErr w:type="spellStart"/>
                      <w:r w:rsidRPr="004D7EE5">
                        <w:rPr>
                          <w:rFonts w:ascii="Consolas" w:hAnsi="Consolas" w:cs="Consolas"/>
                          <w:color w:val="216F85"/>
                          <w:sz w:val="19"/>
                          <w:szCs w:val="19"/>
                          <w:highlight w:val="white"/>
                          <w:lang w:val="en-US"/>
                          <w:rPrChange w:id="6688" w:author="ghislain.aine" w:date="2015-11-05T09:33:00Z">
                            <w:rPr>
                              <w:rFonts w:ascii="Consolas" w:hAnsi="Consolas" w:cs="Consolas"/>
                              <w:color w:val="216F85"/>
                              <w:sz w:val="19"/>
                              <w:szCs w:val="19"/>
                              <w:highlight w:val="white"/>
                            </w:rPr>
                          </w:rPrChange>
                        </w:rPr>
                        <w:t>QPushButton</w:t>
                      </w:r>
                      <w:proofErr w:type="spellEnd"/>
                      <w:r w:rsidRPr="004D7EE5">
                        <w:rPr>
                          <w:rFonts w:ascii="Consolas" w:hAnsi="Consolas" w:cs="Consolas"/>
                          <w:color w:val="000000"/>
                          <w:sz w:val="19"/>
                          <w:szCs w:val="19"/>
                          <w:highlight w:val="white"/>
                          <w:lang w:val="en-US"/>
                          <w:rPrChange w:id="6689" w:author="ghislain.aine" w:date="2015-11-05T09:33: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690" w:author="ghislain.aine" w:date="2015-11-05T09:33:00Z">
                            <w:rPr>
                              <w:rFonts w:ascii="Consolas" w:hAnsi="Consolas" w:cs="Consolas"/>
                              <w:color w:val="880000"/>
                              <w:sz w:val="19"/>
                              <w:szCs w:val="19"/>
                              <w:highlight w:val="white"/>
                            </w:rPr>
                          </w:rPrChange>
                        </w:rPr>
                        <w:t>clicked</w:t>
                      </w:r>
                      <w:r w:rsidRPr="004D7EE5">
                        <w:rPr>
                          <w:rFonts w:ascii="Consolas" w:hAnsi="Consolas" w:cs="Consolas"/>
                          <w:color w:val="000000"/>
                          <w:sz w:val="19"/>
                          <w:szCs w:val="19"/>
                          <w:highlight w:val="white"/>
                          <w:lang w:val="en-US"/>
                          <w:rPrChange w:id="6691" w:author="ghislain.aine" w:date="2015-11-05T09:33:00Z">
                            <w:rPr>
                              <w:rFonts w:ascii="Consolas" w:hAnsi="Consolas" w:cs="Consolas"/>
                              <w:color w:val="000000"/>
                              <w:sz w:val="19"/>
                              <w:szCs w:val="19"/>
                              <w:highlight w:val="white"/>
                            </w:rPr>
                          </w:rPrChange>
                        </w:rPr>
                        <w:t xml:space="preserve">, </w:t>
                      </w:r>
                      <w:r w:rsidRPr="004D7EE5">
                        <w:rPr>
                          <w:rFonts w:ascii="Consolas" w:hAnsi="Consolas" w:cs="Consolas"/>
                          <w:color w:val="0000FF"/>
                          <w:sz w:val="19"/>
                          <w:szCs w:val="19"/>
                          <w:highlight w:val="white"/>
                          <w:lang w:val="en-US"/>
                          <w:rPrChange w:id="6692" w:author="ghislain.aine" w:date="2015-11-05T09:33:00Z">
                            <w:rPr>
                              <w:rFonts w:ascii="Consolas" w:hAnsi="Consolas" w:cs="Consolas"/>
                              <w:color w:val="0000FF"/>
                              <w:sz w:val="19"/>
                              <w:szCs w:val="19"/>
                              <w:highlight w:val="white"/>
                            </w:rPr>
                          </w:rPrChange>
                        </w:rPr>
                        <w:t>this</w:t>
                      </w:r>
                      <w:r w:rsidRPr="004D7EE5">
                        <w:rPr>
                          <w:rFonts w:ascii="Consolas" w:hAnsi="Consolas" w:cs="Consolas"/>
                          <w:color w:val="000000"/>
                          <w:sz w:val="19"/>
                          <w:szCs w:val="19"/>
                          <w:highlight w:val="white"/>
                          <w:lang w:val="en-US"/>
                          <w:rPrChange w:id="6693" w:author="ghislain.aine" w:date="2015-11-05T09:33:00Z">
                            <w:rPr>
                              <w:rFonts w:ascii="Consolas" w:hAnsi="Consolas" w:cs="Consolas"/>
                              <w:color w:val="000000"/>
                              <w:sz w:val="19"/>
                              <w:szCs w:val="19"/>
                              <w:highlight w:val="white"/>
                            </w:rPr>
                          </w:rPrChange>
                        </w:rPr>
                        <w:t>, &amp;</w:t>
                      </w:r>
                      <w:proofErr w:type="spellStart"/>
                      <w:r w:rsidRPr="004D7EE5">
                        <w:rPr>
                          <w:rFonts w:ascii="Consolas" w:hAnsi="Consolas" w:cs="Consolas"/>
                          <w:color w:val="216F85"/>
                          <w:sz w:val="19"/>
                          <w:szCs w:val="19"/>
                          <w:highlight w:val="white"/>
                          <w:lang w:val="en-US"/>
                          <w:rPrChange w:id="6694" w:author="ghislain.aine" w:date="2015-11-05T09:33:00Z">
                            <w:rPr>
                              <w:rFonts w:ascii="Consolas" w:hAnsi="Consolas" w:cs="Consolas"/>
                              <w:color w:val="216F85"/>
                              <w:sz w:val="19"/>
                              <w:szCs w:val="19"/>
                              <w:highlight w:val="white"/>
                            </w:rPr>
                          </w:rPrChange>
                        </w:rPr>
                        <w:t>PinComponent</w:t>
                      </w:r>
                      <w:proofErr w:type="spellEnd"/>
                      <w:r w:rsidRPr="004D7EE5">
                        <w:rPr>
                          <w:rFonts w:ascii="Consolas" w:hAnsi="Consolas" w:cs="Consolas"/>
                          <w:color w:val="000000"/>
                          <w:sz w:val="19"/>
                          <w:szCs w:val="19"/>
                          <w:highlight w:val="white"/>
                          <w:lang w:val="en-US"/>
                          <w:rPrChange w:id="6695" w:author="ghislain.aine" w:date="2015-11-05T09:33:00Z">
                            <w:rPr>
                              <w:rFonts w:ascii="Consolas" w:hAnsi="Consolas" w:cs="Consolas"/>
                              <w:color w:val="000000"/>
                              <w:sz w:val="19"/>
                              <w:szCs w:val="19"/>
                              <w:highlight w:val="white"/>
                            </w:rPr>
                          </w:rPrChange>
                        </w:rPr>
                        <w:t>::</w:t>
                      </w:r>
                      <w:proofErr w:type="spellStart"/>
                      <w:r w:rsidRPr="004D7EE5">
                        <w:rPr>
                          <w:rFonts w:ascii="Consolas" w:hAnsi="Consolas" w:cs="Consolas"/>
                          <w:color w:val="880000"/>
                          <w:sz w:val="19"/>
                          <w:szCs w:val="19"/>
                          <w:highlight w:val="white"/>
                          <w:lang w:val="en-US"/>
                          <w:rPrChange w:id="6696" w:author="ghislain.aine" w:date="2015-11-05T09:33:00Z">
                            <w:rPr>
                              <w:rFonts w:ascii="Consolas" w:hAnsi="Consolas" w:cs="Consolas"/>
                              <w:color w:val="880000"/>
                              <w:sz w:val="19"/>
                              <w:szCs w:val="19"/>
                              <w:highlight w:val="white"/>
                            </w:rPr>
                          </w:rPrChange>
                        </w:rPr>
                        <w:t>getValuesFromUI</w:t>
                      </w:r>
                      <w:proofErr w:type="spellEnd"/>
                      <w:r w:rsidRPr="004D7EE5">
                        <w:rPr>
                          <w:rFonts w:ascii="Consolas" w:hAnsi="Consolas" w:cs="Consolas"/>
                          <w:color w:val="000000"/>
                          <w:sz w:val="19"/>
                          <w:szCs w:val="19"/>
                          <w:highlight w:val="white"/>
                          <w:lang w:val="en-US"/>
                          <w:rPrChange w:id="6697" w:author="ghislain.aine" w:date="2015-11-05T09:33:00Z">
                            <w:rPr>
                              <w:rFonts w:ascii="Consolas" w:hAnsi="Consolas" w:cs="Consolas"/>
                              <w:color w:val="000000"/>
                              <w:sz w:val="19"/>
                              <w:szCs w:val="19"/>
                              <w:highlight w:val="white"/>
                            </w:rPr>
                          </w:rPrChange>
                        </w:rPr>
                        <w:t>);</w:t>
                      </w:r>
                    </w:ins>
                  </w:p>
                  <w:p w:rsidR="00AC30F5" w:rsidRDefault="00AC30F5" w:rsidP="006F6528">
                    <w:pPr>
                      <w:autoSpaceDE w:val="0"/>
                      <w:autoSpaceDN w:val="0"/>
                      <w:adjustRightInd w:val="0"/>
                      <w:jc w:val="left"/>
                      <w:rPr>
                        <w:ins w:id="6698" w:author="ghislain.aine" w:date="2015-11-05T09:34:00Z"/>
                        <w:rFonts w:ascii="Consolas" w:hAnsi="Consolas" w:cs="Consolas"/>
                        <w:color w:val="000000"/>
                        <w:sz w:val="19"/>
                        <w:szCs w:val="19"/>
                        <w:highlight w:val="white"/>
                        <w:lang w:val="en-US"/>
                      </w:rPr>
                    </w:pPr>
                    <w:ins w:id="6699" w:author="ghislain.aine" w:date="2015-11-05T09:33:00Z">
                      <w:r>
                        <w:rPr>
                          <w:rFonts w:ascii="Consolas" w:hAnsi="Consolas" w:cs="Consolas"/>
                          <w:color w:val="000000"/>
                          <w:sz w:val="19"/>
                          <w:szCs w:val="19"/>
                          <w:highlight w:val="white"/>
                          <w:lang w:val="en-US"/>
                        </w:rPr>
                        <w:t>}</w:t>
                      </w:r>
                    </w:ins>
                  </w:p>
                  <w:p w:rsidR="00AC30F5" w:rsidRPr="006F6528" w:rsidRDefault="00AC30F5" w:rsidP="006F6528">
                    <w:pPr>
                      <w:autoSpaceDE w:val="0"/>
                      <w:autoSpaceDN w:val="0"/>
                      <w:adjustRightInd w:val="0"/>
                      <w:jc w:val="left"/>
                      <w:rPr>
                        <w:ins w:id="6700" w:author="ghislain.aine" w:date="2015-11-05T09:33:00Z"/>
                        <w:rFonts w:ascii="Consolas" w:hAnsi="Consolas" w:cs="Consolas"/>
                        <w:color w:val="000000"/>
                        <w:sz w:val="19"/>
                        <w:szCs w:val="19"/>
                        <w:highlight w:val="white"/>
                        <w:lang w:val="en-US"/>
                        <w:rPrChange w:id="6701" w:author="ghislain.aine" w:date="2015-11-05T09:34:00Z">
                          <w:rPr>
                            <w:ins w:id="6702" w:author="ghislain.aine" w:date="2015-11-05T09:33:00Z"/>
                            <w:rFonts w:ascii="Consolas" w:hAnsi="Consolas" w:cs="Consolas"/>
                            <w:color w:val="000000"/>
                            <w:sz w:val="19"/>
                            <w:szCs w:val="19"/>
                            <w:highlight w:val="white"/>
                          </w:rPr>
                        </w:rPrChange>
                      </w:rPr>
                    </w:pPr>
                  </w:p>
                  <w:p w:rsidR="00AC30F5" w:rsidRPr="006F6528" w:rsidRDefault="00AC30F5" w:rsidP="006F6528">
                    <w:pPr>
                      <w:autoSpaceDE w:val="0"/>
                      <w:autoSpaceDN w:val="0"/>
                      <w:adjustRightInd w:val="0"/>
                      <w:jc w:val="left"/>
                      <w:rPr>
                        <w:ins w:id="6703" w:author="ghislain.aine" w:date="2015-11-05T09:33:00Z"/>
                        <w:rFonts w:ascii="Consolas" w:hAnsi="Consolas" w:cs="Consolas"/>
                        <w:color w:val="000000"/>
                        <w:sz w:val="19"/>
                        <w:szCs w:val="19"/>
                        <w:highlight w:val="white"/>
                        <w:lang w:val="en-US"/>
                        <w:rPrChange w:id="6704" w:author="ghislain.aine" w:date="2015-11-05T09:34:00Z">
                          <w:rPr>
                            <w:ins w:id="6705" w:author="ghislain.aine" w:date="2015-11-05T09:33:00Z"/>
                            <w:rFonts w:ascii="Consolas" w:hAnsi="Consolas" w:cs="Consolas"/>
                            <w:color w:val="000000"/>
                            <w:sz w:val="19"/>
                            <w:szCs w:val="19"/>
                            <w:highlight w:val="white"/>
                          </w:rPr>
                        </w:rPrChange>
                      </w:rPr>
                    </w:pPr>
                    <w:ins w:id="6706" w:author="ghislain.aine" w:date="2015-11-05T09:33:00Z">
                      <w:r w:rsidRPr="004D7EE5">
                        <w:rPr>
                          <w:rFonts w:ascii="Consolas" w:hAnsi="Consolas" w:cs="Consolas"/>
                          <w:color w:val="000080"/>
                          <w:sz w:val="19"/>
                          <w:szCs w:val="19"/>
                          <w:highlight w:val="white"/>
                          <w:lang w:val="en-US"/>
                          <w:rPrChange w:id="6707" w:author="ghislain.aine" w:date="2015-11-05T09:34: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6708" w:author="ghislain.aine" w:date="2015-11-05T09:34:00Z">
                            <w:rPr>
                              <w:rFonts w:ascii="Consolas" w:hAnsi="Consolas" w:cs="Consolas"/>
                              <w:color w:val="000080"/>
                              <w:sz w:val="19"/>
                              <w:szCs w:val="19"/>
                              <w:highlight w:val="white"/>
                            </w:rPr>
                          </w:rPrChange>
                        </w:rPr>
                        <w:t>iteration_data_ui</w:t>
                      </w:r>
                      <w:proofErr w:type="spellEnd"/>
                      <w:r w:rsidRPr="004D7EE5">
                        <w:rPr>
                          <w:rFonts w:ascii="Consolas" w:hAnsi="Consolas" w:cs="Consolas"/>
                          <w:color w:val="000000"/>
                          <w:sz w:val="19"/>
                          <w:szCs w:val="19"/>
                          <w:highlight w:val="white"/>
                          <w:lang w:val="en-US"/>
                          <w:rPrChange w:id="6709" w:author="ghislain.aine" w:date="2015-11-05T09:34:00Z">
                            <w:rPr>
                              <w:rFonts w:ascii="Consolas" w:hAnsi="Consolas" w:cs="Consolas"/>
                              <w:color w:val="000000"/>
                              <w:sz w:val="19"/>
                              <w:szCs w:val="19"/>
                              <w:highlight w:val="white"/>
                            </w:rPr>
                          </w:rPrChange>
                        </w:rPr>
                        <w:t>-&gt;</w:t>
                      </w:r>
                      <w:r w:rsidRPr="004D7EE5">
                        <w:rPr>
                          <w:rFonts w:ascii="Consolas" w:hAnsi="Consolas" w:cs="Consolas"/>
                          <w:color w:val="880000"/>
                          <w:sz w:val="19"/>
                          <w:szCs w:val="19"/>
                          <w:highlight w:val="white"/>
                          <w:lang w:val="en-US"/>
                          <w:rPrChange w:id="6710" w:author="ghislain.aine" w:date="2015-11-05T09:34:00Z">
                            <w:rPr>
                              <w:rFonts w:ascii="Consolas" w:hAnsi="Consolas" w:cs="Consolas"/>
                              <w:color w:val="880000"/>
                              <w:sz w:val="19"/>
                              <w:szCs w:val="19"/>
                              <w:highlight w:val="white"/>
                            </w:rPr>
                          </w:rPrChange>
                        </w:rPr>
                        <w:t>show</w:t>
                      </w:r>
                      <w:r w:rsidRPr="004D7EE5">
                        <w:rPr>
                          <w:rFonts w:ascii="Consolas" w:hAnsi="Consolas" w:cs="Consolas"/>
                          <w:color w:val="000000"/>
                          <w:sz w:val="19"/>
                          <w:szCs w:val="19"/>
                          <w:highlight w:val="white"/>
                          <w:lang w:val="en-US"/>
                          <w:rPrChange w:id="6711" w:author="ghislain.aine" w:date="2015-11-05T09:34:00Z">
                            <w:rPr>
                              <w:rFonts w:ascii="Consolas" w:hAnsi="Consolas" w:cs="Consolas"/>
                              <w:color w:val="000000"/>
                              <w:sz w:val="19"/>
                              <w:szCs w:val="19"/>
                              <w:highlight w:val="white"/>
                            </w:rPr>
                          </w:rPrChange>
                        </w:rPr>
                        <w:t>();</w:t>
                      </w:r>
                    </w:ins>
                  </w:p>
                  <w:p w:rsidR="00AC30F5" w:rsidRPr="00E71FE0" w:rsidRDefault="00AC30F5" w:rsidP="006F6528">
                    <w:pPr>
                      <w:rPr>
                        <w:lang w:val="en-US"/>
                      </w:rPr>
                    </w:pPr>
                    <w:ins w:id="6712" w:author="ghislain.aine" w:date="2015-11-05T09:33:00Z">
                      <w:r w:rsidRPr="004D7EE5">
                        <w:rPr>
                          <w:rFonts w:ascii="Consolas" w:hAnsi="Consolas" w:cs="Consolas"/>
                          <w:color w:val="000080"/>
                          <w:sz w:val="19"/>
                          <w:szCs w:val="19"/>
                          <w:highlight w:val="white"/>
                          <w:lang w:val="en-US"/>
                          <w:rPrChange w:id="6713" w:author="ghislain.aine" w:date="2015-11-05T09:34:00Z">
                            <w:rPr>
                              <w:rFonts w:ascii="Consolas" w:hAnsi="Consolas" w:cs="Consolas"/>
                              <w:color w:val="000080"/>
                              <w:sz w:val="19"/>
                              <w:szCs w:val="19"/>
                              <w:highlight w:val="white"/>
                            </w:rPr>
                          </w:rPrChange>
                        </w:rPr>
                        <w:t>_</w:t>
                      </w:r>
                      <w:proofErr w:type="spellStart"/>
                      <w:r w:rsidRPr="004D7EE5">
                        <w:rPr>
                          <w:rFonts w:ascii="Consolas" w:hAnsi="Consolas" w:cs="Consolas"/>
                          <w:color w:val="000080"/>
                          <w:sz w:val="19"/>
                          <w:szCs w:val="19"/>
                          <w:highlight w:val="white"/>
                          <w:lang w:val="en-US"/>
                          <w:rPrChange w:id="6714" w:author="ghislain.aine" w:date="2015-11-05T09:34:00Z">
                            <w:rPr>
                              <w:rFonts w:ascii="Consolas" w:hAnsi="Consolas" w:cs="Consolas"/>
                              <w:color w:val="000080"/>
                              <w:sz w:val="19"/>
                              <w:szCs w:val="19"/>
                              <w:highlight w:val="white"/>
                            </w:rPr>
                          </w:rPrChange>
                        </w:rPr>
                        <w:t>iteration_data_ui</w:t>
                      </w:r>
                      <w:proofErr w:type="spellEnd"/>
                      <w:r w:rsidRPr="004D7EE5">
                        <w:rPr>
                          <w:rFonts w:ascii="Consolas" w:hAnsi="Consolas" w:cs="Consolas"/>
                          <w:color w:val="000000"/>
                          <w:sz w:val="19"/>
                          <w:szCs w:val="19"/>
                          <w:highlight w:val="white"/>
                          <w:lang w:val="en-US"/>
                          <w:rPrChange w:id="6715" w:author="ghislain.aine" w:date="2015-11-05T09:34:00Z">
                            <w:rPr>
                              <w:rFonts w:ascii="Consolas" w:hAnsi="Consolas" w:cs="Consolas"/>
                              <w:color w:val="000000"/>
                              <w:sz w:val="19"/>
                              <w:szCs w:val="19"/>
                              <w:highlight w:val="white"/>
                            </w:rPr>
                          </w:rPrChange>
                        </w:rPr>
                        <w:t>-&gt;</w:t>
                      </w:r>
                      <w:r w:rsidRPr="004D7EE5">
                        <w:rPr>
                          <w:rFonts w:ascii="Consolas" w:hAnsi="Consolas" w:cs="Consolas"/>
                          <w:color w:val="880000"/>
                          <w:sz w:val="19"/>
                          <w:szCs w:val="19"/>
                          <w:highlight w:val="white"/>
                          <w:lang w:val="en-US"/>
                          <w:rPrChange w:id="6716" w:author="ghislain.aine" w:date="2015-11-05T09:34:00Z">
                            <w:rPr>
                              <w:rFonts w:ascii="Consolas" w:hAnsi="Consolas" w:cs="Consolas"/>
                              <w:color w:val="880000"/>
                              <w:sz w:val="19"/>
                              <w:szCs w:val="19"/>
                              <w:highlight w:val="white"/>
                            </w:rPr>
                          </w:rPrChange>
                        </w:rPr>
                        <w:t>exec</w:t>
                      </w:r>
                      <w:r w:rsidRPr="004D7EE5">
                        <w:rPr>
                          <w:rFonts w:ascii="Consolas" w:hAnsi="Consolas" w:cs="Consolas"/>
                          <w:color w:val="000000"/>
                          <w:sz w:val="19"/>
                          <w:szCs w:val="19"/>
                          <w:highlight w:val="white"/>
                          <w:lang w:val="en-US"/>
                          <w:rPrChange w:id="6717" w:author="ghislain.aine" w:date="2015-11-05T09:34:00Z">
                            <w:rPr>
                              <w:rFonts w:ascii="Consolas" w:hAnsi="Consolas" w:cs="Consolas"/>
                              <w:color w:val="000000"/>
                              <w:sz w:val="19"/>
                              <w:szCs w:val="19"/>
                              <w:highlight w:val="white"/>
                            </w:rPr>
                          </w:rPrChange>
                        </w:rPr>
                        <w:t>();</w:t>
                      </w:r>
                    </w:ins>
                    <w:del w:id="6718" w:author="ghislain.aine" w:date="2015-11-05T09:33:00Z">
                      <w:r w:rsidRPr="004D7EE5">
                        <w:rPr>
                          <w:rFonts w:ascii="Consolas" w:hAnsi="Consolas" w:cs="Consolas"/>
                          <w:color w:val="216F85"/>
                          <w:sz w:val="19"/>
                          <w:szCs w:val="19"/>
                          <w:highlight w:val="white"/>
                          <w:lang w:val="en-US"/>
                          <w:rPrChange w:id="6719" w:author="ghislain.aine" w:date="2015-11-05T09:34:00Z">
                            <w:rPr>
                              <w:rFonts w:ascii="Consolas" w:hAnsi="Consolas" w:cs="Consolas"/>
                              <w:color w:val="216F85"/>
                              <w:sz w:val="19"/>
                              <w:szCs w:val="19"/>
                              <w:highlight w:val="white"/>
                            </w:rPr>
                          </w:rPrChange>
                        </w:rPr>
                        <w:delText>QPushButton</w:delText>
                      </w:r>
                      <w:r w:rsidRPr="004D7EE5">
                        <w:rPr>
                          <w:rFonts w:ascii="Consolas" w:hAnsi="Consolas" w:cs="Consolas"/>
                          <w:color w:val="000000"/>
                          <w:sz w:val="19"/>
                          <w:szCs w:val="19"/>
                          <w:highlight w:val="white"/>
                          <w:lang w:val="en-US"/>
                          <w:rPrChange w:id="6720" w:author="ghislain.aine" w:date="2015-11-05T09:34:00Z">
                            <w:rPr>
                              <w:rFonts w:ascii="Consolas" w:hAnsi="Consolas" w:cs="Consolas"/>
                              <w:color w:val="000000"/>
                              <w:sz w:val="19"/>
                              <w:szCs w:val="19"/>
                              <w:highlight w:val="white"/>
                            </w:rPr>
                          </w:rPrChange>
                        </w:rPr>
                        <w:delText xml:space="preserve"> * </w:delText>
                      </w:r>
                      <w:r w:rsidRPr="004D7EE5">
                        <w:rPr>
                          <w:rFonts w:ascii="Consolas" w:hAnsi="Consolas" w:cs="Consolas"/>
                          <w:color w:val="880000"/>
                          <w:sz w:val="19"/>
                          <w:szCs w:val="19"/>
                          <w:highlight w:val="white"/>
                          <w:lang w:val="en-US"/>
                          <w:rPrChange w:id="6721" w:author="ghislain.aine" w:date="2015-11-05T09:34:00Z">
                            <w:rPr>
                              <w:rFonts w:ascii="Consolas" w:hAnsi="Consolas" w:cs="Consolas"/>
                              <w:color w:val="880000"/>
                              <w:sz w:val="19"/>
                              <w:szCs w:val="19"/>
                              <w:highlight w:val="white"/>
                            </w:rPr>
                          </w:rPrChange>
                        </w:rPr>
                        <w:delText>getValidButton</w:delText>
                      </w:r>
                      <w:r w:rsidRPr="004D7EE5">
                        <w:rPr>
                          <w:rFonts w:ascii="Consolas" w:hAnsi="Consolas" w:cs="Consolas"/>
                          <w:color w:val="000000"/>
                          <w:sz w:val="19"/>
                          <w:szCs w:val="19"/>
                          <w:highlight w:val="white"/>
                          <w:lang w:val="en-US"/>
                          <w:rPrChange w:id="6722" w:author="ghislain.aine" w:date="2015-11-05T09:34:00Z">
                            <w:rPr>
                              <w:rFonts w:ascii="Consolas" w:hAnsi="Consolas" w:cs="Consolas"/>
                              <w:color w:val="000000"/>
                              <w:sz w:val="19"/>
                              <w:szCs w:val="19"/>
                              <w:highlight w:val="white"/>
                            </w:rPr>
                          </w:rPrChange>
                        </w:rPr>
                        <w:delText xml:space="preserve">() </w:delText>
                      </w:r>
                      <w:r w:rsidRPr="004D7EE5">
                        <w:rPr>
                          <w:rFonts w:ascii="Consolas" w:hAnsi="Consolas" w:cs="Consolas"/>
                          <w:color w:val="0000FF"/>
                          <w:sz w:val="19"/>
                          <w:szCs w:val="19"/>
                          <w:highlight w:val="white"/>
                          <w:lang w:val="en-US"/>
                          <w:rPrChange w:id="6723" w:author="ghislain.aine" w:date="2015-11-05T09:34:00Z">
                            <w:rPr>
                              <w:rFonts w:ascii="Consolas" w:hAnsi="Consolas" w:cs="Consolas"/>
                              <w:color w:val="0000FF"/>
                              <w:sz w:val="19"/>
                              <w:szCs w:val="19"/>
                              <w:highlight w:val="white"/>
                            </w:rPr>
                          </w:rPrChange>
                        </w:rPr>
                        <w:delText>const</w:delText>
                      </w:r>
                      <w:r w:rsidRPr="004D7EE5">
                        <w:rPr>
                          <w:rFonts w:ascii="Consolas" w:hAnsi="Consolas" w:cs="Consolas"/>
                          <w:color w:val="000000"/>
                          <w:sz w:val="19"/>
                          <w:szCs w:val="19"/>
                          <w:highlight w:val="white"/>
                          <w:lang w:val="en-US"/>
                          <w:rPrChange w:id="6724" w:author="ghislain.aine" w:date="2015-11-05T09:34:00Z">
                            <w:rPr>
                              <w:rFonts w:ascii="Consolas" w:hAnsi="Consolas" w:cs="Consolas"/>
                              <w:color w:val="000000"/>
                              <w:sz w:val="19"/>
                              <w:szCs w:val="19"/>
                              <w:highlight w:val="white"/>
                            </w:rPr>
                          </w:rPrChange>
                        </w:rPr>
                        <w:delText>;</w:delText>
                      </w:r>
                    </w:del>
                  </w:p>
                </w:txbxContent>
              </v:textbox>
              <w10:wrap type="none"/>
              <w10:anchorlock/>
            </v:shape>
          </w:pict>
        </w:r>
      </w:ins>
    </w:p>
    <w:p w:rsidR="00204A2D" w:rsidRPr="00D15D51" w:rsidDel="006F6528" w:rsidRDefault="00204A2D" w:rsidP="00781A32">
      <w:pPr>
        <w:pStyle w:val="Code"/>
        <w:rPr>
          <w:del w:id="6725" w:author="ghislain.aine" w:date="2015-11-05T09:33:00Z"/>
          <w:noProof/>
          <w:color w:val="008000"/>
        </w:rPr>
      </w:pPr>
      <w:del w:id="6726" w:author="ghislain.aine" w:date="2015-11-05T09:33:00Z">
        <w:r w:rsidRPr="00D15D51" w:rsidDel="006F6528">
          <w:rPr>
            <w:noProof/>
            <w:color w:val="008000"/>
          </w:rPr>
          <w:delText>//Chargement de la fenetre de configuration</w:delText>
        </w:r>
      </w:del>
    </w:p>
    <w:p w:rsidR="00204A2D" w:rsidDel="006F6528" w:rsidRDefault="00204A2D" w:rsidP="00781A32">
      <w:pPr>
        <w:pStyle w:val="Code"/>
        <w:rPr>
          <w:del w:id="6727" w:author="ghislain.aine" w:date="2015-11-05T09:33:00Z"/>
          <w:noProof/>
        </w:rPr>
      </w:pPr>
      <w:del w:id="6728" w:author="ghislain.aine" w:date="2015-11-05T09:33:00Z">
        <w:r w:rsidDel="006F6528">
          <w:rPr>
            <w:noProof/>
          </w:rPr>
          <w:delText xml:space="preserve">_dataAdminUI = </w:delText>
        </w:r>
        <w:r w:rsidDel="006F6528">
          <w:rPr>
            <w:noProof/>
            <w:color w:val="0000FF"/>
          </w:rPr>
          <w:delText>new</w:delText>
        </w:r>
        <w:r w:rsidDel="006F6528">
          <w:rPr>
            <w:noProof/>
          </w:rPr>
          <w:delText xml:space="preserve"> DataAdminUI(_pas, _periode);</w:delText>
        </w:r>
      </w:del>
    </w:p>
    <w:p w:rsidR="00204A2D" w:rsidRPr="00D15D51" w:rsidDel="006F6528" w:rsidRDefault="00204A2D" w:rsidP="00781A32">
      <w:pPr>
        <w:pStyle w:val="Code"/>
        <w:rPr>
          <w:del w:id="6729" w:author="ghislain.aine" w:date="2015-11-05T09:33:00Z"/>
          <w:noProof/>
          <w:color w:val="008000"/>
        </w:rPr>
      </w:pPr>
      <w:del w:id="6730" w:author="ghislain.aine" w:date="2015-11-05T09:33:00Z">
        <w:r w:rsidRPr="00D15D51" w:rsidDel="006F6528">
          <w:rPr>
            <w:noProof/>
            <w:color w:val="008000"/>
          </w:rPr>
          <w:delText>//Creation de la callback</w:delText>
        </w:r>
      </w:del>
    </w:p>
    <w:p w:rsidR="00204A2D" w:rsidDel="006F6528" w:rsidRDefault="00204A2D" w:rsidP="00781A32">
      <w:pPr>
        <w:pStyle w:val="Code"/>
        <w:rPr>
          <w:del w:id="6731" w:author="ghislain.aine" w:date="2015-11-05T09:33:00Z"/>
          <w:noProof/>
          <w:lang w:val="en-US"/>
        </w:rPr>
      </w:pPr>
      <w:del w:id="6732" w:author="ghislain.aine" w:date="2015-11-05T09:33:00Z">
        <w:r w:rsidRPr="00204A2D" w:rsidDel="006F6528">
          <w:rPr>
            <w:noProof/>
            <w:lang w:val="en-US"/>
          </w:rPr>
          <w:delText>QPushButton * button = _dataAdminUI-&gt;getValidButton();</w:delText>
        </w:r>
      </w:del>
    </w:p>
    <w:p w:rsidR="00204A2D" w:rsidDel="006F6528" w:rsidRDefault="00204A2D" w:rsidP="00781A32">
      <w:pPr>
        <w:pStyle w:val="Code"/>
        <w:rPr>
          <w:del w:id="6733" w:author="ghislain.aine" w:date="2015-11-05T09:33:00Z"/>
          <w:noProof/>
          <w:lang w:val="en-US"/>
        </w:rPr>
      </w:pPr>
      <w:del w:id="6734" w:author="ghislain.aine" w:date="2015-11-05T09:33:00Z">
        <w:r w:rsidRPr="00204A2D" w:rsidDel="006F6528">
          <w:rPr>
            <w:noProof/>
            <w:color w:val="0000FF"/>
            <w:lang w:val="en-US"/>
          </w:rPr>
          <w:delText>if</w:delText>
        </w:r>
        <w:r w:rsidRPr="00204A2D" w:rsidDel="006F6528">
          <w:rPr>
            <w:noProof/>
            <w:lang w:val="en-US"/>
          </w:rPr>
          <w:delText xml:space="preserve"> (button) {</w:delText>
        </w:r>
      </w:del>
    </w:p>
    <w:p w:rsidR="00204A2D" w:rsidDel="006F6528" w:rsidRDefault="00204A2D" w:rsidP="00781A32">
      <w:pPr>
        <w:pStyle w:val="Code"/>
        <w:rPr>
          <w:del w:id="6735" w:author="ghislain.aine" w:date="2015-11-05T09:33:00Z"/>
          <w:noProof/>
          <w:lang w:val="en-US"/>
        </w:rPr>
      </w:pPr>
      <w:del w:id="6736" w:author="ghislain.aine" w:date="2015-11-05T09:33:00Z">
        <w:r w:rsidDel="006F6528">
          <w:rPr>
            <w:noProof/>
            <w:lang w:val="en-US"/>
          </w:rPr>
          <w:tab/>
        </w:r>
        <w:r w:rsidRPr="00204A2D" w:rsidDel="006F6528">
          <w:rPr>
            <w:noProof/>
            <w:lang w:val="en-US"/>
          </w:rPr>
          <w:delText xml:space="preserve">connect(button, </w:delText>
        </w:r>
        <w:r w:rsidRPr="00204A2D" w:rsidDel="006F6528">
          <w:rPr>
            <w:noProof/>
            <w:color w:val="0000FF"/>
            <w:lang w:val="en-US"/>
          </w:rPr>
          <w:delText>SIGNAL</w:delText>
        </w:r>
        <w:r w:rsidRPr="00204A2D" w:rsidDel="006F6528">
          <w:rPr>
            <w:noProof/>
            <w:lang w:val="en-US"/>
          </w:rPr>
          <w:delText>(clicked(</w:delText>
        </w:r>
      </w:del>
      <w:ins w:id="6737" w:author="Alexandre Blin" w:date="2015-08-11T15:22:00Z">
        <w:del w:id="6738" w:author="ghislain.aine" w:date="2015-11-05T09:33:00Z">
          <w:r w:rsidR="00BE0F09" w:rsidDel="006F6528">
            <w:rPr>
              <w:noProof/>
              <w:lang w:val="en-US"/>
            </w:rPr>
            <w:delText>bool</w:delText>
          </w:r>
        </w:del>
      </w:ins>
      <w:del w:id="6739" w:author="ghislain.aine" w:date="2015-11-05T09:33:00Z">
        <w:r w:rsidRPr="00204A2D" w:rsidDel="006F6528">
          <w:rPr>
            <w:noProof/>
            <w:lang w:val="en-US"/>
          </w:rPr>
          <w:delText xml:space="preserve">)), </w:delText>
        </w:r>
        <w:r w:rsidRPr="00204A2D" w:rsidDel="006F6528">
          <w:rPr>
            <w:noProof/>
            <w:color w:val="0000FF"/>
            <w:lang w:val="en-US"/>
          </w:rPr>
          <w:delText>this</w:delText>
        </w:r>
        <w:r w:rsidRPr="00204A2D" w:rsidDel="006F6528">
          <w:rPr>
            <w:noProof/>
            <w:lang w:val="en-US"/>
          </w:rPr>
          <w:delText xml:space="preserve">, </w:delText>
        </w:r>
        <w:r w:rsidRPr="00204A2D" w:rsidDel="006F6528">
          <w:rPr>
            <w:noProof/>
            <w:color w:val="0000FF"/>
            <w:lang w:val="en-US"/>
          </w:rPr>
          <w:delText>SLOT</w:delText>
        </w:r>
        <w:r w:rsidRPr="00204A2D" w:rsidDel="006F6528">
          <w:rPr>
            <w:noProof/>
            <w:lang w:val="en-US"/>
          </w:rPr>
          <w:delText>(getValuesFromUI()));</w:delText>
        </w:r>
      </w:del>
    </w:p>
    <w:p w:rsidR="00204A2D" w:rsidDel="006F6528" w:rsidRDefault="00204A2D" w:rsidP="00781A32">
      <w:pPr>
        <w:pStyle w:val="Code"/>
        <w:rPr>
          <w:del w:id="6740" w:author="ghislain.aine" w:date="2015-11-05T09:33:00Z"/>
          <w:noProof/>
        </w:rPr>
      </w:pPr>
      <w:del w:id="6741" w:author="ghislain.aine" w:date="2015-11-05T09:33:00Z">
        <w:r w:rsidDel="006F6528">
          <w:rPr>
            <w:noProof/>
          </w:rPr>
          <w:delText>}</w:delText>
        </w:r>
      </w:del>
    </w:p>
    <w:p w:rsidR="00204A2D" w:rsidRPr="00D15D51" w:rsidDel="006F6528" w:rsidRDefault="00204A2D" w:rsidP="00781A32">
      <w:pPr>
        <w:pStyle w:val="Code"/>
        <w:rPr>
          <w:del w:id="6742" w:author="ghislain.aine" w:date="2015-11-05T09:33:00Z"/>
          <w:noProof/>
          <w:color w:val="008000"/>
        </w:rPr>
      </w:pPr>
      <w:del w:id="6743" w:author="ghislain.aine" w:date="2015-11-05T09:33:00Z">
        <w:r w:rsidRPr="00D15D51" w:rsidDel="006F6528">
          <w:rPr>
            <w:noProof/>
            <w:color w:val="008000"/>
          </w:rPr>
          <w:delText>//Affichage de la fenetre</w:delText>
        </w:r>
      </w:del>
    </w:p>
    <w:p w:rsidR="00204A2D" w:rsidDel="006F6528" w:rsidRDefault="00204A2D" w:rsidP="00781A32">
      <w:pPr>
        <w:pStyle w:val="Code"/>
        <w:rPr>
          <w:del w:id="6744" w:author="ghislain.aine" w:date="2015-11-05T09:33:00Z"/>
          <w:noProof/>
        </w:rPr>
      </w:pPr>
      <w:del w:id="6745" w:author="ghislain.aine" w:date="2015-11-05T09:33:00Z">
        <w:r w:rsidDel="006F6528">
          <w:rPr>
            <w:noProof/>
          </w:rPr>
          <w:delText>_dataAdminUI-&gt;exec();</w:delText>
        </w:r>
      </w:del>
    </w:p>
    <w:p w:rsidR="0042493F" w:rsidRDefault="0042493F" w:rsidP="0042493F">
      <w:pPr>
        <w:pStyle w:val="Paragraphedeliste"/>
      </w:pPr>
    </w:p>
    <w:p w:rsidR="006F6528" w:rsidRDefault="00142492" w:rsidP="00E4115C">
      <w:pPr>
        <w:pStyle w:val="Paragraphedeliste"/>
        <w:numPr>
          <w:ilvl w:val="0"/>
          <w:numId w:val="36"/>
        </w:numPr>
        <w:rPr>
          <w:ins w:id="6746" w:author="ghislain.aine" w:date="2015-11-05T09:33:00Z"/>
        </w:rPr>
      </w:pPr>
      <w:r>
        <w:t>C</w:t>
      </w:r>
      <w:r w:rsidR="00FF2E46">
        <w:t>réer le slot</w:t>
      </w:r>
      <w:r w:rsidR="00204A2D">
        <w:t xml:space="preserve"> </w:t>
      </w:r>
      <w:del w:id="6747" w:author="ghislain.aine" w:date="2015-11-05T09:33:00Z">
        <w:r w:rsidR="00204A2D" w:rsidDel="006F6528">
          <w:delText>"</w:delText>
        </w:r>
      </w:del>
      <w:proofErr w:type="spellStart"/>
      <w:r w:rsidR="00204A2D" w:rsidRPr="00204A2D">
        <w:t>getValuesFromUI</w:t>
      </w:r>
      <w:proofErr w:type="spellEnd"/>
      <w:del w:id="6748" w:author="ghislain.aine" w:date="2015-11-05T09:33:00Z">
        <w:r w:rsidR="00204A2D" w:rsidDel="006F6528">
          <w:delText>"</w:delText>
        </w:r>
      </w:del>
      <w:r w:rsidR="00FF2E46">
        <w:t>. Il récupère les valeurs depuis l'UI et les me</w:t>
      </w:r>
      <w:r w:rsidR="00A07DB8">
        <w:t xml:space="preserve">t à jour. Il ferme ensuite l'UI. </w:t>
      </w:r>
      <w:r w:rsidR="00EA228D">
        <w:t xml:space="preserve">Libérer la fenêtre en utilisant la </w:t>
      </w:r>
      <w:del w:id="6749" w:author="ghislain.aine" w:date="2015-11-05T09:33:00Z">
        <w:r w:rsidR="00EA228D" w:rsidDel="006F6528">
          <w:delText xml:space="preserve">fonction </w:delText>
        </w:r>
      </w:del>
      <w:ins w:id="6750" w:author="ghislain.aine" w:date="2015-11-05T09:33:00Z">
        <w:r w:rsidR="006F6528">
          <w:t xml:space="preserve">méthode  </w:t>
        </w:r>
      </w:ins>
      <w:del w:id="6751" w:author="ghislain.aine" w:date="2015-11-05T09:33:00Z">
        <w:r w:rsidR="00EA228D" w:rsidDel="006F6528">
          <w:delText>"</w:delText>
        </w:r>
      </w:del>
      <w:proofErr w:type="spellStart"/>
      <w:r w:rsidR="00EA228D">
        <w:t>deleteLater</w:t>
      </w:r>
      <w:proofErr w:type="spellEnd"/>
    </w:p>
    <w:p w:rsidR="00A43A6B" w:rsidRDefault="004D7EE5">
      <w:pPr>
        <w:rPr>
          <w:ins w:id="6752" w:author="ghislain.aine" w:date="2015-11-05T09:33:00Z"/>
        </w:rPr>
        <w:pPrChange w:id="6753" w:author="ghislain.aine" w:date="2015-11-05T09:33:00Z">
          <w:pPr>
            <w:pStyle w:val="Paragraphedeliste"/>
            <w:numPr>
              <w:numId w:val="36"/>
            </w:numPr>
            <w:ind w:hanging="360"/>
          </w:pPr>
        </w:pPrChange>
      </w:pPr>
      <w:ins w:id="6754" w:author="ghislain.aine" w:date="2015-11-05T09:33:00Z">
        <w:r w:rsidR="00705281">
          <w:pict>
            <v:shape id="_x0000_s1096"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6;mso-fit-shape-to-text:t">
                <w:txbxContent>
                  <w:p w:rsidR="00AC30F5" w:rsidRPr="006F6528" w:rsidDel="006F6528" w:rsidRDefault="00AC30F5" w:rsidP="006F6528">
                    <w:pPr>
                      <w:autoSpaceDE w:val="0"/>
                      <w:autoSpaceDN w:val="0"/>
                      <w:adjustRightInd w:val="0"/>
                      <w:jc w:val="left"/>
                      <w:rPr>
                        <w:del w:id="6755" w:author="ghislain.aine" w:date="2015-11-05T09:34:00Z"/>
                        <w:rFonts w:ascii="Consolas" w:hAnsi="Consolas" w:cs="Consolas"/>
                        <w:color w:val="000000"/>
                        <w:sz w:val="19"/>
                        <w:szCs w:val="19"/>
                        <w:highlight w:val="white"/>
                        <w:lang w:val="en-US"/>
                      </w:rPr>
                    </w:pPr>
                    <w:del w:id="6756" w:author="ghislain.aine" w:date="2015-11-05T09:34:00Z">
                      <w:r w:rsidDel="006F6528">
                        <w:rPr>
                          <w:rFonts w:ascii="Consolas" w:hAnsi="Consolas" w:cs="Consolas"/>
                          <w:color w:val="000000"/>
                          <w:sz w:val="19"/>
                          <w:szCs w:val="19"/>
                          <w:highlight w:val="white"/>
                        </w:rPr>
                        <w:tab/>
                      </w:r>
                      <w:r w:rsidDel="006F6528">
                        <w:rPr>
                          <w:rFonts w:ascii="Consolas" w:hAnsi="Consolas" w:cs="Consolas"/>
                          <w:color w:val="000000"/>
                          <w:sz w:val="19"/>
                          <w:szCs w:val="19"/>
                          <w:highlight w:val="white"/>
                        </w:rPr>
                        <w:tab/>
                      </w:r>
                    </w:del>
                    <w:proofErr w:type="spellStart"/>
                    <w:ins w:id="6757" w:author="ghislain.aine" w:date="2015-11-05T09:34:00Z">
                      <w:r>
                        <w:rPr>
                          <w:rFonts w:ascii="Consolas" w:hAnsi="Consolas" w:cs="Consolas"/>
                          <w:color w:val="000080"/>
                          <w:sz w:val="19"/>
                          <w:szCs w:val="19"/>
                          <w:highlight w:val="white"/>
                        </w:rPr>
                        <w:t>_iteration_data_ui</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deleteLater</w:t>
                      </w:r>
                      <w:proofErr w:type="spellEnd"/>
                      <w:r>
                        <w:rPr>
                          <w:rFonts w:ascii="Consolas" w:hAnsi="Consolas" w:cs="Consolas"/>
                          <w:color w:val="000000"/>
                          <w:sz w:val="19"/>
                          <w:szCs w:val="19"/>
                          <w:highlight w:val="white"/>
                        </w:rPr>
                        <w:t>();</w:t>
                      </w:r>
                    </w:ins>
                    <w:del w:id="6758" w:author="ghislain.aine" w:date="2015-11-05T09:34:00Z">
                      <w:r w:rsidRPr="006F6528" w:rsidDel="006F6528">
                        <w:rPr>
                          <w:rFonts w:ascii="Consolas" w:hAnsi="Consolas" w:cs="Consolas"/>
                          <w:color w:val="000080"/>
                          <w:sz w:val="19"/>
                          <w:szCs w:val="19"/>
                          <w:highlight w:val="white"/>
                          <w:lang w:val="en-US"/>
                        </w:rPr>
                        <w:delText>_iteration_data_ui</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FF"/>
                          <w:sz w:val="19"/>
                          <w:szCs w:val="19"/>
                          <w:highlight w:val="white"/>
                          <w:lang w:val="en-US"/>
                        </w:rPr>
                        <w:delText>new</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216F85"/>
                          <w:sz w:val="19"/>
                          <w:szCs w:val="19"/>
                          <w:highlight w:val="white"/>
                          <w:lang w:val="en-US"/>
                        </w:rPr>
                        <w:delText>IterationDataUi</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000080"/>
                          <w:sz w:val="19"/>
                          <w:szCs w:val="19"/>
                          <w:highlight w:val="white"/>
                          <w:lang w:val="en-US"/>
                        </w:rPr>
                        <w:delText>_step</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80"/>
                          <w:sz w:val="19"/>
                          <w:szCs w:val="19"/>
                          <w:highlight w:val="white"/>
                          <w:lang w:val="en-US"/>
                        </w:rPr>
                        <w:delText>_period</w:delText>
                      </w:r>
                      <w:r w:rsidRPr="006F6528" w:rsidDel="006F6528">
                        <w:rPr>
                          <w:rFonts w:ascii="Consolas" w:hAnsi="Consolas" w:cs="Consolas"/>
                          <w:color w:val="000000"/>
                          <w:sz w:val="19"/>
                          <w:szCs w:val="19"/>
                          <w:highlight w:val="white"/>
                          <w:lang w:val="en-US"/>
                        </w:rPr>
                        <w:delText>);</w:delText>
                      </w:r>
                    </w:del>
                  </w:p>
                  <w:p w:rsidR="00AC30F5" w:rsidRPr="006F6528" w:rsidDel="006F6528" w:rsidRDefault="00AC30F5" w:rsidP="006F6528">
                    <w:pPr>
                      <w:autoSpaceDE w:val="0"/>
                      <w:autoSpaceDN w:val="0"/>
                      <w:adjustRightInd w:val="0"/>
                      <w:jc w:val="left"/>
                      <w:rPr>
                        <w:del w:id="6759" w:author="ghislain.aine" w:date="2015-11-05T09:34:00Z"/>
                        <w:rFonts w:ascii="Consolas" w:hAnsi="Consolas" w:cs="Consolas"/>
                        <w:color w:val="000000"/>
                        <w:sz w:val="19"/>
                        <w:szCs w:val="19"/>
                        <w:highlight w:val="white"/>
                        <w:lang w:val="en-US"/>
                      </w:rPr>
                    </w:pPr>
                  </w:p>
                  <w:p w:rsidR="00AC30F5" w:rsidRPr="006F6528" w:rsidDel="006F6528" w:rsidRDefault="00AC30F5" w:rsidP="006F6528">
                    <w:pPr>
                      <w:autoSpaceDE w:val="0"/>
                      <w:autoSpaceDN w:val="0"/>
                      <w:adjustRightInd w:val="0"/>
                      <w:jc w:val="left"/>
                      <w:rPr>
                        <w:del w:id="6760" w:author="ghislain.aine" w:date="2015-11-05T09:34:00Z"/>
                        <w:rFonts w:ascii="Consolas" w:hAnsi="Consolas" w:cs="Consolas"/>
                        <w:color w:val="000000"/>
                        <w:sz w:val="19"/>
                        <w:szCs w:val="19"/>
                        <w:highlight w:val="white"/>
                        <w:lang w:val="en-US"/>
                      </w:rPr>
                    </w:pPr>
                    <w:del w:id="6761"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216F85"/>
                          <w:sz w:val="19"/>
                          <w:szCs w:val="19"/>
                          <w:highlight w:val="white"/>
                          <w:lang w:val="en-US"/>
                        </w:rPr>
                        <w:delText>QPushButton</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80"/>
                          <w:sz w:val="19"/>
                          <w:szCs w:val="19"/>
                          <w:highlight w:val="white"/>
                          <w:lang w:val="en-US"/>
                        </w:rPr>
                        <w:delText>_iteration_data_ui</w:delText>
                      </w:r>
                      <w:r w:rsidRPr="006F6528" w:rsidDel="006F6528">
                        <w:rPr>
                          <w:rFonts w:ascii="Consolas" w:hAnsi="Consolas" w:cs="Consolas"/>
                          <w:color w:val="000000"/>
                          <w:sz w:val="19"/>
                          <w:szCs w:val="19"/>
                          <w:highlight w:val="white"/>
                          <w:lang w:val="en-US"/>
                        </w:rPr>
                        <w:delText>-&gt;</w:delText>
                      </w:r>
                      <w:r w:rsidRPr="006F6528" w:rsidDel="006F6528">
                        <w:rPr>
                          <w:rFonts w:ascii="Consolas" w:hAnsi="Consolas" w:cs="Consolas"/>
                          <w:color w:val="880000"/>
                          <w:sz w:val="19"/>
                          <w:szCs w:val="19"/>
                          <w:highlight w:val="white"/>
                          <w:lang w:val="en-US"/>
                        </w:rPr>
                        <w:delText>getValidButton</w:delText>
                      </w:r>
                      <w:r w:rsidRPr="006F6528" w:rsidDel="006F6528">
                        <w:rPr>
                          <w:rFonts w:ascii="Consolas" w:hAnsi="Consolas" w:cs="Consolas"/>
                          <w:color w:val="000000"/>
                          <w:sz w:val="19"/>
                          <w:szCs w:val="19"/>
                          <w:highlight w:val="white"/>
                          <w:lang w:val="en-US"/>
                        </w:rPr>
                        <w:delText>();</w:delText>
                      </w:r>
                    </w:del>
                  </w:p>
                  <w:p w:rsidR="00AC30F5" w:rsidRPr="006F6528" w:rsidDel="006F6528" w:rsidRDefault="00AC30F5" w:rsidP="006F6528">
                    <w:pPr>
                      <w:autoSpaceDE w:val="0"/>
                      <w:autoSpaceDN w:val="0"/>
                      <w:adjustRightInd w:val="0"/>
                      <w:jc w:val="left"/>
                      <w:rPr>
                        <w:del w:id="6762" w:author="ghislain.aine" w:date="2015-11-05T09:34:00Z"/>
                        <w:rFonts w:ascii="Consolas" w:hAnsi="Consolas" w:cs="Consolas"/>
                        <w:color w:val="000000"/>
                        <w:sz w:val="19"/>
                        <w:szCs w:val="19"/>
                        <w:highlight w:val="white"/>
                        <w:lang w:val="en-US"/>
                      </w:rPr>
                    </w:pPr>
                  </w:p>
                  <w:p w:rsidR="00AC30F5" w:rsidRPr="006F6528" w:rsidDel="006F6528" w:rsidRDefault="00AC30F5" w:rsidP="006F6528">
                    <w:pPr>
                      <w:autoSpaceDE w:val="0"/>
                      <w:autoSpaceDN w:val="0"/>
                      <w:adjustRightInd w:val="0"/>
                      <w:jc w:val="left"/>
                      <w:rPr>
                        <w:del w:id="6763" w:author="ghislain.aine" w:date="2015-11-05T09:34:00Z"/>
                        <w:rFonts w:ascii="Consolas" w:hAnsi="Consolas" w:cs="Consolas"/>
                        <w:color w:val="000000"/>
                        <w:sz w:val="19"/>
                        <w:szCs w:val="19"/>
                        <w:highlight w:val="white"/>
                        <w:lang w:val="en-US"/>
                      </w:rPr>
                    </w:pPr>
                    <w:del w:id="6764"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FF"/>
                          <w:sz w:val="19"/>
                          <w:szCs w:val="19"/>
                          <w:highlight w:val="white"/>
                          <w:lang w:val="en-US"/>
                        </w:rPr>
                        <w:delText>if</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w:delText>
                      </w:r>
                    </w:del>
                  </w:p>
                  <w:p w:rsidR="00AC30F5" w:rsidRPr="006F6528" w:rsidDel="006F6528" w:rsidRDefault="00AC30F5" w:rsidP="006F6528">
                    <w:pPr>
                      <w:autoSpaceDE w:val="0"/>
                      <w:autoSpaceDN w:val="0"/>
                      <w:adjustRightInd w:val="0"/>
                      <w:jc w:val="left"/>
                      <w:rPr>
                        <w:del w:id="6765" w:author="ghislain.aine" w:date="2015-11-05T09:34:00Z"/>
                        <w:rFonts w:ascii="Consolas" w:hAnsi="Consolas" w:cs="Consolas"/>
                        <w:color w:val="000000"/>
                        <w:sz w:val="19"/>
                        <w:szCs w:val="19"/>
                        <w:highlight w:val="white"/>
                        <w:lang w:val="en-US"/>
                      </w:rPr>
                    </w:pPr>
                    <w:del w:id="6766"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880000"/>
                          <w:sz w:val="19"/>
                          <w:szCs w:val="19"/>
                          <w:highlight w:val="white"/>
                          <w:lang w:val="en-US"/>
                        </w:rPr>
                        <w:delText>connect</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&amp;</w:delText>
                      </w:r>
                      <w:r w:rsidRPr="006F6528" w:rsidDel="006F6528">
                        <w:rPr>
                          <w:rFonts w:ascii="Consolas" w:hAnsi="Consolas" w:cs="Consolas"/>
                          <w:color w:val="216F85"/>
                          <w:sz w:val="19"/>
                          <w:szCs w:val="19"/>
                          <w:highlight w:val="white"/>
                          <w:lang w:val="en-US"/>
                        </w:rPr>
                        <w:delText>QPushButton</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880000"/>
                          <w:sz w:val="19"/>
                          <w:szCs w:val="19"/>
                          <w:highlight w:val="white"/>
                          <w:lang w:val="en-US"/>
                        </w:rPr>
                        <w:delText>clicked</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FF"/>
                          <w:sz w:val="19"/>
                          <w:szCs w:val="19"/>
                          <w:highlight w:val="white"/>
                          <w:lang w:val="en-US"/>
                        </w:rPr>
                        <w:delText>this</w:delText>
                      </w:r>
                      <w:r w:rsidRPr="006F6528" w:rsidDel="006F6528">
                        <w:rPr>
                          <w:rFonts w:ascii="Consolas" w:hAnsi="Consolas" w:cs="Consolas"/>
                          <w:color w:val="000000"/>
                          <w:sz w:val="19"/>
                          <w:szCs w:val="19"/>
                          <w:highlight w:val="white"/>
                          <w:lang w:val="en-US"/>
                        </w:rPr>
                        <w:delText>, &amp;</w:delText>
                      </w:r>
                      <w:r w:rsidRPr="006F6528" w:rsidDel="006F6528">
                        <w:rPr>
                          <w:rFonts w:ascii="Consolas" w:hAnsi="Consolas" w:cs="Consolas"/>
                          <w:color w:val="216F85"/>
                          <w:sz w:val="19"/>
                          <w:szCs w:val="19"/>
                          <w:highlight w:val="white"/>
                          <w:lang w:val="en-US"/>
                        </w:rPr>
                        <w:delText>PinComponent</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880000"/>
                          <w:sz w:val="19"/>
                          <w:szCs w:val="19"/>
                          <w:highlight w:val="white"/>
                          <w:lang w:val="en-US"/>
                        </w:rPr>
                        <w:delText>getValuesFromUI</w:delText>
                      </w:r>
                      <w:r w:rsidRPr="006F6528" w:rsidDel="006F6528">
                        <w:rPr>
                          <w:rFonts w:ascii="Consolas" w:hAnsi="Consolas" w:cs="Consolas"/>
                          <w:color w:val="000000"/>
                          <w:sz w:val="19"/>
                          <w:szCs w:val="19"/>
                          <w:highlight w:val="white"/>
                          <w:lang w:val="en-US"/>
                        </w:rPr>
                        <w:delText>);</w:delText>
                      </w:r>
                    </w:del>
                  </w:p>
                  <w:p w:rsidR="00AC30F5" w:rsidRPr="006F6528" w:rsidDel="006F6528" w:rsidRDefault="00AC30F5" w:rsidP="006F6528">
                    <w:pPr>
                      <w:autoSpaceDE w:val="0"/>
                      <w:autoSpaceDN w:val="0"/>
                      <w:adjustRightInd w:val="0"/>
                      <w:jc w:val="left"/>
                      <w:rPr>
                        <w:del w:id="6767" w:author="ghislain.aine" w:date="2015-11-05T09:34:00Z"/>
                        <w:rFonts w:ascii="Consolas" w:hAnsi="Consolas" w:cs="Consolas"/>
                        <w:color w:val="000000"/>
                        <w:sz w:val="19"/>
                        <w:szCs w:val="19"/>
                        <w:highlight w:val="white"/>
                        <w:lang w:val="en-US"/>
                        <w:rPrChange w:id="6768" w:author="ghislain.aine" w:date="2015-11-05T09:33:00Z">
                          <w:rPr>
                            <w:del w:id="6769" w:author="ghislain.aine" w:date="2015-11-05T09:34:00Z"/>
                            <w:rFonts w:ascii="Consolas" w:hAnsi="Consolas" w:cs="Consolas"/>
                            <w:color w:val="000000"/>
                            <w:sz w:val="19"/>
                            <w:szCs w:val="19"/>
                            <w:highlight w:val="white"/>
                          </w:rPr>
                        </w:rPrChange>
                      </w:rPr>
                    </w:pPr>
                    <w:del w:id="6770"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4D7EE5">
                        <w:rPr>
                          <w:rFonts w:ascii="Consolas" w:hAnsi="Consolas" w:cs="Consolas"/>
                          <w:color w:val="000000"/>
                          <w:sz w:val="19"/>
                          <w:szCs w:val="19"/>
                          <w:highlight w:val="white"/>
                          <w:lang w:val="en-US"/>
                          <w:rPrChange w:id="6771" w:author="ghislain.aine" w:date="2015-11-05T09:33:00Z">
                            <w:rPr>
                              <w:rFonts w:ascii="Consolas" w:hAnsi="Consolas" w:cs="Consolas"/>
                              <w:color w:val="000000"/>
                              <w:sz w:val="19"/>
                              <w:szCs w:val="19"/>
                              <w:highlight w:val="white"/>
                            </w:rPr>
                          </w:rPrChange>
                        </w:rPr>
                        <w:delText>}</w:delText>
                      </w:r>
                    </w:del>
                  </w:p>
                  <w:p w:rsidR="00AC30F5" w:rsidRPr="006F6528" w:rsidDel="006F6528" w:rsidRDefault="00AC30F5" w:rsidP="006F6528">
                    <w:pPr>
                      <w:autoSpaceDE w:val="0"/>
                      <w:autoSpaceDN w:val="0"/>
                      <w:adjustRightInd w:val="0"/>
                      <w:jc w:val="left"/>
                      <w:rPr>
                        <w:del w:id="6772" w:author="ghislain.aine" w:date="2015-11-05T09:34:00Z"/>
                        <w:rFonts w:ascii="Consolas" w:hAnsi="Consolas" w:cs="Consolas"/>
                        <w:color w:val="000000"/>
                        <w:sz w:val="19"/>
                        <w:szCs w:val="19"/>
                        <w:highlight w:val="white"/>
                        <w:lang w:val="en-US"/>
                        <w:rPrChange w:id="6773" w:author="ghislain.aine" w:date="2015-11-05T09:33:00Z">
                          <w:rPr>
                            <w:del w:id="6774" w:author="ghislain.aine" w:date="2015-11-05T09:34:00Z"/>
                            <w:rFonts w:ascii="Consolas" w:hAnsi="Consolas" w:cs="Consolas"/>
                            <w:color w:val="000000"/>
                            <w:sz w:val="19"/>
                            <w:szCs w:val="19"/>
                            <w:highlight w:val="white"/>
                          </w:rPr>
                        </w:rPrChange>
                      </w:rPr>
                    </w:pPr>
                  </w:p>
                  <w:p w:rsidR="00AC30F5" w:rsidRPr="006F6528" w:rsidDel="006F6528" w:rsidRDefault="00AC30F5" w:rsidP="006F6528">
                    <w:pPr>
                      <w:autoSpaceDE w:val="0"/>
                      <w:autoSpaceDN w:val="0"/>
                      <w:adjustRightInd w:val="0"/>
                      <w:jc w:val="left"/>
                      <w:rPr>
                        <w:del w:id="6775" w:author="ghislain.aine" w:date="2015-11-05T09:34:00Z"/>
                        <w:rFonts w:ascii="Consolas" w:hAnsi="Consolas" w:cs="Consolas"/>
                        <w:color w:val="000000"/>
                        <w:sz w:val="19"/>
                        <w:szCs w:val="19"/>
                        <w:highlight w:val="white"/>
                        <w:lang w:val="en-US"/>
                        <w:rPrChange w:id="6776" w:author="ghislain.aine" w:date="2015-11-05T09:33:00Z">
                          <w:rPr>
                            <w:del w:id="6777" w:author="ghislain.aine" w:date="2015-11-05T09:34:00Z"/>
                            <w:rFonts w:ascii="Consolas" w:hAnsi="Consolas" w:cs="Consolas"/>
                            <w:color w:val="000000"/>
                            <w:sz w:val="19"/>
                            <w:szCs w:val="19"/>
                            <w:highlight w:val="white"/>
                          </w:rPr>
                        </w:rPrChange>
                      </w:rPr>
                    </w:pPr>
                    <w:del w:id="6778" w:author="ghislain.aine" w:date="2015-11-05T09:34:00Z">
                      <w:r w:rsidRPr="004D7EE5">
                        <w:rPr>
                          <w:rFonts w:ascii="Consolas" w:hAnsi="Consolas" w:cs="Consolas"/>
                          <w:color w:val="000000"/>
                          <w:sz w:val="19"/>
                          <w:szCs w:val="19"/>
                          <w:highlight w:val="white"/>
                          <w:lang w:val="en-US"/>
                          <w:rPrChange w:id="6779" w:author="ghislain.aine" w:date="2015-11-05T09:33: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780" w:author="ghislain.aine" w:date="2015-11-05T09:33: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6781" w:author="ghislain.aine" w:date="2015-11-05T09:33:00Z">
                            <w:rPr>
                              <w:rFonts w:ascii="Consolas" w:hAnsi="Consolas" w:cs="Consolas"/>
                              <w:color w:val="000080"/>
                              <w:sz w:val="19"/>
                              <w:szCs w:val="19"/>
                              <w:highlight w:val="white"/>
                            </w:rPr>
                          </w:rPrChange>
                        </w:rPr>
                        <w:delText>_iteration_data_ui</w:delText>
                      </w:r>
                      <w:r w:rsidRPr="004D7EE5">
                        <w:rPr>
                          <w:rFonts w:ascii="Consolas" w:hAnsi="Consolas" w:cs="Consolas"/>
                          <w:color w:val="000000"/>
                          <w:sz w:val="19"/>
                          <w:szCs w:val="19"/>
                          <w:highlight w:val="white"/>
                          <w:lang w:val="en-US"/>
                          <w:rPrChange w:id="6782" w:author="ghislain.aine" w:date="2015-11-05T09:33:00Z">
                            <w:rPr>
                              <w:rFonts w:ascii="Consolas" w:hAnsi="Consolas" w:cs="Consolas"/>
                              <w:color w:val="000000"/>
                              <w:sz w:val="19"/>
                              <w:szCs w:val="19"/>
                              <w:highlight w:val="white"/>
                            </w:rPr>
                          </w:rPrChange>
                        </w:rPr>
                        <w:delText>-&gt;</w:delText>
                      </w:r>
                      <w:r w:rsidRPr="004D7EE5">
                        <w:rPr>
                          <w:rFonts w:ascii="Consolas" w:hAnsi="Consolas" w:cs="Consolas"/>
                          <w:color w:val="880000"/>
                          <w:sz w:val="19"/>
                          <w:szCs w:val="19"/>
                          <w:highlight w:val="white"/>
                          <w:lang w:val="en-US"/>
                          <w:rPrChange w:id="6783" w:author="ghislain.aine" w:date="2015-11-05T09:33:00Z">
                            <w:rPr>
                              <w:rFonts w:ascii="Consolas" w:hAnsi="Consolas" w:cs="Consolas"/>
                              <w:color w:val="880000"/>
                              <w:sz w:val="19"/>
                              <w:szCs w:val="19"/>
                              <w:highlight w:val="white"/>
                            </w:rPr>
                          </w:rPrChange>
                        </w:rPr>
                        <w:delText>show</w:delText>
                      </w:r>
                      <w:r w:rsidRPr="004D7EE5">
                        <w:rPr>
                          <w:rFonts w:ascii="Consolas" w:hAnsi="Consolas" w:cs="Consolas"/>
                          <w:color w:val="000000"/>
                          <w:sz w:val="19"/>
                          <w:szCs w:val="19"/>
                          <w:highlight w:val="white"/>
                          <w:lang w:val="en-US"/>
                          <w:rPrChange w:id="6784" w:author="ghislain.aine" w:date="2015-11-05T09:33:00Z">
                            <w:rPr>
                              <w:rFonts w:ascii="Consolas" w:hAnsi="Consolas" w:cs="Consolas"/>
                              <w:color w:val="000000"/>
                              <w:sz w:val="19"/>
                              <w:szCs w:val="19"/>
                              <w:highlight w:val="white"/>
                            </w:rPr>
                          </w:rPrChange>
                        </w:rPr>
                        <w:delText>();</w:delText>
                      </w:r>
                    </w:del>
                  </w:p>
                  <w:p w:rsidR="00AC30F5" w:rsidRPr="00E71FE0" w:rsidRDefault="00AC30F5" w:rsidP="006F6528">
                    <w:pPr>
                      <w:autoSpaceDE w:val="0"/>
                      <w:autoSpaceDN w:val="0"/>
                      <w:adjustRightInd w:val="0"/>
                      <w:jc w:val="left"/>
                      <w:rPr>
                        <w:lang w:val="en-US"/>
                      </w:rPr>
                    </w:pPr>
                    <w:del w:id="6785" w:author="ghislain.aine" w:date="2015-11-05T09:34:00Z">
                      <w:r w:rsidRPr="004D7EE5">
                        <w:rPr>
                          <w:rFonts w:ascii="Consolas" w:hAnsi="Consolas" w:cs="Consolas"/>
                          <w:color w:val="000000"/>
                          <w:sz w:val="19"/>
                          <w:szCs w:val="19"/>
                          <w:highlight w:val="white"/>
                          <w:lang w:val="en-US"/>
                          <w:rPrChange w:id="6786" w:author="ghislain.aine" w:date="2015-11-05T09:33: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787" w:author="ghislain.aine" w:date="2015-11-05T09:33: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6788" w:author="ghislain.aine" w:date="2015-11-05T09:33:00Z">
                            <w:rPr>
                              <w:rFonts w:ascii="Consolas" w:hAnsi="Consolas" w:cs="Consolas"/>
                              <w:color w:val="000080"/>
                              <w:sz w:val="19"/>
                              <w:szCs w:val="19"/>
                              <w:highlight w:val="white"/>
                            </w:rPr>
                          </w:rPrChange>
                        </w:rPr>
                        <w:delText>_iteration_data_ui</w:delText>
                      </w:r>
                      <w:r w:rsidRPr="004D7EE5">
                        <w:rPr>
                          <w:rFonts w:ascii="Consolas" w:hAnsi="Consolas" w:cs="Consolas"/>
                          <w:color w:val="000000"/>
                          <w:sz w:val="19"/>
                          <w:szCs w:val="19"/>
                          <w:highlight w:val="white"/>
                          <w:lang w:val="en-US"/>
                          <w:rPrChange w:id="6789" w:author="ghislain.aine" w:date="2015-11-05T09:33:00Z">
                            <w:rPr>
                              <w:rFonts w:ascii="Consolas" w:hAnsi="Consolas" w:cs="Consolas"/>
                              <w:color w:val="000000"/>
                              <w:sz w:val="19"/>
                              <w:szCs w:val="19"/>
                              <w:highlight w:val="white"/>
                            </w:rPr>
                          </w:rPrChange>
                        </w:rPr>
                        <w:delText>-&gt;</w:delText>
                      </w:r>
                      <w:r w:rsidRPr="004D7EE5">
                        <w:rPr>
                          <w:rFonts w:ascii="Consolas" w:hAnsi="Consolas" w:cs="Consolas"/>
                          <w:color w:val="880000"/>
                          <w:sz w:val="19"/>
                          <w:szCs w:val="19"/>
                          <w:highlight w:val="white"/>
                          <w:lang w:val="en-US"/>
                          <w:rPrChange w:id="6790" w:author="ghislain.aine" w:date="2015-11-05T09:33:00Z">
                            <w:rPr>
                              <w:rFonts w:ascii="Consolas" w:hAnsi="Consolas" w:cs="Consolas"/>
                              <w:color w:val="880000"/>
                              <w:sz w:val="19"/>
                              <w:szCs w:val="19"/>
                              <w:highlight w:val="white"/>
                            </w:rPr>
                          </w:rPrChange>
                        </w:rPr>
                        <w:delText>exec</w:delText>
                      </w:r>
                      <w:r w:rsidRPr="004D7EE5">
                        <w:rPr>
                          <w:rFonts w:ascii="Consolas" w:hAnsi="Consolas" w:cs="Consolas"/>
                          <w:color w:val="000000"/>
                          <w:sz w:val="19"/>
                          <w:szCs w:val="19"/>
                          <w:highlight w:val="white"/>
                          <w:lang w:val="en-US"/>
                          <w:rPrChange w:id="6791" w:author="ghislain.aine" w:date="2015-11-05T09:33:00Z">
                            <w:rPr>
                              <w:rFonts w:ascii="Consolas" w:hAnsi="Consolas" w:cs="Consolas"/>
                              <w:color w:val="000000"/>
                              <w:sz w:val="19"/>
                              <w:szCs w:val="19"/>
                              <w:highlight w:val="white"/>
                            </w:rPr>
                          </w:rPrChange>
                        </w:rPr>
                        <w:delText>();</w:delText>
                      </w:r>
                    </w:del>
                  </w:p>
                </w:txbxContent>
              </v:textbox>
              <w10:wrap type="none"/>
              <w10:anchorlock/>
            </v:shape>
          </w:pict>
        </w:r>
      </w:ins>
    </w:p>
    <w:p w:rsidR="00A07DB8" w:rsidRPr="00A07DB8" w:rsidDel="006F6528" w:rsidRDefault="00EA228D" w:rsidP="00E4115C">
      <w:pPr>
        <w:pStyle w:val="Paragraphedeliste"/>
        <w:numPr>
          <w:ilvl w:val="0"/>
          <w:numId w:val="36"/>
        </w:numPr>
        <w:rPr>
          <w:del w:id="6792" w:author="ghislain.aine" w:date="2015-11-05T09:34:00Z"/>
        </w:rPr>
      </w:pPr>
      <w:del w:id="6793" w:author="ghislain.aine" w:date="2015-11-05T09:33:00Z">
        <w:r w:rsidDel="006F6528">
          <w:delText>"</w:delText>
        </w:r>
      </w:del>
    </w:p>
    <w:p w:rsidR="00A07DB8" w:rsidDel="006F6528" w:rsidRDefault="00A07DB8" w:rsidP="00781A32">
      <w:pPr>
        <w:pStyle w:val="Code"/>
        <w:rPr>
          <w:del w:id="6794" w:author="ghislain.aine" w:date="2015-11-05T09:34:00Z"/>
          <w:noProof/>
        </w:rPr>
      </w:pPr>
      <w:del w:id="6795" w:author="ghislain.aine" w:date="2015-11-05T09:34:00Z">
        <w:r w:rsidDel="006F6528">
          <w:rPr>
            <w:noProof/>
          </w:rPr>
          <w:lastRenderedPageBreak/>
          <w:delText>_dataAdminUI-&gt;deleteLater();</w:delText>
        </w:r>
      </w:del>
    </w:p>
    <w:p w:rsidR="00A07DB8" w:rsidRDefault="00A07DB8" w:rsidP="00142492"/>
    <w:p w:rsidR="002A016C" w:rsidRDefault="00A07DB8" w:rsidP="002A016C">
      <w:pPr>
        <w:keepNext/>
        <w:jc w:val="center"/>
      </w:pPr>
      <w:r>
        <w:rPr>
          <w:noProof/>
          <w:lang w:eastAsia="fr-FR"/>
        </w:rPr>
        <w:drawing>
          <wp:inline distT="0" distB="0" distL="0" distR="0">
            <wp:extent cx="1857375" cy="1362075"/>
            <wp:effectExtent l="19050" t="0" r="9525"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6" cstate="print"/>
                    <a:srcRect/>
                    <a:stretch>
                      <a:fillRect/>
                    </a:stretch>
                  </pic:blipFill>
                  <pic:spPr bwMode="auto">
                    <a:xfrm>
                      <a:off x="0" y="0"/>
                      <a:ext cx="1857375" cy="1362075"/>
                    </a:xfrm>
                    <a:prstGeom prst="rect">
                      <a:avLst/>
                    </a:prstGeom>
                    <a:noFill/>
                    <a:ln w="9525">
                      <a:noFill/>
                      <a:miter lim="800000"/>
                      <a:headEnd/>
                      <a:tailEnd/>
                    </a:ln>
                  </pic:spPr>
                </pic:pic>
              </a:graphicData>
            </a:graphic>
          </wp:inline>
        </w:drawing>
      </w:r>
    </w:p>
    <w:p w:rsidR="00204A2D" w:rsidRPr="00204A2D" w:rsidRDefault="002A016C" w:rsidP="002A016C">
      <w:pPr>
        <w:pStyle w:val="Lgende"/>
        <w:jc w:val="center"/>
      </w:pPr>
      <w:r>
        <w:t xml:space="preserve">Image </w:t>
      </w:r>
      <w:fldSimple w:instr=" SEQ Image \* ARABIC ">
        <w:r w:rsidR="004313EA">
          <w:rPr>
            <w:noProof/>
          </w:rPr>
          <w:t>23</w:t>
        </w:r>
      </w:fldSimple>
      <w:r>
        <w:t xml:space="preserve"> : </w:t>
      </w:r>
      <w:r w:rsidRPr="00251463">
        <w:t xml:space="preserve">Fenêtre de configuration </w:t>
      </w:r>
      <w:proofErr w:type="spellStart"/>
      <w:r w:rsidRPr="00251463">
        <w:t>Admin</w:t>
      </w:r>
      <w:proofErr w:type="spellEnd"/>
      <w:r w:rsidRPr="00251463">
        <w:t xml:space="preserve"> Setup</w:t>
      </w:r>
      <w:r w:rsidR="00204A2D" w:rsidRPr="00142492">
        <w:rPr>
          <w:sz w:val="20"/>
          <w:u w:val="single"/>
        </w:rPr>
        <w:t xml:space="preserve"> </w:t>
      </w:r>
    </w:p>
    <w:p w:rsidR="00142492" w:rsidRDefault="00142492" w:rsidP="00142492"/>
    <w:p w:rsidR="00A07DB8" w:rsidRDefault="00A07DB8" w:rsidP="00E4115C">
      <w:pPr>
        <w:pStyle w:val="Paragraphedeliste"/>
        <w:numPr>
          <w:ilvl w:val="0"/>
          <w:numId w:val="36"/>
        </w:numPr>
      </w:pPr>
      <w:r>
        <w:t xml:space="preserve">Exécuter le </w:t>
      </w:r>
      <w:proofErr w:type="spellStart"/>
      <w:r>
        <w:t>stream</w:t>
      </w:r>
      <w:proofErr w:type="spellEnd"/>
      <w:r>
        <w:t xml:space="preserve"> en affichant la fenêtre du composant </w:t>
      </w:r>
      <w:del w:id="6796" w:author="ghislain.aine" w:date="2015-11-05T09:35:00Z">
        <w:r w:rsidDel="006F6528">
          <w:delText>streamUI</w:delText>
        </w:r>
      </w:del>
      <w:proofErr w:type="spellStart"/>
      <w:ins w:id="6797" w:author="ghislain.aine" w:date="2015-11-05T09:35:00Z">
        <w:r w:rsidR="006F6528">
          <w:t>StreamValueUi</w:t>
        </w:r>
      </w:ins>
      <w:proofErr w:type="spellEnd"/>
      <w:r>
        <w:t>. Lors de la modification d'une valeur à partir de l'</w:t>
      </w:r>
      <w:proofErr w:type="spellStart"/>
      <w:del w:id="6798" w:author="ghislain.aine" w:date="2015-11-05T09:35:00Z">
        <w:r w:rsidDel="006F6528">
          <w:delText>a</w:delText>
        </w:r>
      </w:del>
      <w:ins w:id="6799" w:author="ghislain.aine" w:date="2015-11-05T09:35:00Z">
        <w:r w:rsidR="006F6528">
          <w:t>A</w:t>
        </w:r>
      </w:ins>
      <w:r>
        <w:t>dmin</w:t>
      </w:r>
      <w:del w:id="6800" w:author="ghislain.aine" w:date="2015-11-05T09:35:00Z">
        <w:r w:rsidDel="006F6528">
          <w:delText xml:space="preserve"> s</w:delText>
        </w:r>
      </w:del>
      <w:ins w:id="6801" w:author="ghislain.aine" w:date="2015-11-05T09:35:00Z">
        <w:r w:rsidR="006F6528">
          <w:t>S</w:t>
        </w:r>
      </w:ins>
      <w:r>
        <w:t>etup</w:t>
      </w:r>
      <w:proofErr w:type="spellEnd"/>
      <w:r>
        <w:t xml:space="preserve"> du composant </w:t>
      </w:r>
      <w:del w:id="6802" w:author="ghislain.aine" w:date="2015-11-05T09:35:00Z">
        <w:r w:rsidDel="006F6528">
          <w:delText>DemoDataComponent</w:delText>
        </w:r>
      </w:del>
      <w:proofErr w:type="spellStart"/>
      <w:ins w:id="6803" w:author="ghislain.aine" w:date="2015-11-05T09:35:00Z">
        <w:r w:rsidR="006F6528">
          <w:t>PinComponent</w:t>
        </w:r>
      </w:ins>
      <w:proofErr w:type="spellEnd"/>
      <w:r>
        <w:t>, l'incrémentation de la valeur doit changer, e</w:t>
      </w:r>
      <w:r w:rsidR="001B45E9">
        <w:t>n fonction du paramètre modifié</w:t>
      </w:r>
      <w:ins w:id="6804" w:author="ghislain.aine" w:date="2015-11-05T09:35:00Z">
        <w:r w:rsidR="006F6528">
          <w:t>.</w:t>
        </w:r>
      </w:ins>
    </w:p>
    <w:p w:rsidR="00A07DB8" w:rsidRDefault="00A07DB8" w:rsidP="00142492"/>
    <w:p w:rsidR="00A07DB8" w:rsidRDefault="00A07DB8" w:rsidP="00142492"/>
    <w:p w:rsidR="00661AEC" w:rsidRDefault="003A33AC" w:rsidP="00B5234E">
      <w:pPr>
        <w:pStyle w:val="Titre2"/>
      </w:pPr>
      <w:bookmarkStart w:id="6805" w:name="_Toc354393981"/>
      <w:r>
        <w:t>Sauvegarde de données</w:t>
      </w:r>
      <w:bookmarkEnd w:id="6805"/>
    </w:p>
    <w:p w:rsidR="00CD3002" w:rsidRDefault="00CD3002" w:rsidP="00142492"/>
    <w:p w:rsidR="00CD3002" w:rsidRDefault="00CD3002" w:rsidP="00683E3F">
      <w:pPr>
        <w:pStyle w:val="Titre3"/>
      </w:pPr>
      <w:bookmarkStart w:id="6806" w:name="_Toc354393982"/>
      <w:proofErr w:type="spellStart"/>
      <w:r w:rsidRPr="00CD3002">
        <w:t>I</w:t>
      </w:r>
      <w:r w:rsidR="004C6C5F">
        <w:t>S</w:t>
      </w:r>
      <w:r w:rsidRPr="00CD3002">
        <w:t>wPersistent</w:t>
      </w:r>
      <w:bookmarkEnd w:id="6806"/>
      <w:proofErr w:type="spellEnd"/>
    </w:p>
    <w:p w:rsidR="00142492" w:rsidRPr="00142492" w:rsidRDefault="00142492" w:rsidP="00142492"/>
    <w:p w:rsidR="005D0762" w:rsidRDefault="005D0762" w:rsidP="00142492">
      <w:r>
        <w:t xml:space="preserve">Les </w:t>
      </w:r>
      <w:r w:rsidR="004C6C5F">
        <w:t xml:space="preserve">propriétés </w:t>
      </w:r>
      <w:r>
        <w:t>d'un composant sont sauvegardé</w:t>
      </w:r>
      <w:ins w:id="6807" w:author="Alexandre Blin" w:date="2015-08-11T15:24:00Z">
        <w:r w:rsidR="00144B94">
          <w:t>e</w:t>
        </w:r>
      </w:ins>
      <w:r>
        <w:t xml:space="preserve">s dans le </w:t>
      </w:r>
      <w:proofErr w:type="spellStart"/>
      <w:r>
        <w:t>stream</w:t>
      </w:r>
      <w:proofErr w:type="spellEnd"/>
      <w:r>
        <w:t xml:space="preserve">. Mais ces </w:t>
      </w:r>
      <w:r w:rsidR="004C6C5F">
        <w:t xml:space="preserve">propriétés </w:t>
      </w:r>
      <w:r>
        <w:t>ne peuvent servir que pour des données de type simple.</w:t>
      </w:r>
    </w:p>
    <w:p w:rsidR="00142492" w:rsidRDefault="00142492" w:rsidP="00142492"/>
    <w:p w:rsidR="003A33AC" w:rsidRDefault="003A33AC" w:rsidP="00142492">
      <w:r>
        <w:t xml:space="preserve">Pour sauvegarder des données de type complexe, il existe le service </w:t>
      </w:r>
      <w:proofErr w:type="spellStart"/>
      <w:r>
        <w:t>I</w:t>
      </w:r>
      <w:r w:rsidR="004C6C5F">
        <w:t>S</w:t>
      </w:r>
      <w:r>
        <w:t>wPersistent</w:t>
      </w:r>
      <w:proofErr w:type="spellEnd"/>
      <w:r>
        <w:t>.</w:t>
      </w:r>
      <w:r w:rsidR="005D0762">
        <w:br/>
        <w:t xml:space="preserve">Ce service permet de sauvegarder des données dans des fichiers </w:t>
      </w:r>
      <w:proofErr w:type="spellStart"/>
      <w:r w:rsidR="005D0762">
        <w:t>xml</w:t>
      </w:r>
      <w:proofErr w:type="spellEnd"/>
      <w:r w:rsidR="005D0762">
        <w:t>.</w:t>
      </w:r>
    </w:p>
    <w:p w:rsidR="00142492" w:rsidRDefault="00142492" w:rsidP="00142492"/>
    <w:p w:rsidR="003A33AC" w:rsidRDefault="005D0762" w:rsidP="00142492">
      <w:r>
        <w:t xml:space="preserve">Pour l'exemple, nous allons sauvegarder les paramètres de </w:t>
      </w:r>
      <w:del w:id="6808" w:author="Alexandre Blin" w:date="2015-08-11T15:24:00Z">
        <w:r w:rsidDel="007666F9">
          <w:delText xml:space="preserve">DemoDataComponent </w:delText>
        </w:r>
      </w:del>
      <w:ins w:id="6809" w:author="Alexandre Blin" w:date="2015-08-11T15:24:00Z">
        <w:del w:id="6810" w:author="ghislain.aine" w:date="2015-11-05T09:36:00Z">
          <w:r w:rsidR="007666F9" w:rsidDel="006F6528">
            <w:delText>Demo</w:delText>
          </w:r>
        </w:del>
        <w:proofErr w:type="spellStart"/>
        <w:r w:rsidR="007666F9">
          <w:t>PinComponent</w:t>
        </w:r>
        <w:proofErr w:type="spellEnd"/>
        <w:r w:rsidR="007666F9">
          <w:t xml:space="preserve"> </w:t>
        </w:r>
      </w:ins>
      <w:r>
        <w:t>à l'aide de ce service.</w:t>
      </w:r>
    </w:p>
    <w:p w:rsidR="00142492" w:rsidRDefault="00B961C6" w:rsidP="00E4115C">
      <w:pPr>
        <w:pStyle w:val="Paragraphedeliste"/>
        <w:numPr>
          <w:ilvl w:val="0"/>
          <w:numId w:val="36"/>
        </w:numPr>
        <w:rPr>
          <w:ins w:id="6811" w:author="ghislain.aine" w:date="2015-11-05T09:36:00Z"/>
        </w:rPr>
      </w:pPr>
      <w:r>
        <w:t xml:space="preserve">Activer le service de sauvegarde dans le constructeur </w:t>
      </w:r>
      <w:r w:rsidR="00CD3002">
        <w:t>:</w:t>
      </w:r>
    </w:p>
    <w:p w:rsidR="006F6528" w:rsidRDefault="004D7EE5" w:rsidP="006F6528">
      <w:pPr>
        <w:rPr>
          <w:ins w:id="6812" w:author="ghislain.aine" w:date="2015-11-05T09:36:00Z"/>
        </w:rPr>
      </w:pPr>
      <w:ins w:id="6813" w:author="ghislain.aine" w:date="2015-11-05T09:36:00Z">
        <w:r w:rsidR="00A43A6B">
          <w:pict>
            <v:shape id="_x0000_s1095"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5;mso-fit-shape-to-text:t">
                <w:txbxContent>
                  <w:p w:rsidR="00AC30F5" w:rsidRPr="00E71FE0" w:rsidRDefault="00AC30F5" w:rsidP="006F6528">
                    <w:pPr>
                      <w:autoSpaceDE w:val="0"/>
                      <w:autoSpaceDN w:val="0"/>
                      <w:adjustRightInd w:val="0"/>
                      <w:jc w:val="left"/>
                      <w:rPr>
                        <w:lang w:val="en-US"/>
                      </w:rPr>
                    </w:pPr>
                    <w:proofErr w:type="spellStart"/>
                    <w:ins w:id="6814" w:author="ghislain.aine" w:date="2015-11-05T09:37:00Z">
                      <w:r>
                        <w:rPr>
                          <w:rFonts w:ascii="Consolas" w:hAnsi="Consolas" w:cs="Consolas"/>
                          <w:color w:val="880000"/>
                          <w:sz w:val="19"/>
                          <w:szCs w:val="19"/>
                          <w:highlight w:val="white"/>
                        </w:rPr>
                        <w:t>setOwnerServiceAvaibility</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true</w:t>
                      </w:r>
                      <w:proofErr w:type="spellEnd"/>
                      <w:r>
                        <w:rPr>
                          <w:rFonts w:ascii="Consolas" w:hAnsi="Consolas" w:cs="Consolas"/>
                          <w:color w:val="000000"/>
                          <w:sz w:val="19"/>
                          <w:szCs w:val="19"/>
                          <w:highlight w:val="white"/>
                        </w:rPr>
                        <w:t>);</w:t>
                      </w:r>
                    </w:ins>
                    <w:del w:id="6815" w:author="ghislain.aine" w:date="2015-11-05T09:37:00Z">
                      <w:r w:rsidDel="006F6528">
                        <w:rPr>
                          <w:rFonts w:ascii="Consolas" w:hAnsi="Consolas" w:cs="Consolas"/>
                          <w:color w:val="000080"/>
                          <w:sz w:val="19"/>
                          <w:szCs w:val="19"/>
                          <w:highlight w:val="white"/>
                        </w:rPr>
                        <w:delText>_iteration_data_ui</w:delText>
                      </w:r>
                      <w:r w:rsidDel="006F6528">
                        <w:rPr>
                          <w:rFonts w:ascii="Consolas" w:hAnsi="Consolas" w:cs="Consolas"/>
                          <w:color w:val="000000"/>
                          <w:sz w:val="19"/>
                          <w:szCs w:val="19"/>
                          <w:highlight w:val="white"/>
                        </w:rPr>
                        <w:delText>-&gt;</w:delText>
                      </w:r>
                      <w:r w:rsidDel="006F6528">
                        <w:rPr>
                          <w:rFonts w:ascii="Consolas" w:hAnsi="Consolas" w:cs="Consolas"/>
                          <w:color w:val="880000"/>
                          <w:sz w:val="19"/>
                          <w:szCs w:val="19"/>
                          <w:highlight w:val="white"/>
                        </w:rPr>
                        <w:delText>deleteLater</w:delText>
                      </w:r>
                      <w:r w:rsidDel="006F6528">
                        <w:rPr>
                          <w:rFonts w:ascii="Consolas" w:hAnsi="Consolas" w:cs="Consolas"/>
                          <w:color w:val="000000"/>
                          <w:sz w:val="19"/>
                          <w:szCs w:val="19"/>
                          <w:highlight w:val="white"/>
                        </w:rPr>
                        <w:delText>();</w:delText>
                      </w:r>
                    </w:del>
                  </w:p>
                </w:txbxContent>
              </v:textbox>
              <w10:wrap type="none"/>
              <w10:anchorlock/>
            </v:shape>
          </w:pict>
        </w:r>
      </w:ins>
    </w:p>
    <w:p w:rsidR="00A43A6B" w:rsidRDefault="00A43A6B">
      <w:pPr>
        <w:pPrChange w:id="6816" w:author="ghislain.aine" w:date="2015-11-05T09:36:00Z">
          <w:pPr>
            <w:pStyle w:val="Paragraphedeliste"/>
            <w:numPr>
              <w:numId w:val="36"/>
            </w:numPr>
            <w:ind w:hanging="360"/>
          </w:pPr>
        </w:pPrChange>
      </w:pPr>
    </w:p>
    <w:p w:rsidR="00B961C6" w:rsidRPr="003A1525" w:rsidDel="006F6528" w:rsidRDefault="00B961C6" w:rsidP="00781A32">
      <w:pPr>
        <w:pStyle w:val="Code"/>
        <w:rPr>
          <w:del w:id="6817" w:author="ghislain.aine" w:date="2015-11-05T09:37:00Z"/>
        </w:rPr>
      </w:pPr>
      <w:del w:id="6818" w:author="ghislain.aine" w:date="2015-11-05T09:37:00Z">
        <w:r w:rsidRPr="003A1525" w:rsidDel="006F6528">
          <w:delText>setOwnerServiceAvaibility(true);</w:delText>
        </w:r>
      </w:del>
    </w:p>
    <w:p w:rsidR="00B961C6" w:rsidRDefault="00B961C6" w:rsidP="00E4115C">
      <w:pPr>
        <w:pStyle w:val="Paragraphedeliste"/>
        <w:numPr>
          <w:ilvl w:val="0"/>
          <w:numId w:val="36"/>
        </w:numPr>
      </w:pPr>
      <w:r>
        <w:t xml:space="preserve">Implémenter les </w:t>
      </w:r>
      <w:del w:id="6819" w:author="ghislain.aine" w:date="2015-11-05T09:37:00Z">
        <w:r w:rsidDel="006F6528">
          <w:delText xml:space="preserve">fonctions </w:delText>
        </w:r>
      </w:del>
      <w:ins w:id="6820" w:author="ghislain.aine" w:date="2015-11-05T09:37:00Z">
        <w:r w:rsidR="006F6528">
          <w:t xml:space="preserve">méthodes </w:t>
        </w:r>
      </w:ins>
      <w:del w:id="6821" w:author="ghislain.aine" w:date="2015-11-05T09:37:00Z">
        <w:r w:rsidDel="006F6528">
          <w:delText>"l</w:delText>
        </w:r>
      </w:del>
      <w:proofErr w:type="spellStart"/>
      <w:ins w:id="6822" w:author="ghislain.aine" w:date="2015-11-05T09:37:00Z">
        <w:r w:rsidR="006F6528">
          <w:t>L</w:t>
        </w:r>
      </w:ins>
      <w:r>
        <w:t>oad</w:t>
      </w:r>
      <w:proofErr w:type="spellEnd"/>
      <w:del w:id="6823" w:author="ghislain.aine" w:date="2015-11-05T09:37:00Z">
        <w:r w:rsidDel="006F6528">
          <w:delText>"</w:delText>
        </w:r>
      </w:del>
      <w:r>
        <w:t xml:space="preserve"> et </w:t>
      </w:r>
      <w:del w:id="6824" w:author="ghislain.aine" w:date="2015-11-05T09:37:00Z">
        <w:r w:rsidDel="006F6528">
          <w:delText>s</w:delText>
        </w:r>
      </w:del>
      <w:ins w:id="6825" w:author="ghislain.aine" w:date="2015-11-05T09:37:00Z">
        <w:r w:rsidR="006F6528">
          <w:t>S</w:t>
        </w:r>
      </w:ins>
      <w:r>
        <w:t>ave</w:t>
      </w:r>
      <w:del w:id="6826" w:author="ghislain.aine" w:date="2015-11-05T09:37:00Z">
        <w:r w:rsidDel="006F6528">
          <w:delText>"</w:delText>
        </w:r>
      </w:del>
      <w:r>
        <w:t xml:space="preserve"> telles que définies dans le </w:t>
      </w:r>
      <w:proofErr w:type="spellStart"/>
      <w:r>
        <w:t>AssistedComponent</w:t>
      </w:r>
      <w:proofErr w:type="spellEnd"/>
    </w:p>
    <w:p w:rsidR="00781A32" w:rsidRDefault="00781A32" w:rsidP="00E4115C">
      <w:pPr>
        <w:pStyle w:val="Paragraphedeliste"/>
        <w:numPr>
          <w:ilvl w:val="0"/>
          <w:numId w:val="36"/>
        </w:numPr>
        <w:rPr>
          <w:ins w:id="6827" w:author="ghislain.aine" w:date="2015-11-05T09:37:00Z"/>
        </w:rPr>
      </w:pPr>
      <w:r>
        <w:t xml:space="preserve">Dans ces fonctions, implémenter la sauvegarde et le chargement des données au format XML en utilisant les méthodes </w:t>
      </w:r>
      <w:proofErr w:type="spellStart"/>
      <w:r>
        <w:t>Qt</w:t>
      </w:r>
      <w:proofErr w:type="spellEnd"/>
    </w:p>
    <w:p w:rsidR="006F6528" w:rsidRDefault="004D7EE5" w:rsidP="006F6528">
      <w:pPr>
        <w:rPr>
          <w:ins w:id="6828" w:author="ghislain.aine" w:date="2015-11-05T09:37:00Z"/>
        </w:rPr>
      </w:pPr>
      <w:ins w:id="6829" w:author="ghislain.aine" w:date="2015-11-05T09:37:00Z">
        <w:r w:rsidR="00A43A6B">
          <w:pict>
            <v:shape id="_x0000_s1094"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4;mso-fit-shape-to-text:t">
                <w:txbxContent>
                  <w:p w:rsidR="00AC30F5" w:rsidRPr="006F6528" w:rsidRDefault="00AC30F5" w:rsidP="006F6528">
                    <w:pPr>
                      <w:autoSpaceDE w:val="0"/>
                      <w:autoSpaceDN w:val="0"/>
                      <w:adjustRightInd w:val="0"/>
                      <w:jc w:val="left"/>
                      <w:rPr>
                        <w:ins w:id="6830" w:author="ghislain.aine" w:date="2015-11-05T09:38:00Z"/>
                        <w:rFonts w:ascii="Consolas" w:hAnsi="Consolas" w:cs="Consolas"/>
                        <w:color w:val="000000"/>
                        <w:sz w:val="19"/>
                        <w:szCs w:val="19"/>
                        <w:highlight w:val="white"/>
                        <w:lang w:val="en-US"/>
                        <w:rPrChange w:id="6831" w:author="ghislain.aine" w:date="2015-11-05T09:38:00Z">
                          <w:rPr>
                            <w:ins w:id="6832" w:author="ghislain.aine" w:date="2015-11-05T09:38:00Z"/>
                            <w:rFonts w:ascii="Consolas" w:hAnsi="Consolas" w:cs="Consolas"/>
                            <w:color w:val="000000"/>
                            <w:sz w:val="19"/>
                            <w:szCs w:val="19"/>
                            <w:highlight w:val="white"/>
                          </w:rPr>
                        </w:rPrChange>
                      </w:rPr>
                    </w:pPr>
                    <w:ins w:id="6833" w:author="ghislain.aine" w:date="2015-11-05T09:38:00Z">
                      <w:r w:rsidRPr="004D7EE5">
                        <w:rPr>
                          <w:rFonts w:ascii="Consolas" w:hAnsi="Consolas" w:cs="Consolas"/>
                          <w:color w:val="0000FF"/>
                          <w:sz w:val="19"/>
                          <w:szCs w:val="19"/>
                          <w:highlight w:val="white"/>
                          <w:lang w:val="en-US"/>
                          <w:rPrChange w:id="6834" w:author="ghislain.aine" w:date="2015-11-05T09:38:00Z">
                            <w:rPr>
                              <w:rFonts w:ascii="Consolas" w:hAnsi="Consolas" w:cs="Consolas"/>
                              <w:color w:val="0000FF"/>
                              <w:sz w:val="19"/>
                              <w:szCs w:val="19"/>
                              <w:highlight w:val="white"/>
                            </w:rPr>
                          </w:rPrChange>
                        </w:rPr>
                        <w:t>#define</w:t>
                      </w:r>
                      <w:r w:rsidRPr="004D7EE5">
                        <w:rPr>
                          <w:rFonts w:ascii="Consolas" w:hAnsi="Consolas" w:cs="Consolas"/>
                          <w:color w:val="000000"/>
                          <w:sz w:val="19"/>
                          <w:szCs w:val="19"/>
                          <w:highlight w:val="white"/>
                          <w:lang w:val="en-US"/>
                          <w:rPrChange w:id="6835" w:author="ghislain.aine" w:date="2015-11-05T09:38: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836" w:author="ghislain.aine" w:date="2015-11-05T09:38:00Z">
                            <w:rPr>
                              <w:rFonts w:ascii="Consolas" w:hAnsi="Consolas" w:cs="Consolas"/>
                              <w:color w:val="6F008A"/>
                              <w:sz w:val="19"/>
                              <w:szCs w:val="19"/>
                              <w:highlight w:val="white"/>
                            </w:rPr>
                          </w:rPrChange>
                        </w:rPr>
                        <w:t>DATA_NODE</w:t>
                      </w:r>
                      <w:r w:rsidRPr="004D7EE5">
                        <w:rPr>
                          <w:rFonts w:ascii="Consolas" w:hAnsi="Consolas" w:cs="Consolas"/>
                          <w:color w:val="000000"/>
                          <w:sz w:val="19"/>
                          <w:szCs w:val="19"/>
                          <w:highlight w:val="white"/>
                          <w:lang w:val="en-US"/>
                          <w:rPrChange w:id="6837"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838"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839" w:author="ghislain.aine" w:date="2015-11-05T09:38:00Z">
                            <w:rPr>
                              <w:rFonts w:ascii="Consolas" w:hAnsi="Consolas" w:cs="Consolas"/>
                              <w:color w:val="000000"/>
                              <w:sz w:val="19"/>
                              <w:szCs w:val="19"/>
                              <w:highlight w:val="white"/>
                            </w:rPr>
                          </w:rPrChange>
                        </w:rPr>
                        <w:tab/>
                      </w:r>
                      <w:r w:rsidRPr="004D7EE5">
                        <w:rPr>
                          <w:rFonts w:ascii="Consolas" w:hAnsi="Consolas" w:cs="Consolas"/>
                          <w:color w:val="A31515"/>
                          <w:sz w:val="19"/>
                          <w:szCs w:val="19"/>
                          <w:highlight w:val="white"/>
                          <w:lang w:val="en-US"/>
                          <w:rPrChange w:id="6840" w:author="ghislain.aine" w:date="2015-11-05T09:38:00Z">
                            <w:rPr>
                              <w:rFonts w:ascii="Consolas" w:hAnsi="Consolas" w:cs="Consolas"/>
                              <w:color w:val="A31515"/>
                              <w:sz w:val="19"/>
                              <w:szCs w:val="19"/>
                              <w:highlight w:val="white"/>
                            </w:rPr>
                          </w:rPrChange>
                        </w:rPr>
                        <w:t>"data"</w:t>
                      </w:r>
                    </w:ins>
                  </w:p>
                  <w:p w:rsidR="00AC30F5" w:rsidRPr="006F6528" w:rsidRDefault="00AC30F5" w:rsidP="006F6528">
                    <w:pPr>
                      <w:autoSpaceDE w:val="0"/>
                      <w:autoSpaceDN w:val="0"/>
                      <w:adjustRightInd w:val="0"/>
                      <w:jc w:val="left"/>
                      <w:rPr>
                        <w:ins w:id="6841" w:author="ghislain.aine" w:date="2015-11-05T09:38:00Z"/>
                        <w:rFonts w:ascii="Consolas" w:hAnsi="Consolas" w:cs="Consolas"/>
                        <w:color w:val="000000"/>
                        <w:sz w:val="19"/>
                        <w:szCs w:val="19"/>
                        <w:highlight w:val="white"/>
                        <w:lang w:val="en-US"/>
                        <w:rPrChange w:id="6842" w:author="ghislain.aine" w:date="2015-11-05T09:38:00Z">
                          <w:rPr>
                            <w:ins w:id="6843" w:author="ghislain.aine" w:date="2015-11-05T09:38:00Z"/>
                            <w:rFonts w:ascii="Consolas" w:hAnsi="Consolas" w:cs="Consolas"/>
                            <w:color w:val="000000"/>
                            <w:sz w:val="19"/>
                            <w:szCs w:val="19"/>
                            <w:highlight w:val="white"/>
                          </w:rPr>
                        </w:rPrChange>
                      </w:rPr>
                    </w:pPr>
                    <w:ins w:id="6844" w:author="ghislain.aine" w:date="2015-11-05T09:38:00Z">
                      <w:r w:rsidRPr="004D7EE5">
                        <w:rPr>
                          <w:rFonts w:ascii="Consolas" w:hAnsi="Consolas" w:cs="Consolas"/>
                          <w:color w:val="0000FF"/>
                          <w:sz w:val="19"/>
                          <w:szCs w:val="19"/>
                          <w:highlight w:val="white"/>
                          <w:lang w:val="en-US"/>
                          <w:rPrChange w:id="6845" w:author="ghislain.aine" w:date="2015-11-05T09:38:00Z">
                            <w:rPr>
                              <w:rFonts w:ascii="Consolas" w:hAnsi="Consolas" w:cs="Consolas"/>
                              <w:color w:val="0000FF"/>
                              <w:sz w:val="19"/>
                              <w:szCs w:val="19"/>
                              <w:highlight w:val="white"/>
                            </w:rPr>
                          </w:rPrChange>
                        </w:rPr>
                        <w:t>#define</w:t>
                      </w:r>
                      <w:r w:rsidRPr="004D7EE5">
                        <w:rPr>
                          <w:rFonts w:ascii="Consolas" w:hAnsi="Consolas" w:cs="Consolas"/>
                          <w:color w:val="000000"/>
                          <w:sz w:val="19"/>
                          <w:szCs w:val="19"/>
                          <w:highlight w:val="white"/>
                          <w:lang w:val="en-US"/>
                          <w:rPrChange w:id="6846" w:author="ghislain.aine" w:date="2015-11-05T09:38:00Z">
                            <w:rPr>
                              <w:rFonts w:ascii="Consolas" w:hAnsi="Consolas" w:cs="Consolas"/>
                              <w:color w:val="000000"/>
                              <w:sz w:val="19"/>
                              <w:szCs w:val="19"/>
                              <w:highlight w:val="white"/>
                            </w:rPr>
                          </w:rPrChange>
                        </w:rPr>
                        <w:t xml:space="preserve"> </w:t>
                      </w:r>
                      <w:r w:rsidRPr="004D7EE5">
                        <w:rPr>
                          <w:rFonts w:ascii="Consolas" w:hAnsi="Consolas" w:cs="Consolas"/>
                          <w:color w:val="6F008A"/>
                          <w:sz w:val="19"/>
                          <w:szCs w:val="19"/>
                          <w:highlight w:val="white"/>
                          <w:lang w:val="en-US"/>
                          <w:rPrChange w:id="6847" w:author="ghislain.aine" w:date="2015-11-05T09:38:00Z">
                            <w:rPr>
                              <w:rFonts w:ascii="Consolas" w:hAnsi="Consolas" w:cs="Consolas"/>
                              <w:color w:val="6F008A"/>
                              <w:sz w:val="19"/>
                              <w:szCs w:val="19"/>
                              <w:highlight w:val="white"/>
                            </w:rPr>
                          </w:rPrChange>
                        </w:rPr>
                        <w:t>DATA_NODE_STEP</w:t>
                      </w:r>
                      <w:r w:rsidRPr="004D7EE5">
                        <w:rPr>
                          <w:rFonts w:ascii="Consolas" w:hAnsi="Consolas" w:cs="Consolas"/>
                          <w:color w:val="000000"/>
                          <w:sz w:val="19"/>
                          <w:szCs w:val="19"/>
                          <w:highlight w:val="white"/>
                          <w:lang w:val="en-US"/>
                          <w:rPrChange w:id="6848"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849" w:author="ghislain.aine" w:date="2015-11-05T09:38:00Z">
                            <w:rPr>
                              <w:rFonts w:ascii="Consolas" w:hAnsi="Consolas" w:cs="Consolas"/>
                              <w:color w:val="000000"/>
                              <w:sz w:val="19"/>
                              <w:szCs w:val="19"/>
                              <w:highlight w:val="white"/>
                            </w:rPr>
                          </w:rPrChange>
                        </w:rPr>
                        <w:tab/>
                      </w:r>
                      <w:r w:rsidRPr="004D7EE5">
                        <w:rPr>
                          <w:rFonts w:ascii="Consolas" w:hAnsi="Consolas" w:cs="Consolas"/>
                          <w:color w:val="A31515"/>
                          <w:sz w:val="19"/>
                          <w:szCs w:val="19"/>
                          <w:highlight w:val="white"/>
                          <w:lang w:val="en-US"/>
                          <w:rPrChange w:id="6850" w:author="ghislain.aine" w:date="2015-11-05T09:38:00Z">
                            <w:rPr>
                              <w:rFonts w:ascii="Consolas" w:hAnsi="Consolas" w:cs="Consolas"/>
                              <w:color w:val="A31515"/>
                              <w:sz w:val="19"/>
                              <w:szCs w:val="19"/>
                              <w:highlight w:val="white"/>
                            </w:rPr>
                          </w:rPrChange>
                        </w:rPr>
                        <w:t>"step"</w:t>
                      </w:r>
                    </w:ins>
                  </w:p>
                  <w:p w:rsidR="00AC30F5" w:rsidRPr="00E71FE0" w:rsidRDefault="00AC30F5" w:rsidP="006F6528">
                    <w:pPr>
                      <w:autoSpaceDE w:val="0"/>
                      <w:autoSpaceDN w:val="0"/>
                      <w:adjustRightInd w:val="0"/>
                      <w:jc w:val="left"/>
                      <w:rPr>
                        <w:lang w:val="en-US"/>
                      </w:rPr>
                    </w:pPr>
                    <w:ins w:id="6851" w:author="ghislain.aine" w:date="2015-11-05T09:38:00Z">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define</w:t>
                      </w:r>
                      <w:proofErr w:type="spellEnd"/>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DATA_NODE_PERIOD</w:t>
                      </w:r>
                      <w:r>
                        <w:rPr>
                          <w:rFonts w:ascii="Consolas" w:hAnsi="Consolas" w:cs="Consolas"/>
                          <w:color w:val="000000"/>
                          <w:sz w:val="19"/>
                          <w:szCs w:val="19"/>
                          <w:highlight w:val="white"/>
                        </w:rPr>
                        <w:tab/>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period</w:t>
                      </w:r>
                      <w:proofErr w:type="spellEnd"/>
                      <w:r>
                        <w:rPr>
                          <w:rFonts w:ascii="Consolas" w:hAnsi="Consolas" w:cs="Consolas"/>
                          <w:color w:val="A31515"/>
                          <w:sz w:val="19"/>
                          <w:szCs w:val="19"/>
                          <w:highlight w:val="white"/>
                        </w:rPr>
                        <w:t>"</w:t>
                      </w:r>
                    </w:ins>
                    <w:del w:id="6852" w:author="ghislain.aine" w:date="2015-11-05T09:38:00Z">
                      <w:r w:rsidDel="006F6528">
                        <w:rPr>
                          <w:rFonts w:ascii="Consolas" w:hAnsi="Consolas" w:cs="Consolas"/>
                          <w:color w:val="880000"/>
                          <w:sz w:val="19"/>
                          <w:szCs w:val="19"/>
                          <w:highlight w:val="white"/>
                        </w:rPr>
                        <w:delText>setOwnerServiceAvaibility</w:delText>
                      </w:r>
                      <w:r w:rsidDel="006F6528">
                        <w:rPr>
                          <w:rFonts w:ascii="Consolas" w:hAnsi="Consolas" w:cs="Consolas"/>
                          <w:color w:val="000000"/>
                          <w:sz w:val="19"/>
                          <w:szCs w:val="19"/>
                          <w:highlight w:val="white"/>
                        </w:rPr>
                        <w:delText>(</w:delText>
                      </w:r>
                      <w:r w:rsidDel="006F6528">
                        <w:rPr>
                          <w:rFonts w:ascii="Consolas" w:hAnsi="Consolas" w:cs="Consolas"/>
                          <w:color w:val="0000FF"/>
                          <w:sz w:val="19"/>
                          <w:szCs w:val="19"/>
                          <w:highlight w:val="white"/>
                        </w:rPr>
                        <w:delText>true</w:delText>
                      </w:r>
                      <w:r w:rsidDel="006F6528">
                        <w:rPr>
                          <w:rFonts w:ascii="Consolas" w:hAnsi="Consolas" w:cs="Consolas"/>
                          <w:color w:val="000000"/>
                          <w:sz w:val="19"/>
                          <w:szCs w:val="19"/>
                          <w:highlight w:val="white"/>
                        </w:rPr>
                        <w:delText>);</w:delText>
                      </w:r>
                    </w:del>
                  </w:p>
                </w:txbxContent>
              </v:textbox>
              <w10:wrap type="none"/>
              <w10:anchorlock/>
            </v:shape>
          </w:pict>
        </w:r>
      </w:ins>
    </w:p>
    <w:p w:rsidR="006F6528" w:rsidRDefault="004D7EE5" w:rsidP="006F6528">
      <w:pPr>
        <w:rPr>
          <w:ins w:id="6853" w:author="ghislain.aine" w:date="2015-11-05T09:37:00Z"/>
        </w:rPr>
      </w:pPr>
      <w:ins w:id="6854" w:author="ghislain.aine" w:date="2015-11-05T09:37:00Z">
        <w:r w:rsidR="00A43A6B">
          <w:pict>
            <v:shape id="_x0000_s1093"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3;mso-fit-shape-to-text:t">
                <w:txbxContent>
                  <w:p w:rsidR="00AC30F5" w:rsidRPr="006F6528" w:rsidRDefault="00AC30F5" w:rsidP="006F6528">
                    <w:pPr>
                      <w:autoSpaceDE w:val="0"/>
                      <w:autoSpaceDN w:val="0"/>
                      <w:adjustRightInd w:val="0"/>
                      <w:jc w:val="left"/>
                      <w:rPr>
                        <w:ins w:id="6855" w:author="ghislain.aine" w:date="2015-11-05T09:38:00Z"/>
                        <w:rFonts w:ascii="Consolas" w:hAnsi="Consolas" w:cs="Consolas"/>
                        <w:color w:val="000000"/>
                        <w:sz w:val="19"/>
                        <w:szCs w:val="19"/>
                        <w:highlight w:val="white"/>
                        <w:lang w:val="en-US"/>
                        <w:rPrChange w:id="6856" w:author="ghislain.aine" w:date="2015-11-05T09:38:00Z">
                          <w:rPr>
                            <w:ins w:id="6857" w:author="ghislain.aine" w:date="2015-11-05T09:38:00Z"/>
                            <w:rFonts w:ascii="Consolas" w:hAnsi="Consolas" w:cs="Consolas"/>
                            <w:color w:val="000000"/>
                            <w:sz w:val="19"/>
                            <w:szCs w:val="19"/>
                            <w:highlight w:val="white"/>
                          </w:rPr>
                        </w:rPrChange>
                      </w:rPr>
                    </w:pPr>
                    <w:ins w:id="6858" w:author="ghislain.aine" w:date="2015-11-05T09:38:00Z">
                      <w:r w:rsidRPr="004D7EE5">
                        <w:rPr>
                          <w:rFonts w:ascii="Consolas" w:hAnsi="Consolas" w:cs="Consolas"/>
                          <w:color w:val="0000FF"/>
                          <w:sz w:val="19"/>
                          <w:szCs w:val="19"/>
                          <w:highlight w:val="white"/>
                          <w:lang w:val="en-US"/>
                          <w:rPrChange w:id="6859" w:author="ghislain.aine" w:date="2015-11-05T09:38:00Z">
                            <w:rPr>
                              <w:rFonts w:ascii="Consolas" w:hAnsi="Consolas" w:cs="Consolas"/>
                              <w:color w:val="0000FF"/>
                              <w:sz w:val="19"/>
                              <w:szCs w:val="19"/>
                              <w:highlight w:val="white"/>
                            </w:rPr>
                          </w:rPrChange>
                        </w:rPr>
                        <w:t>void</w:t>
                      </w:r>
                      <w:r w:rsidRPr="004D7EE5">
                        <w:rPr>
                          <w:rFonts w:ascii="Consolas" w:hAnsi="Consolas" w:cs="Consolas"/>
                          <w:color w:val="000000"/>
                          <w:sz w:val="19"/>
                          <w:szCs w:val="19"/>
                          <w:highlight w:val="white"/>
                          <w:lang w:val="en-US"/>
                          <w:rPrChange w:id="6860"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861" w:author="ghislain.aine" w:date="2015-11-05T09:38:00Z">
                            <w:rPr>
                              <w:rFonts w:ascii="Consolas" w:hAnsi="Consolas" w:cs="Consolas"/>
                              <w:color w:val="216F85"/>
                              <w:sz w:val="19"/>
                              <w:szCs w:val="19"/>
                              <w:highlight w:val="white"/>
                            </w:rPr>
                          </w:rPrChange>
                        </w:rPr>
                        <w:t>PinComponent</w:t>
                      </w:r>
                      <w:proofErr w:type="spellEnd"/>
                      <w:r w:rsidRPr="004D7EE5">
                        <w:rPr>
                          <w:rFonts w:ascii="Consolas" w:hAnsi="Consolas" w:cs="Consolas"/>
                          <w:color w:val="000000"/>
                          <w:sz w:val="19"/>
                          <w:szCs w:val="19"/>
                          <w:highlight w:val="white"/>
                          <w:lang w:val="en-US"/>
                          <w:rPrChange w:id="6862"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863" w:author="ghislain.aine" w:date="2015-11-05T09:38:00Z">
                            <w:rPr>
                              <w:rFonts w:ascii="Consolas" w:hAnsi="Consolas" w:cs="Consolas"/>
                              <w:color w:val="880000"/>
                              <w:sz w:val="19"/>
                              <w:szCs w:val="19"/>
                              <w:highlight w:val="white"/>
                            </w:rPr>
                          </w:rPrChange>
                        </w:rPr>
                        <w:t>Load</w:t>
                      </w:r>
                      <w:r w:rsidRPr="004D7EE5">
                        <w:rPr>
                          <w:rFonts w:ascii="Consolas" w:hAnsi="Consolas" w:cs="Consolas"/>
                          <w:color w:val="000000"/>
                          <w:sz w:val="19"/>
                          <w:szCs w:val="19"/>
                          <w:highlight w:val="white"/>
                          <w:lang w:val="en-US"/>
                          <w:rPrChange w:id="6864" w:author="ghislain.aine" w:date="2015-11-05T09:38:00Z">
                            <w:rPr>
                              <w:rFonts w:ascii="Consolas" w:hAnsi="Consolas" w:cs="Consolas"/>
                              <w:color w:val="000000"/>
                              <w:sz w:val="19"/>
                              <w:szCs w:val="19"/>
                              <w:highlight w:val="white"/>
                            </w:rPr>
                          </w:rPrChange>
                        </w:rPr>
                        <w:t>(</w:t>
                      </w:r>
                      <w:proofErr w:type="spellStart"/>
                      <w:r w:rsidRPr="004D7EE5">
                        <w:rPr>
                          <w:rFonts w:ascii="Consolas" w:hAnsi="Consolas" w:cs="Consolas"/>
                          <w:color w:val="216F85"/>
                          <w:sz w:val="19"/>
                          <w:szCs w:val="19"/>
                          <w:highlight w:val="white"/>
                          <w:lang w:val="en-US"/>
                          <w:rPrChange w:id="6865" w:author="ghislain.aine" w:date="2015-11-05T09:38:00Z">
                            <w:rPr>
                              <w:rFonts w:ascii="Consolas" w:hAnsi="Consolas" w:cs="Consolas"/>
                              <w:color w:val="216F85"/>
                              <w:sz w:val="19"/>
                              <w:szCs w:val="19"/>
                              <w:highlight w:val="white"/>
                            </w:rPr>
                          </w:rPrChange>
                        </w:rPr>
                        <w:t>QDomElement</w:t>
                      </w:r>
                      <w:proofErr w:type="spellEnd"/>
                      <w:r w:rsidRPr="004D7EE5">
                        <w:rPr>
                          <w:rFonts w:ascii="Consolas" w:hAnsi="Consolas" w:cs="Consolas"/>
                          <w:color w:val="000000"/>
                          <w:sz w:val="19"/>
                          <w:szCs w:val="19"/>
                          <w:highlight w:val="white"/>
                          <w:lang w:val="en-US"/>
                          <w:rPrChange w:id="6866" w:author="ghislain.aine" w:date="2015-11-05T09:38:00Z">
                            <w:rPr>
                              <w:rFonts w:ascii="Consolas" w:hAnsi="Consolas" w:cs="Consolas"/>
                              <w:color w:val="000000"/>
                              <w:sz w:val="19"/>
                              <w:szCs w:val="19"/>
                              <w:highlight w:val="white"/>
                            </w:rPr>
                          </w:rPrChange>
                        </w:rPr>
                        <w:t xml:space="preserve"> &amp; </w:t>
                      </w:r>
                      <w:proofErr w:type="spellStart"/>
                      <w:r w:rsidRPr="004D7EE5">
                        <w:rPr>
                          <w:rFonts w:ascii="Consolas" w:hAnsi="Consolas" w:cs="Consolas"/>
                          <w:color w:val="000080"/>
                          <w:sz w:val="19"/>
                          <w:szCs w:val="19"/>
                          <w:highlight w:val="white"/>
                          <w:lang w:val="en-US"/>
                          <w:rPrChange w:id="6867" w:author="ghislain.aine" w:date="2015-11-05T09:38:00Z">
                            <w:rPr>
                              <w:rFonts w:ascii="Consolas" w:hAnsi="Consolas" w:cs="Consolas"/>
                              <w:color w:val="000080"/>
                              <w:sz w:val="19"/>
                              <w:szCs w:val="19"/>
                              <w:highlight w:val="white"/>
                            </w:rPr>
                          </w:rPrChange>
                        </w:rPr>
                        <w:t>elt</w:t>
                      </w:r>
                      <w:proofErr w:type="spellEnd"/>
                      <w:r w:rsidRPr="004D7EE5">
                        <w:rPr>
                          <w:rFonts w:ascii="Consolas" w:hAnsi="Consolas" w:cs="Consolas"/>
                          <w:color w:val="000000"/>
                          <w:sz w:val="19"/>
                          <w:szCs w:val="19"/>
                          <w:highlight w:val="white"/>
                          <w:lang w:val="en-US"/>
                          <w:rPrChange w:id="6868"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869" w:author="ghislain.aine" w:date="2015-11-05T09:38:00Z">
                            <w:rPr>
                              <w:rFonts w:ascii="Consolas" w:hAnsi="Consolas" w:cs="Consolas"/>
                              <w:color w:val="216F85"/>
                              <w:sz w:val="19"/>
                              <w:szCs w:val="19"/>
                              <w:highlight w:val="white"/>
                            </w:rPr>
                          </w:rPrChange>
                        </w:rPr>
                        <w:t>ISwFinalizerManager</w:t>
                      </w:r>
                      <w:proofErr w:type="spellEnd"/>
                      <w:r w:rsidRPr="004D7EE5">
                        <w:rPr>
                          <w:rFonts w:ascii="Consolas" w:hAnsi="Consolas" w:cs="Consolas"/>
                          <w:color w:val="000000"/>
                          <w:sz w:val="19"/>
                          <w:szCs w:val="19"/>
                          <w:highlight w:val="white"/>
                          <w:lang w:val="en-US"/>
                          <w:rPrChange w:id="6870" w:author="ghislain.aine" w:date="2015-11-05T09:38:00Z">
                            <w:rPr>
                              <w:rFonts w:ascii="Consolas" w:hAnsi="Consolas" w:cs="Consolas"/>
                              <w:color w:val="000000"/>
                              <w:sz w:val="19"/>
                              <w:szCs w:val="19"/>
                              <w:highlight w:val="white"/>
                            </w:rPr>
                          </w:rPrChange>
                        </w:rPr>
                        <w:t xml:space="preserve"> &amp; </w:t>
                      </w:r>
                      <w:proofErr w:type="spellStart"/>
                      <w:r w:rsidRPr="004D7EE5">
                        <w:rPr>
                          <w:rFonts w:ascii="Consolas" w:hAnsi="Consolas" w:cs="Consolas"/>
                          <w:color w:val="000080"/>
                          <w:sz w:val="19"/>
                          <w:szCs w:val="19"/>
                          <w:highlight w:val="white"/>
                          <w:lang w:val="en-US"/>
                          <w:rPrChange w:id="6871" w:author="ghislain.aine" w:date="2015-11-05T09:38:00Z">
                            <w:rPr>
                              <w:rFonts w:ascii="Consolas" w:hAnsi="Consolas" w:cs="Consolas"/>
                              <w:color w:val="000080"/>
                              <w:sz w:val="19"/>
                              <w:szCs w:val="19"/>
                              <w:highlight w:val="white"/>
                            </w:rPr>
                          </w:rPrChange>
                        </w:rPr>
                        <w:t>finalizer_manager</w:t>
                      </w:r>
                      <w:proofErr w:type="spellEnd"/>
                      <w:r w:rsidRPr="004D7EE5">
                        <w:rPr>
                          <w:rFonts w:ascii="Consolas" w:hAnsi="Consolas" w:cs="Consolas"/>
                          <w:color w:val="000000"/>
                          <w:sz w:val="19"/>
                          <w:szCs w:val="19"/>
                          <w:highlight w:val="white"/>
                          <w:lang w:val="en-US"/>
                          <w:rPrChange w:id="6872"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873" w:author="ghislain.aine" w:date="2015-11-05T09:38:00Z"/>
                        <w:rFonts w:ascii="Consolas" w:hAnsi="Consolas" w:cs="Consolas"/>
                        <w:color w:val="000000"/>
                        <w:sz w:val="19"/>
                        <w:szCs w:val="19"/>
                        <w:highlight w:val="white"/>
                        <w:lang w:val="en-US"/>
                        <w:rPrChange w:id="6874" w:author="ghislain.aine" w:date="2015-11-05T09:38:00Z">
                          <w:rPr>
                            <w:ins w:id="6875" w:author="ghislain.aine" w:date="2015-11-05T09:38:00Z"/>
                            <w:rFonts w:ascii="Consolas" w:hAnsi="Consolas" w:cs="Consolas"/>
                            <w:color w:val="000000"/>
                            <w:sz w:val="19"/>
                            <w:szCs w:val="19"/>
                            <w:highlight w:val="white"/>
                          </w:rPr>
                        </w:rPrChange>
                      </w:rPr>
                    </w:pPr>
                    <w:ins w:id="6876" w:author="ghislain.aine" w:date="2015-11-05T09:38:00Z">
                      <w:r w:rsidRPr="004D7EE5">
                        <w:rPr>
                          <w:rFonts w:ascii="Consolas" w:hAnsi="Consolas" w:cs="Consolas"/>
                          <w:color w:val="000000"/>
                          <w:sz w:val="19"/>
                          <w:szCs w:val="19"/>
                          <w:highlight w:val="white"/>
                          <w:lang w:val="en-US"/>
                          <w:rPrChange w:id="6877"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878" w:author="ghislain.aine" w:date="2015-11-05T09:38:00Z"/>
                        <w:rFonts w:ascii="Consolas" w:hAnsi="Consolas" w:cs="Consolas"/>
                        <w:color w:val="000000"/>
                        <w:sz w:val="19"/>
                        <w:szCs w:val="19"/>
                        <w:highlight w:val="white"/>
                        <w:lang w:val="en-US"/>
                        <w:rPrChange w:id="6879" w:author="ghislain.aine" w:date="2015-11-05T09:38:00Z">
                          <w:rPr>
                            <w:ins w:id="6880" w:author="ghislain.aine" w:date="2015-11-05T09:38:00Z"/>
                            <w:rFonts w:ascii="Consolas" w:hAnsi="Consolas" w:cs="Consolas"/>
                            <w:color w:val="000000"/>
                            <w:sz w:val="19"/>
                            <w:szCs w:val="19"/>
                            <w:highlight w:val="white"/>
                          </w:rPr>
                        </w:rPrChange>
                      </w:rPr>
                    </w:pPr>
                    <w:ins w:id="6881" w:author="ghislain.aine" w:date="2015-11-05T09:38:00Z">
                      <w:r w:rsidRPr="004D7EE5">
                        <w:rPr>
                          <w:rFonts w:ascii="Consolas" w:hAnsi="Consolas" w:cs="Consolas"/>
                          <w:color w:val="000000"/>
                          <w:sz w:val="19"/>
                          <w:szCs w:val="19"/>
                          <w:highlight w:val="white"/>
                          <w:lang w:val="en-US"/>
                          <w:rPrChange w:id="6882" w:author="ghislain.aine" w:date="2015-11-05T09:38: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6883" w:author="ghislain.aine" w:date="2015-11-05T09:38:00Z">
                            <w:rPr>
                              <w:rFonts w:ascii="Consolas" w:hAnsi="Consolas" w:cs="Consolas"/>
                              <w:color w:val="216F85"/>
                              <w:sz w:val="19"/>
                              <w:szCs w:val="19"/>
                              <w:highlight w:val="white"/>
                            </w:rPr>
                          </w:rPrChange>
                        </w:rPr>
                        <w:t>QDomElement</w:t>
                      </w:r>
                      <w:proofErr w:type="spellEnd"/>
                      <w:r w:rsidRPr="004D7EE5">
                        <w:rPr>
                          <w:rFonts w:ascii="Consolas" w:hAnsi="Consolas" w:cs="Consolas"/>
                          <w:color w:val="000000"/>
                          <w:sz w:val="19"/>
                          <w:szCs w:val="19"/>
                          <w:highlight w:val="white"/>
                          <w:lang w:val="en-US"/>
                          <w:rPrChange w:id="6884" w:author="ghislain.aine" w:date="2015-11-05T09:38: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885" w:author="ghislain.aine" w:date="2015-11-05T09:38:00Z">
                            <w:rPr>
                              <w:rFonts w:ascii="Consolas" w:hAnsi="Consolas" w:cs="Consolas"/>
                              <w:color w:val="000080"/>
                              <w:sz w:val="19"/>
                              <w:szCs w:val="19"/>
                              <w:highlight w:val="white"/>
                            </w:rPr>
                          </w:rPrChange>
                        </w:rPr>
                        <w:t>child</w:t>
                      </w:r>
                      <w:r w:rsidRPr="004D7EE5">
                        <w:rPr>
                          <w:rFonts w:ascii="Consolas" w:hAnsi="Consolas" w:cs="Consolas"/>
                          <w:color w:val="000000"/>
                          <w:sz w:val="19"/>
                          <w:szCs w:val="19"/>
                          <w:highlight w:val="white"/>
                          <w:lang w:val="en-US"/>
                          <w:rPrChange w:id="6886" w:author="ghislain.aine" w:date="2015-11-05T09:38: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6887" w:author="ghislain.aine" w:date="2015-11-05T09:38:00Z">
                            <w:rPr>
                              <w:rFonts w:ascii="Consolas" w:hAnsi="Consolas" w:cs="Consolas"/>
                              <w:color w:val="000080"/>
                              <w:sz w:val="19"/>
                              <w:szCs w:val="19"/>
                              <w:highlight w:val="white"/>
                            </w:rPr>
                          </w:rPrChange>
                        </w:rPr>
                        <w:t>elt</w:t>
                      </w:r>
                      <w:r w:rsidRPr="004D7EE5">
                        <w:rPr>
                          <w:rFonts w:ascii="Consolas" w:hAnsi="Consolas" w:cs="Consolas"/>
                          <w:color w:val="000000"/>
                          <w:sz w:val="19"/>
                          <w:szCs w:val="19"/>
                          <w:highlight w:val="white"/>
                          <w:lang w:val="en-US"/>
                          <w:rPrChange w:id="6888"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889" w:author="ghislain.aine" w:date="2015-11-05T09:38:00Z">
                            <w:rPr>
                              <w:rFonts w:ascii="Consolas" w:hAnsi="Consolas" w:cs="Consolas"/>
                              <w:color w:val="880000"/>
                              <w:sz w:val="19"/>
                              <w:szCs w:val="19"/>
                              <w:highlight w:val="white"/>
                            </w:rPr>
                          </w:rPrChange>
                        </w:rPr>
                        <w:t>firstChildElement</w:t>
                      </w:r>
                      <w:proofErr w:type="spellEnd"/>
                      <w:r w:rsidRPr="004D7EE5">
                        <w:rPr>
                          <w:rFonts w:ascii="Consolas" w:hAnsi="Consolas" w:cs="Consolas"/>
                          <w:color w:val="000000"/>
                          <w:sz w:val="19"/>
                          <w:szCs w:val="19"/>
                          <w:highlight w:val="white"/>
                          <w:lang w:val="en-US"/>
                          <w:rPrChange w:id="6890"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891" w:author="ghislain.aine" w:date="2015-11-05T09:38:00Z">
                            <w:rPr>
                              <w:rFonts w:ascii="Consolas" w:hAnsi="Consolas" w:cs="Consolas"/>
                              <w:color w:val="6F008A"/>
                              <w:sz w:val="19"/>
                              <w:szCs w:val="19"/>
                              <w:highlight w:val="white"/>
                            </w:rPr>
                          </w:rPrChange>
                        </w:rPr>
                        <w:t>DATA_NODE</w:t>
                      </w:r>
                      <w:r w:rsidRPr="004D7EE5">
                        <w:rPr>
                          <w:rFonts w:ascii="Consolas" w:hAnsi="Consolas" w:cs="Consolas"/>
                          <w:color w:val="000000"/>
                          <w:sz w:val="19"/>
                          <w:szCs w:val="19"/>
                          <w:highlight w:val="white"/>
                          <w:lang w:val="en-US"/>
                          <w:rPrChange w:id="6892"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893" w:author="ghislain.aine" w:date="2015-11-05T09:38:00Z"/>
                        <w:rFonts w:ascii="Consolas" w:hAnsi="Consolas" w:cs="Consolas"/>
                        <w:color w:val="000000"/>
                        <w:sz w:val="19"/>
                        <w:szCs w:val="19"/>
                        <w:highlight w:val="white"/>
                        <w:lang w:val="en-US"/>
                        <w:rPrChange w:id="6894" w:author="ghislain.aine" w:date="2015-11-05T09:38:00Z">
                          <w:rPr>
                            <w:ins w:id="6895" w:author="ghislain.aine" w:date="2015-11-05T09:38:00Z"/>
                            <w:rFonts w:ascii="Consolas" w:hAnsi="Consolas" w:cs="Consolas"/>
                            <w:color w:val="000000"/>
                            <w:sz w:val="19"/>
                            <w:szCs w:val="19"/>
                            <w:highlight w:val="white"/>
                          </w:rPr>
                        </w:rPrChange>
                      </w:rPr>
                    </w:pPr>
                  </w:p>
                  <w:p w:rsidR="00AC30F5" w:rsidRPr="006F6528" w:rsidRDefault="00AC30F5" w:rsidP="006F6528">
                    <w:pPr>
                      <w:autoSpaceDE w:val="0"/>
                      <w:autoSpaceDN w:val="0"/>
                      <w:adjustRightInd w:val="0"/>
                      <w:jc w:val="left"/>
                      <w:rPr>
                        <w:ins w:id="6896" w:author="ghislain.aine" w:date="2015-11-05T09:38:00Z"/>
                        <w:rFonts w:ascii="Consolas" w:hAnsi="Consolas" w:cs="Consolas"/>
                        <w:color w:val="000000"/>
                        <w:sz w:val="19"/>
                        <w:szCs w:val="19"/>
                        <w:highlight w:val="white"/>
                        <w:lang w:val="en-US"/>
                        <w:rPrChange w:id="6897" w:author="ghislain.aine" w:date="2015-11-05T09:38:00Z">
                          <w:rPr>
                            <w:ins w:id="6898" w:author="ghislain.aine" w:date="2015-11-05T09:38:00Z"/>
                            <w:rFonts w:ascii="Consolas" w:hAnsi="Consolas" w:cs="Consolas"/>
                            <w:color w:val="000000"/>
                            <w:sz w:val="19"/>
                            <w:szCs w:val="19"/>
                            <w:highlight w:val="white"/>
                          </w:rPr>
                        </w:rPrChange>
                      </w:rPr>
                    </w:pPr>
                    <w:ins w:id="6899" w:author="ghislain.aine" w:date="2015-11-05T09:38:00Z">
                      <w:r w:rsidRPr="004D7EE5">
                        <w:rPr>
                          <w:rFonts w:ascii="Consolas" w:hAnsi="Consolas" w:cs="Consolas"/>
                          <w:color w:val="000000"/>
                          <w:sz w:val="19"/>
                          <w:szCs w:val="19"/>
                          <w:highlight w:val="white"/>
                          <w:lang w:val="en-US"/>
                          <w:rPrChange w:id="6900"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901" w:author="ghislain.aine" w:date="2015-11-05T09:38:00Z">
                            <w:rPr>
                              <w:rFonts w:ascii="Consolas" w:hAnsi="Consolas" w:cs="Consolas"/>
                              <w:color w:val="0000FF"/>
                              <w:sz w:val="19"/>
                              <w:szCs w:val="19"/>
                              <w:highlight w:val="white"/>
                            </w:rPr>
                          </w:rPrChange>
                        </w:rPr>
                        <w:t>if</w:t>
                      </w:r>
                      <w:r w:rsidRPr="004D7EE5">
                        <w:rPr>
                          <w:rFonts w:ascii="Consolas" w:hAnsi="Consolas" w:cs="Consolas"/>
                          <w:color w:val="000000"/>
                          <w:sz w:val="19"/>
                          <w:szCs w:val="19"/>
                          <w:highlight w:val="white"/>
                          <w:lang w:val="en-US"/>
                          <w:rPrChange w:id="6902"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903" w:author="ghislain.aine" w:date="2015-11-05T09:38:00Z">
                            <w:rPr>
                              <w:rFonts w:ascii="Consolas" w:hAnsi="Consolas" w:cs="Consolas"/>
                              <w:color w:val="000080"/>
                              <w:sz w:val="19"/>
                              <w:szCs w:val="19"/>
                              <w:highlight w:val="white"/>
                            </w:rPr>
                          </w:rPrChange>
                        </w:rPr>
                        <w:t>child</w:t>
                      </w:r>
                      <w:r w:rsidRPr="004D7EE5">
                        <w:rPr>
                          <w:rFonts w:ascii="Consolas" w:hAnsi="Consolas" w:cs="Consolas"/>
                          <w:color w:val="000000"/>
                          <w:sz w:val="19"/>
                          <w:szCs w:val="19"/>
                          <w:highlight w:val="white"/>
                          <w:lang w:val="en-US"/>
                          <w:rPrChange w:id="6904"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05" w:author="ghislain.aine" w:date="2015-11-05T09:38:00Z">
                            <w:rPr>
                              <w:rFonts w:ascii="Consolas" w:hAnsi="Consolas" w:cs="Consolas"/>
                              <w:color w:val="880000"/>
                              <w:sz w:val="19"/>
                              <w:szCs w:val="19"/>
                              <w:highlight w:val="white"/>
                            </w:rPr>
                          </w:rPrChange>
                        </w:rPr>
                        <w:t>isNull</w:t>
                      </w:r>
                      <w:proofErr w:type="spellEnd"/>
                      <w:r w:rsidRPr="004D7EE5">
                        <w:rPr>
                          <w:rFonts w:ascii="Consolas" w:hAnsi="Consolas" w:cs="Consolas"/>
                          <w:color w:val="000000"/>
                          <w:sz w:val="19"/>
                          <w:szCs w:val="19"/>
                          <w:highlight w:val="white"/>
                          <w:lang w:val="en-US"/>
                          <w:rPrChange w:id="6906" w:author="ghislain.aine" w:date="2015-11-05T09:38:00Z">
                            <w:rPr>
                              <w:rFonts w:ascii="Consolas" w:hAnsi="Consolas" w:cs="Consolas"/>
                              <w:color w:val="000000"/>
                              <w:sz w:val="19"/>
                              <w:szCs w:val="19"/>
                              <w:highlight w:val="white"/>
                            </w:rPr>
                          </w:rPrChange>
                        </w:rPr>
                        <w:t>()) {</w:t>
                      </w:r>
                    </w:ins>
                  </w:p>
                  <w:p w:rsidR="00AC30F5" w:rsidRPr="006F6528" w:rsidRDefault="00AC30F5" w:rsidP="006F6528">
                    <w:pPr>
                      <w:autoSpaceDE w:val="0"/>
                      <w:autoSpaceDN w:val="0"/>
                      <w:adjustRightInd w:val="0"/>
                      <w:jc w:val="left"/>
                      <w:rPr>
                        <w:ins w:id="6907" w:author="ghislain.aine" w:date="2015-11-05T09:38:00Z"/>
                        <w:rFonts w:ascii="Consolas" w:hAnsi="Consolas" w:cs="Consolas"/>
                        <w:color w:val="000000"/>
                        <w:sz w:val="19"/>
                        <w:szCs w:val="19"/>
                        <w:highlight w:val="white"/>
                        <w:lang w:val="en-US"/>
                        <w:rPrChange w:id="6908" w:author="ghislain.aine" w:date="2015-11-05T09:38:00Z">
                          <w:rPr>
                            <w:ins w:id="6909" w:author="ghislain.aine" w:date="2015-11-05T09:38:00Z"/>
                            <w:rFonts w:ascii="Consolas" w:hAnsi="Consolas" w:cs="Consolas"/>
                            <w:color w:val="000000"/>
                            <w:sz w:val="19"/>
                            <w:szCs w:val="19"/>
                            <w:highlight w:val="white"/>
                          </w:rPr>
                        </w:rPrChange>
                      </w:rPr>
                    </w:pPr>
                    <w:ins w:id="6910" w:author="ghislain.aine" w:date="2015-11-05T09:38:00Z">
                      <w:r w:rsidRPr="004D7EE5">
                        <w:rPr>
                          <w:rFonts w:ascii="Consolas" w:hAnsi="Consolas" w:cs="Consolas"/>
                          <w:color w:val="000000"/>
                          <w:sz w:val="19"/>
                          <w:szCs w:val="19"/>
                          <w:highlight w:val="white"/>
                          <w:lang w:val="en-US"/>
                          <w:rPrChange w:id="6911"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00"/>
                          <w:sz w:val="19"/>
                          <w:szCs w:val="19"/>
                          <w:highlight w:val="white"/>
                          <w:lang w:val="en-US"/>
                          <w:rPrChange w:id="6912"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FF"/>
                          <w:sz w:val="19"/>
                          <w:szCs w:val="19"/>
                          <w:highlight w:val="white"/>
                          <w:lang w:val="en-US"/>
                          <w:rPrChange w:id="6913" w:author="ghislain.aine" w:date="2015-11-05T09:38:00Z">
                            <w:rPr>
                              <w:rFonts w:ascii="Consolas" w:hAnsi="Consolas" w:cs="Consolas"/>
                              <w:color w:val="0000FF"/>
                              <w:sz w:val="19"/>
                              <w:szCs w:val="19"/>
                              <w:highlight w:val="white"/>
                            </w:rPr>
                          </w:rPrChange>
                        </w:rPr>
                        <w:t>return</w:t>
                      </w:r>
                      <w:r w:rsidRPr="004D7EE5">
                        <w:rPr>
                          <w:rFonts w:ascii="Consolas" w:hAnsi="Consolas" w:cs="Consolas"/>
                          <w:color w:val="000000"/>
                          <w:sz w:val="19"/>
                          <w:szCs w:val="19"/>
                          <w:highlight w:val="white"/>
                          <w:lang w:val="en-US"/>
                          <w:rPrChange w:id="6914"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915" w:author="ghislain.aine" w:date="2015-11-05T09:38:00Z"/>
                        <w:rFonts w:ascii="Consolas" w:hAnsi="Consolas" w:cs="Consolas"/>
                        <w:color w:val="000000"/>
                        <w:sz w:val="19"/>
                        <w:szCs w:val="19"/>
                        <w:highlight w:val="white"/>
                        <w:lang w:val="en-US"/>
                        <w:rPrChange w:id="6916" w:author="ghislain.aine" w:date="2015-11-05T09:38:00Z">
                          <w:rPr>
                            <w:ins w:id="6917" w:author="ghislain.aine" w:date="2015-11-05T09:38:00Z"/>
                            <w:rFonts w:ascii="Consolas" w:hAnsi="Consolas" w:cs="Consolas"/>
                            <w:color w:val="000000"/>
                            <w:sz w:val="19"/>
                            <w:szCs w:val="19"/>
                            <w:highlight w:val="white"/>
                          </w:rPr>
                        </w:rPrChange>
                      </w:rPr>
                    </w:pPr>
                    <w:ins w:id="6918" w:author="ghislain.aine" w:date="2015-11-05T09:38:00Z">
                      <w:r w:rsidRPr="004D7EE5">
                        <w:rPr>
                          <w:rFonts w:ascii="Consolas" w:hAnsi="Consolas" w:cs="Consolas"/>
                          <w:color w:val="000000"/>
                          <w:sz w:val="19"/>
                          <w:szCs w:val="19"/>
                          <w:highlight w:val="white"/>
                          <w:lang w:val="en-US"/>
                          <w:rPrChange w:id="6919" w:author="ghislain.aine" w:date="2015-11-05T09:38:00Z">
                            <w:rPr>
                              <w:rFonts w:ascii="Consolas" w:hAnsi="Consolas" w:cs="Consolas"/>
                              <w:color w:val="000000"/>
                              <w:sz w:val="19"/>
                              <w:szCs w:val="19"/>
                              <w:highlight w:val="white"/>
                            </w:rPr>
                          </w:rPrChange>
                        </w:rPr>
                        <w:tab/>
                        <w:t>}</w:t>
                      </w:r>
                    </w:ins>
                  </w:p>
                  <w:p w:rsidR="00AC30F5" w:rsidRPr="006F6528" w:rsidRDefault="00AC30F5" w:rsidP="006F6528">
                    <w:pPr>
                      <w:autoSpaceDE w:val="0"/>
                      <w:autoSpaceDN w:val="0"/>
                      <w:adjustRightInd w:val="0"/>
                      <w:jc w:val="left"/>
                      <w:rPr>
                        <w:ins w:id="6920" w:author="ghislain.aine" w:date="2015-11-05T09:38:00Z"/>
                        <w:rFonts w:ascii="Consolas" w:hAnsi="Consolas" w:cs="Consolas"/>
                        <w:color w:val="000000"/>
                        <w:sz w:val="19"/>
                        <w:szCs w:val="19"/>
                        <w:highlight w:val="white"/>
                        <w:lang w:val="en-US"/>
                        <w:rPrChange w:id="6921" w:author="ghislain.aine" w:date="2015-11-05T09:38:00Z">
                          <w:rPr>
                            <w:ins w:id="6922" w:author="ghislain.aine" w:date="2015-11-05T09:38:00Z"/>
                            <w:rFonts w:ascii="Consolas" w:hAnsi="Consolas" w:cs="Consolas"/>
                            <w:color w:val="000000"/>
                            <w:sz w:val="19"/>
                            <w:szCs w:val="19"/>
                            <w:highlight w:val="white"/>
                          </w:rPr>
                        </w:rPrChange>
                      </w:rPr>
                    </w:pPr>
                  </w:p>
                  <w:p w:rsidR="00AC30F5" w:rsidRPr="006F6528" w:rsidRDefault="00AC30F5" w:rsidP="006F6528">
                    <w:pPr>
                      <w:autoSpaceDE w:val="0"/>
                      <w:autoSpaceDN w:val="0"/>
                      <w:adjustRightInd w:val="0"/>
                      <w:jc w:val="left"/>
                      <w:rPr>
                        <w:ins w:id="6923" w:author="ghislain.aine" w:date="2015-11-05T09:38:00Z"/>
                        <w:rFonts w:ascii="Consolas" w:hAnsi="Consolas" w:cs="Consolas"/>
                        <w:color w:val="000000"/>
                        <w:sz w:val="19"/>
                        <w:szCs w:val="19"/>
                        <w:highlight w:val="white"/>
                        <w:lang w:val="en-US"/>
                        <w:rPrChange w:id="6924" w:author="ghislain.aine" w:date="2015-11-05T09:38:00Z">
                          <w:rPr>
                            <w:ins w:id="6925" w:author="ghislain.aine" w:date="2015-11-05T09:38:00Z"/>
                            <w:rFonts w:ascii="Consolas" w:hAnsi="Consolas" w:cs="Consolas"/>
                            <w:color w:val="000000"/>
                            <w:sz w:val="19"/>
                            <w:szCs w:val="19"/>
                            <w:highlight w:val="white"/>
                          </w:rPr>
                        </w:rPrChange>
                      </w:rPr>
                    </w:pPr>
                    <w:ins w:id="6926" w:author="ghislain.aine" w:date="2015-11-05T09:38:00Z">
                      <w:r w:rsidRPr="004D7EE5">
                        <w:rPr>
                          <w:rFonts w:ascii="Consolas" w:hAnsi="Consolas" w:cs="Consolas"/>
                          <w:color w:val="000000"/>
                          <w:sz w:val="19"/>
                          <w:szCs w:val="19"/>
                          <w:highlight w:val="white"/>
                          <w:lang w:val="en-US"/>
                          <w:rPrChange w:id="6927"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6928" w:author="ghislain.aine" w:date="2015-11-05T09:38:00Z">
                            <w:rPr>
                              <w:rFonts w:ascii="Consolas" w:hAnsi="Consolas" w:cs="Consolas"/>
                              <w:color w:val="000080"/>
                              <w:sz w:val="19"/>
                              <w:szCs w:val="19"/>
                              <w:highlight w:val="white"/>
                            </w:rPr>
                          </w:rPrChange>
                        </w:rPr>
                        <w:t>_step</w:t>
                      </w:r>
                      <w:r w:rsidRPr="004D7EE5">
                        <w:rPr>
                          <w:rFonts w:ascii="Consolas" w:hAnsi="Consolas" w:cs="Consolas"/>
                          <w:color w:val="000000"/>
                          <w:sz w:val="19"/>
                          <w:szCs w:val="19"/>
                          <w:highlight w:val="white"/>
                          <w:lang w:val="en-US"/>
                          <w:rPrChange w:id="6929" w:author="ghislain.aine" w:date="2015-11-05T09:38: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6930" w:author="ghislain.aine" w:date="2015-11-05T09:38:00Z">
                            <w:rPr>
                              <w:rFonts w:ascii="Consolas" w:hAnsi="Consolas" w:cs="Consolas"/>
                              <w:color w:val="000080"/>
                              <w:sz w:val="19"/>
                              <w:szCs w:val="19"/>
                              <w:highlight w:val="white"/>
                            </w:rPr>
                          </w:rPrChange>
                        </w:rPr>
                        <w:t>child</w:t>
                      </w:r>
                      <w:r w:rsidRPr="004D7EE5">
                        <w:rPr>
                          <w:rFonts w:ascii="Consolas" w:hAnsi="Consolas" w:cs="Consolas"/>
                          <w:color w:val="000000"/>
                          <w:sz w:val="19"/>
                          <w:szCs w:val="19"/>
                          <w:highlight w:val="white"/>
                          <w:lang w:val="en-US"/>
                          <w:rPrChange w:id="6931"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32" w:author="ghislain.aine" w:date="2015-11-05T09:38:00Z">
                            <w:rPr>
                              <w:rFonts w:ascii="Consolas" w:hAnsi="Consolas" w:cs="Consolas"/>
                              <w:color w:val="880000"/>
                              <w:sz w:val="19"/>
                              <w:szCs w:val="19"/>
                              <w:highlight w:val="white"/>
                            </w:rPr>
                          </w:rPrChange>
                        </w:rPr>
                        <w:t>attribute</w:t>
                      </w:r>
                      <w:proofErr w:type="spellEnd"/>
                      <w:r w:rsidRPr="004D7EE5">
                        <w:rPr>
                          <w:rFonts w:ascii="Consolas" w:hAnsi="Consolas" w:cs="Consolas"/>
                          <w:color w:val="000000"/>
                          <w:sz w:val="19"/>
                          <w:szCs w:val="19"/>
                          <w:highlight w:val="white"/>
                          <w:lang w:val="en-US"/>
                          <w:rPrChange w:id="6933"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934" w:author="ghislain.aine" w:date="2015-11-05T09:38:00Z">
                            <w:rPr>
                              <w:rFonts w:ascii="Consolas" w:hAnsi="Consolas" w:cs="Consolas"/>
                              <w:color w:val="6F008A"/>
                              <w:sz w:val="19"/>
                              <w:szCs w:val="19"/>
                              <w:highlight w:val="white"/>
                            </w:rPr>
                          </w:rPrChange>
                        </w:rPr>
                        <w:t>DATA_NODE_STEP</w:t>
                      </w:r>
                      <w:r w:rsidRPr="004D7EE5">
                        <w:rPr>
                          <w:rFonts w:ascii="Consolas" w:hAnsi="Consolas" w:cs="Consolas"/>
                          <w:color w:val="000000"/>
                          <w:sz w:val="19"/>
                          <w:szCs w:val="19"/>
                          <w:highlight w:val="white"/>
                          <w:lang w:val="en-US"/>
                          <w:rPrChange w:id="6935"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936" w:author="ghislain.aine" w:date="2015-11-05T09:38: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6937"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38" w:author="ghislain.aine" w:date="2015-11-05T09:38:00Z">
                            <w:rPr>
                              <w:rFonts w:ascii="Consolas" w:hAnsi="Consolas" w:cs="Consolas"/>
                              <w:color w:val="880000"/>
                              <w:sz w:val="19"/>
                              <w:szCs w:val="19"/>
                              <w:highlight w:val="white"/>
                            </w:rPr>
                          </w:rPrChange>
                        </w:rPr>
                        <w:t>number</w:t>
                      </w:r>
                      <w:r w:rsidRPr="004D7EE5">
                        <w:rPr>
                          <w:rFonts w:ascii="Consolas" w:hAnsi="Consolas" w:cs="Consolas"/>
                          <w:color w:val="000000"/>
                          <w:sz w:val="19"/>
                          <w:szCs w:val="19"/>
                          <w:highlight w:val="white"/>
                          <w:lang w:val="en-US"/>
                          <w:rPrChange w:id="6939" w:author="ghislain.aine" w:date="2015-11-05T09:38:00Z">
                            <w:rPr>
                              <w:rFonts w:ascii="Consolas" w:hAnsi="Consolas" w:cs="Consolas"/>
                              <w:color w:val="000000"/>
                              <w:sz w:val="19"/>
                              <w:szCs w:val="19"/>
                              <w:highlight w:val="white"/>
                            </w:rPr>
                          </w:rPrChange>
                        </w:rPr>
                        <w:t>(1)).</w:t>
                      </w:r>
                      <w:proofErr w:type="spellStart"/>
                      <w:r w:rsidRPr="004D7EE5">
                        <w:rPr>
                          <w:rFonts w:ascii="Consolas" w:hAnsi="Consolas" w:cs="Consolas"/>
                          <w:color w:val="880000"/>
                          <w:sz w:val="19"/>
                          <w:szCs w:val="19"/>
                          <w:highlight w:val="white"/>
                          <w:lang w:val="en-US"/>
                          <w:rPrChange w:id="6940" w:author="ghislain.aine" w:date="2015-11-05T09:38:00Z">
                            <w:rPr>
                              <w:rFonts w:ascii="Consolas" w:hAnsi="Consolas" w:cs="Consolas"/>
                              <w:color w:val="880000"/>
                              <w:sz w:val="19"/>
                              <w:szCs w:val="19"/>
                              <w:highlight w:val="white"/>
                            </w:rPr>
                          </w:rPrChange>
                        </w:rPr>
                        <w:t>toInt</w:t>
                      </w:r>
                      <w:proofErr w:type="spellEnd"/>
                      <w:r w:rsidRPr="004D7EE5">
                        <w:rPr>
                          <w:rFonts w:ascii="Consolas" w:hAnsi="Consolas" w:cs="Consolas"/>
                          <w:color w:val="000000"/>
                          <w:sz w:val="19"/>
                          <w:szCs w:val="19"/>
                          <w:highlight w:val="white"/>
                          <w:lang w:val="en-US"/>
                          <w:rPrChange w:id="6941"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942" w:author="ghislain.aine" w:date="2015-11-05T09:38:00Z"/>
                        <w:rFonts w:ascii="Consolas" w:hAnsi="Consolas" w:cs="Consolas"/>
                        <w:color w:val="000000"/>
                        <w:sz w:val="19"/>
                        <w:szCs w:val="19"/>
                        <w:highlight w:val="white"/>
                        <w:lang w:val="en-US"/>
                        <w:rPrChange w:id="6943" w:author="ghislain.aine" w:date="2015-11-05T09:38:00Z">
                          <w:rPr>
                            <w:ins w:id="6944" w:author="ghislain.aine" w:date="2015-11-05T09:38:00Z"/>
                            <w:rFonts w:ascii="Consolas" w:hAnsi="Consolas" w:cs="Consolas"/>
                            <w:color w:val="000000"/>
                            <w:sz w:val="19"/>
                            <w:szCs w:val="19"/>
                            <w:highlight w:val="white"/>
                          </w:rPr>
                        </w:rPrChange>
                      </w:rPr>
                    </w:pPr>
                    <w:ins w:id="6945" w:author="ghislain.aine" w:date="2015-11-05T09:38:00Z">
                      <w:r w:rsidRPr="004D7EE5">
                        <w:rPr>
                          <w:rFonts w:ascii="Consolas" w:hAnsi="Consolas" w:cs="Consolas"/>
                          <w:color w:val="000000"/>
                          <w:sz w:val="19"/>
                          <w:szCs w:val="19"/>
                          <w:highlight w:val="white"/>
                          <w:lang w:val="en-US"/>
                          <w:rPrChange w:id="6946" w:author="ghislain.aine" w:date="2015-11-05T09:38:00Z">
                            <w:rPr>
                              <w:rFonts w:ascii="Consolas" w:hAnsi="Consolas" w:cs="Consolas"/>
                              <w:color w:val="000000"/>
                              <w:sz w:val="19"/>
                              <w:szCs w:val="19"/>
                              <w:highlight w:val="white"/>
                            </w:rPr>
                          </w:rPrChange>
                        </w:rPr>
                        <w:tab/>
                      </w:r>
                      <w:r w:rsidRPr="004D7EE5">
                        <w:rPr>
                          <w:rFonts w:ascii="Consolas" w:hAnsi="Consolas" w:cs="Consolas"/>
                          <w:color w:val="000080"/>
                          <w:sz w:val="19"/>
                          <w:szCs w:val="19"/>
                          <w:highlight w:val="white"/>
                          <w:lang w:val="en-US"/>
                          <w:rPrChange w:id="6947" w:author="ghislain.aine" w:date="2015-11-05T09:38:00Z">
                            <w:rPr>
                              <w:rFonts w:ascii="Consolas" w:hAnsi="Consolas" w:cs="Consolas"/>
                              <w:color w:val="000080"/>
                              <w:sz w:val="19"/>
                              <w:szCs w:val="19"/>
                              <w:highlight w:val="white"/>
                            </w:rPr>
                          </w:rPrChange>
                        </w:rPr>
                        <w:t>_period</w:t>
                      </w:r>
                      <w:r w:rsidRPr="004D7EE5">
                        <w:rPr>
                          <w:rFonts w:ascii="Consolas" w:hAnsi="Consolas" w:cs="Consolas"/>
                          <w:color w:val="000000"/>
                          <w:sz w:val="19"/>
                          <w:szCs w:val="19"/>
                          <w:highlight w:val="white"/>
                          <w:lang w:val="en-US"/>
                          <w:rPrChange w:id="6948" w:author="ghislain.aine" w:date="2015-11-05T09:38: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6949" w:author="ghislain.aine" w:date="2015-11-05T09:38:00Z">
                            <w:rPr>
                              <w:rFonts w:ascii="Consolas" w:hAnsi="Consolas" w:cs="Consolas"/>
                              <w:color w:val="000080"/>
                              <w:sz w:val="19"/>
                              <w:szCs w:val="19"/>
                              <w:highlight w:val="white"/>
                            </w:rPr>
                          </w:rPrChange>
                        </w:rPr>
                        <w:t>child</w:t>
                      </w:r>
                      <w:r w:rsidRPr="004D7EE5">
                        <w:rPr>
                          <w:rFonts w:ascii="Consolas" w:hAnsi="Consolas" w:cs="Consolas"/>
                          <w:color w:val="000000"/>
                          <w:sz w:val="19"/>
                          <w:szCs w:val="19"/>
                          <w:highlight w:val="white"/>
                          <w:lang w:val="en-US"/>
                          <w:rPrChange w:id="6950"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51" w:author="ghislain.aine" w:date="2015-11-05T09:38:00Z">
                            <w:rPr>
                              <w:rFonts w:ascii="Consolas" w:hAnsi="Consolas" w:cs="Consolas"/>
                              <w:color w:val="880000"/>
                              <w:sz w:val="19"/>
                              <w:szCs w:val="19"/>
                              <w:highlight w:val="white"/>
                            </w:rPr>
                          </w:rPrChange>
                        </w:rPr>
                        <w:t>attribute</w:t>
                      </w:r>
                      <w:proofErr w:type="spellEnd"/>
                      <w:r w:rsidRPr="004D7EE5">
                        <w:rPr>
                          <w:rFonts w:ascii="Consolas" w:hAnsi="Consolas" w:cs="Consolas"/>
                          <w:color w:val="000000"/>
                          <w:sz w:val="19"/>
                          <w:szCs w:val="19"/>
                          <w:highlight w:val="white"/>
                          <w:lang w:val="en-US"/>
                          <w:rPrChange w:id="6952"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953" w:author="ghislain.aine" w:date="2015-11-05T09:38:00Z">
                            <w:rPr>
                              <w:rFonts w:ascii="Consolas" w:hAnsi="Consolas" w:cs="Consolas"/>
                              <w:color w:val="6F008A"/>
                              <w:sz w:val="19"/>
                              <w:szCs w:val="19"/>
                              <w:highlight w:val="white"/>
                            </w:rPr>
                          </w:rPrChange>
                        </w:rPr>
                        <w:t>DATA_NODE_PERIOD</w:t>
                      </w:r>
                      <w:r w:rsidRPr="004D7EE5">
                        <w:rPr>
                          <w:rFonts w:ascii="Consolas" w:hAnsi="Consolas" w:cs="Consolas"/>
                          <w:color w:val="000000"/>
                          <w:sz w:val="19"/>
                          <w:szCs w:val="19"/>
                          <w:highlight w:val="white"/>
                          <w:lang w:val="en-US"/>
                          <w:rPrChange w:id="6954"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216F85"/>
                          <w:sz w:val="19"/>
                          <w:szCs w:val="19"/>
                          <w:highlight w:val="white"/>
                          <w:lang w:val="en-US"/>
                          <w:rPrChange w:id="6955" w:author="ghislain.aine" w:date="2015-11-05T09:38:00Z">
                            <w:rPr>
                              <w:rFonts w:ascii="Consolas" w:hAnsi="Consolas" w:cs="Consolas"/>
                              <w:color w:val="216F85"/>
                              <w:sz w:val="19"/>
                              <w:szCs w:val="19"/>
                              <w:highlight w:val="white"/>
                            </w:rPr>
                          </w:rPrChange>
                        </w:rPr>
                        <w:t>QString</w:t>
                      </w:r>
                      <w:proofErr w:type="spellEnd"/>
                      <w:r w:rsidRPr="004D7EE5">
                        <w:rPr>
                          <w:rFonts w:ascii="Consolas" w:hAnsi="Consolas" w:cs="Consolas"/>
                          <w:color w:val="000000"/>
                          <w:sz w:val="19"/>
                          <w:szCs w:val="19"/>
                          <w:highlight w:val="white"/>
                          <w:lang w:val="en-US"/>
                          <w:rPrChange w:id="6956"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57" w:author="ghislain.aine" w:date="2015-11-05T09:38:00Z">
                            <w:rPr>
                              <w:rFonts w:ascii="Consolas" w:hAnsi="Consolas" w:cs="Consolas"/>
                              <w:color w:val="880000"/>
                              <w:sz w:val="19"/>
                              <w:szCs w:val="19"/>
                              <w:highlight w:val="white"/>
                            </w:rPr>
                          </w:rPrChange>
                        </w:rPr>
                        <w:t>number</w:t>
                      </w:r>
                      <w:r w:rsidRPr="004D7EE5">
                        <w:rPr>
                          <w:rFonts w:ascii="Consolas" w:hAnsi="Consolas" w:cs="Consolas"/>
                          <w:color w:val="000000"/>
                          <w:sz w:val="19"/>
                          <w:szCs w:val="19"/>
                          <w:highlight w:val="white"/>
                          <w:lang w:val="en-US"/>
                          <w:rPrChange w:id="6958" w:author="ghislain.aine" w:date="2015-11-05T09:38:00Z">
                            <w:rPr>
                              <w:rFonts w:ascii="Consolas" w:hAnsi="Consolas" w:cs="Consolas"/>
                              <w:color w:val="000000"/>
                              <w:sz w:val="19"/>
                              <w:szCs w:val="19"/>
                              <w:highlight w:val="white"/>
                            </w:rPr>
                          </w:rPrChange>
                        </w:rPr>
                        <w:t>(500)).</w:t>
                      </w:r>
                      <w:proofErr w:type="spellStart"/>
                      <w:r w:rsidRPr="004D7EE5">
                        <w:rPr>
                          <w:rFonts w:ascii="Consolas" w:hAnsi="Consolas" w:cs="Consolas"/>
                          <w:color w:val="880000"/>
                          <w:sz w:val="19"/>
                          <w:szCs w:val="19"/>
                          <w:highlight w:val="white"/>
                          <w:lang w:val="en-US"/>
                          <w:rPrChange w:id="6959" w:author="ghislain.aine" w:date="2015-11-05T09:38:00Z">
                            <w:rPr>
                              <w:rFonts w:ascii="Consolas" w:hAnsi="Consolas" w:cs="Consolas"/>
                              <w:color w:val="880000"/>
                              <w:sz w:val="19"/>
                              <w:szCs w:val="19"/>
                              <w:highlight w:val="white"/>
                            </w:rPr>
                          </w:rPrChange>
                        </w:rPr>
                        <w:t>toInt</w:t>
                      </w:r>
                      <w:proofErr w:type="spellEnd"/>
                      <w:r w:rsidRPr="004D7EE5">
                        <w:rPr>
                          <w:rFonts w:ascii="Consolas" w:hAnsi="Consolas" w:cs="Consolas"/>
                          <w:color w:val="000000"/>
                          <w:sz w:val="19"/>
                          <w:szCs w:val="19"/>
                          <w:highlight w:val="white"/>
                          <w:lang w:val="en-US"/>
                          <w:rPrChange w:id="6960" w:author="ghislain.aine" w:date="2015-11-05T09:38:00Z">
                            <w:rPr>
                              <w:rFonts w:ascii="Consolas" w:hAnsi="Consolas" w:cs="Consolas"/>
                              <w:color w:val="000000"/>
                              <w:sz w:val="19"/>
                              <w:szCs w:val="19"/>
                              <w:highlight w:val="white"/>
                            </w:rPr>
                          </w:rPrChange>
                        </w:rPr>
                        <w:t>();</w:t>
                      </w:r>
                    </w:ins>
                  </w:p>
                  <w:p w:rsidR="00AC30F5" w:rsidRDefault="00AC30F5" w:rsidP="006F6528">
                    <w:pPr>
                      <w:autoSpaceDE w:val="0"/>
                      <w:autoSpaceDN w:val="0"/>
                      <w:adjustRightInd w:val="0"/>
                      <w:jc w:val="left"/>
                      <w:rPr>
                        <w:ins w:id="6961" w:author="ghislain.aine" w:date="2015-11-05T09:38:00Z"/>
                        <w:rFonts w:ascii="Consolas" w:hAnsi="Consolas" w:cs="Consolas"/>
                        <w:color w:val="000000"/>
                        <w:sz w:val="19"/>
                        <w:szCs w:val="19"/>
                        <w:highlight w:val="white"/>
                      </w:rPr>
                    </w:pPr>
                    <w:ins w:id="6962" w:author="ghislain.aine" w:date="2015-11-05T09:38:00Z">
                      <w:r>
                        <w:rPr>
                          <w:rFonts w:ascii="Consolas" w:hAnsi="Consolas" w:cs="Consolas"/>
                          <w:color w:val="000000"/>
                          <w:sz w:val="19"/>
                          <w:szCs w:val="19"/>
                          <w:highlight w:val="white"/>
                        </w:rPr>
                        <w:t>}</w:t>
                      </w:r>
                    </w:ins>
                  </w:p>
                  <w:p w:rsidR="00AC30F5" w:rsidRDefault="00AC30F5" w:rsidP="006F6528">
                    <w:pPr>
                      <w:autoSpaceDE w:val="0"/>
                      <w:autoSpaceDN w:val="0"/>
                      <w:adjustRightInd w:val="0"/>
                      <w:jc w:val="left"/>
                      <w:rPr>
                        <w:ins w:id="6963" w:author="ghislain.aine" w:date="2015-11-05T09:38:00Z"/>
                        <w:rFonts w:ascii="Consolas" w:hAnsi="Consolas" w:cs="Consolas"/>
                        <w:color w:val="000000"/>
                        <w:sz w:val="19"/>
                        <w:szCs w:val="19"/>
                        <w:highlight w:val="white"/>
                      </w:rPr>
                    </w:pPr>
                  </w:p>
                  <w:p w:rsidR="00AC30F5" w:rsidRDefault="00AC30F5" w:rsidP="006F6528">
                    <w:pPr>
                      <w:autoSpaceDE w:val="0"/>
                      <w:autoSpaceDN w:val="0"/>
                      <w:adjustRightInd w:val="0"/>
                      <w:jc w:val="left"/>
                      <w:rPr>
                        <w:ins w:id="6964" w:author="ghislain.aine" w:date="2015-11-05T09:38:00Z"/>
                        <w:rFonts w:ascii="Consolas" w:hAnsi="Consolas" w:cs="Consolas"/>
                        <w:color w:val="000000"/>
                        <w:sz w:val="19"/>
                        <w:szCs w:val="19"/>
                        <w:highlight w:val="white"/>
                      </w:rPr>
                    </w:pPr>
                    <w:proofErr w:type="spellStart"/>
                    <w:ins w:id="6965" w:author="ghislain.aine" w:date="2015-11-05T09:38:00Z">
                      <w:r>
                        <w:rPr>
                          <w:rFonts w:ascii="Consolas" w:hAnsi="Consolas" w:cs="Consolas"/>
                          <w:color w:val="0000FF"/>
                          <w:sz w:val="19"/>
                          <w:szCs w:val="19"/>
                          <w:highlight w:val="white"/>
                        </w:rPr>
                        <w:t>void</w:t>
                      </w:r>
                      <w:proofErr w:type="spellEnd"/>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PinComponent</w:t>
                      </w:r>
                      <w:proofErr w:type="spellEnd"/>
                      <w:r>
                        <w:rPr>
                          <w:rFonts w:ascii="Consolas" w:hAnsi="Consolas" w:cs="Consolas"/>
                          <w:color w:val="000000"/>
                          <w:sz w:val="19"/>
                          <w:szCs w:val="19"/>
                          <w:highlight w:val="white"/>
                        </w:rPr>
                        <w:t>::</w:t>
                      </w:r>
                      <w:r>
                        <w:rPr>
                          <w:rFonts w:ascii="Consolas" w:hAnsi="Consolas" w:cs="Consolas"/>
                          <w:color w:val="880000"/>
                          <w:sz w:val="19"/>
                          <w:szCs w:val="19"/>
                          <w:highlight w:val="white"/>
                        </w:rPr>
                        <w:t>Save</w:t>
                      </w:r>
                      <w:r>
                        <w:rPr>
                          <w:rFonts w:ascii="Consolas" w:hAnsi="Consolas" w:cs="Consolas"/>
                          <w:color w:val="000000"/>
                          <w:sz w:val="19"/>
                          <w:szCs w:val="19"/>
                          <w:highlight w:val="white"/>
                        </w:rPr>
                        <w:t>(</w:t>
                      </w:r>
                      <w:proofErr w:type="spellStart"/>
                      <w:r>
                        <w:rPr>
                          <w:rFonts w:ascii="Consolas" w:hAnsi="Consolas" w:cs="Consolas"/>
                          <w:color w:val="216F85"/>
                          <w:sz w:val="19"/>
                          <w:szCs w:val="19"/>
                          <w:highlight w:val="white"/>
                        </w:rPr>
                        <w:t>QDomElement</w:t>
                      </w:r>
                      <w:proofErr w:type="spellEnd"/>
                      <w:r>
                        <w:rPr>
                          <w:rFonts w:ascii="Consolas" w:hAnsi="Consolas" w:cs="Consolas"/>
                          <w:color w:val="000000"/>
                          <w:sz w:val="19"/>
                          <w:szCs w:val="19"/>
                          <w:highlight w:val="white"/>
                        </w:rPr>
                        <w:t xml:space="preserve"> &amp; </w:t>
                      </w:r>
                      <w:proofErr w:type="spellStart"/>
                      <w:r>
                        <w:rPr>
                          <w:rFonts w:ascii="Consolas" w:hAnsi="Consolas" w:cs="Consolas"/>
                          <w:color w:val="000080"/>
                          <w:sz w:val="19"/>
                          <w:szCs w:val="19"/>
                          <w:highlight w:val="white"/>
                        </w:rPr>
                        <w:t>elt</w:t>
                      </w:r>
                      <w:proofErr w:type="spellEnd"/>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QDomDocument</w:t>
                      </w:r>
                      <w:proofErr w:type="spellEnd"/>
                      <w:r>
                        <w:rPr>
                          <w:rFonts w:ascii="Consolas" w:hAnsi="Consolas" w:cs="Consolas"/>
                          <w:color w:val="000000"/>
                          <w:sz w:val="19"/>
                          <w:szCs w:val="19"/>
                          <w:highlight w:val="white"/>
                        </w:rPr>
                        <w:t xml:space="preserve"> &amp;</w:t>
                      </w:r>
                      <w:r>
                        <w:rPr>
                          <w:rFonts w:ascii="Consolas" w:hAnsi="Consolas" w:cs="Consolas"/>
                          <w:color w:val="000080"/>
                          <w:sz w:val="19"/>
                          <w:szCs w:val="19"/>
                          <w:highlight w:val="white"/>
                        </w:rPr>
                        <w:t>doc</w:t>
                      </w:r>
                      <w:r>
                        <w:rPr>
                          <w:rFonts w:ascii="Consolas" w:hAnsi="Consolas" w:cs="Consolas"/>
                          <w:color w:val="000000"/>
                          <w:sz w:val="19"/>
                          <w:szCs w:val="19"/>
                          <w:highlight w:val="white"/>
                        </w:rPr>
                        <w:t>)</w:t>
                      </w:r>
                    </w:ins>
                  </w:p>
                  <w:p w:rsidR="00AC30F5" w:rsidRPr="006F6528" w:rsidRDefault="00AC30F5" w:rsidP="006F6528">
                    <w:pPr>
                      <w:autoSpaceDE w:val="0"/>
                      <w:autoSpaceDN w:val="0"/>
                      <w:adjustRightInd w:val="0"/>
                      <w:jc w:val="left"/>
                      <w:rPr>
                        <w:ins w:id="6966" w:author="ghislain.aine" w:date="2015-11-05T09:38:00Z"/>
                        <w:rFonts w:ascii="Consolas" w:hAnsi="Consolas" w:cs="Consolas"/>
                        <w:color w:val="000000"/>
                        <w:sz w:val="19"/>
                        <w:szCs w:val="19"/>
                        <w:highlight w:val="white"/>
                        <w:lang w:val="en-US"/>
                        <w:rPrChange w:id="6967" w:author="ghislain.aine" w:date="2015-11-05T09:38:00Z">
                          <w:rPr>
                            <w:ins w:id="6968" w:author="ghislain.aine" w:date="2015-11-05T09:38:00Z"/>
                            <w:rFonts w:ascii="Consolas" w:hAnsi="Consolas" w:cs="Consolas"/>
                            <w:color w:val="000000"/>
                            <w:sz w:val="19"/>
                            <w:szCs w:val="19"/>
                            <w:highlight w:val="white"/>
                          </w:rPr>
                        </w:rPrChange>
                      </w:rPr>
                    </w:pPr>
                    <w:ins w:id="6969" w:author="ghislain.aine" w:date="2015-11-05T09:38:00Z">
                      <w:r w:rsidRPr="004D7EE5">
                        <w:rPr>
                          <w:rFonts w:ascii="Consolas" w:hAnsi="Consolas" w:cs="Consolas"/>
                          <w:color w:val="000000"/>
                          <w:sz w:val="19"/>
                          <w:szCs w:val="19"/>
                          <w:highlight w:val="white"/>
                          <w:lang w:val="en-US"/>
                          <w:rPrChange w:id="6970"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971" w:author="ghislain.aine" w:date="2015-11-05T09:38:00Z"/>
                        <w:rFonts w:ascii="Consolas" w:hAnsi="Consolas" w:cs="Consolas"/>
                        <w:color w:val="000000"/>
                        <w:sz w:val="19"/>
                        <w:szCs w:val="19"/>
                        <w:highlight w:val="white"/>
                        <w:lang w:val="en-US"/>
                        <w:rPrChange w:id="6972" w:author="ghislain.aine" w:date="2015-11-05T09:38:00Z">
                          <w:rPr>
                            <w:ins w:id="6973" w:author="ghislain.aine" w:date="2015-11-05T09:38:00Z"/>
                            <w:rFonts w:ascii="Consolas" w:hAnsi="Consolas" w:cs="Consolas"/>
                            <w:color w:val="000000"/>
                            <w:sz w:val="19"/>
                            <w:szCs w:val="19"/>
                            <w:highlight w:val="white"/>
                          </w:rPr>
                        </w:rPrChange>
                      </w:rPr>
                    </w:pPr>
                    <w:ins w:id="6974" w:author="ghislain.aine" w:date="2015-11-05T09:38:00Z">
                      <w:r w:rsidRPr="004D7EE5">
                        <w:rPr>
                          <w:rFonts w:ascii="Consolas" w:hAnsi="Consolas" w:cs="Consolas"/>
                          <w:color w:val="000000"/>
                          <w:sz w:val="19"/>
                          <w:szCs w:val="19"/>
                          <w:highlight w:val="white"/>
                          <w:lang w:val="en-US"/>
                          <w:rPrChange w:id="6975" w:author="ghislain.aine" w:date="2015-11-05T09:38:00Z">
                            <w:rPr>
                              <w:rFonts w:ascii="Consolas" w:hAnsi="Consolas" w:cs="Consolas"/>
                              <w:color w:val="000000"/>
                              <w:sz w:val="19"/>
                              <w:szCs w:val="19"/>
                              <w:highlight w:val="white"/>
                            </w:rPr>
                          </w:rPrChange>
                        </w:rPr>
                        <w:tab/>
                      </w:r>
                      <w:proofErr w:type="spellStart"/>
                      <w:r w:rsidRPr="004D7EE5">
                        <w:rPr>
                          <w:rFonts w:ascii="Consolas" w:hAnsi="Consolas" w:cs="Consolas"/>
                          <w:color w:val="216F85"/>
                          <w:sz w:val="19"/>
                          <w:szCs w:val="19"/>
                          <w:highlight w:val="white"/>
                          <w:lang w:val="en-US"/>
                          <w:rPrChange w:id="6976" w:author="ghislain.aine" w:date="2015-11-05T09:38:00Z">
                            <w:rPr>
                              <w:rFonts w:ascii="Consolas" w:hAnsi="Consolas" w:cs="Consolas"/>
                              <w:color w:val="216F85"/>
                              <w:sz w:val="19"/>
                              <w:szCs w:val="19"/>
                              <w:highlight w:val="white"/>
                            </w:rPr>
                          </w:rPrChange>
                        </w:rPr>
                        <w:t>QDomElement</w:t>
                      </w:r>
                      <w:proofErr w:type="spellEnd"/>
                      <w:r w:rsidRPr="004D7EE5">
                        <w:rPr>
                          <w:rFonts w:ascii="Consolas" w:hAnsi="Consolas" w:cs="Consolas"/>
                          <w:color w:val="000000"/>
                          <w:sz w:val="19"/>
                          <w:szCs w:val="19"/>
                          <w:highlight w:val="white"/>
                          <w:lang w:val="en-US"/>
                          <w:rPrChange w:id="6977" w:author="ghislain.aine" w:date="2015-11-05T09:38:00Z">
                            <w:rPr>
                              <w:rFonts w:ascii="Consolas" w:hAnsi="Consolas" w:cs="Consolas"/>
                              <w:color w:val="000000"/>
                              <w:sz w:val="19"/>
                              <w:szCs w:val="19"/>
                              <w:highlight w:val="white"/>
                            </w:rPr>
                          </w:rPrChange>
                        </w:rPr>
                        <w:t xml:space="preserve"> </w:t>
                      </w:r>
                      <w:proofErr w:type="spellStart"/>
                      <w:r w:rsidRPr="004D7EE5">
                        <w:rPr>
                          <w:rFonts w:ascii="Consolas" w:hAnsi="Consolas" w:cs="Consolas"/>
                          <w:color w:val="000080"/>
                          <w:sz w:val="19"/>
                          <w:szCs w:val="19"/>
                          <w:highlight w:val="white"/>
                          <w:lang w:val="en-US"/>
                          <w:rPrChange w:id="6978" w:author="ghislain.aine" w:date="2015-11-05T09:38:00Z">
                            <w:rPr>
                              <w:rFonts w:ascii="Consolas" w:hAnsi="Consolas" w:cs="Consolas"/>
                              <w:color w:val="000080"/>
                              <w:sz w:val="19"/>
                              <w:szCs w:val="19"/>
                              <w:highlight w:val="white"/>
                            </w:rPr>
                          </w:rPrChange>
                        </w:rPr>
                        <w:t>data_child</w:t>
                      </w:r>
                      <w:proofErr w:type="spellEnd"/>
                      <w:r w:rsidRPr="004D7EE5">
                        <w:rPr>
                          <w:rFonts w:ascii="Consolas" w:hAnsi="Consolas" w:cs="Consolas"/>
                          <w:color w:val="000000"/>
                          <w:sz w:val="19"/>
                          <w:szCs w:val="19"/>
                          <w:highlight w:val="white"/>
                          <w:lang w:val="en-US"/>
                          <w:rPrChange w:id="6979" w:author="ghislain.aine" w:date="2015-11-05T09:38:00Z">
                            <w:rPr>
                              <w:rFonts w:ascii="Consolas" w:hAnsi="Consolas" w:cs="Consolas"/>
                              <w:color w:val="000000"/>
                              <w:sz w:val="19"/>
                              <w:szCs w:val="19"/>
                              <w:highlight w:val="white"/>
                            </w:rPr>
                          </w:rPrChange>
                        </w:rPr>
                        <w:t xml:space="preserve"> = </w:t>
                      </w:r>
                      <w:proofErr w:type="spellStart"/>
                      <w:r w:rsidRPr="004D7EE5">
                        <w:rPr>
                          <w:rFonts w:ascii="Consolas" w:hAnsi="Consolas" w:cs="Consolas"/>
                          <w:color w:val="000080"/>
                          <w:sz w:val="19"/>
                          <w:szCs w:val="19"/>
                          <w:highlight w:val="white"/>
                          <w:lang w:val="en-US"/>
                          <w:rPrChange w:id="6980" w:author="ghislain.aine" w:date="2015-11-05T09:38:00Z">
                            <w:rPr>
                              <w:rFonts w:ascii="Consolas" w:hAnsi="Consolas" w:cs="Consolas"/>
                              <w:color w:val="000080"/>
                              <w:sz w:val="19"/>
                              <w:szCs w:val="19"/>
                              <w:highlight w:val="white"/>
                            </w:rPr>
                          </w:rPrChange>
                        </w:rPr>
                        <w:t>doc</w:t>
                      </w:r>
                      <w:r w:rsidRPr="004D7EE5">
                        <w:rPr>
                          <w:rFonts w:ascii="Consolas" w:hAnsi="Consolas" w:cs="Consolas"/>
                          <w:color w:val="000000"/>
                          <w:sz w:val="19"/>
                          <w:szCs w:val="19"/>
                          <w:highlight w:val="white"/>
                          <w:lang w:val="en-US"/>
                          <w:rPrChange w:id="6981"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82" w:author="ghislain.aine" w:date="2015-11-05T09:38:00Z">
                            <w:rPr>
                              <w:rFonts w:ascii="Consolas" w:hAnsi="Consolas" w:cs="Consolas"/>
                              <w:color w:val="880000"/>
                              <w:sz w:val="19"/>
                              <w:szCs w:val="19"/>
                              <w:highlight w:val="white"/>
                            </w:rPr>
                          </w:rPrChange>
                        </w:rPr>
                        <w:t>createElement</w:t>
                      </w:r>
                      <w:proofErr w:type="spellEnd"/>
                      <w:r w:rsidRPr="004D7EE5">
                        <w:rPr>
                          <w:rFonts w:ascii="Consolas" w:hAnsi="Consolas" w:cs="Consolas"/>
                          <w:color w:val="000000"/>
                          <w:sz w:val="19"/>
                          <w:szCs w:val="19"/>
                          <w:highlight w:val="white"/>
                          <w:lang w:val="en-US"/>
                          <w:rPrChange w:id="6983"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984" w:author="ghislain.aine" w:date="2015-11-05T09:38:00Z">
                            <w:rPr>
                              <w:rFonts w:ascii="Consolas" w:hAnsi="Consolas" w:cs="Consolas"/>
                              <w:color w:val="6F008A"/>
                              <w:sz w:val="19"/>
                              <w:szCs w:val="19"/>
                              <w:highlight w:val="white"/>
                            </w:rPr>
                          </w:rPrChange>
                        </w:rPr>
                        <w:t>DATA_NODE</w:t>
                      </w:r>
                      <w:r w:rsidRPr="004D7EE5">
                        <w:rPr>
                          <w:rFonts w:ascii="Consolas" w:hAnsi="Consolas" w:cs="Consolas"/>
                          <w:color w:val="000000"/>
                          <w:sz w:val="19"/>
                          <w:szCs w:val="19"/>
                          <w:highlight w:val="white"/>
                          <w:lang w:val="en-US"/>
                          <w:rPrChange w:id="6985"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986" w:author="ghislain.aine" w:date="2015-11-05T09:38:00Z"/>
                        <w:rFonts w:ascii="Consolas" w:hAnsi="Consolas" w:cs="Consolas"/>
                        <w:color w:val="000000"/>
                        <w:sz w:val="19"/>
                        <w:szCs w:val="19"/>
                        <w:highlight w:val="white"/>
                        <w:lang w:val="en-US"/>
                        <w:rPrChange w:id="6987" w:author="ghislain.aine" w:date="2015-11-05T09:38:00Z">
                          <w:rPr>
                            <w:ins w:id="6988" w:author="ghislain.aine" w:date="2015-11-05T09:38:00Z"/>
                            <w:rFonts w:ascii="Consolas" w:hAnsi="Consolas" w:cs="Consolas"/>
                            <w:color w:val="000000"/>
                            <w:sz w:val="19"/>
                            <w:szCs w:val="19"/>
                            <w:highlight w:val="white"/>
                          </w:rPr>
                        </w:rPrChange>
                      </w:rPr>
                    </w:pPr>
                    <w:ins w:id="6989" w:author="ghislain.aine" w:date="2015-11-05T09:38:00Z">
                      <w:r w:rsidRPr="004D7EE5">
                        <w:rPr>
                          <w:rFonts w:ascii="Consolas" w:hAnsi="Consolas" w:cs="Consolas"/>
                          <w:color w:val="000000"/>
                          <w:sz w:val="19"/>
                          <w:szCs w:val="19"/>
                          <w:highlight w:val="white"/>
                          <w:lang w:val="en-US"/>
                          <w:rPrChange w:id="6990" w:author="ghislain.aine" w:date="2015-11-05T09:38:00Z">
                            <w:rPr>
                              <w:rFonts w:ascii="Consolas" w:hAnsi="Consolas" w:cs="Consolas"/>
                              <w:color w:val="000000"/>
                              <w:sz w:val="19"/>
                              <w:szCs w:val="19"/>
                              <w:highlight w:val="white"/>
                            </w:rPr>
                          </w:rPrChange>
                        </w:rPr>
                        <w:tab/>
                      </w:r>
                      <w:proofErr w:type="spellStart"/>
                      <w:r w:rsidRPr="004D7EE5">
                        <w:rPr>
                          <w:rFonts w:ascii="Consolas" w:hAnsi="Consolas" w:cs="Consolas"/>
                          <w:color w:val="000080"/>
                          <w:sz w:val="19"/>
                          <w:szCs w:val="19"/>
                          <w:highlight w:val="white"/>
                          <w:lang w:val="en-US"/>
                          <w:rPrChange w:id="6991" w:author="ghislain.aine" w:date="2015-11-05T09:38:00Z">
                            <w:rPr>
                              <w:rFonts w:ascii="Consolas" w:hAnsi="Consolas" w:cs="Consolas"/>
                              <w:color w:val="000080"/>
                              <w:sz w:val="19"/>
                              <w:szCs w:val="19"/>
                              <w:highlight w:val="white"/>
                            </w:rPr>
                          </w:rPrChange>
                        </w:rPr>
                        <w:t>data_child</w:t>
                      </w:r>
                      <w:r w:rsidRPr="004D7EE5">
                        <w:rPr>
                          <w:rFonts w:ascii="Consolas" w:hAnsi="Consolas" w:cs="Consolas"/>
                          <w:color w:val="000000"/>
                          <w:sz w:val="19"/>
                          <w:szCs w:val="19"/>
                          <w:highlight w:val="white"/>
                          <w:lang w:val="en-US"/>
                          <w:rPrChange w:id="6992"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6993" w:author="ghislain.aine" w:date="2015-11-05T09:38:00Z">
                            <w:rPr>
                              <w:rFonts w:ascii="Consolas" w:hAnsi="Consolas" w:cs="Consolas"/>
                              <w:color w:val="880000"/>
                              <w:sz w:val="19"/>
                              <w:szCs w:val="19"/>
                              <w:highlight w:val="white"/>
                            </w:rPr>
                          </w:rPrChange>
                        </w:rPr>
                        <w:t>setAttribute</w:t>
                      </w:r>
                      <w:proofErr w:type="spellEnd"/>
                      <w:r w:rsidRPr="004D7EE5">
                        <w:rPr>
                          <w:rFonts w:ascii="Consolas" w:hAnsi="Consolas" w:cs="Consolas"/>
                          <w:color w:val="000000"/>
                          <w:sz w:val="19"/>
                          <w:szCs w:val="19"/>
                          <w:highlight w:val="white"/>
                          <w:lang w:val="en-US"/>
                          <w:rPrChange w:id="6994"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6995" w:author="ghislain.aine" w:date="2015-11-05T09:38:00Z">
                            <w:rPr>
                              <w:rFonts w:ascii="Consolas" w:hAnsi="Consolas" w:cs="Consolas"/>
                              <w:color w:val="6F008A"/>
                              <w:sz w:val="19"/>
                              <w:szCs w:val="19"/>
                              <w:highlight w:val="white"/>
                            </w:rPr>
                          </w:rPrChange>
                        </w:rPr>
                        <w:t>DATA_NODE_STEP</w:t>
                      </w:r>
                      <w:r w:rsidRPr="004D7EE5">
                        <w:rPr>
                          <w:rFonts w:ascii="Consolas" w:hAnsi="Consolas" w:cs="Consolas"/>
                          <w:color w:val="000000"/>
                          <w:sz w:val="19"/>
                          <w:szCs w:val="19"/>
                          <w:highlight w:val="white"/>
                          <w:lang w:val="en-US"/>
                          <w:rPrChange w:id="6996" w:author="ghislain.aine" w:date="2015-11-05T09:38: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6997" w:author="ghislain.aine" w:date="2015-11-05T09:38:00Z">
                            <w:rPr>
                              <w:rFonts w:ascii="Consolas" w:hAnsi="Consolas" w:cs="Consolas"/>
                              <w:color w:val="000080"/>
                              <w:sz w:val="19"/>
                              <w:szCs w:val="19"/>
                              <w:highlight w:val="white"/>
                            </w:rPr>
                          </w:rPrChange>
                        </w:rPr>
                        <w:t>_step</w:t>
                      </w:r>
                      <w:r w:rsidRPr="004D7EE5">
                        <w:rPr>
                          <w:rFonts w:ascii="Consolas" w:hAnsi="Consolas" w:cs="Consolas"/>
                          <w:color w:val="000000"/>
                          <w:sz w:val="19"/>
                          <w:szCs w:val="19"/>
                          <w:highlight w:val="white"/>
                          <w:lang w:val="en-US"/>
                          <w:rPrChange w:id="6998"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6999" w:author="ghislain.aine" w:date="2015-11-05T09:38:00Z"/>
                        <w:rFonts w:ascii="Consolas" w:hAnsi="Consolas" w:cs="Consolas"/>
                        <w:color w:val="000000"/>
                        <w:sz w:val="19"/>
                        <w:szCs w:val="19"/>
                        <w:highlight w:val="white"/>
                        <w:lang w:val="en-US"/>
                        <w:rPrChange w:id="7000" w:author="ghislain.aine" w:date="2015-11-05T09:38:00Z">
                          <w:rPr>
                            <w:ins w:id="7001" w:author="ghislain.aine" w:date="2015-11-05T09:38:00Z"/>
                            <w:rFonts w:ascii="Consolas" w:hAnsi="Consolas" w:cs="Consolas"/>
                            <w:color w:val="000000"/>
                            <w:sz w:val="19"/>
                            <w:szCs w:val="19"/>
                            <w:highlight w:val="white"/>
                          </w:rPr>
                        </w:rPrChange>
                      </w:rPr>
                    </w:pPr>
                    <w:ins w:id="7002" w:author="ghislain.aine" w:date="2015-11-05T09:38:00Z">
                      <w:r w:rsidRPr="004D7EE5">
                        <w:rPr>
                          <w:rFonts w:ascii="Consolas" w:hAnsi="Consolas" w:cs="Consolas"/>
                          <w:color w:val="000000"/>
                          <w:sz w:val="19"/>
                          <w:szCs w:val="19"/>
                          <w:highlight w:val="white"/>
                          <w:lang w:val="en-US"/>
                          <w:rPrChange w:id="7003" w:author="ghislain.aine" w:date="2015-11-05T09:38:00Z">
                            <w:rPr>
                              <w:rFonts w:ascii="Consolas" w:hAnsi="Consolas" w:cs="Consolas"/>
                              <w:color w:val="000000"/>
                              <w:sz w:val="19"/>
                              <w:szCs w:val="19"/>
                              <w:highlight w:val="white"/>
                            </w:rPr>
                          </w:rPrChange>
                        </w:rPr>
                        <w:tab/>
                      </w:r>
                      <w:proofErr w:type="spellStart"/>
                      <w:r w:rsidRPr="004D7EE5">
                        <w:rPr>
                          <w:rFonts w:ascii="Consolas" w:hAnsi="Consolas" w:cs="Consolas"/>
                          <w:color w:val="000080"/>
                          <w:sz w:val="19"/>
                          <w:szCs w:val="19"/>
                          <w:highlight w:val="white"/>
                          <w:lang w:val="en-US"/>
                          <w:rPrChange w:id="7004" w:author="ghislain.aine" w:date="2015-11-05T09:38:00Z">
                            <w:rPr>
                              <w:rFonts w:ascii="Consolas" w:hAnsi="Consolas" w:cs="Consolas"/>
                              <w:color w:val="000080"/>
                              <w:sz w:val="19"/>
                              <w:szCs w:val="19"/>
                              <w:highlight w:val="white"/>
                            </w:rPr>
                          </w:rPrChange>
                        </w:rPr>
                        <w:t>data_child</w:t>
                      </w:r>
                      <w:r w:rsidRPr="004D7EE5">
                        <w:rPr>
                          <w:rFonts w:ascii="Consolas" w:hAnsi="Consolas" w:cs="Consolas"/>
                          <w:color w:val="000000"/>
                          <w:sz w:val="19"/>
                          <w:szCs w:val="19"/>
                          <w:highlight w:val="white"/>
                          <w:lang w:val="en-US"/>
                          <w:rPrChange w:id="7005" w:author="ghislain.aine" w:date="2015-11-05T09:38:00Z">
                            <w:rPr>
                              <w:rFonts w:ascii="Consolas" w:hAnsi="Consolas" w:cs="Consolas"/>
                              <w:color w:val="000000"/>
                              <w:sz w:val="19"/>
                              <w:szCs w:val="19"/>
                              <w:highlight w:val="white"/>
                            </w:rPr>
                          </w:rPrChange>
                        </w:rPr>
                        <w:t>.</w:t>
                      </w:r>
                      <w:r w:rsidRPr="004D7EE5">
                        <w:rPr>
                          <w:rFonts w:ascii="Consolas" w:hAnsi="Consolas" w:cs="Consolas"/>
                          <w:color w:val="880000"/>
                          <w:sz w:val="19"/>
                          <w:szCs w:val="19"/>
                          <w:highlight w:val="white"/>
                          <w:lang w:val="en-US"/>
                          <w:rPrChange w:id="7006" w:author="ghislain.aine" w:date="2015-11-05T09:38:00Z">
                            <w:rPr>
                              <w:rFonts w:ascii="Consolas" w:hAnsi="Consolas" w:cs="Consolas"/>
                              <w:color w:val="880000"/>
                              <w:sz w:val="19"/>
                              <w:szCs w:val="19"/>
                              <w:highlight w:val="white"/>
                            </w:rPr>
                          </w:rPrChange>
                        </w:rPr>
                        <w:t>setAttribute</w:t>
                      </w:r>
                      <w:proofErr w:type="spellEnd"/>
                      <w:r w:rsidRPr="004D7EE5">
                        <w:rPr>
                          <w:rFonts w:ascii="Consolas" w:hAnsi="Consolas" w:cs="Consolas"/>
                          <w:color w:val="000000"/>
                          <w:sz w:val="19"/>
                          <w:szCs w:val="19"/>
                          <w:highlight w:val="white"/>
                          <w:lang w:val="en-US"/>
                          <w:rPrChange w:id="7007" w:author="ghislain.aine" w:date="2015-11-05T09:38:00Z">
                            <w:rPr>
                              <w:rFonts w:ascii="Consolas" w:hAnsi="Consolas" w:cs="Consolas"/>
                              <w:color w:val="000000"/>
                              <w:sz w:val="19"/>
                              <w:szCs w:val="19"/>
                              <w:highlight w:val="white"/>
                            </w:rPr>
                          </w:rPrChange>
                        </w:rPr>
                        <w:t>(</w:t>
                      </w:r>
                      <w:r w:rsidRPr="004D7EE5">
                        <w:rPr>
                          <w:rFonts w:ascii="Consolas" w:hAnsi="Consolas" w:cs="Consolas"/>
                          <w:color w:val="6F008A"/>
                          <w:sz w:val="19"/>
                          <w:szCs w:val="19"/>
                          <w:highlight w:val="white"/>
                          <w:lang w:val="en-US"/>
                          <w:rPrChange w:id="7008" w:author="ghislain.aine" w:date="2015-11-05T09:38:00Z">
                            <w:rPr>
                              <w:rFonts w:ascii="Consolas" w:hAnsi="Consolas" w:cs="Consolas"/>
                              <w:color w:val="6F008A"/>
                              <w:sz w:val="19"/>
                              <w:szCs w:val="19"/>
                              <w:highlight w:val="white"/>
                            </w:rPr>
                          </w:rPrChange>
                        </w:rPr>
                        <w:t>DATA_NODE_PERIOD</w:t>
                      </w:r>
                      <w:r w:rsidRPr="004D7EE5">
                        <w:rPr>
                          <w:rFonts w:ascii="Consolas" w:hAnsi="Consolas" w:cs="Consolas"/>
                          <w:color w:val="000000"/>
                          <w:sz w:val="19"/>
                          <w:szCs w:val="19"/>
                          <w:highlight w:val="white"/>
                          <w:lang w:val="en-US"/>
                          <w:rPrChange w:id="7009" w:author="ghislain.aine" w:date="2015-11-05T09:38:00Z">
                            <w:rPr>
                              <w:rFonts w:ascii="Consolas" w:hAnsi="Consolas" w:cs="Consolas"/>
                              <w:color w:val="000000"/>
                              <w:sz w:val="19"/>
                              <w:szCs w:val="19"/>
                              <w:highlight w:val="white"/>
                            </w:rPr>
                          </w:rPrChange>
                        </w:rPr>
                        <w:t xml:space="preserve">, </w:t>
                      </w:r>
                      <w:r w:rsidRPr="004D7EE5">
                        <w:rPr>
                          <w:rFonts w:ascii="Consolas" w:hAnsi="Consolas" w:cs="Consolas"/>
                          <w:color w:val="000080"/>
                          <w:sz w:val="19"/>
                          <w:szCs w:val="19"/>
                          <w:highlight w:val="white"/>
                          <w:lang w:val="en-US"/>
                          <w:rPrChange w:id="7010" w:author="ghislain.aine" w:date="2015-11-05T09:38:00Z">
                            <w:rPr>
                              <w:rFonts w:ascii="Consolas" w:hAnsi="Consolas" w:cs="Consolas"/>
                              <w:color w:val="000080"/>
                              <w:sz w:val="19"/>
                              <w:szCs w:val="19"/>
                              <w:highlight w:val="white"/>
                            </w:rPr>
                          </w:rPrChange>
                        </w:rPr>
                        <w:t>_period</w:t>
                      </w:r>
                      <w:r w:rsidRPr="004D7EE5">
                        <w:rPr>
                          <w:rFonts w:ascii="Consolas" w:hAnsi="Consolas" w:cs="Consolas"/>
                          <w:color w:val="000000"/>
                          <w:sz w:val="19"/>
                          <w:szCs w:val="19"/>
                          <w:highlight w:val="white"/>
                          <w:lang w:val="en-US"/>
                          <w:rPrChange w:id="7011" w:author="ghislain.aine" w:date="2015-11-05T09:38:00Z">
                            <w:rPr>
                              <w:rFonts w:ascii="Consolas" w:hAnsi="Consolas" w:cs="Consolas"/>
                              <w:color w:val="000000"/>
                              <w:sz w:val="19"/>
                              <w:szCs w:val="19"/>
                              <w:highlight w:val="white"/>
                            </w:rPr>
                          </w:rPrChange>
                        </w:rPr>
                        <w:t>);</w:t>
                      </w:r>
                    </w:ins>
                  </w:p>
                  <w:p w:rsidR="00AC30F5" w:rsidRPr="006F6528" w:rsidRDefault="00AC30F5" w:rsidP="006F6528">
                    <w:pPr>
                      <w:autoSpaceDE w:val="0"/>
                      <w:autoSpaceDN w:val="0"/>
                      <w:adjustRightInd w:val="0"/>
                      <w:jc w:val="left"/>
                      <w:rPr>
                        <w:ins w:id="7012" w:author="ghislain.aine" w:date="2015-11-05T09:38:00Z"/>
                        <w:rFonts w:ascii="Consolas" w:hAnsi="Consolas" w:cs="Consolas"/>
                        <w:color w:val="000000"/>
                        <w:sz w:val="19"/>
                        <w:szCs w:val="19"/>
                        <w:highlight w:val="white"/>
                        <w:lang w:val="en-US"/>
                        <w:rPrChange w:id="7013" w:author="ghislain.aine" w:date="2015-11-05T09:38:00Z">
                          <w:rPr>
                            <w:ins w:id="7014" w:author="ghislain.aine" w:date="2015-11-05T09:38:00Z"/>
                            <w:rFonts w:ascii="Consolas" w:hAnsi="Consolas" w:cs="Consolas"/>
                            <w:color w:val="000000"/>
                            <w:sz w:val="19"/>
                            <w:szCs w:val="19"/>
                            <w:highlight w:val="white"/>
                          </w:rPr>
                        </w:rPrChange>
                      </w:rPr>
                    </w:pPr>
                  </w:p>
                  <w:p w:rsidR="00AC30F5" w:rsidRDefault="00AC30F5" w:rsidP="006F6528">
                    <w:pPr>
                      <w:autoSpaceDE w:val="0"/>
                      <w:autoSpaceDN w:val="0"/>
                      <w:adjustRightInd w:val="0"/>
                      <w:jc w:val="left"/>
                      <w:rPr>
                        <w:ins w:id="7015" w:author="ghislain.aine" w:date="2015-11-05T09:38:00Z"/>
                        <w:rFonts w:ascii="Consolas" w:hAnsi="Consolas" w:cs="Consolas"/>
                        <w:color w:val="000000"/>
                        <w:sz w:val="19"/>
                        <w:szCs w:val="19"/>
                        <w:highlight w:val="white"/>
                      </w:rPr>
                    </w:pPr>
                    <w:ins w:id="7016" w:author="ghislain.aine" w:date="2015-11-05T09:38:00Z">
                      <w:r w:rsidRPr="004D7EE5">
                        <w:rPr>
                          <w:rFonts w:ascii="Consolas" w:hAnsi="Consolas" w:cs="Consolas"/>
                          <w:color w:val="000000"/>
                          <w:sz w:val="19"/>
                          <w:szCs w:val="19"/>
                          <w:highlight w:val="white"/>
                          <w:lang w:val="en-US"/>
                          <w:rPrChange w:id="7017" w:author="ghislain.aine" w:date="2015-11-05T09:38:00Z">
                            <w:rPr>
                              <w:rFonts w:ascii="Consolas" w:hAnsi="Consolas" w:cs="Consolas"/>
                              <w:color w:val="000000"/>
                              <w:sz w:val="19"/>
                              <w:szCs w:val="19"/>
                              <w:highlight w:val="white"/>
                            </w:rPr>
                          </w:rPrChange>
                        </w:rPr>
                        <w:tab/>
                      </w:r>
                      <w:proofErr w:type="spellStart"/>
                      <w:r>
                        <w:rPr>
                          <w:rFonts w:ascii="Consolas" w:hAnsi="Consolas" w:cs="Consolas"/>
                          <w:color w:val="000080"/>
                          <w:sz w:val="19"/>
                          <w:szCs w:val="19"/>
                          <w:highlight w:val="white"/>
                        </w:rPr>
                        <w:t>elt</w:t>
                      </w:r>
                      <w:r>
                        <w:rPr>
                          <w:rFonts w:ascii="Consolas" w:hAnsi="Consolas" w:cs="Consolas"/>
                          <w:color w:val="000000"/>
                          <w:sz w:val="19"/>
                          <w:szCs w:val="19"/>
                          <w:highlight w:val="white"/>
                        </w:rPr>
                        <w:t>.</w:t>
                      </w:r>
                      <w:r>
                        <w:rPr>
                          <w:rFonts w:ascii="Consolas" w:hAnsi="Consolas" w:cs="Consolas"/>
                          <w:color w:val="880000"/>
                          <w:sz w:val="19"/>
                          <w:szCs w:val="19"/>
                          <w:highlight w:val="white"/>
                        </w:rPr>
                        <w:t>appendChild</w:t>
                      </w:r>
                      <w:proofErr w:type="spell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data_child</w:t>
                      </w:r>
                      <w:proofErr w:type="spellEnd"/>
                      <w:r>
                        <w:rPr>
                          <w:rFonts w:ascii="Consolas" w:hAnsi="Consolas" w:cs="Consolas"/>
                          <w:color w:val="000000"/>
                          <w:sz w:val="19"/>
                          <w:szCs w:val="19"/>
                          <w:highlight w:val="white"/>
                        </w:rPr>
                        <w:t>);</w:t>
                      </w:r>
                    </w:ins>
                  </w:p>
                  <w:p w:rsidR="00AC30F5" w:rsidRPr="00E71FE0" w:rsidRDefault="00AC30F5" w:rsidP="006F6528">
                    <w:pPr>
                      <w:autoSpaceDE w:val="0"/>
                      <w:autoSpaceDN w:val="0"/>
                      <w:adjustRightInd w:val="0"/>
                      <w:jc w:val="left"/>
                      <w:rPr>
                        <w:lang w:val="en-US"/>
                      </w:rPr>
                    </w:pPr>
                    <w:ins w:id="7018" w:author="ghislain.aine" w:date="2015-11-05T09:38:00Z">
                      <w:r>
                        <w:rPr>
                          <w:rFonts w:ascii="Consolas" w:hAnsi="Consolas" w:cs="Consolas"/>
                          <w:color w:val="000000"/>
                          <w:sz w:val="19"/>
                          <w:szCs w:val="19"/>
                          <w:highlight w:val="white"/>
                        </w:rPr>
                        <w:t>}</w:t>
                      </w:r>
                    </w:ins>
                    <w:del w:id="7019" w:author="ghislain.aine" w:date="2015-11-05T09:38:00Z">
                      <w:r w:rsidDel="006F6528">
                        <w:rPr>
                          <w:rFonts w:ascii="Consolas" w:hAnsi="Consolas" w:cs="Consolas"/>
                          <w:color w:val="880000"/>
                          <w:sz w:val="19"/>
                          <w:szCs w:val="19"/>
                          <w:highlight w:val="white"/>
                        </w:rPr>
                        <w:delText>setOwnerServiceAvaibility</w:delText>
                      </w:r>
                      <w:r w:rsidDel="006F6528">
                        <w:rPr>
                          <w:rFonts w:ascii="Consolas" w:hAnsi="Consolas" w:cs="Consolas"/>
                          <w:color w:val="000000"/>
                          <w:sz w:val="19"/>
                          <w:szCs w:val="19"/>
                          <w:highlight w:val="white"/>
                        </w:rPr>
                        <w:delText>(</w:delText>
                      </w:r>
                      <w:r w:rsidDel="006F6528">
                        <w:rPr>
                          <w:rFonts w:ascii="Consolas" w:hAnsi="Consolas" w:cs="Consolas"/>
                          <w:color w:val="0000FF"/>
                          <w:sz w:val="19"/>
                          <w:szCs w:val="19"/>
                          <w:highlight w:val="white"/>
                        </w:rPr>
                        <w:delText>true</w:delText>
                      </w:r>
                      <w:r w:rsidDel="006F6528">
                        <w:rPr>
                          <w:rFonts w:ascii="Consolas" w:hAnsi="Consolas" w:cs="Consolas"/>
                          <w:color w:val="000000"/>
                          <w:sz w:val="19"/>
                          <w:szCs w:val="19"/>
                          <w:highlight w:val="white"/>
                        </w:rPr>
                        <w:delText>);</w:delText>
                      </w:r>
                    </w:del>
                  </w:p>
                </w:txbxContent>
              </v:textbox>
              <w10:wrap type="none"/>
              <w10:anchorlock/>
            </v:shape>
          </w:pict>
        </w:r>
      </w:ins>
    </w:p>
    <w:p w:rsidR="006F6528" w:rsidRDefault="006F6528" w:rsidP="006F6528">
      <w:pPr>
        <w:rPr>
          <w:ins w:id="7020" w:author="ghislain.aine" w:date="2015-11-05T09:37:00Z"/>
        </w:rPr>
      </w:pPr>
    </w:p>
    <w:p w:rsidR="00A43A6B" w:rsidRDefault="00A43A6B">
      <w:pPr>
        <w:rPr>
          <w:del w:id="7021" w:author="ghislain.aine" w:date="2015-11-05T09:37:00Z"/>
        </w:rPr>
        <w:pPrChange w:id="7022" w:author="ghislain.aine" w:date="2015-11-05T09:37:00Z">
          <w:pPr>
            <w:pStyle w:val="Paragraphedeliste"/>
            <w:numPr>
              <w:numId w:val="36"/>
            </w:numPr>
            <w:ind w:hanging="360"/>
          </w:pPr>
        </w:pPrChange>
      </w:pPr>
    </w:p>
    <w:p w:rsidR="006F6528" w:rsidDel="006F6528" w:rsidRDefault="006F6528" w:rsidP="00142492">
      <w:pPr>
        <w:pStyle w:val="Paragraphedeliste"/>
        <w:rPr>
          <w:del w:id="7023" w:author="ghislain.aine" w:date="2015-11-05T09:38:00Z"/>
          <w:noProof/>
          <w:color w:val="A31515"/>
        </w:rPr>
      </w:pPr>
    </w:p>
    <w:p w:rsidR="00CD3002" w:rsidRPr="00781A32" w:rsidDel="006F6528" w:rsidRDefault="00CD3002" w:rsidP="00781A32">
      <w:pPr>
        <w:pStyle w:val="Code"/>
        <w:rPr>
          <w:del w:id="7024" w:author="ghislain.aine" w:date="2015-11-05T09:38:00Z"/>
          <w:noProof/>
          <w:color w:val="A31515"/>
          <w:lang w:val="en-US"/>
        </w:rPr>
      </w:pPr>
      <w:del w:id="7025" w:author="ghislain.aine" w:date="2015-11-05T09:38:00Z">
        <w:r w:rsidRPr="00781A32" w:rsidDel="006F6528">
          <w:rPr>
            <w:noProof/>
            <w:color w:val="0000FF"/>
            <w:lang w:val="en-US"/>
          </w:rPr>
          <w:delText>#define</w:delText>
        </w:r>
        <w:r w:rsidR="00781A32" w:rsidRPr="00781A32" w:rsidDel="006F6528">
          <w:rPr>
            <w:noProof/>
            <w:lang w:val="en-US"/>
          </w:rPr>
          <w:delText xml:space="preserve"> DATA_NODE</w:delText>
        </w:r>
        <w:r w:rsidR="00781A32" w:rsidRPr="00781A32" w:rsidDel="006F6528">
          <w:rPr>
            <w:noProof/>
            <w:lang w:val="en-US"/>
          </w:rPr>
          <w:tab/>
        </w:r>
        <w:r w:rsidR="00781A32" w:rsidRPr="00781A32" w:rsidDel="006F6528">
          <w:rPr>
            <w:noProof/>
            <w:lang w:val="en-US"/>
          </w:rPr>
          <w:tab/>
        </w:r>
        <w:r w:rsidRPr="00781A32" w:rsidDel="006F6528">
          <w:rPr>
            <w:noProof/>
            <w:color w:val="A31515"/>
            <w:lang w:val="en-US"/>
          </w:rPr>
          <w:delText>"data"</w:delText>
        </w:r>
      </w:del>
    </w:p>
    <w:p w:rsidR="00CD3002" w:rsidRPr="00CD3002" w:rsidDel="006F6528" w:rsidRDefault="00CD3002" w:rsidP="00781A32">
      <w:pPr>
        <w:pStyle w:val="Code"/>
        <w:rPr>
          <w:del w:id="7026" w:author="ghislain.aine" w:date="2015-11-05T09:38:00Z"/>
          <w:noProof/>
          <w:color w:val="A31515"/>
          <w:lang w:val="en-US"/>
        </w:rPr>
      </w:pPr>
      <w:del w:id="7027" w:author="ghislain.aine" w:date="2015-11-05T09:38:00Z">
        <w:r w:rsidRPr="00CD3002" w:rsidDel="006F6528">
          <w:rPr>
            <w:noProof/>
            <w:color w:val="0000FF"/>
            <w:lang w:val="en-US"/>
          </w:rPr>
          <w:delText>#define</w:delText>
        </w:r>
        <w:r w:rsidRPr="00CD3002" w:rsidDel="006F6528">
          <w:rPr>
            <w:noProof/>
            <w:lang w:val="en-US"/>
          </w:rPr>
          <w:delText xml:space="preserve"> DATA_NODE_PAS</w:delText>
        </w:r>
        <w:r w:rsidRPr="00CD3002" w:rsidDel="006F6528">
          <w:rPr>
            <w:noProof/>
            <w:lang w:val="en-US"/>
          </w:rPr>
          <w:tab/>
        </w:r>
        <w:r w:rsidRPr="00CD3002" w:rsidDel="006F6528">
          <w:rPr>
            <w:noProof/>
            <w:lang w:val="en-US"/>
          </w:rPr>
          <w:tab/>
        </w:r>
        <w:r w:rsidRPr="00CD3002" w:rsidDel="006F6528">
          <w:rPr>
            <w:noProof/>
            <w:color w:val="A31515"/>
            <w:lang w:val="en-US"/>
          </w:rPr>
          <w:delText>"pas"</w:delText>
        </w:r>
      </w:del>
    </w:p>
    <w:p w:rsidR="00CD3002" w:rsidRPr="00CD3002" w:rsidDel="006F6528" w:rsidRDefault="00CD3002" w:rsidP="00781A32">
      <w:pPr>
        <w:pStyle w:val="Code"/>
        <w:rPr>
          <w:del w:id="7028" w:author="ghislain.aine" w:date="2015-11-05T09:38:00Z"/>
          <w:noProof/>
          <w:color w:val="0000FF"/>
          <w:lang w:val="en-US"/>
        </w:rPr>
      </w:pPr>
      <w:del w:id="7029" w:author="ghislain.aine" w:date="2015-11-05T09:38:00Z">
        <w:r w:rsidRPr="00CD3002" w:rsidDel="006F6528">
          <w:rPr>
            <w:noProof/>
            <w:color w:val="0000FF"/>
            <w:lang w:val="en-US"/>
          </w:rPr>
          <w:delText>#define</w:delText>
        </w:r>
        <w:r w:rsidDel="006F6528">
          <w:rPr>
            <w:noProof/>
            <w:lang w:val="en-US"/>
          </w:rPr>
          <w:delText xml:space="preserve"> </w:delText>
        </w:r>
        <w:r w:rsidRPr="00CD3002" w:rsidDel="006F6528">
          <w:rPr>
            <w:noProof/>
            <w:lang w:val="en-US"/>
          </w:rPr>
          <w:delText>DATA_NODE_PERIODE</w:delText>
        </w:r>
        <w:r w:rsidRPr="00CD3002" w:rsidDel="006F6528">
          <w:rPr>
            <w:noProof/>
            <w:lang w:val="en-US"/>
          </w:rPr>
          <w:tab/>
        </w:r>
        <w:r w:rsidRPr="00CD3002" w:rsidDel="006F6528">
          <w:rPr>
            <w:noProof/>
            <w:color w:val="A31515"/>
            <w:lang w:val="en-US"/>
          </w:rPr>
          <w:delText>"periode"</w:delText>
        </w:r>
      </w:del>
    </w:p>
    <w:p w:rsidR="00781A32" w:rsidDel="006F6528" w:rsidRDefault="00781A32">
      <w:pPr>
        <w:spacing w:after="200" w:line="276" w:lineRule="auto"/>
        <w:jc w:val="left"/>
        <w:rPr>
          <w:del w:id="7030" w:author="ghislain.aine" w:date="2015-11-05T09:38:00Z"/>
          <w:noProof/>
          <w:color w:val="0000FF"/>
          <w:lang w:val="en-US"/>
        </w:rPr>
      </w:pPr>
    </w:p>
    <w:p w:rsidR="00CD3002" w:rsidRPr="00CD3002" w:rsidDel="006F6528" w:rsidRDefault="00CD3002" w:rsidP="00781A32">
      <w:pPr>
        <w:pStyle w:val="Code"/>
        <w:rPr>
          <w:del w:id="7031" w:author="ghislain.aine" w:date="2015-11-05T09:38:00Z"/>
          <w:noProof/>
          <w:lang w:val="en-US"/>
        </w:rPr>
      </w:pPr>
      <w:del w:id="7032" w:author="ghislain.aine" w:date="2015-11-05T09:38:00Z">
        <w:r w:rsidRPr="00CD3002" w:rsidDel="006F6528">
          <w:rPr>
            <w:noProof/>
            <w:color w:val="0000FF"/>
            <w:lang w:val="en-US"/>
          </w:rPr>
          <w:delText>void</w:delText>
        </w:r>
        <w:r w:rsidRPr="00CD3002" w:rsidDel="006F6528">
          <w:rPr>
            <w:noProof/>
            <w:lang w:val="en-US"/>
          </w:rPr>
          <w:delText xml:space="preserve"> DemoDataComponent::Load(QDomElement &amp; elt, ISwFinalizerManager &amp; finalizer_manager)</w:delText>
        </w:r>
      </w:del>
    </w:p>
    <w:p w:rsidR="00CD3002" w:rsidRPr="00CD3002" w:rsidDel="006F6528" w:rsidRDefault="00CD3002" w:rsidP="00781A32">
      <w:pPr>
        <w:pStyle w:val="Code"/>
        <w:rPr>
          <w:del w:id="7033" w:author="ghislain.aine" w:date="2015-11-05T09:38:00Z"/>
          <w:noProof/>
          <w:lang w:val="en-US"/>
        </w:rPr>
      </w:pPr>
      <w:del w:id="7034" w:author="ghislain.aine" w:date="2015-11-05T09:38:00Z">
        <w:r w:rsidRPr="00CD3002" w:rsidDel="006F6528">
          <w:rPr>
            <w:noProof/>
            <w:lang w:val="en-US"/>
          </w:rPr>
          <w:delText>{</w:delText>
        </w:r>
      </w:del>
    </w:p>
    <w:p w:rsidR="00CD3002" w:rsidRPr="00CD3002" w:rsidDel="006F6528" w:rsidRDefault="00CD3002" w:rsidP="00781A32">
      <w:pPr>
        <w:pStyle w:val="Code"/>
        <w:rPr>
          <w:del w:id="7035" w:author="ghislain.aine" w:date="2015-11-05T09:38:00Z"/>
          <w:noProof/>
          <w:lang w:val="en-US"/>
        </w:rPr>
      </w:pPr>
      <w:del w:id="7036" w:author="ghislain.aine" w:date="2015-11-05T09:38:00Z">
        <w:r w:rsidRPr="00CD3002" w:rsidDel="006F6528">
          <w:rPr>
            <w:noProof/>
            <w:lang w:val="en-US"/>
          </w:rPr>
          <w:tab/>
        </w:r>
        <w:r w:rsidRPr="00CD3002" w:rsidDel="006F6528">
          <w:rPr>
            <w:noProof/>
            <w:color w:val="0000FF"/>
            <w:lang w:val="en-US"/>
          </w:rPr>
          <w:delText>if</w:delText>
        </w:r>
        <w:r w:rsidRPr="00CD3002" w:rsidDel="006F6528">
          <w:rPr>
            <w:noProof/>
            <w:lang w:val="en-US"/>
          </w:rPr>
          <w:delText xml:space="preserve"> (!elt.firstChildElement(DATA_NODE).isNull())</w:delText>
        </w:r>
      </w:del>
    </w:p>
    <w:p w:rsidR="00CD3002" w:rsidRPr="00CD3002" w:rsidDel="006F6528" w:rsidRDefault="00CD3002" w:rsidP="00781A32">
      <w:pPr>
        <w:pStyle w:val="Code"/>
        <w:rPr>
          <w:del w:id="7037" w:author="ghislain.aine" w:date="2015-11-05T09:38:00Z"/>
          <w:noProof/>
          <w:lang w:val="en-US"/>
        </w:rPr>
      </w:pPr>
      <w:del w:id="7038" w:author="ghislain.aine" w:date="2015-11-05T09:38:00Z">
        <w:r w:rsidRPr="00CD3002" w:rsidDel="006F6528">
          <w:rPr>
            <w:noProof/>
            <w:lang w:val="en-US"/>
          </w:rPr>
          <w:tab/>
          <w:delText>{</w:delText>
        </w:r>
      </w:del>
    </w:p>
    <w:p w:rsidR="00CD3002" w:rsidRPr="00CD3002" w:rsidDel="006F6528" w:rsidRDefault="00CD3002" w:rsidP="00781A32">
      <w:pPr>
        <w:pStyle w:val="Code"/>
        <w:rPr>
          <w:del w:id="7039" w:author="ghislain.aine" w:date="2015-11-05T09:38:00Z"/>
          <w:noProof/>
          <w:lang w:val="en-US"/>
        </w:rPr>
      </w:pPr>
      <w:del w:id="7040" w:author="ghislain.aine" w:date="2015-11-05T09:38:00Z">
        <w:r w:rsidRPr="00CD3002" w:rsidDel="006F6528">
          <w:rPr>
            <w:noProof/>
            <w:lang w:val="en-US"/>
          </w:rPr>
          <w:tab/>
        </w:r>
        <w:r w:rsidRPr="00CD3002" w:rsidDel="006F6528">
          <w:rPr>
            <w:noProof/>
            <w:lang w:val="en-US"/>
          </w:rPr>
          <w:tab/>
          <w:delText>QDomElement child = elt.firstChildElement(DATA_NODE);</w:delText>
        </w:r>
      </w:del>
    </w:p>
    <w:p w:rsidR="00CD3002" w:rsidRPr="00CD3002" w:rsidDel="006F6528" w:rsidRDefault="00CD3002" w:rsidP="00781A32">
      <w:pPr>
        <w:pStyle w:val="Code"/>
        <w:rPr>
          <w:del w:id="7041" w:author="ghislain.aine" w:date="2015-11-05T09:38:00Z"/>
          <w:noProof/>
          <w:lang w:val="en-US"/>
        </w:rPr>
      </w:pPr>
      <w:del w:id="7042" w:author="ghislain.aine" w:date="2015-11-05T09:38:00Z">
        <w:r w:rsidRPr="00CD3002" w:rsidDel="006F6528">
          <w:rPr>
            <w:noProof/>
            <w:lang w:val="en-US"/>
          </w:rPr>
          <w:tab/>
        </w:r>
        <w:r w:rsidRPr="00CD3002" w:rsidDel="006F6528">
          <w:rPr>
            <w:noProof/>
            <w:lang w:val="en-US"/>
          </w:rPr>
          <w:tab/>
          <w:delText>_periode = child.attribute(DATA_NODE_PERIODE, QString::number(500)).toInt();</w:delText>
        </w:r>
      </w:del>
    </w:p>
    <w:p w:rsidR="00CD3002" w:rsidDel="006F6528" w:rsidRDefault="00CD3002" w:rsidP="00781A32">
      <w:pPr>
        <w:pStyle w:val="Code"/>
        <w:rPr>
          <w:del w:id="7043" w:author="ghislain.aine" w:date="2015-11-05T09:38:00Z"/>
          <w:noProof/>
        </w:rPr>
      </w:pPr>
      <w:del w:id="7044" w:author="ghislain.aine" w:date="2015-11-05T09:38:00Z">
        <w:r w:rsidRPr="00CD3002" w:rsidDel="006F6528">
          <w:rPr>
            <w:noProof/>
            <w:lang w:val="en-US"/>
          </w:rPr>
          <w:tab/>
        </w:r>
        <w:r w:rsidRPr="00CD3002" w:rsidDel="006F6528">
          <w:rPr>
            <w:noProof/>
            <w:lang w:val="en-US"/>
          </w:rPr>
          <w:tab/>
        </w:r>
        <w:r w:rsidDel="006F6528">
          <w:rPr>
            <w:noProof/>
          </w:rPr>
          <w:delText>_pas = child.attribute(DATA_NODE_PAS, QString::number(1)).toInt();</w:delText>
        </w:r>
      </w:del>
    </w:p>
    <w:p w:rsidR="00CD3002" w:rsidDel="006F6528" w:rsidRDefault="00CD3002" w:rsidP="00781A32">
      <w:pPr>
        <w:pStyle w:val="Code"/>
        <w:rPr>
          <w:del w:id="7045" w:author="ghislain.aine" w:date="2015-11-05T09:38:00Z"/>
          <w:noProof/>
        </w:rPr>
      </w:pPr>
      <w:del w:id="7046" w:author="ghislain.aine" w:date="2015-11-05T09:38:00Z">
        <w:r w:rsidDel="006F6528">
          <w:rPr>
            <w:noProof/>
          </w:rPr>
          <w:tab/>
          <w:delText>}</w:delText>
        </w:r>
      </w:del>
    </w:p>
    <w:p w:rsidR="00CD3002" w:rsidDel="006F6528" w:rsidRDefault="00CD3002" w:rsidP="00781A32">
      <w:pPr>
        <w:pStyle w:val="Code"/>
        <w:rPr>
          <w:del w:id="7047" w:author="ghislain.aine" w:date="2015-11-05T09:38:00Z"/>
          <w:noProof/>
        </w:rPr>
      </w:pPr>
      <w:del w:id="7048" w:author="ghislain.aine" w:date="2015-11-05T09:38:00Z">
        <w:r w:rsidDel="006F6528">
          <w:rPr>
            <w:noProof/>
          </w:rPr>
          <w:delText>}</w:delText>
        </w:r>
      </w:del>
    </w:p>
    <w:p w:rsidR="00CD3002" w:rsidDel="006F6528" w:rsidRDefault="00CD3002" w:rsidP="00781A32">
      <w:pPr>
        <w:pStyle w:val="Code"/>
        <w:rPr>
          <w:del w:id="7049" w:author="ghislain.aine" w:date="2015-11-05T09:38:00Z"/>
          <w:noProof/>
        </w:rPr>
      </w:pPr>
    </w:p>
    <w:p w:rsidR="00CD3002" w:rsidDel="006F6528" w:rsidRDefault="00CD3002" w:rsidP="00781A32">
      <w:pPr>
        <w:pStyle w:val="Code"/>
        <w:rPr>
          <w:del w:id="7050" w:author="ghislain.aine" w:date="2015-11-05T09:38:00Z"/>
          <w:noProof/>
        </w:rPr>
      </w:pPr>
      <w:del w:id="7051" w:author="ghislain.aine" w:date="2015-11-05T09:38:00Z">
        <w:r w:rsidDel="006F6528">
          <w:rPr>
            <w:noProof/>
            <w:color w:val="0000FF"/>
          </w:rPr>
          <w:delText>void</w:delText>
        </w:r>
        <w:r w:rsidDel="006F6528">
          <w:rPr>
            <w:noProof/>
          </w:rPr>
          <w:delText xml:space="preserve"> DemoDataComponent::Save(QDomElement &amp; elt, QDomDocument &amp;doc)</w:delText>
        </w:r>
      </w:del>
    </w:p>
    <w:p w:rsidR="00CD3002" w:rsidDel="006F6528" w:rsidRDefault="00CD3002" w:rsidP="00781A32">
      <w:pPr>
        <w:pStyle w:val="Code"/>
        <w:rPr>
          <w:del w:id="7052" w:author="ghislain.aine" w:date="2015-11-05T09:38:00Z"/>
          <w:noProof/>
        </w:rPr>
      </w:pPr>
      <w:del w:id="7053" w:author="ghislain.aine" w:date="2015-11-05T09:38:00Z">
        <w:r w:rsidDel="006F6528">
          <w:rPr>
            <w:noProof/>
          </w:rPr>
          <w:delText>{</w:delText>
        </w:r>
      </w:del>
    </w:p>
    <w:p w:rsidR="00CD3002" w:rsidDel="006F6528" w:rsidRDefault="00CD3002" w:rsidP="00781A32">
      <w:pPr>
        <w:pStyle w:val="Code"/>
        <w:rPr>
          <w:del w:id="7054" w:author="ghislain.aine" w:date="2015-11-05T09:38:00Z"/>
          <w:noProof/>
        </w:rPr>
      </w:pPr>
      <w:del w:id="7055" w:author="ghislain.aine" w:date="2015-11-05T09:38:00Z">
        <w:r w:rsidDel="006F6528">
          <w:rPr>
            <w:noProof/>
          </w:rPr>
          <w:tab/>
        </w:r>
        <w:r w:rsidRPr="00D15D51" w:rsidDel="006F6528">
          <w:rPr>
            <w:noProof/>
            <w:color w:val="008000"/>
          </w:rPr>
          <w:delText>//Sauvegarde des donnees a partir du noeud existant</w:delText>
        </w:r>
      </w:del>
    </w:p>
    <w:p w:rsidR="00CD3002" w:rsidRPr="00CD3002" w:rsidDel="006F6528" w:rsidRDefault="00CD3002" w:rsidP="00781A32">
      <w:pPr>
        <w:pStyle w:val="Code"/>
        <w:rPr>
          <w:del w:id="7056" w:author="ghislain.aine" w:date="2015-11-05T09:38:00Z"/>
          <w:noProof/>
          <w:lang w:val="en-US"/>
        </w:rPr>
      </w:pPr>
      <w:del w:id="7057" w:author="ghislain.aine" w:date="2015-11-05T09:38:00Z">
        <w:r w:rsidDel="006F6528">
          <w:rPr>
            <w:noProof/>
          </w:rPr>
          <w:tab/>
        </w:r>
        <w:r w:rsidRPr="00CD3002" w:rsidDel="006F6528">
          <w:rPr>
            <w:noProof/>
            <w:lang w:val="en-US"/>
          </w:rPr>
          <w:delText>QDomElement dataChild = doc.createElement(DATA_NODE);</w:delText>
        </w:r>
      </w:del>
    </w:p>
    <w:p w:rsidR="00CD3002" w:rsidDel="006F6528" w:rsidRDefault="00CD3002" w:rsidP="00781A32">
      <w:pPr>
        <w:pStyle w:val="Code"/>
        <w:rPr>
          <w:del w:id="7058" w:author="ghislain.aine" w:date="2015-11-05T09:38:00Z"/>
          <w:noProof/>
        </w:rPr>
      </w:pPr>
      <w:del w:id="7059" w:author="ghislain.aine" w:date="2015-11-05T09:38:00Z">
        <w:r w:rsidRPr="00CD3002" w:rsidDel="006F6528">
          <w:rPr>
            <w:noProof/>
            <w:lang w:val="en-US"/>
          </w:rPr>
          <w:tab/>
        </w:r>
        <w:r w:rsidDel="006F6528">
          <w:rPr>
            <w:noProof/>
          </w:rPr>
          <w:delText>dataChild.setAttribute(DATA_NODE_PERIODE, _periode);</w:delText>
        </w:r>
      </w:del>
    </w:p>
    <w:p w:rsidR="00CD3002" w:rsidDel="006F6528" w:rsidRDefault="00CD3002" w:rsidP="00781A32">
      <w:pPr>
        <w:pStyle w:val="Code"/>
        <w:rPr>
          <w:del w:id="7060" w:author="ghislain.aine" w:date="2015-11-05T09:38:00Z"/>
          <w:noProof/>
        </w:rPr>
      </w:pPr>
      <w:del w:id="7061" w:author="ghislain.aine" w:date="2015-11-05T09:38:00Z">
        <w:r w:rsidDel="006F6528">
          <w:rPr>
            <w:noProof/>
          </w:rPr>
          <w:tab/>
          <w:delText>dataChild.setAttribute(DATA_NODE_PAS, _pas);</w:delText>
        </w:r>
      </w:del>
    </w:p>
    <w:p w:rsidR="00CD3002" w:rsidDel="006F6528" w:rsidRDefault="00CD3002" w:rsidP="00781A32">
      <w:pPr>
        <w:pStyle w:val="Code"/>
        <w:rPr>
          <w:del w:id="7062" w:author="ghislain.aine" w:date="2015-11-05T09:38:00Z"/>
          <w:noProof/>
        </w:rPr>
      </w:pPr>
      <w:del w:id="7063" w:author="ghislain.aine" w:date="2015-11-05T09:38:00Z">
        <w:r w:rsidDel="006F6528">
          <w:rPr>
            <w:noProof/>
          </w:rPr>
          <w:tab/>
        </w:r>
      </w:del>
    </w:p>
    <w:p w:rsidR="00CD3002" w:rsidDel="006F6528" w:rsidRDefault="00CD3002" w:rsidP="00781A32">
      <w:pPr>
        <w:pStyle w:val="Code"/>
        <w:rPr>
          <w:del w:id="7064" w:author="ghislain.aine" w:date="2015-11-05T09:38:00Z"/>
          <w:noProof/>
        </w:rPr>
      </w:pPr>
      <w:del w:id="7065" w:author="ghislain.aine" w:date="2015-11-05T09:38:00Z">
        <w:r w:rsidDel="006F6528">
          <w:rPr>
            <w:noProof/>
          </w:rPr>
          <w:tab/>
          <w:delText>elt.appendChild(dataChild);</w:delText>
        </w:r>
      </w:del>
    </w:p>
    <w:p w:rsidR="00661AEC" w:rsidDel="006F6528" w:rsidRDefault="00CD3002" w:rsidP="00781A32">
      <w:pPr>
        <w:pStyle w:val="Code"/>
        <w:rPr>
          <w:del w:id="7066" w:author="ghislain.aine" w:date="2015-11-05T09:38:00Z"/>
        </w:rPr>
      </w:pPr>
      <w:del w:id="7067" w:author="ghislain.aine" w:date="2015-11-05T09:38:00Z">
        <w:r w:rsidDel="006F6528">
          <w:rPr>
            <w:noProof/>
          </w:rPr>
          <w:delText>}</w:delText>
        </w:r>
      </w:del>
    </w:p>
    <w:p w:rsidR="00142492" w:rsidRDefault="00142492" w:rsidP="00142492">
      <w:pPr>
        <w:ind w:left="360"/>
      </w:pPr>
    </w:p>
    <w:p w:rsidR="00142492" w:rsidRDefault="00142492" w:rsidP="00142492">
      <w:r>
        <w:t xml:space="preserve">La sauvegarde se fera automatiquement lorsque le </w:t>
      </w:r>
      <w:proofErr w:type="spellStart"/>
      <w:r>
        <w:t>stream</w:t>
      </w:r>
      <w:proofErr w:type="spellEnd"/>
      <w:r>
        <w:t xml:space="preserve"> sera sauvegardé.</w:t>
      </w:r>
    </w:p>
    <w:p w:rsidR="00142492" w:rsidRDefault="00142492" w:rsidP="00142492"/>
    <w:p w:rsidR="00142492" w:rsidRPr="001521A6" w:rsidRDefault="00142492" w:rsidP="00142492"/>
    <w:p w:rsidR="00B20A71" w:rsidRDefault="00D87B9A" w:rsidP="00683E3F">
      <w:pPr>
        <w:pStyle w:val="Titre3"/>
      </w:pPr>
      <w:bookmarkStart w:id="7068" w:name="_Toc354393983"/>
      <w:proofErr w:type="spellStart"/>
      <w:r w:rsidRPr="00D87B9A">
        <w:t>ISwPersistentConfigurable</w:t>
      </w:r>
      <w:bookmarkEnd w:id="7068"/>
      <w:proofErr w:type="spellEnd"/>
    </w:p>
    <w:p w:rsidR="00CD3002" w:rsidRDefault="00CD3002" w:rsidP="00142492"/>
    <w:p w:rsidR="00CD3002" w:rsidRDefault="00CD3002" w:rsidP="00142492">
      <w:r>
        <w:t xml:space="preserve">Un autre service de sauvegarde permet une configuration plus complète de la sauvegarde: </w:t>
      </w:r>
      <w:proofErr w:type="spellStart"/>
      <w:r w:rsidR="00D87B9A" w:rsidRPr="00D87B9A">
        <w:t>ISw</w:t>
      </w:r>
      <w:r w:rsidR="008F0E79">
        <w:t>OwnerConfigurable</w:t>
      </w:r>
      <w:proofErr w:type="spellEnd"/>
      <w:r w:rsidR="008F0E79">
        <w:t xml:space="preserve">. Ce service utilise l'interface </w:t>
      </w:r>
      <w:proofErr w:type="spellStart"/>
      <w:r w:rsidR="008F0E79">
        <w:t>ISw</w:t>
      </w:r>
      <w:r w:rsidR="00D87B9A" w:rsidRPr="00D87B9A">
        <w:t>PersistentConfigurable</w:t>
      </w:r>
      <w:proofErr w:type="spellEnd"/>
      <w:r>
        <w:t>.</w:t>
      </w:r>
    </w:p>
    <w:p w:rsidR="008F0E79" w:rsidRDefault="008F0E79" w:rsidP="00142492"/>
    <w:p w:rsidR="00AD06D4" w:rsidRDefault="00CD3002" w:rsidP="00142492">
      <w:r>
        <w:t>Ce service permet notamment de</w:t>
      </w:r>
      <w:r w:rsidR="00B83695">
        <w:t xml:space="preserve"> sauvegarde</w:t>
      </w:r>
      <w:r>
        <w:t>r</w:t>
      </w:r>
      <w:r w:rsidR="00B83695">
        <w:t xml:space="preserve"> des données dans un fichier particulier.</w:t>
      </w:r>
    </w:p>
    <w:p w:rsidR="008F0E79" w:rsidRDefault="008F0E79" w:rsidP="00142492"/>
    <w:p w:rsidR="008F0E79" w:rsidRDefault="008F0E79" w:rsidP="00142492">
      <w:r>
        <w:t xml:space="preserve">Nous allons implémenter l'interface pour pouvoir l'utiliser dans la suite du </w:t>
      </w:r>
      <w:del w:id="7069" w:author="ghislain.aine" w:date="2015-11-05T10:03:00Z">
        <w:r w:rsidDel="00070A2F">
          <w:delText>tp</w:delText>
        </w:r>
      </w:del>
      <w:ins w:id="7070" w:author="ghislain.aine" w:date="2015-11-05T10:03:00Z">
        <w:r w:rsidR="00070A2F">
          <w:t>TP</w:t>
        </w:r>
      </w:ins>
      <w:r>
        <w:t>.</w:t>
      </w:r>
    </w:p>
    <w:p w:rsidR="008F0E79" w:rsidRDefault="008F0E79" w:rsidP="00142492"/>
    <w:p w:rsidR="008F0E79" w:rsidRDefault="00CD3002" w:rsidP="00E4115C">
      <w:pPr>
        <w:pStyle w:val="Paragraphedeliste"/>
        <w:numPr>
          <w:ilvl w:val="0"/>
          <w:numId w:val="37"/>
        </w:numPr>
      </w:pPr>
      <w:r>
        <w:t>Dans la classe</w:t>
      </w:r>
      <w:r w:rsidR="00D02844">
        <w:t xml:space="preserve"> </w:t>
      </w:r>
      <w:del w:id="7071" w:author="Alexandre Blin" w:date="2015-08-11T15:39:00Z">
        <w:r w:rsidDel="00435565">
          <w:delText>DemoDataComponent</w:delText>
        </w:r>
      </w:del>
      <w:ins w:id="7072" w:author="Alexandre Blin" w:date="2015-08-11T15:39:00Z">
        <w:del w:id="7073" w:author="ghislain.aine" w:date="2015-11-05T10:03:00Z">
          <w:r w:rsidR="00435565" w:rsidDel="00070A2F">
            <w:delText>Demo</w:delText>
          </w:r>
        </w:del>
        <w:proofErr w:type="spellStart"/>
        <w:r w:rsidR="00435565">
          <w:t>PinComponent</w:t>
        </w:r>
      </w:ins>
      <w:proofErr w:type="spellEnd"/>
      <w:r>
        <w:t>,</w:t>
      </w:r>
      <w:r w:rsidR="00D02844">
        <w:t xml:space="preserve"> activ</w:t>
      </w:r>
      <w:r>
        <w:t>er</w:t>
      </w:r>
      <w:r w:rsidR="00781A32">
        <w:t xml:space="preserve"> le service</w:t>
      </w:r>
      <w:r w:rsidR="005D7175">
        <w:t xml:space="preserve"> </w:t>
      </w:r>
      <w:proofErr w:type="spellStart"/>
      <w:r w:rsidR="005D7175">
        <w:t>OwnerConfigurable</w:t>
      </w:r>
      <w:proofErr w:type="spellEnd"/>
      <w:r w:rsidR="005D7175">
        <w:t xml:space="preserve"> avec la </w:t>
      </w:r>
      <w:del w:id="7074" w:author="ghislain.aine" w:date="2015-11-05T10:03:00Z">
        <w:r w:rsidR="005D7175" w:rsidDel="00070A2F">
          <w:delText>fonction</w:delText>
        </w:r>
        <w:r w:rsidR="00781A32" w:rsidDel="00070A2F">
          <w:delText xml:space="preserve"> </w:delText>
        </w:r>
      </w:del>
      <w:ins w:id="7075" w:author="ghislain.aine" w:date="2015-11-05T10:03:00Z">
        <w:r w:rsidR="00070A2F">
          <w:t xml:space="preserve">méthode </w:t>
        </w:r>
      </w:ins>
      <w:proofErr w:type="spellStart"/>
      <w:r w:rsidR="00D02844" w:rsidRPr="00D02844">
        <w:t>setOwnerConfigurableServiceAvaibility</w:t>
      </w:r>
      <w:proofErr w:type="spellEnd"/>
    </w:p>
    <w:p w:rsidR="00D02844" w:rsidRDefault="00AD06D4" w:rsidP="00E4115C">
      <w:pPr>
        <w:pStyle w:val="Paragraphedeliste"/>
        <w:numPr>
          <w:ilvl w:val="0"/>
          <w:numId w:val="37"/>
        </w:numPr>
      </w:pPr>
      <w:r>
        <w:t xml:space="preserve">Ajouter les </w:t>
      </w:r>
      <w:del w:id="7076" w:author="ghislain.aine" w:date="2015-11-05T10:04:00Z">
        <w:r w:rsidDel="00070A2F">
          <w:delText xml:space="preserve">fonctions </w:delText>
        </w:r>
      </w:del>
      <w:ins w:id="7077" w:author="ghislain.aine" w:date="2015-11-05T10:04:00Z">
        <w:r w:rsidR="00070A2F">
          <w:t xml:space="preserve">méthodes </w:t>
        </w:r>
      </w:ins>
      <w:r>
        <w:t>correspondantes (</w:t>
      </w:r>
      <w:proofErr w:type="spellStart"/>
      <w:ins w:id="7078" w:author="ghislain.aine" w:date="2015-11-05T10:04:00Z">
        <w:r w:rsidR="00070A2F">
          <w:t>L</w:t>
        </w:r>
      </w:ins>
      <w:del w:id="7079" w:author="ghislain.aine" w:date="2015-11-05T10:04:00Z">
        <w:r w:rsidDel="00070A2F">
          <w:delText>l</w:delText>
        </w:r>
      </w:del>
      <w:r>
        <w:t>oadConfiguration</w:t>
      </w:r>
      <w:proofErr w:type="spellEnd"/>
      <w:r>
        <w:t xml:space="preserve"> et </w:t>
      </w:r>
      <w:del w:id="7080" w:author="ghislain.aine" w:date="2015-11-05T10:04:00Z">
        <w:r w:rsidDel="00070A2F">
          <w:delText>saveConfigurat</w:delText>
        </w:r>
        <w:r w:rsidR="00CD3002" w:rsidDel="00070A2F">
          <w:delText>i</w:delText>
        </w:r>
        <w:r w:rsidDel="00070A2F">
          <w:delText>on</w:delText>
        </w:r>
      </w:del>
      <w:proofErr w:type="spellStart"/>
      <w:ins w:id="7081" w:author="ghislain.aine" w:date="2015-11-05T10:04:00Z">
        <w:r w:rsidR="00070A2F">
          <w:t>SaveConfiguration</w:t>
        </w:r>
      </w:ins>
      <w:proofErr w:type="spellEnd"/>
      <w:r>
        <w:t>)</w:t>
      </w:r>
    </w:p>
    <w:p w:rsidR="008F0E79" w:rsidRDefault="008F0E79" w:rsidP="00E4115C">
      <w:pPr>
        <w:pStyle w:val="Paragraphedeliste"/>
        <w:numPr>
          <w:ilvl w:val="0"/>
          <w:numId w:val="37"/>
        </w:numPr>
      </w:pPr>
      <w:r>
        <w:t xml:space="preserve">Les implémenter de la même façon que les </w:t>
      </w:r>
      <w:ins w:id="7082" w:author="ghislain.aine" w:date="2015-11-05T10:04:00Z">
        <w:r w:rsidR="00070A2F">
          <w:t xml:space="preserve">méthodes </w:t>
        </w:r>
      </w:ins>
      <w:del w:id="7083" w:author="ghislain.aine" w:date="2015-11-05T10:04:00Z">
        <w:r w:rsidDel="00070A2F">
          <w:delText>fonctions "l</w:delText>
        </w:r>
      </w:del>
      <w:proofErr w:type="spellStart"/>
      <w:ins w:id="7084" w:author="ghislain.aine" w:date="2015-11-05T10:04:00Z">
        <w:r w:rsidR="00070A2F">
          <w:t>L</w:t>
        </w:r>
      </w:ins>
      <w:r>
        <w:t>oad</w:t>
      </w:r>
      <w:proofErr w:type="spellEnd"/>
      <w:del w:id="7085" w:author="ghislain.aine" w:date="2015-11-05T10:04:00Z">
        <w:r w:rsidDel="00070A2F">
          <w:delText>"</w:delText>
        </w:r>
      </w:del>
      <w:r>
        <w:t xml:space="preserve"> et </w:t>
      </w:r>
      <w:del w:id="7086" w:author="ghislain.aine" w:date="2015-11-05T10:04:00Z">
        <w:r w:rsidDel="00070A2F">
          <w:delText>"s</w:delText>
        </w:r>
      </w:del>
      <w:ins w:id="7087" w:author="ghislain.aine" w:date="2015-11-05T10:04:00Z">
        <w:r w:rsidR="00070A2F">
          <w:t>S</w:t>
        </w:r>
      </w:ins>
      <w:r>
        <w:t>ave</w:t>
      </w:r>
      <w:del w:id="7088" w:author="ghislain.aine" w:date="2015-11-05T10:04:00Z">
        <w:r w:rsidDel="00070A2F">
          <w:delText>"</w:delText>
        </w:r>
      </w:del>
    </w:p>
    <w:p w:rsidR="00142492" w:rsidRDefault="00142492" w:rsidP="00142492">
      <w:pPr>
        <w:pStyle w:val="Paragraphedeliste"/>
      </w:pPr>
    </w:p>
    <w:p w:rsidR="009D6B4B" w:rsidRDefault="008F0E79" w:rsidP="00142492">
      <w:pPr>
        <w:rPr>
          <w:ins w:id="7089" w:author="jerome draillard" w:date="2015-11-27T17:06:00Z"/>
        </w:rPr>
      </w:pPr>
      <w:r>
        <w:t xml:space="preserve">Tous les composants qui sont </w:t>
      </w:r>
      <w:del w:id="7090" w:author="ghislain.aine" w:date="2015-11-05T10:09:00Z">
        <w:r w:rsidDel="00070A2F">
          <w:delText>"</w:delText>
        </w:r>
      </w:del>
      <w:proofErr w:type="spellStart"/>
      <w:r>
        <w:t>ISwPersistentConfigurable</w:t>
      </w:r>
      <w:proofErr w:type="spellEnd"/>
      <w:del w:id="7091" w:author="ghislain.aine" w:date="2015-11-05T10:09:00Z">
        <w:r w:rsidDel="00070A2F">
          <w:delText>"</w:delText>
        </w:r>
      </w:del>
      <w:r>
        <w:t xml:space="preserve"> seront appelés par le composant </w:t>
      </w:r>
      <w:del w:id="7092" w:author="ghislain.aine" w:date="2015-11-05T10:09:00Z">
        <w:r w:rsidDel="00070A2F">
          <w:delText>"</w:delText>
        </w:r>
      </w:del>
      <w:proofErr w:type="spellStart"/>
      <w:r>
        <w:t>SxConfiguration</w:t>
      </w:r>
      <w:proofErr w:type="spellEnd"/>
      <w:del w:id="7093" w:author="ghislain.aine" w:date="2015-11-05T10:09:00Z">
        <w:r w:rsidDel="00070A2F">
          <w:delText>"</w:delText>
        </w:r>
      </w:del>
      <w:r>
        <w:t xml:space="preserve"> lors de la sauvegarde et du chargement.</w:t>
      </w:r>
    </w:p>
    <w:p w:rsidR="005D5248" w:rsidRDefault="005D5248" w:rsidP="00142492">
      <w:pPr>
        <w:rPr>
          <w:ins w:id="7094" w:author="jerome draillard" w:date="2015-11-27T17:06:00Z"/>
        </w:rPr>
      </w:pPr>
    </w:p>
    <w:p w:rsidR="00A43A6B" w:rsidRDefault="005D5248">
      <w:pPr>
        <w:jc w:val="left"/>
        <w:rPr>
          <w:ins w:id="7095" w:author="jerome draillard" w:date="2015-11-27T17:05:00Z"/>
        </w:rPr>
        <w:pPrChange w:id="7096" w:author="jerome draillard" w:date="2015-11-27T17:07:00Z">
          <w:pPr/>
        </w:pPrChange>
      </w:pPr>
      <w:ins w:id="7097" w:author="jerome draillard" w:date="2015-11-27T17:06:00Z">
        <w:r>
          <w:t>=</w:t>
        </w:r>
      </w:ins>
      <w:ins w:id="7098" w:author="jerome draillard" w:date="2015-11-27T17:07:00Z">
        <w:r w:rsidR="00A33C07">
          <w:t>===</w:t>
        </w:r>
      </w:ins>
      <w:ins w:id="7099" w:author="jerome draillard" w:date="2015-11-27T17:06:00Z">
        <w:r>
          <w:t>STOP</w:t>
        </w:r>
        <w:r w:rsidR="004E02B9">
          <w:t xml:space="preserve"> ICI le reste n'est pas à jour</w:t>
        </w:r>
      </w:ins>
      <w:ins w:id="7100" w:author="jerome draillard" w:date="2015-11-27T17:07:00Z">
        <w:r w:rsidR="00AE4126">
          <w:t xml:space="preserve">. </w:t>
        </w:r>
        <w:r w:rsidR="00381F0F">
          <w:t>Aller directement à 5.12</w:t>
        </w:r>
        <w:r w:rsidR="00AE4126">
          <w:t xml:space="preserve"> </w:t>
        </w:r>
        <w:r w:rsidR="00AE4126" w:rsidRPr="00B6015C">
          <w:t>Création d'un service de lo</w:t>
        </w:r>
        <w:r w:rsidR="00A33C07">
          <w:t>g====</w:t>
        </w:r>
      </w:ins>
    </w:p>
    <w:p w:rsidR="009D6B4B" w:rsidRDefault="009D6B4B">
      <w:pPr>
        <w:spacing w:after="200" w:line="276" w:lineRule="auto"/>
        <w:jc w:val="left"/>
        <w:rPr>
          <w:ins w:id="7101" w:author="jerome draillard" w:date="2015-11-27T17:05:00Z"/>
        </w:rPr>
      </w:pPr>
      <w:ins w:id="7102" w:author="jerome draillard" w:date="2015-11-27T17:05:00Z">
        <w:r>
          <w:br w:type="page"/>
        </w:r>
      </w:ins>
    </w:p>
    <w:p w:rsidR="00D23EC4" w:rsidRDefault="00D23EC4" w:rsidP="00142492"/>
    <w:p w:rsidR="00D23EC4" w:rsidRDefault="00D87B9A" w:rsidP="00B5234E">
      <w:pPr>
        <w:pStyle w:val="Titre2"/>
      </w:pPr>
      <w:bookmarkStart w:id="7103" w:name="_Toc354145208"/>
      <w:bookmarkStart w:id="7104" w:name="_Toc354145209"/>
      <w:bookmarkStart w:id="7105" w:name="_Toc354393984"/>
      <w:bookmarkEnd w:id="7103"/>
      <w:bookmarkEnd w:id="7104"/>
      <w:r>
        <w:t>M</w:t>
      </w:r>
      <w:r w:rsidR="00D23EC4">
        <w:t>odèle de données</w:t>
      </w:r>
      <w:bookmarkEnd w:id="7105"/>
    </w:p>
    <w:p w:rsidR="00A8596A" w:rsidRDefault="00A8596A" w:rsidP="00142492"/>
    <w:p w:rsidR="009D2CFC" w:rsidRPr="00E7472E" w:rsidRDefault="004D7EE5" w:rsidP="00142492">
      <w:pPr>
        <w:rPr>
          <w:ins w:id="7106" w:author="jerome draillard" w:date="2015-11-27T17:05:00Z"/>
          <w:color w:val="FF0000"/>
          <w:rPrChange w:id="7107" w:author="jerome draillard" w:date="2015-11-27T17:08:00Z">
            <w:rPr>
              <w:ins w:id="7108" w:author="jerome draillard" w:date="2015-11-27T17:05:00Z"/>
            </w:rPr>
          </w:rPrChange>
        </w:rPr>
      </w:pPr>
      <w:ins w:id="7109" w:author="jerome draillard" w:date="2015-11-27T17:05:00Z">
        <w:r w:rsidRPr="004D7EE5">
          <w:rPr>
            <w:color w:val="FF0000"/>
            <w:rPrChange w:id="7110" w:author="jerome draillard" w:date="2015-11-27T17:08:00Z">
              <w:rPr>
                <w:color w:val="0000FF" w:themeColor="hyperlink"/>
                <w:u w:val="single"/>
              </w:rPr>
            </w:rPrChange>
          </w:rPr>
          <w:t xml:space="preserve">//TODO changer pour donner une idée de la </w:t>
        </w:r>
        <w:proofErr w:type="spellStart"/>
        <w:r w:rsidRPr="004D7EE5">
          <w:rPr>
            <w:color w:val="FF0000"/>
            <w:rPrChange w:id="7111" w:author="jerome draillard" w:date="2015-11-27T17:08:00Z">
              <w:rPr>
                <w:color w:val="0000FF" w:themeColor="hyperlink"/>
                <w:u w:val="single"/>
              </w:rPr>
            </w:rPrChange>
          </w:rPr>
          <w:t>mnière</w:t>
        </w:r>
        <w:proofErr w:type="spellEnd"/>
        <w:r w:rsidRPr="004D7EE5">
          <w:rPr>
            <w:color w:val="FF0000"/>
            <w:rPrChange w:id="7112" w:author="jerome draillard" w:date="2015-11-27T17:08:00Z">
              <w:rPr>
                <w:color w:val="0000FF" w:themeColor="hyperlink"/>
                <w:u w:val="single"/>
              </w:rPr>
            </w:rPrChange>
          </w:rPr>
          <w:t xml:space="preserve"> dont se manipule le </w:t>
        </w:r>
        <w:proofErr w:type="spellStart"/>
        <w:r w:rsidRPr="004D7EE5">
          <w:rPr>
            <w:color w:val="FF0000"/>
            <w:rPrChange w:id="7113" w:author="jerome draillard" w:date="2015-11-27T17:08:00Z">
              <w:rPr>
                <w:color w:val="0000FF" w:themeColor="hyperlink"/>
                <w:u w:val="single"/>
              </w:rPr>
            </w:rPrChange>
          </w:rPr>
          <w:t>IGUModel</w:t>
        </w:r>
      </w:ins>
      <w:proofErr w:type="spellEnd"/>
      <w:ins w:id="7114" w:author="jerome draillard" w:date="2015-11-27T17:08:00Z">
        <w:r w:rsidRPr="004D7EE5">
          <w:rPr>
            <w:color w:val="FF0000"/>
            <w:rPrChange w:id="7115" w:author="jerome draillard" w:date="2015-11-27T17:08:00Z">
              <w:rPr>
                <w:color w:val="0000FF" w:themeColor="hyperlink"/>
                <w:u w:val="single"/>
              </w:rPr>
            </w:rPrChange>
          </w:rPr>
          <w:t xml:space="preserve"> + utilisation binder?</w:t>
        </w:r>
      </w:ins>
    </w:p>
    <w:p w:rsidR="009D2CFC" w:rsidRDefault="009D2CFC" w:rsidP="00142492">
      <w:pPr>
        <w:rPr>
          <w:ins w:id="7116" w:author="jerome draillard" w:date="2015-11-27T17:05:00Z"/>
        </w:rPr>
      </w:pPr>
    </w:p>
    <w:p w:rsidR="001C7B99" w:rsidRDefault="001C7B99" w:rsidP="00142492">
      <w:r>
        <w:t xml:space="preserve">Dans </w:t>
      </w:r>
      <w:proofErr w:type="spellStart"/>
      <w:r>
        <w:t>Starlinx</w:t>
      </w:r>
      <w:proofErr w:type="spellEnd"/>
      <w:r>
        <w:t xml:space="preserve">, un modèle de données </w:t>
      </w:r>
      <w:ins w:id="7117" w:author="ghislain.aine" w:date="2015-11-05T10:10:00Z">
        <w:r w:rsidR="00070A2F">
          <w:t>a</w:t>
        </w:r>
      </w:ins>
      <w:del w:id="7118" w:author="ghislain.aine" w:date="2015-11-05T10:10:00Z">
        <w:r w:rsidDel="00070A2F">
          <w:delText>à</w:delText>
        </w:r>
      </w:del>
      <w:r>
        <w:t xml:space="preserve"> été défini pour faire transiter les données entre le </w:t>
      </w:r>
      <w:r w:rsidR="00396F29">
        <w:t>cœur</w:t>
      </w:r>
      <w:r>
        <w:t xml:space="preserve"> </w:t>
      </w:r>
      <w:r w:rsidR="00396F29">
        <w:t>métier</w:t>
      </w:r>
      <w:r>
        <w:t xml:space="preserve"> </w:t>
      </w:r>
      <w:r w:rsidR="00396F29">
        <w:t>et le reste de l'application</w:t>
      </w:r>
      <w:r w:rsidR="0023730D">
        <w:t xml:space="preserve"> </w:t>
      </w:r>
      <w:r w:rsidR="00396F29">
        <w:t>(IHM au sens large principalement).</w:t>
      </w:r>
    </w:p>
    <w:p w:rsidR="00396F29" w:rsidRDefault="00396F29" w:rsidP="00142492"/>
    <w:p w:rsidR="00396F29" w:rsidRDefault="00396F29" w:rsidP="00142492">
      <w:r>
        <w:t>Ce modèle de données est organisé sous la forme d'un arbre, accessible à partir de sa racine via une interface consommé</w:t>
      </w:r>
      <w:r w:rsidR="0023730D">
        <w:t>e</w:t>
      </w:r>
      <w:r>
        <w:t>/</w:t>
      </w:r>
      <w:r w:rsidR="0023730D">
        <w:t>fournie</w:t>
      </w:r>
      <w:r>
        <w:t xml:space="preserve"> entre les composants </w:t>
      </w:r>
      <w:proofErr w:type="spellStart"/>
      <w:ins w:id="7119" w:author="ghislain.aine" w:date="2015-11-05T10:10:00Z">
        <w:r w:rsidR="00070A2F">
          <w:t>S</w:t>
        </w:r>
      </w:ins>
      <w:del w:id="7120" w:author="ghislain.aine" w:date="2015-11-05T10:10:00Z">
        <w:r w:rsidDel="00070A2F">
          <w:delText>s</w:delText>
        </w:r>
      </w:del>
      <w:r>
        <w:t>treamwork</w:t>
      </w:r>
      <w:proofErr w:type="spellEnd"/>
      <w:r>
        <w:t>.</w:t>
      </w:r>
    </w:p>
    <w:p w:rsidR="00396F29" w:rsidRDefault="00396F29" w:rsidP="00142492"/>
    <w:p w:rsidR="00396F29" w:rsidRDefault="00396F29" w:rsidP="00142492">
      <w:r>
        <w:t xml:space="preserve">Chaque nœud de l'arbre est une instance d'une implémentation de l'interface </w:t>
      </w:r>
      <w:proofErr w:type="spellStart"/>
      <w:r>
        <w:t>ISxEntity</w:t>
      </w:r>
      <w:proofErr w:type="spellEnd"/>
      <w:r>
        <w:t xml:space="preserve">. Les nœuds peuvent être spécialisés pour </w:t>
      </w:r>
      <w:del w:id="7121" w:author="Camille VACCALUT" w:date="2015-12-07T17:45:00Z">
        <w:r w:rsidDel="00DB0250">
          <w:delText xml:space="preserve">leur faire </w:delText>
        </w:r>
      </w:del>
      <w:r>
        <w:t xml:space="preserve">répondre à un objectif précis. Par exemple, le </w:t>
      </w:r>
      <w:r w:rsidR="0023730D">
        <w:t>nœud</w:t>
      </w:r>
      <w:r>
        <w:t xml:space="preserve"> racine de l'arbre est spécialisé en </w:t>
      </w:r>
      <w:proofErr w:type="spellStart"/>
      <w:r>
        <w:t>ISxModel</w:t>
      </w:r>
      <w:proofErr w:type="spellEnd"/>
      <w:r>
        <w:t xml:space="preserve"> qui ajoute des fonctionnalités de tri et d'accès aux 5 spécialisations de base d'une </w:t>
      </w:r>
      <w:proofErr w:type="spellStart"/>
      <w:r>
        <w:t>ISxEntity</w:t>
      </w:r>
      <w:proofErr w:type="spellEnd"/>
      <w:r>
        <w:t>. On distingue donc :</w:t>
      </w:r>
    </w:p>
    <w:p w:rsidR="00396F29" w:rsidRDefault="00396F29" w:rsidP="00396F29">
      <w:pPr>
        <w:pStyle w:val="Paragraphedeliste"/>
        <w:numPr>
          <w:ilvl w:val="0"/>
          <w:numId w:val="38"/>
        </w:numPr>
        <w:ind w:left="709"/>
      </w:pPr>
      <w:proofErr w:type="spellStart"/>
      <w:r>
        <w:t>ISxData</w:t>
      </w:r>
      <w:proofErr w:type="spellEnd"/>
      <w:r>
        <w:t>: C</w:t>
      </w:r>
      <w:r w:rsidR="0023730D">
        <w:t>'</w:t>
      </w:r>
      <w:r>
        <w:t>e</w:t>
      </w:r>
      <w:r w:rsidR="0023730D">
        <w:t>st</w:t>
      </w:r>
      <w:r>
        <w:t xml:space="preserve"> la base de la spécialisation permettant de fournir des données en lecture seule. Plusieurs spécialisations simples</w:t>
      </w:r>
      <w:r w:rsidR="0023730D">
        <w:t>,</w:t>
      </w:r>
      <w:r>
        <w:t xml:space="preserve"> comme </w:t>
      </w:r>
      <w:r w:rsidR="0023730D">
        <w:t xml:space="preserve">par exemple </w:t>
      </w:r>
      <w:r>
        <w:t>l'</w:t>
      </w:r>
      <w:proofErr w:type="spellStart"/>
      <w:r>
        <w:t>ISxDataBool</w:t>
      </w:r>
      <w:proofErr w:type="spellEnd"/>
      <w:r>
        <w:t xml:space="preserve"> permettant d'accéder à un booléen</w:t>
      </w:r>
      <w:r w:rsidR="0023730D">
        <w:t>,</w:t>
      </w:r>
      <w:r>
        <w:t xml:space="preserve"> en hérite</w:t>
      </w:r>
      <w:r w:rsidR="0023730D">
        <w:t>nt</w:t>
      </w:r>
      <w:r>
        <w:t xml:space="preserve">. Il est </w:t>
      </w:r>
      <w:r w:rsidR="0023730D">
        <w:t>également</w:t>
      </w:r>
      <w:r>
        <w:t xml:space="preserve"> possible de définir de</w:t>
      </w:r>
      <w:r w:rsidR="0023730D">
        <w:t>s</w:t>
      </w:r>
      <w:r>
        <w:t xml:space="preserve"> données plus complexe</w:t>
      </w:r>
      <w:r w:rsidR="0023730D">
        <w:t>s</w:t>
      </w:r>
      <w:r>
        <w:t xml:space="preserve"> comme des </w:t>
      </w:r>
      <w:r w:rsidR="00292E34">
        <w:t>bases</w:t>
      </w:r>
      <w:r>
        <w:t xml:space="preserve"> de données.</w:t>
      </w:r>
      <w:r w:rsidR="00292E34">
        <w:t xml:space="preserve"> Dans ce dernier cas, le nœud sert de point d'entrée vers la structure sous jacente plus complexe</w:t>
      </w:r>
    </w:p>
    <w:p w:rsidR="0023730D" w:rsidRDefault="00396F29">
      <w:pPr>
        <w:pStyle w:val="Paragraphedeliste"/>
        <w:numPr>
          <w:ilvl w:val="0"/>
          <w:numId w:val="39"/>
        </w:numPr>
        <w:ind w:left="709"/>
      </w:pPr>
      <w:proofErr w:type="spellStart"/>
      <w:r>
        <w:t>ISxCommand</w:t>
      </w:r>
      <w:proofErr w:type="spellEnd"/>
      <w:r>
        <w:t>:</w:t>
      </w:r>
      <w:r w:rsidR="00292E34">
        <w:t xml:space="preserve"> Pattern Commande</w:t>
      </w:r>
      <w:r>
        <w:t>.</w:t>
      </w:r>
      <w:r w:rsidR="00292E34">
        <w:t xml:space="preserve"> Utilisé pour appeler de façon générique une méthode distante de manière a</w:t>
      </w:r>
      <w:r>
        <w:t xml:space="preserve">synchrone. </w:t>
      </w:r>
      <w:r w:rsidR="0023730D">
        <w:t>P</w:t>
      </w:r>
      <w:r w:rsidR="00292E34">
        <w:t xml:space="preserve">ar exemple, un client utilisant une </w:t>
      </w:r>
      <w:proofErr w:type="spellStart"/>
      <w:r w:rsidR="00292E34">
        <w:t>ISxData</w:t>
      </w:r>
      <w:proofErr w:type="spellEnd"/>
      <w:r w:rsidR="00292E34">
        <w:t xml:space="preserve"> en lecture </w:t>
      </w:r>
      <w:r w:rsidR="0023730D">
        <w:t xml:space="preserve">et </w:t>
      </w:r>
      <w:r w:rsidR="00292E34">
        <w:t>voulant que la data soit incrémenté</w:t>
      </w:r>
      <w:r w:rsidR="0023730D">
        <w:t>e</w:t>
      </w:r>
      <w:r w:rsidR="00292E34">
        <w:t xml:space="preserve"> pourrai demander à celui qui la fourni de l'incrément</w:t>
      </w:r>
      <w:r w:rsidR="0023730D">
        <w:t>er</w:t>
      </w:r>
      <w:r w:rsidR="00292E34">
        <w:t xml:space="preserve"> en appelant la commande réalisant cette tache.</w:t>
      </w:r>
    </w:p>
    <w:p w:rsidR="0023730D" w:rsidRDefault="00292E34">
      <w:pPr>
        <w:ind w:left="349"/>
      </w:pPr>
      <w:r>
        <w:tab/>
        <w:t xml:space="preserve">Un seul paramètre: </w:t>
      </w:r>
      <w:proofErr w:type="spellStart"/>
      <w:r>
        <w:t>ISxSelection</w:t>
      </w:r>
      <w:proofErr w:type="spellEnd"/>
    </w:p>
    <w:p w:rsidR="0023730D" w:rsidRDefault="00292E34">
      <w:pPr>
        <w:pStyle w:val="Paragraphedeliste"/>
        <w:numPr>
          <w:ilvl w:val="0"/>
          <w:numId w:val="39"/>
        </w:numPr>
        <w:ind w:left="709"/>
      </w:pPr>
      <w:proofErr w:type="spellStart"/>
      <w:r>
        <w:t>ISxForm</w:t>
      </w:r>
      <w:proofErr w:type="spellEnd"/>
      <w:r>
        <w:t>: Pour palier au manque de paramètre</w:t>
      </w:r>
      <w:r w:rsidR="0023730D">
        <w:t>s</w:t>
      </w:r>
      <w:r>
        <w:t xml:space="preserve"> de l'</w:t>
      </w:r>
      <w:proofErr w:type="spellStart"/>
      <w:r>
        <w:t>ISxCommand</w:t>
      </w:r>
      <w:proofErr w:type="spellEnd"/>
      <w:r>
        <w:t xml:space="preserve">, les </w:t>
      </w:r>
      <w:proofErr w:type="spellStart"/>
      <w:r>
        <w:t>forms</w:t>
      </w:r>
      <w:proofErr w:type="spellEnd"/>
      <w:r>
        <w:t xml:space="preserve"> sont un ensemble de data</w:t>
      </w:r>
      <w:r w:rsidR="0023730D">
        <w:t>s</w:t>
      </w:r>
      <w:r>
        <w:t xml:space="preserve"> modifiables par le client</w:t>
      </w:r>
      <w:r w:rsidR="0023730D">
        <w:t>,</w:t>
      </w:r>
      <w:r>
        <w:t xml:space="preserve"> et de commande</w:t>
      </w:r>
      <w:r w:rsidR="0023730D">
        <w:t>s</w:t>
      </w:r>
      <w:r>
        <w:t xml:space="preserve"> qui utilisent les data contenu</w:t>
      </w:r>
      <w:r w:rsidR="0023730D">
        <w:t>es</w:t>
      </w:r>
      <w:r>
        <w:t xml:space="preserve"> dans la </w:t>
      </w:r>
      <w:proofErr w:type="spellStart"/>
      <w:r>
        <w:t>form</w:t>
      </w:r>
      <w:proofErr w:type="spellEnd"/>
      <w:r>
        <w:t xml:space="preserve"> comme des paramètres de méthode</w:t>
      </w:r>
    </w:p>
    <w:p w:rsidR="00396F29" w:rsidRDefault="00396F29" w:rsidP="00396F29">
      <w:pPr>
        <w:pStyle w:val="Paragraphedeliste"/>
        <w:numPr>
          <w:ilvl w:val="0"/>
          <w:numId w:val="39"/>
        </w:numPr>
        <w:ind w:left="709"/>
      </w:pPr>
      <w:proofErr w:type="spellStart"/>
      <w:r>
        <w:t>ISxSelection</w:t>
      </w:r>
      <w:proofErr w:type="spellEnd"/>
      <w:r>
        <w:t xml:space="preserve">: </w:t>
      </w:r>
      <w:r w:rsidR="00292E34">
        <w:t>permet de contenir n objets</w:t>
      </w:r>
      <w:r w:rsidR="00B63C20">
        <w:t>. Utilisé par exemple pour rendre la sélection courante persistante et accessible par tout composant abonné</w:t>
      </w:r>
      <w:del w:id="7122" w:author="ghislain.aine" w:date="2015-11-03T17:35:00Z">
        <w:r w:rsidR="00B63C20" w:rsidDel="00420168">
          <w:delText>e</w:delText>
        </w:r>
      </w:del>
      <w:r w:rsidR="00B63C20">
        <w:t xml:space="preserve"> à un </w:t>
      </w:r>
      <w:proofErr w:type="spellStart"/>
      <w:r w:rsidR="00B63C20">
        <w:t>ISxModel</w:t>
      </w:r>
      <w:proofErr w:type="spellEnd"/>
    </w:p>
    <w:p w:rsidR="00396F29" w:rsidRDefault="00396F29" w:rsidP="00396F29">
      <w:pPr>
        <w:pStyle w:val="Paragraphedeliste"/>
        <w:numPr>
          <w:ilvl w:val="0"/>
          <w:numId w:val="39"/>
        </w:numPr>
        <w:ind w:left="709"/>
      </w:pPr>
      <w:proofErr w:type="spellStart"/>
      <w:r>
        <w:t>ISxAlert</w:t>
      </w:r>
      <w:proofErr w:type="spellEnd"/>
      <w:r>
        <w:t>: canal de messagerie, bidirectionnel</w:t>
      </w:r>
      <w:r w:rsidR="00B63C20">
        <w:t>. Va être refondu donc non détaillé</w:t>
      </w:r>
    </w:p>
    <w:p w:rsidR="00396F29" w:rsidRDefault="00396F29" w:rsidP="00142492"/>
    <w:p w:rsidR="001C7B99" w:rsidRDefault="00B63C20" w:rsidP="00142492">
      <w:r>
        <w:t>Enfin</w:t>
      </w:r>
      <w:r w:rsidR="0023730D">
        <w:t>,</w:t>
      </w:r>
      <w:r>
        <w:t xml:space="preserve"> tous les nœuds de l'arbre étant </w:t>
      </w:r>
      <w:proofErr w:type="spellStart"/>
      <w:r>
        <w:t>ISxEntity</w:t>
      </w:r>
      <w:proofErr w:type="spellEnd"/>
      <w:r>
        <w:t>, ils sont observables. Ils notifient de leurs changements, de l'ajout d'un enfant et de la suppression d'un enfant.</w:t>
      </w:r>
    </w:p>
    <w:p w:rsidR="0023730D" w:rsidRDefault="0023730D" w:rsidP="00DC78B5">
      <w:pPr>
        <w:pStyle w:val="Paragraphedeliste"/>
      </w:pPr>
    </w:p>
    <w:p w:rsidR="00B63C20" w:rsidRDefault="00B63C20" w:rsidP="00DC78B5">
      <w:pPr>
        <w:pStyle w:val="Paragraphedeliste"/>
      </w:pPr>
    </w:p>
    <w:p w:rsidR="0023730D" w:rsidRDefault="00B63C20">
      <w:pPr>
        <w:pStyle w:val="Titre3"/>
      </w:pPr>
      <w:bookmarkStart w:id="7123" w:name="_Toc354393985"/>
      <w:r>
        <w:t>Accès aux spécialisations</w:t>
      </w:r>
      <w:bookmarkEnd w:id="7123"/>
    </w:p>
    <w:p w:rsidR="0023730D" w:rsidRPr="0023730D" w:rsidRDefault="0023730D" w:rsidP="0023730D"/>
    <w:p w:rsidR="0023730D" w:rsidRDefault="00B63C20">
      <w:r>
        <w:t>A l'intérieur de l'</w:t>
      </w:r>
      <w:proofErr w:type="spellStart"/>
      <w:r>
        <w:t>ISxModel</w:t>
      </w:r>
      <w:proofErr w:type="spellEnd"/>
      <w:r>
        <w:t xml:space="preserve">, nous avons accès uniquement à des </w:t>
      </w:r>
      <w:proofErr w:type="spellStart"/>
      <w:r>
        <w:t>ISxEntity</w:t>
      </w:r>
      <w:proofErr w:type="spellEnd"/>
      <w:r>
        <w:t xml:space="preserve">. Pour récupérer la spécialisation de chacun des nœuds on pense à utiliser les </w:t>
      </w:r>
      <w:del w:id="7124" w:author="ghislain.aine" w:date="2015-11-05T10:11:00Z">
        <w:r w:rsidDel="00070A2F">
          <w:delText xml:space="preserve">dynamiques </w:delText>
        </w:r>
      </w:del>
      <w:proofErr w:type="spellStart"/>
      <w:ins w:id="7125" w:author="ghislain.aine" w:date="2015-11-05T10:11:00Z">
        <w:r w:rsidR="00070A2F">
          <w:t>dynamic_</w:t>
        </w:r>
      </w:ins>
      <w:r>
        <w:t>cast</w:t>
      </w:r>
      <w:proofErr w:type="spellEnd"/>
      <w:r>
        <w:t>. Cependant il</w:t>
      </w:r>
      <w:r w:rsidR="00CA6D01">
        <w:t>s</w:t>
      </w:r>
      <w:r>
        <w:t xml:space="preserve"> sont à bannir car </w:t>
      </w:r>
      <w:r w:rsidR="00CA6D01">
        <w:t xml:space="preserve">le model </w:t>
      </w:r>
      <w:proofErr w:type="spellStart"/>
      <w:r w:rsidR="00CA6D01">
        <w:t>Starlinx</w:t>
      </w:r>
      <w:proofErr w:type="spellEnd"/>
      <w:r w:rsidR="00CA6D01">
        <w:t xml:space="preserve"> peut voir certaine</w:t>
      </w:r>
      <w:r w:rsidR="0023730D">
        <w:t>s</w:t>
      </w:r>
      <w:r w:rsidR="00CA6D01">
        <w:t xml:space="preserve"> de </w:t>
      </w:r>
      <w:r w:rsidR="0023730D">
        <w:t>s</w:t>
      </w:r>
      <w:r w:rsidR="00CA6D01">
        <w:t xml:space="preserve">es entités décorées. </w:t>
      </w:r>
    </w:p>
    <w:p w:rsidR="0023730D" w:rsidRDefault="00CA6D01">
      <w:r>
        <w:t xml:space="preserve">Pour résoudre ce problème, un pattern d'extension d'objet nommé </w:t>
      </w:r>
      <w:del w:id="7126" w:author="ghislain.aine" w:date="2015-11-05T10:12:00Z">
        <w:r w:rsidR="0023730D" w:rsidDel="00070A2F">
          <w:delText>"</w:delText>
        </w:r>
      </w:del>
      <w:proofErr w:type="spellStart"/>
      <w:r>
        <w:t>IAdaptable</w:t>
      </w:r>
      <w:proofErr w:type="spellEnd"/>
      <w:del w:id="7127" w:author="ghislain.aine" w:date="2015-11-05T10:12:00Z">
        <w:r w:rsidR="0023730D" w:rsidDel="00070A2F">
          <w:delText>"</w:delText>
        </w:r>
      </w:del>
      <w:r w:rsidR="0023730D">
        <w:t>,</w:t>
      </w:r>
      <w:r>
        <w:t xml:space="preserve"> aussi connu sous le nom d</w:t>
      </w:r>
      <w:r w:rsidR="0023730D">
        <w:t xml:space="preserve">e </w:t>
      </w:r>
      <w:del w:id="7128" w:author="ghislain.aine" w:date="2015-11-05T10:12:00Z">
        <w:r w:rsidR="0023730D" w:rsidDel="00070A2F">
          <w:delText>"</w:delText>
        </w:r>
      </w:del>
      <w:proofErr w:type="spellStart"/>
      <w:r>
        <w:t>IUnknown</w:t>
      </w:r>
      <w:proofErr w:type="spellEnd"/>
      <w:del w:id="7129" w:author="ghislain.aine" w:date="2015-11-05T10:12:00Z">
        <w:r w:rsidR="0023730D" w:rsidDel="00070A2F">
          <w:delText>"</w:delText>
        </w:r>
      </w:del>
      <w:r>
        <w:t xml:space="preserve"> est mis en place. C'est donc via des</w:t>
      </w:r>
      <w:del w:id="7130" w:author="ghislain.aine" w:date="2015-11-05T10:12:00Z">
        <w:r w:rsidDel="00070A2F">
          <w:delText xml:space="preserve"> </w:delText>
        </w:r>
      </w:del>
      <w:r>
        <w:t xml:space="preserve"> </w:t>
      </w:r>
      <w:proofErr w:type="spellStart"/>
      <w:r>
        <w:t>queryInterface</w:t>
      </w:r>
      <w:proofErr w:type="spellEnd"/>
      <w:r>
        <w:t xml:space="preserve"> indiquant le type de spécialité à récupérer sur un nœud que l'on accédera à cette spécialisation.</w:t>
      </w:r>
    </w:p>
    <w:p w:rsidR="00F7603E" w:rsidRDefault="00F7603E" w:rsidP="00DC78B5">
      <w:pPr>
        <w:pStyle w:val="Paragraphedeliste"/>
      </w:pPr>
    </w:p>
    <w:p w:rsidR="0023730D" w:rsidRDefault="0023730D" w:rsidP="00DC78B5">
      <w:pPr>
        <w:pStyle w:val="Paragraphedeliste"/>
      </w:pPr>
    </w:p>
    <w:p w:rsidR="000E1F86" w:rsidRDefault="00F7603E" w:rsidP="00683E3F">
      <w:pPr>
        <w:pStyle w:val="Titre3"/>
      </w:pPr>
      <w:bookmarkStart w:id="7131" w:name="_Toc354393986"/>
      <w:r>
        <w:t xml:space="preserve">Etape 1 : Action dans </w:t>
      </w:r>
      <w:proofErr w:type="spellStart"/>
      <w:r>
        <w:t>Starlinx</w:t>
      </w:r>
      <w:bookmarkEnd w:id="7131"/>
      <w:proofErr w:type="spellEnd"/>
    </w:p>
    <w:p w:rsidR="00F7603E" w:rsidRDefault="00F7603E" w:rsidP="00142492"/>
    <w:p w:rsidR="000E1F86" w:rsidRDefault="000E1F86" w:rsidP="00142492">
      <w:r>
        <w:lastRenderedPageBreak/>
        <w:t xml:space="preserve">Nous allons utiliser le </w:t>
      </w:r>
      <w:proofErr w:type="spellStart"/>
      <w:r>
        <w:t>stream</w:t>
      </w:r>
      <w:proofErr w:type="spellEnd"/>
      <w:r>
        <w:t xml:space="preserve"> de </w:t>
      </w:r>
      <w:proofErr w:type="spellStart"/>
      <w:r>
        <w:t>Starlinx</w:t>
      </w:r>
      <w:proofErr w:type="spellEnd"/>
      <w:r>
        <w:t xml:space="preserve"> pour exécuter une commande</w:t>
      </w:r>
      <w:r w:rsidR="005D7175">
        <w:t xml:space="preserve"> </w:t>
      </w:r>
      <w:r>
        <w:t>: sauvegarde du fichier de configuration du "</w:t>
      </w:r>
      <w:proofErr w:type="spellStart"/>
      <w:r>
        <w:t>serverModel</w:t>
      </w:r>
      <w:proofErr w:type="spellEnd"/>
      <w:r>
        <w:t>".</w:t>
      </w:r>
    </w:p>
    <w:p w:rsidR="000E1F86" w:rsidRDefault="000E1F86" w:rsidP="00142492"/>
    <w:p w:rsidR="00142492" w:rsidRDefault="000E1F86" w:rsidP="00E4115C">
      <w:pPr>
        <w:pStyle w:val="Paragraphedeliste"/>
        <w:numPr>
          <w:ilvl w:val="0"/>
          <w:numId w:val="40"/>
        </w:numPr>
      </w:pPr>
      <w:r>
        <w:t>Démarrer l'éditeur avec l'ensemble des plugins</w:t>
      </w:r>
      <w:r w:rsidR="0065032B">
        <w:t>, en mettant dans un fichier ".bat" la commande suivante:</w:t>
      </w:r>
    </w:p>
    <w:p w:rsidR="00142492" w:rsidRPr="0009409C" w:rsidRDefault="000E1F86" w:rsidP="00781A32">
      <w:pPr>
        <w:pStyle w:val="Code"/>
        <w:rPr>
          <w:lang w:val="en-US"/>
        </w:rPr>
      </w:pPr>
      <w:r w:rsidRPr="0009409C">
        <w:rPr>
          <w:lang w:val="en-US"/>
        </w:rPr>
        <w:t>StreamWorkEditor2d.exe -</w:t>
      </w:r>
      <w:proofErr w:type="spellStart"/>
      <w:r w:rsidRPr="0009409C">
        <w:rPr>
          <w:lang w:val="en-US"/>
        </w:rPr>
        <w:t>autostart</w:t>
      </w:r>
      <w:proofErr w:type="spellEnd"/>
      <w:r w:rsidRPr="0009409C">
        <w:rPr>
          <w:lang w:val="en-US"/>
        </w:rPr>
        <w:t xml:space="preserve"> -</w:t>
      </w:r>
      <w:proofErr w:type="spellStart"/>
      <w:r w:rsidRPr="0009409C">
        <w:rPr>
          <w:lang w:val="en-US"/>
        </w:rPr>
        <w:t>appDirPath</w:t>
      </w:r>
      <w:proofErr w:type="spellEnd"/>
      <w:r w:rsidRPr="0009409C">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c</w:t>
      </w:r>
      <w:r w:rsidRPr="00142492">
        <w:rPr>
          <w:lang w:val="en-US"/>
        </w:rPr>
        <w:t>onfig -</w:t>
      </w:r>
      <w:proofErr w:type="spellStart"/>
      <w:r w:rsidRPr="00142492">
        <w:rPr>
          <w:lang w:val="en-US"/>
        </w:rPr>
        <w:t>pdesc</w:t>
      </w:r>
      <w:proofErr w:type="spellEnd"/>
      <w:r w:rsidRPr="00142492">
        <w:rPr>
          <w:lang w:val="en-US"/>
        </w:rPr>
        <w:t xml:space="preserve"> </w:t>
      </w:r>
    </w:p>
    <w:p w:rsid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w:t>
      </w:r>
      <w:r w:rsidR="004C6C5F">
        <w:rPr>
          <w:lang w:val="en-US"/>
        </w:rPr>
        <w:t>\</w:t>
      </w:r>
      <w:r w:rsidRPr="00142492">
        <w:rPr>
          <w:lang w:val="en-US"/>
        </w:rPr>
        <w:t xml:space="preserve">devpaths.xml -models </w:t>
      </w:r>
    </w:p>
    <w:p w:rsidR="000E1F86" w:rsidRPr="00142492" w:rsidRDefault="000E1F86" w:rsidP="00781A32">
      <w:pPr>
        <w:pStyle w:val="Code"/>
        <w:rPr>
          <w:lang w:val="en-US"/>
        </w:rPr>
      </w:pPr>
      <w:r w:rsidRPr="00142492">
        <w:rPr>
          <w:lang w:val="en-US"/>
        </w:rPr>
        <w:t>C:\Projects\Products\</w:t>
      </w:r>
      <w:r w:rsidR="004C6C5F">
        <w:rPr>
          <w:lang w:val="en-US"/>
        </w:rPr>
        <w:t>StreamWork\</w:t>
      </w:r>
      <w:r w:rsidRPr="00142492">
        <w:rPr>
          <w:lang w:val="en-US"/>
        </w:rPr>
        <w:t>Starlinx\config\models.list</w:t>
      </w:r>
    </w:p>
    <w:p w:rsidR="00142492" w:rsidRPr="0009409C" w:rsidRDefault="000E1F86" w:rsidP="00E4115C">
      <w:pPr>
        <w:pStyle w:val="Paragraphedeliste"/>
        <w:numPr>
          <w:ilvl w:val="0"/>
          <w:numId w:val="40"/>
        </w:numPr>
      </w:pPr>
      <w:r w:rsidRPr="0009409C">
        <w:t xml:space="preserve">Ouvrir le </w:t>
      </w:r>
      <w:proofErr w:type="spellStart"/>
      <w:r w:rsidRPr="0009409C">
        <w:t>stream</w:t>
      </w:r>
      <w:proofErr w:type="spellEnd"/>
      <w:r w:rsidRPr="0009409C">
        <w:t xml:space="preserve"> de </w:t>
      </w:r>
      <w:proofErr w:type="spellStart"/>
      <w:r w:rsidRPr="0009409C">
        <w:t>Starlinx</w:t>
      </w:r>
      <w:proofErr w:type="spellEnd"/>
      <w:r w:rsidRPr="0009409C">
        <w:t>:</w:t>
      </w:r>
    </w:p>
    <w:p w:rsidR="000E1F86" w:rsidRPr="00142492" w:rsidRDefault="000E1F86" w:rsidP="00781A32">
      <w:pPr>
        <w:pStyle w:val="Paragraphedeliste"/>
        <w:jc w:val="center"/>
        <w:rPr>
          <w:lang w:val="en-US"/>
        </w:rPr>
      </w:pPr>
      <w:r w:rsidRPr="00142492">
        <w:rPr>
          <w:lang w:val="en-US"/>
        </w:rPr>
        <w:t>C:\projects\Products\</w:t>
      </w:r>
      <w:r w:rsidR="004C6C5F">
        <w:rPr>
          <w:lang w:val="en-US"/>
        </w:rPr>
        <w:t>StreamWork\</w:t>
      </w:r>
      <w:r w:rsidRPr="00142492">
        <w:rPr>
          <w:lang w:val="en-US"/>
        </w:rPr>
        <w:t>Starlinx\config\SxProfileManager.xml</w:t>
      </w:r>
    </w:p>
    <w:p w:rsidR="00142492" w:rsidRDefault="009A7F84" w:rsidP="00E4115C">
      <w:pPr>
        <w:pStyle w:val="Paragraphedeliste"/>
        <w:numPr>
          <w:ilvl w:val="0"/>
          <w:numId w:val="40"/>
        </w:numPr>
      </w:pPr>
      <w:r>
        <w:t>Ajouter un composant "</w:t>
      </w:r>
      <w:proofErr w:type="spellStart"/>
      <w:r>
        <w:t>SxViewModel</w:t>
      </w:r>
      <w:proofErr w:type="spellEnd"/>
      <w:r>
        <w:t>".</w:t>
      </w:r>
    </w:p>
    <w:p w:rsidR="000E1F86" w:rsidRDefault="009A7F84" w:rsidP="00142492">
      <w:pPr>
        <w:pStyle w:val="Paragraphedeliste"/>
      </w:pPr>
      <w:r>
        <w:t xml:space="preserve">Ce composant permet de voir les informations du </w:t>
      </w:r>
      <w:proofErr w:type="spellStart"/>
      <w:r>
        <w:t>ISxModel</w:t>
      </w:r>
      <w:proofErr w:type="spellEnd"/>
      <w:r>
        <w:t xml:space="preserve"> d'un composant. De manière général</w:t>
      </w:r>
      <w:ins w:id="7132" w:author="Alexandre Blin" w:date="2015-08-11T17:28:00Z">
        <w:r w:rsidR="001D2F1F">
          <w:t>e</w:t>
        </w:r>
      </w:ins>
      <w:r>
        <w:t>, il est conseillé de l'utiliser pour obtenir le</w:t>
      </w:r>
      <w:r w:rsidR="0068355A">
        <w:t>s informations sur un composant</w:t>
      </w:r>
    </w:p>
    <w:p w:rsidR="009A7F84" w:rsidRDefault="009A7F84" w:rsidP="00E4115C">
      <w:pPr>
        <w:pStyle w:val="Paragraphedeliste"/>
        <w:numPr>
          <w:ilvl w:val="0"/>
          <w:numId w:val="40"/>
        </w:numPr>
      </w:pPr>
      <w:r>
        <w:t xml:space="preserve">Connecter le </w:t>
      </w:r>
      <w:proofErr w:type="spellStart"/>
      <w:r>
        <w:t>SxViewModel</w:t>
      </w:r>
      <w:proofErr w:type="spellEnd"/>
      <w:r>
        <w:t xml:space="preserve"> au </w:t>
      </w:r>
      <w:proofErr w:type="spellStart"/>
      <w:r>
        <w:t>serverModel</w:t>
      </w:r>
      <w:proofErr w:type="spellEnd"/>
      <w:r>
        <w:t>. Rechercher le nom</w:t>
      </w:r>
      <w:r w:rsidR="00463A00">
        <w:t xml:space="preserve"> (</w:t>
      </w:r>
      <w:proofErr w:type="spellStart"/>
      <w:r w:rsidR="00463A00" w:rsidRPr="00463A00">
        <w:t>server.configuration</w:t>
      </w:r>
      <w:proofErr w:type="spellEnd"/>
      <w:r w:rsidR="00463A00" w:rsidRPr="00463A00">
        <w:t>.</w:t>
      </w:r>
      <w:proofErr w:type="spellStart"/>
      <w:r w:rsidR="00463A00" w:rsidRPr="00463A00">
        <w:t>SaveConfiguration</w:t>
      </w:r>
      <w:proofErr w:type="spellEnd"/>
      <w:r w:rsidR="00463A00">
        <w:t xml:space="preserve">) </w:t>
      </w:r>
      <w:r>
        <w:t xml:space="preserve"> et la catégorie</w:t>
      </w:r>
      <w:r w:rsidR="00463A00">
        <w:t xml:space="preserve"> (</w:t>
      </w:r>
      <w:r w:rsidR="00463A00" w:rsidRPr="00463A00">
        <w:t>Configuration</w:t>
      </w:r>
      <w:r w:rsidR="00463A00">
        <w:t>)</w:t>
      </w:r>
      <w:r>
        <w:t xml:space="preserve"> de la commande de sauvegarde</w:t>
      </w:r>
    </w:p>
    <w:p w:rsidR="00490005" w:rsidRDefault="00490005" w:rsidP="00490005">
      <w:pPr>
        <w:pStyle w:val="Paragraphedeliste"/>
      </w:pPr>
    </w:p>
    <w:p w:rsidR="009A7F84" w:rsidRDefault="009A7F84" w:rsidP="00E4115C">
      <w:pPr>
        <w:pStyle w:val="Paragraphedeliste"/>
        <w:numPr>
          <w:ilvl w:val="0"/>
          <w:numId w:val="40"/>
        </w:numPr>
      </w:pPr>
      <w:r>
        <w:t xml:space="preserve">Ajouter un composant </w:t>
      </w:r>
      <w:proofErr w:type="spellStart"/>
      <w:r>
        <w:t>CommandToQAction</w:t>
      </w:r>
      <w:proofErr w:type="spellEnd"/>
      <w:r>
        <w:t>, et le configurer :</w:t>
      </w:r>
    </w:p>
    <w:p w:rsidR="009A7F84" w:rsidRDefault="009A7F84" w:rsidP="00E4115C">
      <w:pPr>
        <w:pStyle w:val="Paragraphedeliste"/>
        <w:numPr>
          <w:ilvl w:val="1"/>
          <w:numId w:val="40"/>
        </w:numPr>
        <w:ind w:left="1418"/>
      </w:pPr>
      <w:proofErr w:type="spellStart"/>
      <w:r>
        <w:t>commandsCount</w:t>
      </w:r>
      <w:proofErr w:type="spellEnd"/>
      <w:r>
        <w:t xml:space="preserve"> : 1</w:t>
      </w:r>
    </w:p>
    <w:p w:rsidR="009A7F84" w:rsidRDefault="009A7F84" w:rsidP="00E4115C">
      <w:pPr>
        <w:pStyle w:val="Paragraphedeliste"/>
        <w:numPr>
          <w:ilvl w:val="1"/>
          <w:numId w:val="40"/>
        </w:numPr>
        <w:ind w:left="1418"/>
      </w:pPr>
      <w:r>
        <w:t>Action1 |</w:t>
      </w:r>
      <w:r w:rsidR="0068355A">
        <w:t xml:space="preserve"> </w:t>
      </w:r>
      <w:proofErr w:type="spellStart"/>
      <w:r>
        <w:t>category</w:t>
      </w:r>
      <w:proofErr w:type="spellEnd"/>
      <w:r>
        <w:t xml:space="preserve"> : la catégorie de la commande de sauvegarde</w:t>
      </w:r>
    </w:p>
    <w:p w:rsidR="009A7F84" w:rsidRDefault="009A7F84" w:rsidP="00E4115C">
      <w:pPr>
        <w:pStyle w:val="Paragraphedeliste"/>
        <w:numPr>
          <w:ilvl w:val="1"/>
          <w:numId w:val="40"/>
        </w:numPr>
        <w:ind w:left="1418"/>
      </w:pPr>
      <w:r>
        <w:t xml:space="preserve">Action1 | </w:t>
      </w:r>
      <w:proofErr w:type="spellStart"/>
      <w:r>
        <w:t>actionName</w:t>
      </w:r>
      <w:proofErr w:type="spellEnd"/>
      <w:r>
        <w:t xml:space="preserve"> : le nom de la commande sauvegarde</w:t>
      </w:r>
    </w:p>
    <w:p w:rsidR="00F7603E" w:rsidRDefault="009A7F84" w:rsidP="00E4115C">
      <w:pPr>
        <w:pStyle w:val="Paragraphedeliste"/>
        <w:numPr>
          <w:ilvl w:val="0"/>
          <w:numId w:val="40"/>
        </w:numPr>
      </w:pPr>
      <w:r>
        <w:t>Ajouter un composant "</w:t>
      </w:r>
      <w:proofErr w:type="spellStart"/>
      <w:r>
        <w:t>SwGuiCompPushButtonToQAction</w:t>
      </w:r>
      <w:proofErr w:type="spellEnd"/>
      <w:r>
        <w:t xml:space="preserve">" pour avoir une fenêtre avec un bouton, ainsi qu'une </w:t>
      </w:r>
      <w:r w:rsidR="00F7603E">
        <w:t>"</w:t>
      </w:r>
      <w:proofErr w:type="spellStart"/>
      <w:r w:rsidR="00F7603E">
        <w:t>SwGui</w:t>
      </w:r>
      <w:r>
        <w:t>MainWindow</w:t>
      </w:r>
      <w:proofErr w:type="spellEnd"/>
      <w:r w:rsidR="00F7603E">
        <w:t>"</w:t>
      </w:r>
    </w:p>
    <w:p w:rsidR="00F7603E" w:rsidRDefault="00F7603E" w:rsidP="00E4115C">
      <w:pPr>
        <w:pStyle w:val="Paragraphedeliste"/>
        <w:numPr>
          <w:ilvl w:val="0"/>
          <w:numId w:val="40"/>
        </w:numPr>
      </w:pPr>
      <w:r>
        <w:t>Connecter tous les composants</w:t>
      </w:r>
    </w:p>
    <w:p w:rsidR="00142492" w:rsidRDefault="00142492" w:rsidP="00142492">
      <w:pPr>
        <w:pStyle w:val="Paragraphedeliste"/>
      </w:pPr>
    </w:p>
    <w:p w:rsidR="00142492" w:rsidRDefault="00F7603E" w:rsidP="00142492">
      <w:r>
        <w:t>Lorsque l'on exécute l'action, le fichier de configuration indiqué dans les paramètres du composant "configuration" du sous-</w:t>
      </w:r>
      <w:proofErr w:type="spellStart"/>
      <w:r>
        <w:t>stream</w:t>
      </w:r>
      <w:proofErr w:type="spellEnd"/>
      <w:r w:rsidR="00142492">
        <w:t xml:space="preserve"> "</w:t>
      </w:r>
      <w:proofErr w:type="spellStart"/>
      <w:r w:rsidR="00142492">
        <w:t>serverModel</w:t>
      </w:r>
      <w:proofErr w:type="spellEnd"/>
      <w:r w:rsidR="00142492">
        <w:t>" sera sauvegardé.</w:t>
      </w:r>
    </w:p>
    <w:p w:rsidR="00142492" w:rsidRDefault="00142492" w:rsidP="00142492"/>
    <w:p w:rsidR="00F7603E" w:rsidRDefault="00F7603E" w:rsidP="00E4115C">
      <w:pPr>
        <w:pStyle w:val="Paragraphedeliste"/>
        <w:numPr>
          <w:ilvl w:val="0"/>
          <w:numId w:val="41"/>
        </w:numPr>
      </w:pPr>
      <w:r>
        <w:t>Modifier ce fichier à la main, exécuter l'act</w:t>
      </w:r>
      <w:r w:rsidR="00112E49">
        <w:t>ion puis observer la sauvegarde</w:t>
      </w:r>
    </w:p>
    <w:p w:rsidR="002A016C" w:rsidRDefault="00F7603E" w:rsidP="002A016C">
      <w:pPr>
        <w:keepNext/>
        <w:jc w:val="center"/>
      </w:pPr>
      <w:r>
        <w:rPr>
          <w:noProof/>
          <w:lang w:eastAsia="fr-FR"/>
        </w:rPr>
        <w:lastRenderedPageBreak/>
        <w:drawing>
          <wp:inline distT="0" distB="0" distL="0" distR="0">
            <wp:extent cx="3592737" cy="3400425"/>
            <wp:effectExtent l="19050" t="0" r="7713"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srcRect/>
                    <a:stretch>
                      <a:fillRect/>
                    </a:stretch>
                  </pic:blipFill>
                  <pic:spPr bwMode="auto">
                    <a:xfrm>
                      <a:off x="0" y="0"/>
                      <a:ext cx="3597144" cy="3404596"/>
                    </a:xfrm>
                    <a:prstGeom prst="rect">
                      <a:avLst/>
                    </a:prstGeom>
                    <a:noFill/>
                    <a:ln w="9525">
                      <a:noFill/>
                      <a:miter lim="800000"/>
                      <a:headEnd/>
                      <a:tailEnd/>
                    </a:ln>
                  </pic:spPr>
                </pic:pic>
              </a:graphicData>
            </a:graphic>
          </wp:inline>
        </w:drawing>
      </w:r>
    </w:p>
    <w:p w:rsidR="00F7603E" w:rsidRPr="00F7603E" w:rsidRDefault="002A016C" w:rsidP="002A016C">
      <w:pPr>
        <w:pStyle w:val="Lgende"/>
        <w:jc w:val="center"/>
      </w:pPr>
      <w:r>
        <w:t xml:space="preserve">Image </w:t>
      </w:r>
      <w:fldSimple w:instr=" SEQ Image \* ARABIC ">
        <w:r w:rsidR="004313EA">
          <w:rPr>
            <w:noProof/>
          </w:rPr>
          <w:t>24</w:t>
        </w:r>
      </w:fldSimple>
      <w:r>
        <w:t xml:space="preserve"> : </w:t>
      </w:r>
      <w:r w:rsidRPr="00FF7A44">
        <w:t xml:space="preserve">Exécution d'une action dans le </w:t>
      </w:r>
      <w:proofErr w:type="spellStart"/>
      <w:r w:rsidRPr="00FF7A44">
        <w:t>stream</w:t>
      </w:r>
      <w:proofErr w:type="spellEnd"/>
      <w:r w:rsidRPr="00FF7A44">
        <w:t xml:space="preserve"> de </w:t>
      </w:r>
      <w:proofErr w:type="spellStart"/>
      <w:r w:rsidRPr="00FF7A44">
        <w:t>Starlinx</w:t>
      </w:r>
      <w:proofErr w:type="spellEnd"/>
      <w:r w:rsidR="00F7603E" w:rsidRPr="00142492">
        <w:rPr>
          <w:sz w:val="20"/>
          <w:u w:val="single"/>
        </w:rPr>
        <w:t xml:space="preserve"> </w:t>
      </w:r>
    </w:p>
    <w:p w:rsidR="007E6257" w:rsidRDefault="009A7F84" w:rsidP="00142492">
      <w:r>
        <w:br/>
      </w:r>
    </w:p>
    <w:p w:rsidR="007E6257" w:rsidRDefault="007E6257" w:rsidP="00683E3F">
      <w:pPr>
        <w:pStyle w:val="Titre3"/>
      </w:pPr>
      <w:bookmarkStart w:id="7133" w:name="_Toc354393987"/>
      <w:r>
        <w:t>Etape 2</w:t>
      </w:r>
      <w:r w:rsidR="00F7603E">
        <w:t xml:space="preserve"> </w:t>
      </w:r>
      <w:r>
        <w:t xml:space="preserve">: </w:t>
      </w:r>
      <w:r w:rsidR="00F7603E">
        <w:t xml:space="preserve">Action dans un nouveau </w:t>
      </w:r>
      <w:proofErr w:type="spellStart"/>
      <w:r w:rsidR="00F7603E">
        <w:t>stream</w:t>
      </w:r>
      <w:bookmarkEnd w:id="7133"/>
      <w:proofErr w:type="spellEnd"/>
    </w:p>
    <w:p w:rsidR="00F7603E" w:rsidRDefault="00F7603E" w:rsidP="00142492"/>
    <w:p w:rsidR="00F7603E" w:rsidRDefault="00F7603E" w:rsidP="00142492">
      <w:r>
        <w:t xml:space="preserve">Nous allons utiliser les composants du </w:t>
      </w:r>
      <w:proofErr w:type="spellStart"/>
      <w:r>
        <w:t>tp</w:t>
      </w:r>
      <w:proofErr w:type="spellEnd"/>
      <w:r>
        <w:t xml:space="preserve"> </w:t>
      </w:r>
      <w:r w:rsidR="0065032B">
        <w:t xml:space="preserve">et le service </w:t>
      </w:r>
      <w:proofErr w:type="spellStart"/>
      <w:r w:rsidR="0065032B">
        <w:t>OwnerConfigurable</w:t>
      </w:r>
      <w:proofErr w:type="spellEnd"/>
      <w:r w:rsidR="0065032B">
        <w:t xml:space="preserve"> pour exécuter une action.</w:t>
      </w:r>
    </w:p>
    <w:p w:rsidR="00142492" w:rsidRDefault="00142492" w:rsidP="00142492"/>
    <w:p w:rsidR="0065032B" w:rsidRDefault="0065032B" w:rsidP="00142492">
      <w:r>
        <w:t xml:space="preserve">Pour cela, nous allons avoir besoin des plugins de </w:t>
      </w:r>
      <w:proofErr w:type="spellStart"/>
      <w:r>
        <w:t>Starlinx</w:t>
      </w:r>
      <w:proofErr w:type="spellEnd"/>
      <w:r>
        <w:t xml:space="preserve">, ainsi que des plugins créés pendant le </w:t>
      </w:r>
      <w:proofErr w:type="spellStart"/>
      <w:r>
        <w:t>tp</w:t>
      </w:r>
      <w:proofErr w:type="spellEnd"/>
      <w:r>
        <w:t>.</w:t>
      </w:r>
    </w:p>
    <w:p w:rsidR="00142492" w:rsidRDefault="00142492" w:rsidP="00142492"/>
    <w:p w:rsidR="00142492" w:rsidRDefault="0065032B" w:rsidP="00E4115C">
      <w:pPr>
        <w:pStyle w:val="Paragraphedeliste"/>
        <w:numPr>
          <w:ilvl w:val="0"/>
          <w:numId w:val="41"/>
        </w:numPr>
      </w:pPr>
      <w:r>
        <w:t>Ajouter un descripteur dans le fichier de lancement précédemment créé, avec l'argument "</w:t>
      </w:r>
      <w:r w:rsidR="00B26C83">
        <w:t>-</w:t>
      </w:r>
      <w:proofErr w:type="spellStart"/>
      <w:r>
        <w:t>pdesc</w:t>
      </w:r>
      <w:proofErr w:type="spellEnd"/>
      <w:r>
        <w:t xml:space="preserve">" et le fichier "devpath.xml" utilisé pendant le </w:t>
      </w:r>
      <w:proofErr w:type="spellStart"/>
      <w:r>
        <w:t>tp</w:t>
      </w:r>
      <w:proofErr w:type="spellEnd"/>
      <w:r>
        <w:t xml:space="preserve"> :</w:t>
      </w:r>
    </w:p>
    <w:p w:rsidR="0065032B" w:rsidRPr="00142492" w:rsidRDefault="0065032B" w:rsidP="00781A32">
      <w:pPr>
        <w:pStyle w:val="Paragraphedeliste"/>
        <w:jc w:val="center"/>
        <w:rPr>
          <w:lang w:val="en-US"/>
        </w:rPr>
      </w:pPr>
      <w:r w:rsidRPr="00142492">
        <w:rPr>
          <w:lang w:val="en-US"/>
        </w:rPr>
        <w:t>C:\projects\Modules\Starlinx\TP\test\devpaths.xml</w:t>
      </w:r>
    </w:p>
    <w:p w:rsidR="00BC6139" w:rsidRPr="00C022E2" w:rsidRDefault="00BC6139" w:rsidP="00142492">
      <w:pPr>
        <w:rPr>
          <w:lang w:val="en-US"/>
        </w:rPr>
      </w:pPr>
    </w:p>
    <w:p w:rsidR="0065032B" w:rsidRDefault="0065032B" w:rsidP="00142492">
      <w:r>
        <w:t xml:space="preserve">Il faut ensuite créer un </w:t>
      </w:r>
      <w:proofErr w:type="spellStart"/>
      <w:r>
        <w:t>stream</w:t>
      </w:r>
      <w:proofErr w:type="spellEnd"/>
      <w:r>
        <w:t xml:space="preserve"> avec l'ensemble des composants utiles.</w:t>
      </w:r>
    </w:p>
    <w:p w:rsidR="0065032B" w:rsidRDefault="0065032B" w:rsidP="00E4115C">
      <w:pPr>
        <w:pStyle w:val="Paragraphedeliste"/>
        <w:numPr>
          <w:ilvl w:val="0"/>
          <w:numId w:val="41"/>
        </w:numPr>
      </w:pPr>
      <w:r>
        <w:t xml:space="preserve">Créer un </w:t>
      </w:r>
      <w:proofErr w:type="spellStart"/>
      <w:r>
        <w:t>stream</w:t>
      </w:r>
      <w:proofErr w:type="spellEnd"/>
      <w:r>
        <w:t xml:space="preserve"> vide</w:t>
      </w:r>
    </w:p>
    <w:p w:rsidR="0065032B" w:rsidRDefault="0065032B" w:rsidP="00E4115C">
      <w:pPr>
        <w:pStyle w:val="Paragraphedeliste"/>
        <w:numPr>
          <w:ilvl w:val="0"/>
          <w:numId w:val="41"/>
        </w:numPr>
      </w:pPr>
      <w:r>
        <w:t>Ajouter les composants suivants :</w:t>
      </w:r>
    </w:p>
    <w:p w:rsidR="0065032B" w:rsidRDefault="0065032B" w:rsidP="00E4115C">
      <w:pPr>
        <w:pStyle w:val="Paragraphedeliste"/>
        <w:numPr>
          <w:ilvl w:val="1"/>
          <w:numId w:val="41"/>
        </w:numPr>
      </w:pPr>
      <w:del w:id="7134" w:author="ghislain.aine" w:date="2015-11-04T16:56:00Z">
        <w:r w:rsidDel="0049323F">
          <w:delText>DemoCoreComponent</w:delText>
        </w:r>
      </w:del>
      <w:proofErr w:type="spellStart"/>
      <w:ins w:id="7135" w:author="ghislain.aine" w:date="2015-11-04T16:56:00Z">
        <w:r w:rsidR="0049323F">
          <w:t>CoreComponent</w:t>
        </w:r>
      </w:ins>
      <w:proofErr w:type="spellEnd"/>
    </w:p>
    <w:p w:rsidR="0065032B" w:rsidRDefault="0065032B" w:rsidP="00E4115C">
      <w:pPr>
        <w:pStyle w:val="Paragraphedeliste"/>
        <w:numPr>
          <w:ilvl w:val="1"/>
          <w:numId w:val="41"/>
        </w:numPr>
      </w:pPr>
      <w:proofErr w:type="spellStart"/>
      <w:r>
        <w:t>DemoUIComponent</w:t>
      </w:r>
      <w:proofErr w:type="spellEnd"/>
    </w:p>
    <w:p w:rsidR="0065032B" w:rsidRDefault="0065032B" w:rsidP="00E4115C">
      <w:pPr>
        <w:pStyle w:val="Paragraphedeliste"/>
        <w:numPr>
          <w:ilvl w:val="1"/>
          <w:numId w:val="41"/>
        </w:numPr>
      </w:pPr>
      <w:del w:id="7136" w:author="Alexandre Blin" w:date="2015-08-11T18:01:00Z">
        <w:r w:rsidDel="00EB4479">
          <w:delText>DemoDataComponent</w:delText>
        </w:r>
      </w:del>
      <w:proofErr w:type="spellStart"/>
      <w:ins w:id="7137" w:author="Alexandre Blin" w:date="2015-08-11T18:01:00Z">
        <w:r w:rsidR="00EB4479">
          <w:t>DemoPinComponent</w:t>
        </w:r>
      </w:ins>
      <w:proofErr w:type="spellEnd"/>
    </w:p>
    <w:p w:rsidR="0065032B" w:rsidRDefault="0065032B" w:rsidP="00E4115C">
      <w:pPr>
        <w:pStyle w:val="Paragraphedeliste"/>
        <w:numPr>
          <w:ilvl w:val="1"/>
          <w:numId w:val="41"/>
        </w:numPr>
      </w:pPr>
      <w:proofErr w:type="spellStart"/>
      <w:r>
        <w:t>SxConfiguration</w:t>
      </w:r>
      <w:proofErr w:type="spellEnd"/>
    </w:p>
    <w:p w:rsidR="0065032B" w:rsidRDefault="0065032B" w:rsidP="00E4115C">
      <w:pPr>
        <w:pStyle w:val="Paragraphedeliste"/>
        <w:numPr>
          <w:ilvl w:val="1"/>
          <w:numId w:val="41"/>
        </w:numPr>
      </w:pPr>
      <w:proofErr w:type="spellStart"/>
      <w:r>
        <w:t>CommandToQAction</w:t>
      </w:r>
      <w:proofErr w:type="spellEnd"/>
    </w:p>
    <w:p w:rsidR="0065032B" w:rsidRDefault="0065032B" w:rsidP="00E4115C">
      <w:pPr>
        <w:pStyle w:val="Paragraphedeliste"/>
        <w:numPr>
          <w:ilvl w:val="1"/>
          <w:numId w:val="41"/>
        </w:numPr>
      </w:pPr>
      <w:proofErr w:type="spellStart"/>
      <w:r>
        <w:t>SwGuiCompPushButtonToQAction</w:t>
      </w:r>
      <w:proofErr w:type="spellEnd"/>
    </w:p>
    <w:p w:rsidR="0065032B" w:rsidRDefault="0065032B" w:rsidP="00E4115C">
      <w:pPr>
        <w:pStyle w:val="Paragraphedeliste"/>
        <w:numPr>
          <w:ilvl w:val="1"/>
          <w:numId w:val="41"/>
        </w:numPr>
      </w:pPr>
      <w:proofErr w:type="spellStart"/>
      <w:r>
        <w:t>SwGuiMainWindow</w:t>
      </w:r>
      <w:proofErr w:type="spellEnd"/>
    </w:p>
    <w:p w:rsidR="0065032B" w:rsidRDefault="0065032B" w:rsidP="00E4115C">
      <w:pPr>
        <w:pStyle w:val="Paragraphedeliste"/>
        <w:numPr>
          <w:ilvl w:val="1"/>
          <w:numId w:val="41"/>
        </w:numPr>
      </w:pPr>
      <w:proofErr w:type="spellStart"/>
      <w:r>
        <w:t>SxViewModel</w:t>
      </w:r>
      <w:proofErr w:type="spellEnd"/>
    </w:p>
    <w:p w:rsidR="0065032B" w:rsidRDefault="0065032B" w:rsidP="00E4115C">
      <w:pPr>
        <w:pStyle w:val="Paragraphedeliste"/>
        <w:numPr>
          <w:ilvl w:val="0"/>
          <w:numId w:val="41"/>
        </w:numPr>
      </w:pPr>
      <w:r>
        <w:t>Assembler les composants en deux aires distinctes :</w:t>
      </w:r>
    </w:p>
    <w:p w:rsidR="0065032B" w:rsidRDefault="0065032B" w:rsidP="00E4115C">
      <w:pPr>
        <w:pStyle w:val="Paragraphedeliste"/>
        <w:numPr>
          <w:ilvl w:val="1"/>
          <w:numId w:val="41"/>
        </w:numPr>
      </w:pPr>
      <w:r>
        <w:t xml:space="preserve">La première gère la data, avec les composants </w:t>
      </w:r>
      <w:proofErr w:type="spellStart"/>
      <w:r>
        <w:t>DemoDataComponent</w:t>
      </w:r>
      <w:proofErr w:type="spellEnd"/>
      <w:r>
        <w:t xml:space="preserve">, </w:t>
      </w:r>
      <w:del w:id="7138" w:author="ghislain.aine" w:date="2015-11-04T16:56:00Z">
        <w:r w:rsidDel="0049323F">
          <w:delText>DemoCoreComponent</w:delText>
        </w:r>
      </w:del>
      <w:proofErr w:type="spellStart"/>
      <w:ins w:id="7139" w:author="ghislain.aine" w:date="2015-11-04T16:56:00Z">
        <w:r w:rsidR="0049323F">
          <w:t>CoreComponent</w:t>
        </w:r>
      </w:ins>
      <w:proofErr w:type="spellEnd"/>
      <w:r>
        <w:t xml:space="preserve"> et </w:t>
      </w:r>
      <w:proofErr w:type="spellStart"/>
      <w:r>
        <w:t>DemoUIComponent</w:t>
      </w:r>
      <w:proofErr w:type="spellEnd"/>
    </w:p>
    <w:p w:rsidR="0065032B" w:rsidRDefault="0065032B" w:rsidP="00E4115C">
      <w:pPr>
        <w:pStyle w:val="Paragraphedeliste"/>
        <w:numPr>
          <w:ilvl w:val="1"/>
          <w:numId w:val="41"/>
        </w:numPr>
      </w:pPr>
      <w:r>
        <w:lastRenderedPageBreak/>
        <w:t xml:space="preserve">La deuxième gère la sauvegarde, avec les composants </w:t>
      </w:r>
      <w:proofErr w:type="spellStart"/>
      <w:r>
        <w:t>SxViewModel</w:t>
      </w:r>
      <w:proofErr w:type="spellEnd"/>
      <w:r>
        <w:t xml:space="preserve">, </w:t>
      </w:r>
      <w:proofErr w:type="spellStart"/>
      <w:r>
        <w:t>SxConfiguraiton</w:t>
      </w:r>
      <w:proofErr w:type="spellEnd"/>
      <w:r>
        <w:t xml:space="preserve">, </w:t>
      </w:r>
      <w:proofErr w:type="spellStart"/>
      <w:r>
        <w:t>commandToQAction</w:t>
      </w:r>
      <w:proofErr w:type="spellEnd"/>
      <w:r>
        <w:t xml:space="preserve">, </w:t>
      </w:r>
      <w:proofErr w:type="spellStart"/>
      <w:r>
        <w:t>SwGuiCompPushButtonToQAction</w:t>
      </w:r>
      <w:proofErr w:type="spellEnd"/>
      <w:r>
        <w:t xml:space="preserve"> et </w:t>
      </w:r>
      <w:proofErr w:type="spellStart"/>
      <w:r>
        <w:t>SwGuiMainWindow</w:t>
      </w:r>
      <w:proofErr w:type="spellEnd"/>
    </w:p>
    <w:p w:rsidR="0065032B" w:rsidRDefault="0065032B" w:rsidP="00E4115C">
      <w:pPr>
        <w:pStyle w:val="Paragraphedeliste"/>
        <w:numPr>
          <w:ilvl w:val="0"/>
          <w:numId w:val="41"/>
        </w:numPr>
      </w:pPr>
      <w:r>
        <w:t>Modifier le fichier de sortie du composant de configurat</w:t>
      </w:r>
      <w:r w:rsidR="00142492">
        <w:t>i</w:t>
      </w:r>
      <w:r>
        <w:t>on, pour sauvegarde dans un nouveau fichier</w:t>
      </w:r>
    </w:p>
    <w:p w:rsidR="0065032B" w:rsidRDefault="0065032B" w:rsidP="00E4115C">
      <w:pPr>
        <w:pStyle w:val="Paragraphedeliste"/>
        <w:numPr>
          <w:ilvl w:val="0"/>
          <w:numId w:val="41"/>
        </w:numPr>
      </w:pPr>
      <w:r>
        <w:t xml:space="preserve">Dans le setup de </w:t>
      </w:r>
      <w:proofErr w:type="spellStart"/>
      <w:r>
        <w:t>SxConfiguration</w:t>
      </w:r>
      <w:proofErr w:type="spellEnd"/>
      <w:r>
        <w:t>, ajouter le service "</w:t>
      </w:r>
      <w:proofErr w:type="spellStart"/>
      <w:r>
        <w:t>OwnerConfigurable</w:t>
      </w:r>
      <w:proofErr w:type="spellEnd"/>
      <w:r>
        <w:t xml:space="preserve">" </w:t>
      </w:r>
      <w:r w:rsidR="00142492">
        <w:t xml:space="preserve">du composant </w:t>
      </w:r>
      <w:proofErr w:type="spellStart"/>
      <w:r w:rsidR="00142492">
        <w:t>DemoDataComponent</w:t>
      </w:r>
      <w:proofErr w:type="spellEnd"/>
      <w:r>
        <w:t>. Cela permet au composant de configuration de connaître la liste</w:t>
      </w:r>
      <w:r w:rsidR="00085096">
        <w:t xml:space="preserve"> des composants qui doivent être sauvegardés</w:t>
      </w:r>
    </w:p>
    <w:p w:rsidR="00085096" w:rsidRDefault="00085096" w:rsidP="00E4115C">
      <w:pPr>
        <w:pStyle w:val="Paragraphedeliste"/>
        <w:numPr>
          <w:ilvl w:val="0"/>
          <w:numId w:val="41"/>
        </w:numPr>
      </w:pPr>
      <w:r>
        <w:t xml:space="preserve">Sauvegarder le </w:t>
      </w:r>
      <w:proofErr w:type="spellStart"/>
      <w:r>
        <w:t>stream</w:t>
      </w:r>
      <w:proofErr w:type="spellEnd"/>
    </w:p>
    <w:p w:rsidR="00BC6139" w:rsidRDefault="00BC6139" w:rsidP="00142492"/>
    <w:p w:rsidR="002A016C" w:rsidRDefault="00085096" w:rsidP="002A016C">
      <w:pPr>
        <w:keepNext/>
        <w:jc w:val="center"/>
      </w:pPr>
      <w:r>
        <w:rPr>
          <w:noProof/>
          <w:lang w:eastAsia="fr-FR"/>
        </w:rPr>
        <w:drawing>
          <wp:inline distT="0" distB="0" distL="0" distR="0">
            <wp:extent cx="3676650" cy="4589644"/>
            <wp:effectExtent l="19050" t="0" r="0" b="0"/>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srcRect/>
                    <a:stretch>
                      <a:fillRect/>
                    </a:stretch>
                  </pic:blipFill>
                  <pic:spPr bwMode="auto">
                    <a:xfrm>
                      <a:off x="0" y="0"/>
                      <a:ext cx="3676650" cy="4589644"/>
                    </a:xfrm>
                    <a:prstGeom prst="rect">
                      <a:avLst/>
                    </a:prstGeom>
                    <a:noFill/>
                    <a:ln w="9525">
                      <a:noFill/>
                      <a:miter lim="800000"/>
                      <a:headEnd/>
                      <a:tailEnd/>
                    </a:ln>
                  </pic:spPr>
                </pic:pic>
              </a:graphicData>
            </a:graphic>
          </wp:inline>
        </w:drawing>
      </w:r>
    </w:p>
    <w:p w:rsidR="00085096" w:rsidRPr="00142492" w:rsidRDefault="002A016C" w:rsidP="002A016C">
      <w:pPr>
        <w:pStyle w:val="Lgende"/>
        <w:jc w:val="center"/>
        <w:rPr>
          <w:sz w:val="20"/>
          <w:u w:val="single"/>
        </w:rPr>
      </w:pPr>
      <w:r>
        <w:t xml:space="preserve">Image </w:t>
      </w:r>
      <w:fldSimple w:instr=" SEQ Image \* ARABIC ">
        <w:r w:rsidR="004313EA">
          <w:rPr>
            <w:noProof/>
          </w:rPr>
          <w:t>25</w:t>
        </w:r>
      </w:fldSimple>
      <w:r>
        <w:t xml:space="preserve"> : </w:t>
      </w:r>
      <w:r w:rsidRPr="00722603">
        <w:t xml:space="preserve">Utilisation d'une </w:t>
      </w:r>
      <w:proofErr w:type="spellStart"/>
      <w:r w:rsidRPr="00722603">
        <w:t>ISxCommand</w:t>
      </w:r>
      <w:proofErr w:type="spellEnd"/>
      <w:r w:rsidR="00085096" w:rsidRPr="00142492">
        <w:rPr>
          <w:sz w:val="20"/>
          <w:u w:val="single"/>
        </w:rPr>
        <w:t xml:space="preserve"> </w:t>
      </w:r>
    </w:p>
    <w:p w:rsidR="00B52051" w:rsidRDefault="00B52051" w:rsidP="00DC78B5"/>
    <w:p w:rsidR="00814676" w:rsidRDefault="00814676" w:rsidP="00DC78B5"/>
    <w:p w:rsidR="00653FD1" w:rsidRDefault="00653FD1" w:rsidP="00683E3F">
      <w:pPr>
        <w:pStyle w:val="Titre3"/>
      </w:pPr>
      <w:bookmarkStart w:id="7140" w:name="_Toc354393988"/>
      <w:r>
        <w:t xml:space="preserve">Etape 3 : </w:t>
      </w:r>
      <w:r w:rsidR="00405935">
        <w:t>Utilisation</w:t>
      </w:r>
      <w:r w:rsidR="002D633A">
        <w:t xml:space="preserve"> </w:t>
      </w:r>
      <w:r w:rsidR="00025C33">
        <w:t>d'un</w:t>
      </w:r>
      <w:r w:rsidR="00405935">
        <w:t>e</w:t>
      </w:r>
      <w:r w:rsidR="00025C33">
        <w:t xml:space="preserve"> </w:t>
      </w:r>
      <w:proofErr w:type="spellStart"/>
      <w:r w:rsidR="00025C33">
        <w:t>ISxCommand</w:t>
      </w:r>
      <w:bookmarkEnd w:id="7140"/>
      <w:proofErr w:type="spellEnd"/>
    </w:p>
    <w:p w:rsidR="002D633A" w:rsidRDefault="002D633A" w:rsidP="00142492"/>
    <w:p w:rsidR="00D37407" w:rsidRDefault="00D37407" w:rsidP="00142492">
      <w:pPr>
        <w:rPr>
          <w:ins w:id="7141" w:author="jerome draillard" w:date="2015-10-29T13:01:00Z"/>
        </w:rPr>
      </w:pPr>
      <w:ins w:id="7142" w:author="jerome draillard" w:date="2015-10-29T13:01:00Z">
        <w:r>
          <w:t xml:space="preserve">//TODO refaire sans le </w:t>
        </w:r>
        <w:proofErr w:type="spellStart"/>
        <w:r>
          <w:t>generateur</w:t>
        </w:r>
        <w:proofErr w:type="spellEnd"/>
      </w:ins>
    </w:p>
    <w:p w:rsidR="00D37407" w:rsidRDefault="00D37407" w:rsidP="00142492">
      <w:pPr>
        <w:rPr>
          <w:ins w:id="7143" w:author="jerome draillard" w:date="2015-10-29T13:01:00Z"/>
        </w:rPr>
      </w:pPr>
    </w:p>
    <w:p w:rsidR="00025C33" w:rsidRDefault="00025C33" w:rsidP="00142492">
      <w:r>
        <w:t>Nous allons créer un nouveau composant (dans un nouveau plu</w:t>
      </w:r>
      <w:r w:rsidR="00F43F46">
        <w:t>gin)</w:t>
      </w:r>
      <w:r>
        <w:t xml:space="preserve"> qui utilise un </w:t>
      </w:r>
      <w:proofErr w:type="spellStart"/>
      <w:r>
        <w:t>ISxModel</w:t>
      </w:r>
      <w:proofErr w:type="spellEnd"/>
      <w:r w:rsidR="00F43F46">
        <w:t xml:space="preserve"> pour sauvegarder un fichier de configuration.</w:t>
      </w:r>
    </w:p>
    <w:p w:rsidR="00F43F46" w:rsidRDefault="00F43F46" w:rsidP="00142492"/>
    <w:p w:rsidR="00A0227F" w:rsidRDefault="00F43F46" w:rsidP="00E4115C">
      <w:pPr>
        <w:pStyle w:val="Paragraphedeliste"/>
        <w:numPr>
          <w:ilvl w:val="0"/>
          <w:numId w:val="42"/>
        </w:numPr>
      </w:pPr>
      <w:r>
        <w:t>Créer un nouveau plugin et un nouveau composant en utilisant l'assistant.</w:t>
      </w:r>
    </w:p>
    <w:p w:rsidR="004E1240" w:rsidRDefault="00F43F46" w:rsidP="00A0227F">
      <w:pPr>
        <w:pStyle w:val="Paragraphedeliste"/>
      </w:pPr>
      <w:r>
        <w:lastRenderedPageBreak/>
        <w:t xml:space="preserve">Les deux premiers </w:t>
      </w:r>
      <w:proofErr w:type="spellStart"/>
      <w:r>
        <w:t>namespaces</w:t>
      </w:r>
      <w:proofErr w:type="spellEnd"/>
      <w:r>
        <w:t xml:space="preserve"> sont identiques au premier plugin créé, le troisième est "</w:t>
      </w:r>
      <w:proofErr w:type="spellStart"/>
      <w:r>
        <w:t>confui</w:t>
      </w:r>
      <w:proofErr w:type="spellEnd"/>
      <w:r>
        <w:t>"</w:t>
      </w:r>
    </w:p>
    <w:p w:rsidR="00F32F0A" w:rsidRDefault="00F32F0A" w:rsidP="00F32F0A">
      <w:pPr>
        <w:pStyle w:val="Paragraphedeliste"/>
      </w:pPr>
    </w:p>
    <w:p w:rsidR="002A016C" w:rsidRDefault="004E1240" w:rsidP="002A016C">
      <w:pPr>
        <w:keepNext/>
        <w:jc w:val="center"/>
      </w:pPr>
      <w:r w:rsidRPr="004E1240">
        <w:rPr>
          <w:noProof/>
          <w:lang w:eastAsia="fr-FR"/>
        </w:rPr>
        <w:drawing>
          <wp:inline distT="0" distB="0" distL="0" distR="0">
            <wp:extent cx="5553075" cy="1933575"/>
            <wp:effectExtent l="19050" t="0" r="9525" b="0"/>
            <wp:docPr id="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srcRect/>
                    <a:stretch>
                      <a:fillRect/>
                    </a:stretch>
                  </pic:blipFill>
                  <pic:spPr bwMode="auto">
                    <a:xfrm>
                      <a:off x="0" y="0"/>
                      <a:ext cx="5553075" cy="1933575"/>
                    </a:xfrm>
                    <a:prstGeom prst="rect">
                      <a:avLst/>
                    </a:prstGeom>
                    <a:noFill/>
                    <a:ln w="9525">
                      <a:noFill/>
                      <a:miter lim="800000"/>
                      <a:headEnd/>
                      <a:tailEnd/>
                    </a:ln>
                  </pic:spPr>
                </pic:pic>
              </a:graphicData>
            </a:graphic>
          </wp:inline>
        </w:drawing>
      </w:r>
    </w:p>
    <w:p w:rsidR="004E1240" w:rsidRDefault="002A016C" w:rsidP="002A016C">
      <w:pPr>
        <w:pStyle w:val="Lgende"/>
        <w:jc w:val="center"/>
        <w:rPr>
          <w:sz w:val="20"/>
          <w:u w:val="single"/>
        </w:rPr>
      </w:pPr>
      <w:r>
        <w:t xml:space="preserve">Image </w:t>
      </w:r>
      <w:fldSimple w:instr=" SEQ Image \* ARABIC ">
        <w:r w:rsidR="004313EA">
          <w:rPr>
            <w:noProof/>
          </w:rPr>
          <w:t>26</w:t>
        </w:r>
      </w:fldSimple>
      <w:r>
        <w:t xml:space="preserve"> : </w:t>
      </w:r>
      <w:proofErr w:type="spellStart"/>
      <w:r w:rsidRPr="00047301">
        <w:t>namespace</w:t>
      </w:r>
      <w:proofErr w:type="spellEnd"/>
      <w:r w:rsidRPr="00047301">
        <w:t xml:space="preserve"> du deuxième plugin</w:t>
      </w:r>
      <w:r w:rsidR="004E1240" w:rsidRPr="00142492">
        <w:rPr>
          <w:sz w:val="20"/>
          <w:u w:val="single"/>
        </w:rPr>
        <w:t xml:space="preserve"> </w:t>
      </w:r>
    </w:p>
    <w:p w:rsidR="00142492" w:rsidRDefault="00142492" w:rsidP="00142492">
      <w:pPr>
        <w:jc w:val="center"/>
      </w:pPr>
    </w:p>
    <w:p w:rsidR="002A016C" w:rsidRDefault="00814676" w:rsidP="002A016C">
      <w:pPr>
        <w:keepNext/>
        <w:jc w:val="center"/>
      </w:pPr>
      <w:r w:rsidRPr="004E1240">
        <w:rPr>
          <w:noProof/>
          <w:lang w:eastAsia="fr-FR"/>
        </w:rPr>
        <w:drawing>
          <wp:inline distT="0" distB="0" distL="0" distR="0">
            <wp:extent cx="5143500" cy="1476375"/>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srcRect/>
                    <a:stretch>
                      <a:fillRect/>
                    </a:stretch>
                  </pic:blipFill>
                  <pic:spPr bwMode="auto">
                    <a:xfrm>
                      <a:off x="0" y="0"/>
                      <a:ext cx="5143500" cy="1476375"/>
                    </a:xfrm>
                    <a:prstGeom prst="rect">
                      <a:avLst/>
                    </a:prstGeom>
                    <a:noFill/>
                    <a:ln w="9525">
                      <a:noFill/>
                      <a:miter lim="800000"/>
                      <a:headEnd/>
                      <a:tailEnd/>
                    </a:ln>
                  </pic:spPr>
                </pic:pic>
              </a:graphicData>
            </a:graphic>
          </wp:inline>
        </w:drawing>
      </w:r>
    </w:p>
    <w:p w:rsidR="004E1240" w:rsidRPr="004E1240" w:rsidRDefault="002A016C" w:rsidP="002A016C">
      <w:pPr>
        <w:pStyle w:val="Lgende"/>
        <w:jc w:val="center"/>
      </w:pPr>
      <w:r>
        <w:t xml:space="preserve">Image </w:t>
      </w:r>
      <w:fldSimple w:instr=" SEQ Image \* ARABIC ">
        <w:r w:rsidR="004313EA">
          <w:rPr>
            <w:noProof/>
          </w:rPr>
          <w:t>27</w:t>
        </w:r>
      </w:fldSimple>
      <w:r>
        <w:t xml:space="preserve"> : </w:t>
      </w:r>
      <w:r w:rsidRPr="0076765F">
        <w:t xml:space="preserve">Création d'un composant </w:t>
      </w:r>
      <w:proofErr w:type="spellStart"/>
      <w:r w:rsidRPr="0076765F">
        <w:t>ISxModel</w:t>
      </w:r>
      <w:proofErr w:type="spellEnd"/>
      <w:r w:rsidR="004E1240" w:rsidRPr="00142492">
        <w:rPr>
          <w:sz w:val="20"/>
          <w:u w:val="single"/>
        </w:rPr>
        <w:t xml:space="preserve"> </w:t>
      </w:r>
    </w:p>
    <w:p w:rsidR="00814676" w:rsidRDefault="00814676" w:rsidP="00142492"/>
    <w:p w:rsidR="0019359F" w:rsidRDefault="0019359F" w:rsidP="00E4115C">
      <w:pPr>
        <w:pStyle w:val="Paragraphedeliste"/>
        <w:numPr>
          <w:ilvl w:val="0"/>
          <w:numId w:val="42"/>
        </w:numPr>
      </w:pPr>
      <w:r>
        <w:t xml:space="preserve">Ajouter le projet à la solution </w:t>
      </w:r>
      <w:r w:rsidR="004E1240">
        <w:t xml:space="preserve">utilisée dans les </w:t>
      </w:r>
      <w:proofErr w:type="spellStart"/>
      <w:r w:rsidR="004E1240">
        <w:t>tp</w:t>
      </w:r>
      <w:proofErr w:type="spellEnd"/>
      <w:r w:rsidR="004E1240">
        <w:t xml:space="preserve"> précédents</w:t>
      </w:r>
    </w:p>
    <w:p w:rsidR="000576D2" w:rsidRDefault="0019359F" w:rsidP="00E4115C">
      <w:pPr>
        <w:pStyle w:val="Paragraphedeliste"/>
        <w:numPr>
          <w:ilvl w:val="0"/>
          <w:numId w:val="42"/>
        </w:numPr>
      </w:pPr>
      <w:r>
        <w:t>Dans le fichi</w:t>
      </w:r>
      <w:r w:rsidR="002D633A">
        <w:t>er "plugin.pro"du projet, ajouter</w:t>
      </w:r>
      <w:r>
        <w:t xml:space="preserve"> les dépendances suivantes pour les </w:t>
      </w:r>
      <w:proofErr w:type="spellStart"/>
      <w:r>
        <w:t>includes</w:t>
      </w:r>
      <w:proofErr w:type="spellEnd"/>
      <w:r w:rsidR="004E1240">
        <w:t xml:space="preserve"> </w:t>
      </w:r>
      <w:r>
        <w:t>:</w:t>
      </w:r>
    </w:p>
    <w:p w:rsidR="0019359F" w:rsidRPr="0051539C" w:rsidRDefault="00490005" w:rsidP="00142492">
      <w:pPr>
        <w:pStyle w:val="Paragraphedeliste"/>
        <w:rPr>
          <w:lang w:val="en-US"/>
        </w:rPr>
      </w:pPr>
      <w:r w:rsidRPr="00490005">
        <w:rPr>
          <w:lang w:val="en-US"/>
        </w:rPr>
        <w:t>Modules/Plg3/</w:t>
      </w:r>
      <w:proofErr w:type="spellStart"/>
      <w:r w:rsidRPr="00490005">
        <w:rPr>
          <w:lang w:val="en-US"/>
        </w:rPr>
        <w:t>sxBasics</w:t>
      </w:r>
      <w:proofErr w:type="spellEnd"/>
      <w:r w:rsidRPr="00490005">
        <w:rPr>
          <w:lang w:val="en-US"/>
        </w:rPr>
        <w:t>/</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Libraries/ProtoLG3/</w:t>
      </w:r>
      <w:proofErr w:type="spellStart"/>
      <w:r w:rsidRPr="00490005">
        <w:rPr>
          <w:lang w:val="en-US"/>
        </w:rPr>
        <w:t>src</w:t>
      </w:r>
      <w:proofErr w:type="spellEnd"/>
    </w:p>
    <w:p w:rsidR="0019359F" w:rsidRPr="0051539C" w:rsidRDefault="00490005" w:rsidP="00142492">
      <w:pPr>
        <w:pStyle w:val="Paragraphedeliste"/>
        <w:rPr>
          <w:lang w:val="en-US"/>
        </w:rPr>
      </w:pPr>
      <w:r w:rsidRPr="00490005">
        <w:rPr>
          <w:lang w:val="en-US"/>
        </w:rPr>
        <w:t>Modules/Plg3/</w:t>
      </w:r>
      <w:proofErr w:type="spellStart"/>
      <w:r w:rsidRPr="00490005">
        <w:rPr>
          <w:lang w:val="en-US"/>
        </w:rPr>
        <w:t>commonUtilities</w:t>
      </w:r>
      <w:proofErr w:type="spellEnd"/>
      <w:r w:rsidRPr="00490005">
        <w:rPr>
          <w:lang w:val="en-US"/>
        </w:rPr>
        <w:t>/</w:t>
      </w:r>
      <w:proofErr w:type="spellStart"/>
      <w:r w:rsidRPr="00490005">
        <w:rPr>
          <w:lang w:val="en-US"/>
        </w:rPr>
        <w:t>src</w:t>
      </w:r>
      <w:proofErr w:type="spellEnd"/>
    </w:p>
    <w:p w:rsidR="008D25C0" w:rsidRPr="0051539C" w:rsidRDefault="00490005" w:rsidP="00142492">
      <w:pPr>
        <w:pStyle w:val="Paragraphedeliste"/>
        <w:rPr>
          <w:lang w:val="en-US"/>
        </w:rPr>
      </w:pPr>
      <w:r w:rsidRPr="00490005">
        <w:rPr>
          <w:lang w:val="en-US"/>
        </w:rPr>
        <w:t>Modules/Plg3/</w:t>
      </w:r>
      <w:proofErr w:type="spellStart"/>
      <w:r w:rsidRPr="00490005">
        <w:rPr>
          <w:lang w:val="en-US"/>
        </w:rPr>
        <w:t>tdlcommon</w:t>
      </w:r>
      <w:proofErr w:type="spellEnd"/>
      <w:r w:rsidRPr="00490005">
        <w:rPr>
          <w:lang w:val="en-US"/>
        </w:rPr>
        <w:t>/</w:t>
      </w:r>
      <w:proofErr w:type="spellStart"/>
      <w:r w:rsidRPr="00490005">
        <w:rPr>
          <w:lang w:val="en-US"/>
        </w:rPr>
        <w:t>src</w:t>
      </w:r>
      <w:proofErr w:type="spellEnd"/>
    </w:p>
    <w:p w:rsidR="000576D2" w:rsidRPr="0051539C" w:rsidRDefault="000576D2" w:rsidP="00142492">
      <w:pPr>
        <w:rPr>
          <w:lang w:val="en-US"/>
        </w:rPr>
      </w:pPr>
    </w:p>
    <w:p w:rsidR="008A6D04" w:rsidRDefault="008A6D04" w:rsidP="00142492">
      <w:r>
        <w:t>Dans ce nouveau composant, nous allons créer une interface permettant d'appeler la sauvegarde</w:t>
      </w:r>
    </w:p>
    <w:p w:rsidR="00DA5CF9" w:rsidRDefault="007D5626" w:rsidP="00E4115C">
      <w:pPr>
        <w:pStyle w:val="Paragraphedeliste"/>
        <w:numPr>
          <w:ilvl w:val="0"/>
          <w:numId w:val="43"/>
        </w:numPr>
      </w:pPr>
      <w:r>
        <w:t>Créer une UI</w:t>
      </w:r>
      <w:r w:rsidR="008A6D04">
        <w:t xml:space="preserve"> (</w:t>
      </w:r>
      <w:proofErr w:type="spellStart"/>
      <w:r w:rsidR="008A6D04">
        <w:t>ConfUi</w:t>
      </w:r>
      <w:proofErr w:type="spellEnd"/>
      <w:r w:rsidR="008A6D04">
        <w:t>), avec un bouton "</w:t>
      </w:r>
      <w:proofErr w:type="spellStart"/>
      <w:r w:rsidR="008A6D04">
        <w:t>load</w:t>
      </w:r>
      <w:proofErr w:type="spellEnd"/>
      <w:r w:rsidR="008A6D04">
        <w:t>"</w:t>
      </w:r>
    </w:p>
    <w:p w:rsidR="008A6D04" w:rsidRDefault="008A6D04" w:rsidP="00E4115C">
      <w:pPr>
        <w:pStyle w:val="Paragraphedeliste"/>
        <w:numPr>
          <w:ilvl w:val="0"/>
          <w:numId w:val="43"/>
        </w:numPr>
      </w:pPr>
      <w:r>
        <w:t xml:space="preserve">Créer le </w:t>
      </w:r>
      <w:proofErr w:type="spellStart"/>
      <w:r>
        <w:t>widget</w:t>
      </w:r>
      <w:proofErr w:type="spellEnd"/>
      <w:r>
        <w:t xml:space="preserve"> correspondant</w:t>
      </w:r>
    </w:p>
    <w:p w:rsidR="00D60D01" w:rsidRDefault="00D60D01" w:rsidP="00E4115C">
      <w:pPr>
        <w:pStyle w:val="Paragraphedeliste"/>
        <w:numPr>
          <w:ilvl w:val="0"/>
          <w:numId w:val="43"/>
        </w:numPr>
      </w:pPr>
      <w:r>
        <w:t>Connecter le bouton à un slot</w:t>
      </w:r>
      <w:r w:rsidR="008A6D04">
        <w:t xml:space="preserve"> "</w:t>
      </w:r>
      <w:proofErr w:type="spellStart"/>
      <w:r w:rsidR="008A6D04">
        <w:t>setAction</w:t>
      </w:r>
      <w:proofErr w:type="spellEnd"/>
      <w:r w:rsidR="008A6D04">
        <w:t>"</w:t>
      </w:r>
    </w:p>
    <w:p w:rsidR="00142492" w:rsidRDefault="00054476" w:rsidP="00E4115C">
      <w:pPr>
        <w:pStyle w:val="Paragraphedeliste"/>
        <w:numPr>
          <w:ilvl w:val="0"/>
          <w:numId w:val="43"/>
        </w:numPr>
      </w:pPr>
      <w:r>
        <w:t xml:space="preserve">Faire hériter le </w:t>
      </w:r>
      <w:proofErr w:type="spellStart"/>
      <w:r>
        <w:t>widget</w:t>
      </w:r>
      <w:proofErr w:type="spellEnd"/>
      <w:r>
        <w:t xml:space="preserve"> de </w:t>
      </w:r>
      <w:r w:rsidR="008A6D04">
        <w:t>"</w:t>
      </w:r>
      <w:proofErr w:type="spellStart"/>
      <w:r w:rsidRPr="00054476">
        <w:t>sx</w:t>
      </w:r>
      <w:proofErr w:type="spellEnd"/>
      <w:r w:rsidRPr="00054476">
        <w:t>::basics::</w:t>
      </w:r>
      <w:proofErr w:type="spellStart"/>
      <w:r w:rsidRPr="00054476">
        <w:t>entity</w:t>
      </w:r>
      <w:proofErr w:type="spellEnd"/>
      <w:r w:rsidRPr="00054476">
        <w:t>::</w:t>
      </w:r>
      <w:proofErr w:type="spellStart"/>
      <w:r w:rsidRPr="00054476">
        <w:t>IEntityManagerDelegate</w:t>
      </w:r>
      <w:proofErr w:type="spellEnd"/>
      <w:r w:rsidR="008A6D04">
        <w:t>"</w:t>
      </w:r>
      <w:r>
        <w:t xml:space="preserve">, en incluant </w:t>
      </w:r>
    </w:p>
    <w:p w:rsidR="008A6D04" w:rsidRDefault="00054476" w:rsidP="00142492">
      <w:pPr>
        <w:pStyle w:val="Paragraphedeliste"/>
      </w:pPr>
      <w:r>
        <w:t>"</w:t>
      </w:r>
      <w:r w:rsidRPr="00054476">
        <w:t>&lt;</w:t>
      </w:r>
      <w:proofErr w:type="spellStart"/>
      <w:r w:rsidRPr="00054476">
        <w:t>IEntityManagerDelegate.h</w:t>
      </w:r>
      <w:proofErr w:type="spellEnd"/>
      <w:r w:rsidRPr="00054476">
        <w:t>&gt;</w:t>
      </w:r>
      <w:r>
        <w:t>"</w:t>
      </w:r>
    </w:p>
    <w:p w:rsidR="00142492" w:rsidRDefault="00A133E8" w:rsidP="00E4115C">
      <w:pPr>
        <w:pStyle w:val="Paragraphedeliste"/>
        <w:numPr>
          <w:ilvl w:val="0"/>
          <w:numId w:val="44"/>
        </w:numPr>
      </w:pPr>
      <w:r>
        <w:t>Implémenter les fonctions.</w:t>
      </w:r>
    </w:p>
    <w:p w:rsidR="00142492" w:rsidRDefault="00E974D6" w:rsidP="00142492">
      <w:pPr>
        <w:pStyle w:val="Paragraphedeliste"/>
      </w:pPr>
      <w:r>
        <w:t>Toutes sont vides, sauf la fonction "</w:t>
      </w:r>
      <w:r w:rsidRPr="00E974D6">
        <w:t xml:space="preserve"> </w:t>
      </w:r>
      <w:proofErr w:type="spellStart"/>
      <w:r w:rsidRPr="00E974D6">
        <w:t>setSxCommand</w:t>
      </w:r>
      <w:proofErr w:type="spellEnd"/>
      <w:r>
        <w:t>".</w:t>
      </w:r>
    </w:p>
    <w:p w:rsidR="00142492" w:rsidRPr="00EE3541" w:rsidRDefault="00F51363" w:rsidP="00781A32">
      <w:pPr>
        <w:pStyle w:val="Code"/>
        <w:rPr>
          <w:noProof/>
          <w:rPrChange w:id="7144" w:author="giacomo.rombaut" w:date="2015-04-14T16:32:00Z">
            <w:rPr>
              <w:noProof/>
              <w:lang w:val="en-US"/>
            </w:rPr>
          </w:rPrChange>
        </w:rPr>
      </w:pPr>
      <w:r>
        <w:t>Le "</w:t>
      </w:r>
      <w:proofErr w:type="spellStart"/>
      <w:r>
        <w:t>setSxCommand</w:t>
      </w:r>
      <w:proofErr w:type="spellEnd"/>
      <w:r>
        <w:t>" récupère la commande et la stock dans u</w:t>
      </w:r>
      <w:r w:rsidR="008A6D04">
        <w:t xml:space="preserve">ne variable membre </w:t>
      </w:r>
      <w:proofErr w:type="spellStart"/>
      <w:r w:rsidR="00D802F9">
        <w:t>SwRefPtr</w:t>
      </w:r>
      <w:proofErr w:type="spellEnd"/>
      <w:r w:rsidR="00142492">
        <w:t xml:space="preserve">, </w:t>
      </w:r>
      <w:r>
        <w:t>après vérification du nom.</w:t>
      </w:r>
      <w:r w:rsidR="004D7EE5" w:rsidRPr="004D7EE5">
        <w:rPr>
          <w:noProof/>
          <w:color w:val="008000"/>
          <w:rPrChange w:id="7145" w:author="giacomo.rombaut" w:date="2015-04-14T16:32:00Z">
            <w:rPr>
              <w:noProof/>
              <w:color w:val="008000"/>
              <w:u w:val="single"/>
              <w:lang w:val="en-US"/>
            </w:rPr>
          </w:rPrChange>
        </w:rPr>
        <w:t>//</w:t>
      </w:r>
      <w:proofErr w:type="spellStart"/>
      <w:r w:rsidR="004D7EE5" w:rsidRPr="004D7EE5">
        <w:rPr>
          <w:noProof/>
          <w:color w:val="008000"/>
          <w:rPrChange w:id="7146" w:author="giacomo.rombaut" w:date="2015-04-14T16:32:00Z">
            <w:rPr>
              <w:noProof/>
              <w:color w:val="008000"/>
              <w:u w:val="single"/>
              <w:lang w:val="en-US"/>
            </w:rPr>
          </w:rPrChange>
        </w:rPr>
        <w:t>ConfUI.h</w:t>
      </w:r>
      <w:proofErr w:type="spellEnd"/>
      <w:r w:rsidR="004D7EE5" w:rsidRPr="004D7EE5">
        <w:rPr>
          <w:noProof/>
          <w:color w:val="008000"/>
          <w:rPrChange w:id="7147" w:author="giacomo.rombaut" w:date="2015-04-14T16:32:00Z">
            <w:rPr>
              <w:noProof/>
              <w:color w:val="008000"/>
              <w:u w:val="single"/>
              <w:lang w:val="en-US"/>
            </w:rPr>
          </w:rPrChange>
        </w:rPr>
        <w:br/>
      </w:r>
      <w:r w:rsidR="004D7EE5" w:rsidRPr="004D7EE5">
        <w:rPr>
          <w:noProof/>
          <w:rPrChange w:id="7148" w:author="giacomo.rombaut" w:date="2015-04-14T16:32:00Z">
            <w:rPr>
              <w:noProof/>
              <w:color w:val="0000FF" w:themeColor="hyperlink"/>
              <w:u w:val="single"/>
              <w:lang w:val="en-US"/>
            </w:rPr>
          </w:rPrChange>
        </w:rPr>
        <w:t>SwRefPtr&lt;sxBasics::contracts::ISxCommand&gt; _command;</w:t>
      </w:r>
    </w:p>
    <w:p w:rsidR="008A6D04" w:rsidRPr="0009409C" w:rsidRDefault="008A6D04" w:rsidP="00781A32">
      <w:pPr>
        <w:pStyle w:val="Code"/>
        <w:rPr>
          <w:noProof/>
          <w:lang w:val="en-US"/>
        </w:rPr>
      </w:pPr>
      <w:r w:rsidRPr="0009409C">
        <w:rPr>
          <w:noProof/>
          <w:color w:val="008000"/>
          <w:lang w:val="en-US"/>
        </w:rPr>
        <w:t>//ConfUI.cpp</w:t>
      </w:r>
    </w:p>
    <w:p w:rsidR="008A6D04" w:rsidRDefault="008A6D04" w:rsidP="00781A32">
      <w:pPr>
        <w:pStyle w:val="Code"/>
        <w:rPr>
          <w:noProof/>
          <w:lang w:val="en-US"/>
        </w:rPr>
      </w:pPr>
      <w:r w:rsidRPr="008A6D04">
        <w:rPr>
          <w:noProof/>
          <w:color w:val="0000FF"/>
          <w:lang w:val="en-US"/>
        </w:rPr>
        <w:t>if</w:t>
      </w:r>
      <w:r w:rsidRPr="008A6D04">
        <w:rPr>
          <w:noProof/>
          <w:lang w:val="en-US"/>
        </w:rPr>
        <w:t xml:space="preserve"> (prefix == CG_CONFIGURATION_SAVEMAPPER_NAME) {</w:t>
      </w:r>
    </w:p>
    <w:p w:rsidR="008A6D04" w:rsidRDefault="008A6D04" w:rsidP="00781A32">
      <w:pPr>
        <w:pStyle w:val="Code"/>
        <w:rPr>
          <w:noProof/>
        </w:rPr>
      </w:pPr>
      <w:r>
        <w:rPr>
          <w:noProof/>
          <w:color w:val="0000FF"/>
          <w:lang w:val="en-US"/>
        </w:rPr>
        <w:tab/>
      </w:r>
      <w:r w:rsidRPr="00044048">
        <w:rPr>
          <w:noProof/>
          <w:color w:val="0000FF"/>
        </w:rPr>
        <w:t>if</w:t>
      </w:r>
      <w:r w:rsidRPr="00044048">
        <w:rPr>
          <w:noProof/>
        </w:rPr>
        <w:t xml:space="preserve"> (_command != </w:t>
      </w:r>
      <w:r>
        <w:rPr>
          <w:noProof/>
        </w:rPr>
        <w:t>0) {</w:t>
      </w:r>
    </w:p>
    <w:p w:rsidR="006269D4" w:rsidRPr="006269D4" w:rsidRDefault="008A6D04" w:rsidP="00F34CD9">
      <w:pPr>
        <w:pStyle w:val="Code"/>
        <w:rPr>
          <w:rFonts w:asciiTheme="minorHAnsi" w:hAnsiTheme="minorHAnsi" w:cstheme="minorBidi"/>
          <w:i w:val="0"/>
          <w:color w:val="auto"/>
        </w:rPr>
      </w:pPr>
      <w:r>
        <w:rPr>
          <w:noProof/>
        </w:rPr>
        <w:lastRenderedPageBreak/>
        <w:tab/>
      </w:r>
      <w:r>
        <w:rPr>
          <w:noProof/>
        </w:rPr>
        <w:tab/>
        <w:t>//Traitement pour liberer la ressource</w:t>
      </w:r>
      <w:r w:rsidR="009C7E3E">
        <w:rPr>
          <w:noProof/>
        </w:rPr>
        <w:t xml:space="preserve"> </w:t>
      </w:r>
    </w:p>
    <w:p w:rsidR="008A6D04" w:rsidRDefault="008A6D04" w:rsidP="00781A32">
      <w:pPr>
        <w:pStyle w:val="Code"/>
        <w:rPr>
          <w:noProof/>
        </w:rPr>
      </w:pPr>
      <w:r>
        <w:rPr>
          <w:noProof/>
        </w:rPr>
        <w:tab/>
        <w:t>}</w:t>
      </w:r>
    </w:p>
    <w:p w:rsidR="008A6D04" w:rsidRDefault="008A6D04" w:rsidP="00781A32">
      <w:pPr>
        <w:pStyle w:val="Code"/>
        <w:rPr>
          <w:noProof/>
        </w:rPr>
      </w:pPr>
      <w:r>
        <w:rPr>
          <w:noProof/>
        </w:rPr>
        <w:tab/>
        <w:t>//Affectation</w:t>
      </w:r>
    </w:p>
    <w:p w:rsidR="008A6D04" w:rsidRDefault="008A6D04" w:rsidP="00781A32">
      <w:pPr>
        <w:pStyle w:val="Code"/>
        <w:rPr>
          <w:noProof/>
        </w:rPr>
      </w:pPr>
      <w:r>
        <w:rPr>
          <w:noProof/>
        </w:rPr>
        <w:tab/>
        <w:t>_command = command;</w:t>
      </w:r>
    </w:p>
    <w:p w:rsidR="008A6D04" w:rsidRDefault="008A6D04" w:rsidP="00781A32">
      <w:pPr>
        <w:pStyle w:val="Code"/>
        <w:rPr>
          <w:noProof/>
        </w:rPr>
      </w:pPr>
      <w:r>
        <w:rPr>
          <w:noProof/>
          <w:color w:val="0000FF"/>
        </w:rPr>
        <w:tab/>
        <w:t>if</w:t>
      </w:r>
      <w:r>
        <w:rPr>
          <w:noProof/>
        </w:rPr>
        <w:t xml:space="preserve"> (_command != 0) {</w:t>
      </w:r>
    </w:p>
    <w:p w:rsidR="006269D4" w:rsidRPr="006269D4" w:rsidRDefault="008A6D04" w:rsidP="00F34CD9">
      <w:pPr>
        <w:pStyle w:val="Code"/>
        <w:rPr>
          <w:rFonts w:asciiTheme="minorHAnsi" w:hAnsiTheme="minorHAnsi" w:cstheme="minorBidi"/>
          <w:i w:val="0"/>
          <w:color w:val="auto"/>
        </w:rPr>
      </w:pPr>
      <w:r>
        <w:rPr>
          <w:noProof/>
        </w:rPr>
        <w:tab/>
      </w:r>
      <w:r>
        <w:rPr>
          <w:noProof/>
        </w:rPr>
        <w:tab/>
        <w:t>//Traitement d'affectation de la ressource</w:t>
      </w:r>
    </w:p>
    <w:p w:rsidR="008A6D04" w:rsidRDefault="008A6D04" w:rsidP="00781A32">
      <w:pPr>
        <w:pStyle w:val="Code"/>
        <w:rPr>
          <w:noProof/>
        </w:rPr>
      </w:pPr>
      <w:r>
        <w:rPr>
          <w:noProof/>
        </w:rPr>
        <w:tab/>
        <w:t>}</w:t>
      </w:r>
    </w:p>
    <w:p w:rsidR="008A6D04" w:rsidRDefault="008A6D04" w:rsidP="00781A32">
      <w:pPr>
        <w:pStyle w:val="Code"/>
      </w:pPr>
      <w:r>
        <w:rPr>
          <w:noProof/>
        </w:rPr>
        <w:t>}</w:t>
      </w:r>
    </w:p>
    <w:p w:rsidR="00D60D01" w:rsidRDefault="00D60D01" w:rsidP="00E4115C">
      <w:pPr>
        <w:pStyle w:val="Paragraphedeliste"/>
        <w:numPr>
          <w:ilvl w:val="0"/>
          <w:numId w:val="44"/>
        </w:numPr>
      </w:pPr>
      <w:r>
        <w:t xml:space="preserve">Dans la fonction </w:t>
      </w:r>
      <w:proofErr w:type="spellStart"/>
      <w:r w:rsidR="008A6D04">
        <w:t>setAction</w:t>
      </w:r>
      <w:proofErr w:type="spellEnd"/>
      <w:r>
        <w:t>, exécuter la commande:</w:t>
      </w:r>
    </w:p>
    <w:p w:rsidR="00D60D01" w:rsidRDefault="008A6D04" w:rsidP="00781A32">
      <w:pPr>
        <w:pStyle w:val="Code"/>
        <w:rPr>
          <w:noProof/>
        </w:rPr>
      </w:pPr>
      <w:r>
        <w:rPr>
          <w:noProof/>
        </w:rPr>
        <w:t>_command-&gt;run();</w:t>
      </w:r>
    </w:p>
    <w:p w:rsidR="00E974D6" w:rsidRDefault="00E974D6" w:rsidP="00E4115C">
      <w:pPr>
        <w:pStyle w:val="Paragraphedeliste"/>
        <w:numPr>
          <w:ilvl w:val="0"/>
          <w:numId w:val="44"/>
        </w:numPr>
      </w:pPr>
      <w:r>
        <w:t>Ajouter une instanc</w:t>
      </w:r>
      <w:r w:rsidR="00A0227F">
        <w:t xml:space="preserve">e de l'UI dans le </w:t>
      </w:r>
      <w:proofErr w:type="spellStart"/>
      <w:r w:rsidR="00A0227F">
        <w:t>configManager</w:t>
      </w:r>
      <w:proofErr w:type="spellEnd"/>
    </w:p>
    <w:p w:rsidR="007D5626" w:rsidRDefault="007D5626" w:rsidP="00E4115C">
      <w:pPr>
        <w:pStyle w:val="Paragraphedeliste"/>
        <w:numPr>
          <w:ilvl w:val="0"/>
          <w:numId w:val="44"/>
        </w:numPr>
      </w:pPr>
      <w:r>
        <w:t xml:space="preserve">Dans le </w:t>
      </w:r>
      <w:proofErr w:type="spellStart"/>
      <w:r>
        <w:t>configMa</w:t>
      </w:r>
      <w:r w:rsidR="00A0227F">
        <w:t>nager</w:t>
      </w:r>
      <w:proofErr w:type="spellEnd"/>
      <w:r w:rsidR="00A0227F">
        <w:t xml:space="preserve">, créer un </w:t>
      </w:r>
      <w:proofErr w:type="spellStart"/>
      <w:r w:rsidR="00A0227F">
        <w:t>BaseModelMapper</w:t>
      </w:r>
      <w:proofErr w:type="spellEnd"/>
    </w:p>
    <w:p w:rsidR="0002771B" w:rsidRDefault="00054476" w:rsidP="00E4115C">
      <w:pPr>
        <w:pStyle w:val="Paragraphedeliste"/>
        <w:numPr>
          <w:ilvl w:val="0"/>
          <w:numId w:val="44"/>
        </w:numPr>
      </w:pPr>
      <w:r>
        <w:t>Dans le .h, créer une variable :</w:t>
      </w:r>
    </w:p>
    <w:p w:rsidR="00054476" w:rsidRDefault="00405935" w:rsidP="00781A32">
      <w:pPr>
        <w:pStyle w:val="Code"/>
      </w:pPr>
      <w:r>
        <w:rPr>
          <w:noProof/>
        </w:rPr>
        <w:t>SwRefPtr&lt;BaseModelMapper&gt; _configurationSaveMapper;</w:t>
      </w:r>
    </w:p>
    <w:p w:rsidR="00054476" w:rsidRDefault="00054476" w:rsidP="00E4115C">
      <w:pPr>
        <w:pStyle w:val="Paragraphedeliste"/>
        <w:numPr>
          <w:ilvl w:val="0"/>
          <w:numId w:val="45"/>
        </w:numPr>
      </w:pPr>
      <w:r>
        <w:t xml:space="preserve">Dans la fonction </w:t>
      </w:r>
      <w:proofErr w:type="spellStart"/>
      <w:r w:rsidRPr="00054476">
        <w:t>initializeBaseModelConsumer</w:t>
      </w:r>
      <w:proofErr w:type="spellEnd"/>
      <w:r>
        <w:t xml:space="preserve">, instancier le </w:t>
      </w:r>
      <w:proofErr w:type="spellStart"/>
      <w:r>
        <w:t>BaseModelMapper</w:t>
      </w:r>
      <w:proofErr w:type="spellEnd"/>
      <w:r w:rsidR="00A0227F">
        <w:t xml:space="preserve"> </w:t>
      </w:r>
      <w:r>
        <w:t>:</w:t>
      </w:r>
    </w:p>
    <w:p w:rsidR="00405935" w:rsidRPr="00405935" w:rsidRDefault="00405935" w:rsidP="00781A32">
      <w:pPr>
        <w:pStyle w:val="Code"/>
        <w:rPr>
          <w:noProof/>
        </w:rPr>
      </w:pPr>
      <w:r w:rsidRPr="00405935">
        <w:rPr>
          <w:noProof/>
        </w:rPr>
        <w:t xml:space="preserve">_configurationSaveMapper = </w:t>
      </w:r>
      <w:r w:rsidRPr="00405935">
        <w:rPr>
          <w:noProof/>
          <w:color w:val="0000FF"/>
        </w:rPr>
        <w:t>new</w:t>
      </w:r>
      <w:r w:rsidRPr="00405935">
        <w:rPr>
          <w:noProof/>
        </w:rPr>
        <w:t xml:space="preserve"> BaseModelMapper(CG_CONFIGURATION_SAVEMAPPER_NAME,</w:t>
      </w:r>
      <w:r>
        <w:rPr>
          <w:noProof/>
        </w:rPr>
        <w:t xml:space="preserve"> </w:t>
      </w:r>
      <w:r w:rsidRPr="00405935">
        <w:rPr>
          <w:noProof/>
        </w:rPr>
        <w:t>BaseEntityManager::EntityTypeCommand,</w:t>
      </w:r>
      <w:r>
        <w:rPr>
          <w:noProof/>
        </w:rPr>
        <w:t xml:space="preserve"> </w:t>
      </w:r>
      <w:r w:rsidRPr="00405935">
        <w:rPr>
          <w:noProof/>
          <w:color w:val="A31515"/>
        </w:rPr>
        <w:t>"configuration.SaveConfiguration"</w:t>
      </w:r>
      <w:r w:rsidRPr="00405935">
        <w:rPr>
          <w:noProof/>
        </w:rPr>
        <w:t xml:space="preserve">, </w:t>
      </w:r>
      <w:r w:rsidRPr="00405935">
        <w:rPr>
          <w:noProof/>
          <w:color w:val="A31515"/>
        </w:rPr>
        <w:t>"Configuration"</w:t>
      </w:r>
      <w:r w:rsidRPr="00405935">
        <w:rPr>
          <w:noProof/>
        </w:rPr>
        <w:t>);</w:t>
      </w:r>
    </w:p>
    <w:p w:rsidR="00405935" w:rsidRPr="00405935" w:rsidRDefault="00405935" w:rsidP="00781A32">
      <w:pPr>
        <w:pStyle w:val="Code"/>
        <w:rPr>
          <w:noProof/>
        </w:rPr>
      </w:pPr>
      <w:r w:rsidRPr="00405935">
        <w:rPr>
          <w:noProof/>
        </w:rPr>
        <w:t>_configurationSaveMapper-&gt;setDelegate(_confUi);</w:t>
      </w:r>
    </w:p>
    <w:p w:rsidR="00405935" w:rsidRDefault="00405935" w:rsidP="00781A32">
      <w:pPr>
        <w:pStyle w:val="Code"/>
        <w:rPr>
          <w:noProof/>
        </w:rPr>
      </w:pPr>
      <w:r>
        <w:rPr>
          <w:noProof/>
        </w:rPr>
        <w:t>addEntityManager(_configurationSaveMapper);</w:t>
      </w:r>
    </w:p>
    <w:p w:rsidR="00405935" w:rsidRPr="0002771B" w:rsidRDefault="00405935" w:rsidP="00E4115C">
      <w:pPr>
        <w:pStyle w:val="Paragraphedeliste"/>
        <w:numPr>
          <w:ilvl w:val="0"/>
          <w:numId w:val="45"/>
        </w:numPr>
        <w:rPr>
          <w:rFonts w:ascii="Courier New" w:hAnsi="Courier New" w:cs="Courier New"/>
          <w:noProof/>
          <w:sz w:val="20"/>
          <w:szCs w:val="20"/>
        </w:rPr>
      </w:pPr>
      <w:r>
        <w:t>Attention, les deux derniers paramètres de "</w:t>
      </w:r>
      <w:proofErr w:type="spellStart"/>
      <w:r>
        <w:t>BaseModelMapper</w:t>
      </w:r>
      <w:proofErr w:type="spellEnd"/>
      <w:r>
        <w:t>" doivent correspondre à la catégorie et au nom de la commande à utiliser dans le "</w:t>
      </w:r>
      <w:proofErr w:type="spellStart"/>
      <w:r>
        <w:t>SxConfiguration</w:t>
      </w:r>
      <w:proofErr w:type="spellEnd"/>
      <w:r>
        <w:t>"</w:t>
      </w:r>
    </w:p>
    <w:p w:rsidR="00DA5CF9" w:rsidRDefault="00AC75DD" w:rsidP="00E4115C">
      <w:pPr>
        <w:pStyle w:val="Paragraphedeliste"/>
        <w:numPr>
          <w:ilvl w:val="0"/>
          <w:numId w:val="45"/>
        </w:numPr>
      </w:pPr>
      <w:r>
        <w:t>Ajouter les propriétés</w:t>
      </w:r>
    </w:p>
    <w:p w:rsidR="00AC75DD" w:rsidRDefault="00405935" w:rsidP="00781A32">
      <w:pPr>
        <w:pStyle w:val="Code"/>
        <w:rPr>
          <w:noProof/>
        </w:rPr>
      </w:pPr>
      <w:r>
        <w:rPr>
          <w:noProof/>
        </w:rPr>
        <w:t>createPropertiesForQObject(&amp;(_confUi));</w:t>
      </w:r>
    </w:p>
    <w:p w:rsidR="00405935" w:rsidRDefault="00405935" w:rsidP="00E4115C">
      <w:pPr>
        <w:pStyle w:val="Paragraphedeliste"/>
        <w:numPr>
          <w:ilvl w:val="0"/>
          <w:numId w:val="46"/>
        </w:numPr>
      </w:pPr>
      <w:r>
        <w:t xml:space="preserve">Dans le </w:t>
      </w:r>
      <w:proofErr w:type="spellStart"/>
      <w:r>
        <w:t>stream</w:t>
      </w:r>
      <w:proofErr w:type="spellEnd"/>
      <w:r>
        <w:t xml:space="preserve"> précédent, remplacer </w:t>
      </w:r>
      <w:proofErr w:type="spellStart"/>
      <w:r>
        <w:t>CommandToQAction</w:t>
      </w:r>
      <w:proofErr w:type="spellEnd"/>
      <w:r>
        <w:t xml:space="preserve">, </w:t>
      </w:r>
      <w:proofErr w:type="spellStart"/>
      <w:r w:rsidR="00A0227F">
        <w:t>SwGuiMainWindow</w:t>
      </w:r>
      <w:proofErr w:type="spellEnd"/>
      <w:r w:rsidR="00A0227F">
        <w:t xml:space="preserve">  et </w:t>
      </w:r>
      <w:proofErr w:type="spellStart"/>
      <w:r>
        <w:t>SwGuiCompPushButtonToQAction</w:t>
      </w:r>
      <w:proofErr w:type="spellEnd"/>
      <w:r>
        <w:t xml:space="preserve"> par le composant </w:t>
      </w:r>
      <w:proofErr w:type="spellStart"/>
      <w:r>
        <w:t>ConfigManager</w:t>
      </w:r>
      <w:proofErr w:type="spellEnd"/>
    </w:p>
    <w:p w:rsidR="00405935" w:rsidRPr="00405935" w:rsidRDefault="00405935" w:rsidP="00E4115C">
      <w:pPr>
        <w:pStyle w:val="Paragraphedeliste"/>
        <w:numPr>
          <w:ilvl w:val="0"/>
          <w:numId w:val="46"/>
        </w:numPr>
      </w:pPr>
      <w:r>
        <w:t>Tester</w:t>
      </w:r>
    </w:p>
    <w:p w:rsidR="00405935" w:rsidRDefault="00405935" w:rsidP="00142492"/>
    <w:p w:rsidR="002A28A4" w:rsidRDefault="00E974D6" w:rsidP="00142492">
      <w:r w:rsidRPr="00E974D6">
        <w:rPr>
          <w:u w:val="single"/>
        </w:rPr>
        <w:t>A retenir</w:t>
      </w:r>
      <w:r w:rsidR="0002771B">
        <w:rPr>
          <w:u w:val="single"/>
        </w:rPr>
        <w:t xml:space="preserve"> </w:t>
      </w:r>
      <w:r>
        <w:t>: pour obte</w:t>
      </w:r>
      <w:r w:rsidR="00405935">
        <w:t>nir des informations sur un modè</w:t>
      </w:r>
      <w:r>
        <w:t>l</w:t>
      </w:r>
      <w:r w:rsidR="00405935">
        <w:t>e</w:t>
      </w:r>
      <w:r>
        <w:t>, utilis</w:t>
      </w:r>
      <w:r w:rsidR="00405935">
        <w:t>er</w:t>
      </w:r>
      <w:r>
        <w:t xml:space="preserve"> le composant </w:t>
      </w:r>
      <w:proofErr w:type="spellStart"/>
      <w:r>
        <w:t>SxViewModel</w:t>
      </w:r>
      <w:proofErr w:type="spellEnd"/>
      <w:r>
        <w:t xml:space="preserve"> à partir de l'éditeur. Ce composant permet d'obtenir toutes les</w:t>
      </w:r>
      <w:r w:rsidR="00A0227F">
        <w:t xml:space="preserve"> informations utiles sur le modè</w:t>
      </w:r>
      <w:r>
        <w:t>l</w:t>
      </w:r>
      <w:r w:rsidR="00A0227F">
        <w:t>e</w:t>
      </w:r>
      <w:r>
        <w:t xml:space="preserve"> que l'on connecte.</w:t>
      </w:r>
    </w:p>
    <w:p w:rsidR="002A016C" w:rsidRDefault="00E310AA" w:rsidP="002A016C">
      <w:pPr>
        <w:keepNext/>
        <w:jc w:val="center"/>
      </w:pPr>
      <w:r>
        <w:rPr>
          <w:noProof/>
          <w:lang w:eastAsia="fr-FR"/>
        </w:rPr>
        <w:lastRenderedPageBreak/>
        <w:drawing>
          <wp:inline distT="0" distB="0" distL="0" distR="0">
            <wp:extent cx="4267200" cy="4029075"/>
            <wp:effectExtent l="19050" t="0" r="0" b="0"/>
            <wp:docPr id="4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srcRect/>
                    <a:stretch>
                      <a:fillRect/>
                    </a:stretch>
                  </pic:blipFill>
                  <pic:spPr bwMode="auto">
                    <a:xfrm>
                      <a:off x="0" y="0"/>
                      <a:ext cx="4267200" cy="4029075"/>
                    </a:xfrm>
                    <a:prstGeom prst="rect">
                      <a:avLst/>
                    </a:prstGeom>
                    <a:noFill/>
                    <a:ln w="9525">
                      <a:noFill/>
                      <a:miter lim="800000"/>
                      <a:headEnd/>
                      <a:tailEnd/>
                    </a:ln>
                  </pic:spPr>
                </pic:pic>
              </a:graphicData>
            </a:graphic>
          </wp:inline>
        </w:drawing>
      </w:r>
    </w:p>
    <w:p w:rsidR="002A28A4" w:rsidRPr="00405935" w:rsidRDefault="002A016C" w:rsidP="002A016C">
      <w:pPr>
        <w:pStyle w:val="Lgende"/>
        <w:jc w:val="center"/>
      </w:pPr>
      <w:r>
        <w:t xml:space="preserve">Image </w:t>
      </w:r>
      <w:fldSimple w:instr=" SEQ Image \* ARABIC ">
        <w:r w:rsidR="004313EA">
          <w:rPr>
            <w:noProof/>
          </w:rPr>
          <w:t>28</w:t>
        </w:r>
      </w:fldSimple>
      <w:r>
        <w:t xml:space="preserve"> : </w:t>
      </w:r>
      <w:r w:rsidRPr="00856DEB">
        <w:t xml:space="preserve">Utilisation d'une </w:t>
      </w:r>
      <w:proofErr w:type="spellStart"/>
      <w:r w:rsidRPr="00856DEB">
        <w:t>ISxCommand</w:t>
      </w:r>
      <w:proofErr w:type="spellEnd"/>
      <w:r w:rsidR="00405935" w:rsidRPr="0002771B">
        <w:rPr>
          <w:sz w:val="20"/>
          <w:u w:val="single"/>
        </w:rPr>
        <w:t xml:space="preserve"> </w:t>
      </w:r>
    </w:p>
    <w:p w:rsidR="00D23EC4" w:rsidRDefault="00D23EC4" w:rsidP="00142492"/>
    <w:p w:rsidR="00E310AA" w:rsidRDefault="00E310AA" w:rsidP="00142492"/>
    <w:p w:rsidR="00D23EC4" w:rsidRDefault="002A28A4" w:rsidP="00683E3F">
      <w:pPr>
        <w:pStyle w:val="Titre3"/>
      </w:pPr>
      <w:bookmarkStart w:id="7149" w:name="_Toc354393989"/>
      <w:r>
        <w:t>Etape 4</w:t>
      </w:r>
      <w:r w:rsidR="00435515">
        <w:t xml:space="preserve"> </w:t>
      </w:r>
      <w:r>
        <w:t xml:space="preserve">: </w:t>
      </w:r>
      <w:r w:rsidR="00E310AA">
        <w:t xml:space="preserve">Utilisation d'un </w:t>
      </w:r>
      <w:proofErr w:type="spellStart"/>
      <w:r w:rsidR="00E310AA">
        <w:t>ISxData</w:t>
      </w:r>
      <w:bookmarkEnd w:id="7149"/>
      <w:proofErr w:type="spellEnd"/>
    </w:p>
    <w:p w:rsidR="00E310AA" w:rsidRDefault="00E310AA" w:rsidP="0002771B"/>
    <w:p w:rsidR="002A28A4" w:rsidRDefault="002A28A4" w:rsidP="0002771B">
      <w:r>
        <w:t>A partir du Stream "</w:t>
      </w:r>
      <w:proofErr w:type="spellStart"/>
      <w:r>
        <w:t>SxProfileManager</w:t>
      </w:r>
      <w:proofErr w:type="spellEnd"/>
      <w:r>
        <w:t xml:space="preserve">" de </w:t>
      </w:r>
      <w:proofErr w:type="spellStart"/>
      <w:r>
        <w:t>Starlinx</w:t>
      </w:r>
      <w:proofErr w:type="spellEnd"/>
      <w:r>
        <w:t xml:space="preserve">, on va connecter un composant au </w:t>
      </w:r>
      <w:proofErr w:type="spellStart"/>
      <w:r>
        <w:t>serverModel</w:t>
      </w:r>
      <w:proofErr w:type="spellEnd"/>
      <w:r>
        <w:t xml:space="preserve"> et s'abonner à la data "</w:t>
      </w:r>
      <w:proofErr w:type="spellStart"/>
      <w:r w:rsidRPr="002A28A4">
        <w:t>server.application</w:t>
      </w:r>
      <w:proofErr w:type="spellEnd"/>
      <w:r w:rsidRPr="002A28A4">
        <w:t>.</w:t>
      </w:r>
      <w:proofErr w:type="spellStart"/>
      <w:r w:rsidRPr="002A28A4">
        <w:t>serverStateEnum</w:t>
      </w:r>
      <w:proofErr w:type="spellEnd"/>
      <w:r>
        <w:t>".</w:t>
      </w:r>
      <w:r w:rsidR="003F0912">
        <w:t xml:space="preserve"> Cette donnée change de valeur lorsque l'application change d'état (pause, exécution, enregistrement, </w:t>
      </w:r>
      <w:proofErr w:type="spellStart"/>
      <w:r w:rsidR="003F0912">
        <w:t>etc</w:t>
      </w:r>
      <w:proofErr w:type="spellEnd"/>
      <w:r w:rsidR="003F0912">
        <w:t>...).</w:t>
      </w:r>
    </w:p>
    <w:p w:rsidR="0070181D" w:rsidRDefault="0070181D" w:rsidP="0002771B"/>
    <w:p w:rsidR="0002771B" w:rsidRDefault="0070181D" w:rsidP="00E4115C">
      <w:pPr>
        <w:pStyle w:val="Paragraphedeliste"/>
        <w:numPr>
          <w:ilvl w:val="0"/>
          <w:numId w:val="47"/>
        </w:numPr>
      </w:pPr>
      <w:r>
        <w:t xml:space="preserve">Dans le composant </w:t>
      </w:r>
      <w:proofErr w:type="spellStart"/>
      <w:r>
        <w:t>ConfigManager</w:t>
      </w:r>
      <w:proofErr w:type="spellEnd"/>
      <w:r>
        <w:t>, créer une variable membre "</w:t>
      </w:r>
      <w:proofErr w:type="spellStart"/>
      <w:r>
        <w:t>_sxData</w:t>
      </w:r>
      <w:proofErr w:type="spellEnd"/>
      <w:r>
        <w:t>"</w:t>
      </w:r>
      <w:r w:rsidR="006D631E">
        <w:t xml:space="preserve"> </w:t>
      </w:r>
      <w:r>
        <w:t>:</w:t>
      </w:r>
    </w:p>
    <w:p w:rsidR="0070181D" w:rsidRPr="0002771B" w:rsidRDefault="0070181D" w:rsidP="00781A32">
      <w:pPr>
        <w:pStyle w:val="Code"/>
        <w:rPr>
          <w:lang w:val="en-US"/>
        </w:rPr>
      </w:pPr>
      <w:r w:rsidRPr="0002771B">
        <w:rPr>
          <w:noProof/>
          <w:lang w:val="en-US"/>
        </w:rPr>
        <w:t>SwRefPtr&lt;sxBasics::contracts::ISxData&gt; _sxData;</w:t>
      </w:r>
    </w:p>
    <w:p w:rsidR="0002771B" w:rsidRPr="0002771B" w:rsidRDefault="000A62D2" w:rsidP="00E4115C">
      <w:pPr>
        <w:pStyle w:val="Paragraphedeliste"/>
        <w:numPr>
          <w:ilvl w:val="0"/>
          <w:numId w:val="47"/>
        </w:numPr>
        <w:rPr>
          <w:rFonts w:ascii="Courier New" w:hAnsi="Courier New" w:cs="Courier New"/>
          <w:noProof/>
          <w:sz w:val="20"/>
          <w:szCs w:val="20"/>
        </w:rPr>
      </w:pPr>
      <w:r>
        <w:t xml:space="preserve">Faire dériver le composant de </w:t>
      </w:r>
      <w:proofErr w:type="spellStart"/>
      <w:r w:rsidRPr="000A62D2">
        <w:t>IEntityManagerDelegate</w:t>
      </w:r>
      <w:proofErr w:type="spellEnd"/>
      <w:r>
        <w:t xml:space="preserve"> et implémenter les fonctions, notamment la fonction </w:t>
      </w:r>
      <w:proofErr w:type="spellStart"/>
      <w:r w:rsidRPr="000A62D2">
        <w:t>setSxData</w:t>
      </w:r>
      <w:proofErr w:type="spellEnd"/>
    </w:p>
    <w:p w:rsidR="0070181D" w:rsidRPr="0002771B" w:rsidRDefault="000A62D2" w:rsidP="00E4115C">
      <w:pPr>
        <w:pStyle w:val="Paragraphedeliste"/>
        <w:numPr>
          <w:ilvl w:val="0"/>
          <w:numId w:val="47"/>
        </w:numPr>
        <w:rPr>
          <w:rFonts w:ascii="Courier New" w:hAnsi="Courier New" w:cs="Courier New"/>
          <w:noProof/>
          <w:sz w:val="20"/>
          <w:szCs w:val="20"/>
        </w:rPr>
      </w:pPr>
      <w:r>
        <w:t xml:space="preserve">Lors de la réception d'une data (dans la fonction </w:t>
      </w:r>
      <w:proofErr w:type="spellStart"/>
      <w:r>
        <w:t>setSxD</w:t>
      </w:r>
      <w:r w:rsidR="006D631E">
        <w:t>ata</w:t>
      </w:r>
      <w:proofErr w:type="spellEnd"/>
      <w:r w:rsidR="006D631E">
        <w:t xml:space="preserve">), s'enregistrer en </w:t>
      </w:r>
      <w:proofErr w:type="spellStart"/>
      <w:r w:rsidR="006D631E">
        <w:t>listener</w:t>
      </w:r>
      <w:proofErr w:type="spellEnd"/>
    </w:p>
    <w:p w:rsidR="0070181D" w:rsidRDefault="0070181D" w:rsidP="00781A32">
      <w:pPr>
        <w:pStyle w:val="Code"/>
        <w:rPr>
          <w:noProof/>
          <w:lang w:val="en-US"/>
        </w:rPr>
      </w:pPr>
      <w:r w:rsidRPr="0070181D">
        <w:rPr>
          <w:noProof/>
          <w:color w:val="0000FF"/>
          <w:lang w:val="en-US"/>
        </w:rPr>
        <w:t>if</w:t>
      </w:r>
      <w:r w:rsidRPr="0070181D">
        <w:rPr>
          <w:noProof/>
          <w:lang w:val="en-US"/>
        </w:rPr>
        <w:t xml:space="preserve"> (prefix == CG_DATA_MAPPER_NAME) {</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Default="0070181D" w:rsidP="00781A32">
      <w:pPr>
        <w:pStyle w:val="Code"/>
        <w:rPr>
          <w:noProof/>
          <w:lang w:val="en-US"/>
        </w:rPr>
      </w:pPr>
      <w:r>
        <w:rPr>
          <w:noProof/>
          <w:lang w:val="en-US"/>
        </w:rPr>
        <w:tab/>
      </w:r>
      <w:r>
        <w:rPr>
          <w:noProof/>
          <w:lang w:val="en-US"/>
        </w:rPr>
        <w:tab/>
      </w:r>
      <w:r w:rsidRPr="0009409C">
        <w:rPr>
          <w:noProof/>
          <w:color w:val="008000"/>
          <w:lang w:val="en-US"/>
        </w:rPr>
        <w:t>//Liberation</w:t>
      </w:r>
    </w:p>
    <w:p w:rsidR="0070181D" w:rsidRDefault="0070181D" w:rsidP="00781A32">
      <w:pPr>
        <w:pStyle w:val="Code"/>
        <w:rPr>
          <w:noProof/>
          <w:lang w:val="en-US"/>
        </w:rPr>
      </w:pPr>
      <w:r>
        <w:rPr>
          <w:noProof/>
          <w:color w:val="008000"/>
          <w:lang w:val="en-US"/>
        </w:rPr>
        <w:tab/>
      </w:r>
      <w:r>
        <w:rPr>
          <w:noProof/>
          <w:color w:val="008000"/>
          <w:lang w:val="en-US"/>
        </w:rPr>
        <w:tab/>
      </w:r>
      <w:r w:rsidRPr="0070181D">
        <w:rPr>
          <w:noProof/>
          <w:lang w:val="en-US"/>
        </w:rPr>
        <w:t>_sxData-&gt;removeListener(</w:t>
      </w:r>
      <w:r w:rsidRPr="0070181D">
        <w:rPr>
          <w:noProof/>
          <w:color w:val="0000FF"/>
          <w:lang w:val="en-US"/>
        </w:rPr>
        <w:t>this</w:t>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w:t>
      </w:r>
    </w:p>
    <w:p w:rsidR="0070181D" w:rsidRDefault="0070181D" w:rsidP="00781A32">
      <w:pPr>
        <w:pStyle w:val="Code"/>
        <w:rPr>
          <w:noProof/>
          <w:lang w:val="en-US"/>
        </w:rPr>
      </w:pPr>
      <w:r>
        <w:rPr>
          <w:noProof/>
          <w:lang w:val="en-US"/>
        </w:rPr>
        <w:tab/>
      </w:r>
      <w:r w:rsidRPr="0070181D">
        <w:rPr>
          <w:noProof/>
          <w:lang w:val="en-US"/>
        </w:rPr>
        <w:t>_sxData = data;</w:t>
      </w:r>
    </w:p>
    <w:p w:rsidR="0070181D" w:rsidRDefault="0070181D" w:rsidP="00781A32">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70181D" w:rsidRPr="00096611" w:rsidRDefault="0070181D" w:rsidP="00781A32">
      <w:pPr>
        <w:pStyle w:val="Code"/>
        <w:rPr>
          <w:noProof/>
          <w:color w:val="008000"/>
          <w:lang w:val="en-US"/>
        </w:rPr>
      </w:pPr>
      <w:r>
        <w:rPr>
          <w:noProof/>
          <w:lang w:val="en-US"/>
        </w:rPr>
        <w:tab/>
      </w:r>
      <w:r>
        <w:rPr>
          <w:noProof/>
          <w:lang w:val="en-US"/>
        </w:rPr>
        <w:tab/>
      </w:r>
      <w:r w:rsidR="00C707E2" w:rsidRPr="00096611">
        <w:rPr>
          <w:noProof/>
          <w:color w:val="008000"/>
          <w:lang w:val="en-US"/>
        </w:rPr>
        <w:t>//Enregistrement</w:t>
      </w:r>
    </w:p>
    <w:p w:rsidR="0070181D" w:rsidRPr="00096611" w:rsidRDefault="00C66882" w:rsidP="00781A32">
      <w:pPr>
        <w:pStyle w:val="Code"/>
        <w:rPr>
          <w:noProof/>
          <w:lang w:val="en-US"/>
        </w:rPr>
      </w:pPr>
      <w:r>
        <w:rPr>
          <w:noProof/>
          <w:color w:val="008000"/>
          <w:lang w:val="en-US"/>
        </w:rPr>
        <w:tab/>
      </w:r>
      <w:r>
        <w:rPr>
          <w:noProof/>
          <w:color w:val="008000"/>
          <w:lang w:val="en-US"/>
        </w:rPr>
        <w:tab/>
      </w:r>
      <w:r>
        <w:rPr>
          <w:noProof/>
          <w:lang w:val="en-US"/>
        </w:rPr>
        <w:t>_sxData-&gt;addListener(</w:t>
      </w:r>
      <w:r>
        <w:rPr>
          <w:noProof/>
          <w:color w:val="0000FF"/>
          <w:lang w:val="en-US"/>
        </w:rPr>
        <w:t>this</w:t>
      </w:r>
      <w:r>
        <w:rPr>
          <w:noProof/>
          <w:lang w:val="en-US"/>
        </w:rPr>
        <w:t>);</w:t>
      </w:r>
    </w:p>
    <w:p w:rsidR="0070181D" w:rsidRDefault="00C66882" w:rsidP="00781A32">
      <w:pPr>
        <w:pStyle w:val="Code"/>
        <w:rPr>
          <w:noProof/>
        </w:rPr>
      </w:pPr>
      <w:r>
        <w:rPr>
          <w:noProof/>
          <w:lang w:val="en-US"/>
        </w:rPr>
        <w:tab/>
      </w:r>
      <w:r w:rsidR="0070181D">
        <w:rPr>
          <w:noProof/>
        </w:rPr>
        <w:t>}</w:t>
      </w:r>
    </w:p>
    <w:p w:rsidR="0070181D" w:rsidRDefault="0070181D" w:rsidP="00781A32">
      <w:pPr>
        <w:pStyle w:val="Code"/>
      </w:pPr>
      <w:r>
        <w:rPr>
          <w:noProof/>
        </w:rPr>
        <w:t>}</w:t>
      </w:r>
    </w:p>
    <w:p w:rsidR="002551A0" w:rsidRDefault="0070181D" w:rsidP="002551A0">
      <w:pPr>
        <w:pStyle w:val="Paragraphedeliste"/>
      </w:pPr>
      <w:r>
        <w:lastRenderedPageBreak/>
        <w:t xml:space="preserve">Ajouter un </w:t>
      </w:r>
      <w:proofErr w:type="spellStart"/>
      <w:r>
        <w:t>BaseModelMapper</w:t>
      </w:r>
      <w:proofErr w:type="spellEnd"/>
      <w:r>
        <w:t xml:space="preserve"> pour la data et le configurer comme précédemment.</w:t>
      </w:r>
      <w:r>
        <w:br/>
        <w:t xml:space="preserve">Pour ce </w:t>
      </w:r>
      <w:proofErr w:type="spellStart"/>
      <w:r>
        <w:t>ModelMapper</w:t>
      </w:r>
      <w:proofErr w:type="spellEnd"/>
      <w:r>
        <w:t xml:space="preserve">, le </w:t>
      </w:r>
      <w:proofErr w:type="spellStart"/>
      <w:r>
        <w:t>setDelegate</w:t>
      </w:r>
      <w:proofErr w:type="spellEnd"/>
      <w:r>
        <w:t xml:space="preserve"> prend en paramètre "</w:t>
      </w:r>
      <w:proofErr w:type="spellStart"/>
      <w:r>
        <w:t>this</w:t>
      </w:r>
      <w:proofErr w:type="spellEnd"/>
      <w:r>
        <w:t xml:space="preserve">", puisque le </w:t>
      </w:r>
      <w:proofErr w:type="spellStart"/>
      <w:r>
        <w:t>ConfigManager</w:t>
      </w:r>
      <w:proofErr w:type="spellEnd"/>
      <w:r>
        <w:t xml:space="preserve"> hérite de </w:t>
      </w:r>
      <w:proofErr w:type="spellStart"/>
      <w:r>
        <w:t>IEntityManagerDelegate</w:t>
      </w:r>
      <w:proofErr w:type="spellEnd"/>
    </w:p>
    <w:p w:rsidR="000A62D2" w:rsidRDefault="000A62D2" w:rsidP="00E4115C">
      <w:pPr>
        <w:pStyle w:val="Paragraphedeliste"/>
        <w:numPr>
          <w:ilvl w:val="0"/>
          <w:numId w:val="48"/>
        </w:numPr>
      </w:pPr>
      <w:r>
        <w:t xml:space="preserve">Faire </w:t>
      </w:r>
      <w:r w:rsidR="0070181D">
        <w:t>hériter</w:t>
      </w:r>
      <w:r>
        <w:t xml:space="preserve"> le composant de </w:t>
      </w:r>
      <w:proofErr w:type="spellStart"/>
      <w:r w:rsidRPr="000A62D2">
        <w:t>ISxEntityListener</w:t>
      </w:r>
      <w:proofErr w:type="spellEnd"/>
      <w:r w:rsidR="0070181D">
        <w:t xml:space="preserve"> et implémenter les fonctions</w:t>
      </w:r>
    </w:p>
    <w:p w:rsidR="0070181D" w:rsidRDefault="00C914A3" w:rsidP="00781A32">
      <w:pPr>
        <w:pStyle w:val="Code"/>
        <w:rPr>
          <w:noProof/>
        </w:rPr>
      </w:pPr>
      <w:r>
        <w:t>Dans la fonction "</w:t>
      </w:r>
      <w:proofErr w:type="spellStart"/>
      <w:r w:rsidRPr="00C914A3">
        <w:t>changed</w:t>
      </w:r>
      <w:proofErr w:type="spellEnd"/>
      <w:r>
        <w:t xml:space="preserve">", </w:t>
      </w:r>
      <w:r w:rsidR="00715BE9">
        <w:t xml:space="preserve">récupérer la data puis </w:t>
      </w:r>
      <w:r>
        <w:t>inscrire le change</w:t>
      </w:r>
      <w:r w:rsidR="008C681D">
        <w:t>ment de la data dans la console (</w:t>
      </w:r>
      <w:r w:rsidR="00E64C36">
        <w:t xml:space="preserve">par exemple </w:t>
      </w:r>
      <w:r w:rsidR="00250882">
        <w:t xml:space="preserve">via </w:t>
      </w:r>
      <w:proofErr w:type="spellStart"/>
      <w:r w:rsidR="006D631E">
        <w:t>qDebug</w:t>
      </w:r>
      <w:proofErr w:type="spellEnd"/>
      <w:r w:rsidR="006D631E">
        <w:t>)</w:t>
      </w:r>
      <w:r w:rsidR="00874DAE" w:rsidDel="00874DAE">
        <w:t xml:space="preserve"> </w:t>
      </w:r>
      <w:r w:rsidR="0070181D" w:rsidRPr="0070181D">
        <w:rPr>
          <w:noProof/>
          <w:color w:val="0000FF"/>
        </w:rPr>
        <w:t>if</w:t>
      </w:r>
      <w:r w:rsidR="0070181D" w:rsidRPr="0070181D">
        <w:rPr>
          <w:noProof/>
        </w:rPr>
        <w:t xml:space="preserve"> (isxentity == _sxData) {</w:t>
      </w:r>
    </w:p>
    <w:p w:rsidR="0070181D" w:rsidRPr="00D15D51" w:rsidRDefault="0070181D" w:rsidP="00781A32">
      <w:pPr>
        <w:pStyle w:val="Code"/>
        <w:rPr>
          <w:noProof/>
          <w:color w:val="008000"/>
        </w:rPr>
      </w:pPr>
      <w:r>
        <w:rPr>
          <w:noProof/>
        </w:rPr>
        <w:tab/>
      </w:r>
      <w:r w:rsidRPr="00D15D51">
        <w:rPr>
          <w:noProof/>
          <w:color w:val="008000"/>
        </w:rPr>
        <w:t>//Recuperation de la data</w:t>
      </w:r>
    </w:p>
    <w:p w:rsidR="0070181D" w:rsidRDefault="0070181D" w:rsidP="00781A32">
      <w:pPr>
        <w:pStyle w:val="Code"/>
        <w:rPr>
          <w:noProof/>
        </w:rPr>
      </w:pPr>
      <w:r>
        <w:rPr>
          <w:noProof/>
          <w:color w:val="008000"/>
        </w:rPr>
        <w:tab/>
      </w:r>
      <w:r w:rsidRPr="0070181D">
        <w:rPr>
          <w:noProof/>
        </w:rPr>
        <w:t>SwRefPtr&lt;ISxDataEnum&gt; data = dynamic_pointer_cast&lt;ISxDataEnum&gt;(_sxData</w:t>
      </w:r>
      <w:r>
        <w:rPr>
          <w:noProof/>
        </w:rPr>
        <w:t>-</w:t>
      </w:r>
      <w:r w:rsidRPr="0070181D">
        <w:rPr>
          <w:noProof/>
        </w:rPr>
        <w:t>&gt;</w:t>
      </w:r>
      <w:r>
        <w:rPr>
          <w:noProof/>
        </w:rPr>
        <w:t xml:space="preserve"> </w:t>
      </w:r>
      <w:r w:rsidRPr="0070181D">
        <w:rPr>
          <w:noProof/>
        </w:rPr>
        <w:t>queryInterface(sxBasics::dataExtensions::PLG_IID_SXBASICS_DATAEXTENSIONS_ISXDATAENUM));</w:t>
      </w:r>
    </w:p>
    <w:p w:rsidR="0070181D" w:rsidRDefault="0070181D" w:rsidP="00781A32">
      <w:pPr>
        <w:pStyle w:val="Code"/>
        <w:rPr>
          <w:noProof/>
        </w:rPr>
      </w:pPr>
      <w:r>
        <w:rPr>
          <w:noProof/>
        </w:rPr>
        <w:tab/>
      </w:r>
      <w:r w:rsidRPr="00D15D51">
        <w:rPr>
          <w:noProof/>
          <w:color w:val="008000"/>
        </w:rPr>
        <w:t>//Recuperation de l'index de l'enum en cours</w:t>
      </w:r>
    </w:p>
    <w:p w:rsidR="0070181D" w:rsidRDefault="0070181D" w:rsidP="00781A32">
      <w:pPr>
        <w:pStyle w:val="Code"/>
        <w:rPr>
          <w:noProof/>
        </w:rPr>
      </w:pPr>
      <w:r>
        <w:rPr>
          <w:noProof/>
          <w:color w:val="008000"/>
        </w:rPr>
        <w:tab/>
      </w:r>
      <w:r w:rsidRPr="0070181D">
        <w:rPr>
          <w:noProof/>
        </w:rPr>
        <w:t>int index = data-&gt;enumIndex();</w:t>
      </w:r>
    </w:p>
    <w:p w:rsidR="0070181D" w:rsidRDefault="0070181D" w:rsidP="00781A32">
      <w:pPr>
        <w:pStyle w:val="Code"/>
        <w:rPr>
          <w:noProof/>
        </w:rPr>
      </w:pPr>
      <w:r>
        <w:rPr>
          <w:noProof/>
        </w:rPr>
        <w:tab/>
      </w:r>
      <w:r w:rsidRPr="00D15D51">
        <w:rPr>
          <w:noProof/>
          <w:color w:val="008000"/>
        </w:rPr>
        <w:t>//Recuperation des valeurs des index de l'enum</w:t>
      </w:r>
    </w:p>
    <w:p w:rsidR="0070181D" w:rsidRDefault="0070181D" w:rsidP="00781A32">
      <w:pPr>
        <w:pStyle w:val="Code"/>
        <w:rPr>
          <w:noProof/>
          <w:lang w:val="en-US"/>
        </w:rPr>
      </w:pPr>
      <w:r>
        <w:rPr>
          <w:noProof/>
          <w:color w:val="008000"/>
        </w:rPr>
        <w:tab/>
      </w:r>
      <w:r w:rsidRPr="0070181D">
        <w:rPr>
          <w:noProof/>
          <w:lang w:val="en-US"/>
        </w:rPr>
        <w:t>int numData = data-&gt;getEnumsAsIndex()-&gt;indexOf(index);</w:t>
      </w:r>
    </w:p>
    <w:p w:rsidR="0070181D" w:rsidRPr="00D15D51" w:rsidRDefault="0070181D" w:rsidP="00781A32">
      <w:pPr>
        <w:pStyle w:val="Code"/>
        <w:rPr>
          <w:noProof/>
          <w:color w:val="008000"/>
        </w:rPr>
      </w:pPr>
      <w:r>
        <w:rPr>
          <w:noProof/>
          <w:lang w:val="en-US"/>
        </w:rPr>
        <w:tab/>
      </w:r>
      <w:r w:rsidRPr="00D15D51">
        <w:rPr>
          <w:noProof/>
          <w:color w:val="008000"/>
        </w:rPr>
        <w:t>//Recuperation et affichage de la valeur de l'enum</w:t>
      </w:r>
    </w:p>
    <w:p w:rsidR="0070181D" w:rsidRDefault="0070181D" w:rsidP="00781A32">
      <w:pPr>
        <w:pStyle w:val="Code"/>
        <w:rPr>
          <w:noProof/>
          <w:lang w:val="en-US"/>
        </w:rPr>
      </w:pPr>
      <w:r>
        <w:rPr>
          <w:noProof/>
          <w:color w:val="008000"/>
        </w:rPr>
        <w:tab/>
      </w:r>
      <w:r w:rsidRPr="0070181D">
        <w:rPr>
          <w:noProof/>
          <w:lang w:val="en-US"/>
        </w:rPr>
        <w:t>qDebug() &lt;&lt; data-&gt;getEnumsAsString()-&gt;</w:t>
      </w:r>
      <w:r>
        <w:rPr>
          <w:noProof/>
          <w:lang w:val="en-US"/>
        </w:rPr>
        <w:t xml:space="preserve"> </w:t>
      </w:r>
      <w:r w:rsidRPr="0070181D">
        <w:rPr>
          <w:noProof/>
          <w:lang w:val="en-US"/>
        </w:rPr>
        <w:t>at(numData).c_str();</w:t>
      </w:r>
    </w:p>
    <w:p w:rsidR="0070181D" w:rsidRDefault="0070181D" w:rsidP="00781A32">
      <w:pPr>
        <w:pStyle w:val="Code"/>
      </w:pPr>
      <w:r>
        <w:rPr>
          <w:noProof/>
        </w:rPr>
        <w:t>}</w:t>
      </w:r>
    </w:p>
    <w:p w:rsidR="0070181D" w:rsidRDefault="00B4161E" w:rsidP="00E4115C">
      <w:pPr>
        <w:pStyle w:val="Paragraphedeliste"/>
        <w:numPr>
          <w:ilvl w:val="0"/>
          <w:numId w:val="49"/>
        </w:numPr>
      </w:pPr>
      <w:r>
        <w:t xml:space="preserve">Ajouter la librairie </w:t>
      </w:r>
      <w:proofErr w:type="spellStart"/>
      <w:r>
        <w:t>sxBasics</w:t>
      </w:r>
      <w:proofErr w:type="spellEnd"/>
      <w:r>
        <w:t xml:space="preserve"> dans le fichier plugin.pro</w:t>
      </w:r>
      <w:r w:rsidR="006D631E">
        <w:t xml:space="preserve"> </w:t>
      </w:r>
      <w:r>
        <w:t>:</w:t>
      </w:r>
    </w:p>
    <w:p w:rsidR="00B4161E" w:rsidRPr="0070181D" w:rsidRDefault="00B4161E" w:rsidP="00A54F0D">
      <w:pPr>
        <w:pStyle w:val="Code"/>
        <w:pBdr>
          <w:bottom w:val="single" w:sz="4" w:space="2" w:color="auto"/>
        </w:pBdr>
        <w:rPr>
          <w:lang w:val="en-US"/>
        </w:rPr>
        <w:pPrChange w:id="7150" w:author="Camille VACCALUT" w:date="2015-12-08T09:59:00Z">
          <w:pPr>
            <w:pStyle w:val="Code"/>
          </w:pPr>
        </w:pPrChange>
      </w:pPr>
      <w:r w:rsidRPr="0070181D">
        <w:rPr>
          <w:lang w:val="en-US"/>
        </w:rPr>
        <w:t>-L"$$PROJECTS_PATH/Modules/Plg3/</w:t>
      </w:r>
      <w:proofErr w:type="spellStart"/>
      <w:r w:rsidRPr="0070181D">
        <w:rPr>
          <w:lang w:val="en-US"/>
        </w:rPr>
        <w:t>s</w:t>
      </w:r>
      <w:r w:rsidR="0070181D">
        <w:rPr>
          <w:lang w:val="en-US"/>
        </w:rPr>
        <w:t>xBasics</w:t>
      </w:r>
      <w:proofErr w:type="spellEnd"/>
      <w:r w:rsidR="0070181D">
        <w:rPr>
          <w:lang w:val="en-US"/>
        </w:rPr>
        <w:t>/lib/</w:t>
      </w:r>
      <w:proofErr w:type="spellStart"/>
      <w:r w:rsidR="0070181D">
        <w:rPr>
          <w:lang w:val="en-US"/>
        </w:rPr>
        <w:t>vc</w:t>
      </w:r>
      <w:proofErr w:type="spellEnd"/>
      <w:r w:rsidR="0070181D">
        <w:rPr>
          <w:lang w:val="en-US"/>
        </w:rPr>
        <w:t xml:space="preserve">/release" </w:t>
      </w:r>
    </w:p>
    <w:p w:rsidR="0070181D" w:rsidRDefault="0070181D" w:rsidP="00E4115C">
      <w:pPr>
        <w:pStyle w:val="Paragraphedeliste"/>
        <w:numPr>
          <w:ilvl w:val="0"/>
          <w:numId w:val="49"/>
        </w:numPr>
      </w:pPr>
      <w:r>
        <w:t xml:space="preserve">Ouvrir le </w:t>
      </w:r>
      <w:proofErr w:type="spellStart"/>
      <w:r>
        <w:t>stream</w:t>
      </w:r>
      <w:proofErr w:type="spellEnd"/>
      <w:r>
        <w:t xml:space="preserve"> </w:t>
      </w:r>
      <w:proofErr w:type="spellStart"/>
      <w:r>
        <w:t>SxProfileManager</w:t>
      </w:r>
      <w:proofErr w:type="spellEnd"/>
    </w:p>
    <w:p w:rsidR="0070181D" w:rsidRDefault="0070181D" w:rsidP="00E4115C">
      <w:pPr>
        <w:pStyle w:val="Paragraphedeliste"/>
        <w:numPr>
          <w:ilvl w:val="0"/>
          <w:numId w:val="49"/>
        </w:numPr>
      </w:pPr>
      <w:r>
        <w:t xml:space="preserve">Ajouter le composant </w:t>
      </w:r>
      <w:proofErr w:type="spellStart"/>
      <w:r>
        <w:t>ConfigManager</w:t>
      </w:r>
      <w:proofErr w:type="spellEnd"/>
      <w:r>
        <w:t xml:space="preserve"> et le connecter </w:t>
      </w:r>
      <w:r w:rsidR="00F4325C" w:rsidRPr="00E94DC2">
        <w:t xml:space="preserve">au </w:t>
      </w:r>
      <w:proofErr w:type="spellStart"/>
      <w:r w:rsidR="00F4325C" w:rsidRPr="00E94DC2">
        <w:t>server</w:t>
      </w:r>
      <w:r w:rsidR="00E94DC2" w:rsidRPr="00E94DC2">
        <w:t>Model</w:t>
      </w:r>
      <w:proofErr w:type="spellEnd"/>
    </w:p>
    <w:p w:rsidR="00F4325C" w:rsidRDefault="00477FD1" w:rsidP="00E4115C">
      <w:pPr>
        <w:pStyle w:val="Paragraphedeliste"/>
        <w:numPr>
          <w:ilvl w:val="0"/>
          <w:numId w:val="49"/>
        </w:numPr>
      </w:pPr>
      <w:r>
        <w:t>S</w:t>
      </w:r>
      <w:r w:rsidR="00E94DC2" w:rsidRPr="00E94DC2">
        <w:t xml:space="preserve">e connecter à </w:t>
      </w:r>
      <w:proofErr w:type="spellStart"/>
      <w:r w:rsidR="00E94DC2" w:rsidRPr="00E94DC2">
        <w:t>Starlinx</w:t>
      </w:r>
      <w:proofErr w:type="spellEnd"/>
      <w:r w:rsidR="00E94DC2">
        <w:t xml:space="preserve"> (User Name = "a", </w:t>
      </w:r>
      <w:proofErr w:type="spellStart"/>
      <w:r w:rsidR="00E94DC2">
        <w:t>Password</w:t>
      </w:r>
      <w:proofErr w:type="spellEnd"/>
      <w:r w:rsidR="00E94DC2">
        <w:t xml:space="preserve"> = "a", </w:t>
      </w:r>
      <w:proofErr w:type="spellStart"/>
      <w:r w:rsidR="00E94DC2">
        <w:t>Available</w:t>
      </w:r>
      <w:proofErr w:type="spellEnd"/>
      <w:r w:rsidR="00E94DC2">
        <w:t xml:space="preserve"> P</w:t>
      </w:r>
      <w:r w:rsidR="00102C8A">
        <w:t>rofiles = "</w:t>
      </w:r>
      <w:proofErr w:type="spellStart"/>
      <w:r w:rsidR="00102C8A">
        <w:t>SystemAdministrator</w:t>
      </w:r>
      <w:proofErr w:type="spellEnd"/>
      <w:r w:rsidR="00102C8A">
        <w:t>").</w:t>
      </w:r>
      <w:r>
        <w:t xml:space="preserve"> Si la fenêtre de connexion a été fermée, la ré-ouvrir en relançant l'exécution via l'</w:t>
      </w:r>
      <w:proofErr w:type="spellStart"/>
      <w:r>
        <w:t>executor</w:t>
      </w:r>
      <w:proofErr w:type="spellEnd"/>
      <w:r>
        <w:t xml:space="preserve"> (</w:t>
      </w:r>
      <w:proofErr w:type="spellStart"/>
      <w:r>
        <w:t>start</w:t>
      </w:r>
      <w:proofErr w:type="spellEnd"/>
      <w:r>
        <w:t xml:space="preserve"> / stop)</w:t>
      </w:r>
    </w:p>
    <w:p w:rsidR="002551A0" w:rsidRDefault="002551A0" w:rsidP="002551A0">
      <w:pPr>
        <w:pStyle w:val="Paragraphedeliste"/>
      </w:pPr>
    </w:p>
    <w:p w:rsidR="002A016C" w:rsidRDefault="00477FD1" w:rsidP="002A016C">
      <w:pPr>
        <w:keepNext/>
        <w:jc w:val="center"/>
      </w:pPr>
      <w:r>
        <w:rPr>
          <w:noProof/>
          <w:lang w:eastAsia="fr-FR"/>
        </w:rPr>
        <w:drawing>
          <wp:inline distT="0" distB="0" distL="0" distR="0">
            <wp:extent cx="2828925" cy="3356771"/>
            <wp:effectExtent l="19050" t="0" r="9525" b="0"/>
            <wp:docPr id="4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srcRect/>
                    <a:stretch>
                      <a:fillRect/>
                    </a:stretch>
                  </pic:blipFill>
                  <pic:spPr bwMode="auto">
                    <a:xfrm>
                      <a:off x="0" y="0"/>
                      <a:ext cx="2831097" cy="3359348"/>
                    </a:xfrm>
                    <a:prstGeom prst="rect">
                      <a:avLst/>
                    </a:prstGeom>
                    <a:noFill/>
                    <a:ln w="9525">
                      <a:noFill/>
                      <a:miter lim="800000"/>
                      <a:headEnd/>
                      <a:tailEnd/>
                    </a:ln>
                  </pic:spPr>
                </pic:pic>
              </a:graphicData>
            </a:graphic>
          </wp:inline>
        </w:drawing>
      </w:r>
    </w:p>
    <w:p w:rsidR="0002771B" w:rsidRPr="00477FD1" w:rsidRDefault="002A016C" w:rsidP="002A016C">
      <w:pPr>
        <w:pStyle w:val="Lgende"/>
        <w:jc w:val="center"/>
      </w:pPr>
      <w:r>
        <w:t xml:space="preserve">Image </w:t>
      </w:r>
      <w:fldSimple w:instr=" SEQ Image \* ARABIC ">
        <w:r w:rsidR="004313EA">
          <w:rPr>
            <w:noProof/>
          </w:rPr>
          <w:t>29</w:t>
        </w:r>
      </w:fldSimple>
      <w:r>
        <w:t xml:space="preserve"> : </w:t>
      </w:r>
      <w:r w:rsidRPr="009F6019">
        <w:t xml:space="preserve">Interface de connexion à </w:t>
      </w:r>
      <w:proofErr w:type="spellStart"/>
      <w:r w:rsidRPr="009F6019">
        <w:t>Starlinx</w:t>
      </w:r>
      <w:proofErr w:type="spellEnd"/>
      <w:r w:rsidR="00477FD1" w:rsidRPr="0002771B">
        <w:rPr>
          <w:sz w:val="20"/>
          <w:u w:val="single"/>
        </w:rPr>
        <w:t xml:space="preserve"> </w:t>
      </w:r>
    </w:p>
    <w:p w:rsidR="0002771B" w:rsidRDefault="0002771B" w:rsidP="0002771B"/>
    <w:p w:rsidR="0023730D" w:rsidRDefault="0023730D" w:rsidP="0002771B"/>
    <w:p w:rsidR="00E94DC2" w:rsidRDefault="00E94DC2" w:rsidP="0002771B">
      <w:r>
        <w:t>Le changement d'état s'affiche dans la console en cliquant sur le bouton "</w:t>
      </w:r>
      <w:proofErr w:type="spellStart"/>
      <w:r>
        <w:t>play</w:t>
      </w:r>
      <w:proofErr w:type="spellEnd"/>
      <w:r>
        <w:t xml:space="preserve">" ou "stop" de </w:t>
      </w:r>
      <w:proofErr w:type="spellStart"/>
      <w:r>
        <w:t>Starlinx</w:t>
      </w:r>
      <w:proofErr w:type="spellEnd"/>
      <w:r>
        <w:t>.</w:t>
      </w:r>
    </w:p>
    <w:p w:rsidR="0023730D" w:rsidRDefault="0023730D" w:rsidP="0002771B"/>
    <w:p w:rsidR="002A016C" w:rsidRDefault="00E94DC2" w:rsidP="002A016C">
      <w:pPr>
        <w:keepNext/>
        <w:jc w:val="center"/>
      </w:pPr>
      <w:r>
        <w:rPr>
          <w:noProof/>
          <w:lang w:eastAsia="fr-FR"/>
        </w:rPr>
        <w:drawing>
          <wp:inline distT="0" distB="0" distL="0" distR="0">
            <wp:extent cx="2457450" cy="619125"/>
            <wp:effectExtent l="19050" t="0" r="0" b="0"/>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srcRect/>
                    <a:stretch>
                      <a:fillRect/>
                    </a:stretch>
                  </pic:blipFill>
                  <pic:spPr bwMode="auto">
                    <a:xfrm>
                      <a:off x="0" y="0"/>
                      <a:ext cx="2457450" cy="619125"/>
                    </a:xfrm>
                    <a:prstGeom prst="rect">
                      <a:avLst/>
                    </a:prstGeom>
                    <a:noFill/>
                    <a:ln w="9525">
                      <a:noFill/>
                      <a:miter lim="800000"/>
                      <a:headEnd/>
                      <a:tailEnd/>
                    </a:ln>
                  </pic:spPr>
                </pic:pic>
              </a:graphicData>
            </a:graphic>
          </wp:inline>
        </w:drawing>
      </w:r>
    </w:p>
    <w:p w:rsidR="00477FD1" w:rsidRPr="0002771B" w:rsidRDefault="002A016C" w:rsidP="0009409C">
      <w:pPr>
        <w:pStyle w:val="Lgende"/>
        <w:jc w:val="center"/>
        <w:rPr>
          <w:sz w:val="20"/>
          <w:u w:val="single"/>
        </w:rPr>
      </w:pPr>
      <w:r>
        <w:t xml:space="preserve">Image </w:t>
      </w:r>
      <w:fldSimple w:instr=" SEQ Image \* ARABIC ">
        <w:r w:rsidR="004313EA">
          <w:rPr>
            <w:noProof/>
          </w:rPr>
          <w:t>30</w:t>
        </w:r>
      </w:fldSimple>
      <w:r>
        <w:t xml:space="preserve"> : </w:t>
      </w:r>
      <w:r w:rsidRPr="00677D6C">
        <w:t xml:space="preserve">Changement d'état de </w:t>
      </w:r>
      <w:proofErr w:type="spellStart"/>
      <w:r w:rsidRPr="00677D6C">
        <w:t>Starlinx</w:t>
      </w:r>
      <w:proofErr w:type="spellEnd"/>
      <w:r w:rsidR="00477FD1" w:rsidRPr="0002771B">
        <w:rPr>
          <w:sz w:val="20"/>
          <w:u w:val="single"/>
        </w:rPr>
        <w:t xml:space="preserve"> </w:t>
      </w:r>
    </w:p>
    <w:p w:rsidR="00095F37" w:rsidRDefault="00095F37" w:rsidP="00095F37"/>
    <w:p w:rsidR="00095F37" w:rsidRPr="00095F37" w:rsidRDefault="00095F37" w:rsidP="00095F37"/>
    <w:p w:rsidR="00795E28" w:rsidRDefault="00B6015C" w:rsidP="00B5234E">
      <w:pPr>
        <w:pStyle w:val="Titre2"/>
      </w:pPr>
      <w:bookmarkStart w:id="7151" w:name="_Toc354393990"/>
      <w:r w:rsidRPr="00B6015C">
        <w:t>Création d'un service de lo</w:t>
      </w:r>
      <w:r>
        <w:t>g</w:t>
      </w:r>
      <w:bookmarkEnd w:id="7151"/>
    </w:p>
    <w:p w:rsidR="0002771B" w:rsidRPr="0002771B" w:rsidRDefault="0002771B" w:rsidP="0002771B"/>
    <w:p w:rsidR="0002771B" w:rsidRDefault="008D6238" w:rsidP="0002771B">
      <w:r>
        <w:t>Nous allons créer un service de log</w:t>
      </w:r>
      <w:r w:rsidR="00A66482">
        <w:t>.</w:t>
      </w:r>
    </w:p>
    <w:p w:rsidR="008D6238" w:rsidRDefault="00A66482" w:rsidP="0002771B">
      <w:r>
        <w:t>Le service est créé</w:t>
      </w:r>
      <w:ins w:id="7152" w:author="Camille VACCALUT" w:date="2015-12-08T10:05:00Z">
        <w:r w:rsidR="00705281">
          <w:t>/</w:t>
        </w:r>
      </w:ins>
      <w:ins w:id="7153" w:author="Camille VACCALUT" w:date="2015-12-08T10:06:00Z">
        <w:r w:rsidR="00705281">
          <w:t>enregistré</w:t>
        </w:r>
      </w:ins>
      <w:r>
        <w:t xml:space="preserve"> par </w:t>
      </w:r>
      <w:ins w:id="7154" w:author="Camille VACCALUT" w:date="2015-12-08T10:06:00Z">
        <w:r w:rsidR="00705281">
          <w:t xml:space="preserve">une classe (ici </w:t>
        </w:r>
      </w:ins>
      <w:del w:id="7155" w:author="Camille VACCALUT" w:date="2015-12-08T10:06:00Z">
        <w:r w:rsidDel="00705281">
          <w:delText>un composant</w:delText>
        </w:r>
      </w:del>
      <w:proofErr w:type="spellStart"/>
      <w:ins w:id="7156" w:author="Camille VACCALUT" w:date="2015-12-08T10:06:00Z">
        <w:r w:rsidR="00705281">
          <w:t>DemoPluginFactory</w:t>
        </w:r>
        <w:proofErr w:type="spellEnd"/>
        <w:r w:rsidR="00705281">
          <w:t>)</w:t>
        </w:r>
      </w:ins>
      <w:r>
        <w:t>, et utilisé par un</w:t>
      </w:r>
      <w:ins w:id="7157" w:author="Camille VACCALUT" w:date="2015-12-08T10:06:00Z">
        <w:r w:rsidR="00705281">
          <w:t>e</w:t>
        </w:r>
      </w:ins>
      <w:r>
        <w:t xml:space="preserve"> autre</w:t>
      </w:r>
      <w:ins w:id="7158" w:author="Camille VACCALUT" w:date="2015-12-08T10:06:00Z">
        <w:r w:rsidR="00705281">
          <w:t xml:space="preserve"> (ici </w:t>
        </w:r>
        <w:proofErr w:type="spellStart"/>
        <w:r w:rsidR="00705281">
          <w:t>CoreComponent</w:t>
        </w:r>
        <w:proofErr w:type="spellEnd"/>
        <w:r w:rsidR="00705281">
          <w:t>)</w:t>
        </w:r>
      </w:ins>
      <w:r>
        <w:t>. Il permet simplement d'écrire quelque chose dans la console.</w:t>
      </w:r>
    </w:p>
    <w:p w:rsidR="0002771B" w:rsidRDefault="0002771B" w:rsidP="0002771B"/>
    <w:p w:rsidR="00A66482" w:rsidRDefault="00A66482" w:rsidP="00E4115C">
      <w:pPr>
        <w:pStyle w:val="Paragraphedeliste"/>
        <w:numPr>
          <w:ilvl w:val="0"/>
          <w:numId w:val="50"/>
        </w:numPr>
      </w:pPr>
      <w:r>
        <w:t>Création du service</w:t>
      </w:r>
      <w:r w:rsidR="00552168">
        <w:t xml:space="preserve"> dans </w:t>
      </w:r>
      <w:del w:id="7159" w:author="Camille VACCALUT" w:date="2015-12-08T10:06:00Z">
        <w:r w:rsidR="00552168" w:rsidDel="00705281">
          <w:delText>le composant ConfigManager</w:delText>
        </w:r>
      </w:del>
      <w:ins w:id="7160" w:author="Camille VACCALUT" w:date="2015-12-08T10:06:00Z">
        <w:r w:rsidR="00705281">
          <w:t xml:space="preserve">la classe </w:t>
        </w:r>
        <w:proofErr w:type="spellStart"/>
        <w:r w:rsidR="00705281">
          <w:t>DemoPluginF</w:t>
        </w:r>
      </w:ins>
      <w:ins w:id="7161" w:author="Camille VACCALUT" w:date="2015-12-08T10:07:00Z">
        <w:r w:rsidR="00705281">
          <w:t>actory</w:t>
        </w:r>
      </w:ins>
      <w:proofErr w:type="spellEnd"/>
    </w:p>
    <w:p w:rsidR="0002771B" w:rsidDel="00DD6E95" w:rsidRDefault="00A66482" w:rsidP="00E4115C">
      <w:pPr>
        <w:pStyle w:val="Paragraphedeliste"/>
        <w:numPr>
          <w:ilvl w:val="1"/>
          <w:numId w:val="50"/>
        </w:numPr>
        <w:rPr>
          <w:del w:id="7162" w:author="ghislain.aine" w:date="2015-11-05T11:50:00Z"/>
        </w:rPr>
      </w:pPr>
      <w:del w:id="7163" w:author="ghislain.aine" w:date="2015-11-05T11:50:00Z">
        <w:r w:rsidDel="00DD6E95">
          <w:delText>Créer un</w:delText>
        </w:r>
        <w:r w:rsidR="00D743EA" w:rsidDel="00DD6E95">
          <w:delText>e</w:delText>
        </w:r>
        <w:r w:rsidDel="00DD6E95">
          <w:delText xml:space="preserve"> </w:delText>
        </w:r>
      </w:del>
      <w:del w:id="7164" w:author="ghislain.aine" w:date="2015-11-05T11:49:00Z">
        <w:r w:rsidDel="00DD6E95">
          <w:delText>classe "</w:delText>
        </w:r>
      </w:del>
      <w:del w:id="7165" w:author="ghislain.aine" w:date="2015-11-05T11:50:00Z">
        <w:r w:rsidDel="00DD6E95">
          <w:delText>LogService</w:delText>
        </w:r>
      </w:del>
      <w:del w:id="7166" w:author="ghislain.aine" w:date="2015-11-05T11:49:00Z">
        <w:r w:rsidDel="00DD6E95">
          <w:delText>"</w:delText>
        </w:r>
      </w:del>
      <w:del w:id="7167" w:author="ghislain.aine" w:date="2015-11-05T11:50:00Z">
        <w:r w:rsidDel="00DD6E95">
          <w:delText xml:space="preserve"> contenant la fonction </w:delText>
        </w:r>
      </w:del>
      <w:del w:id="7168" w:author="ghislain.aine" w:date="2015-11-05T11:49:00Z">
        <w:r w:rsidDel="00DD6E95">
          <w:delText>"</w:delText>
        </w:r>
      </w:del>
      <w:del w:id="7169" w:author="ghislain.aine" w:date="2015-11-05T11:50:00Z">
        <w:r w:rsidDel="00DD6E95">
          <w:delText>write(text)".</w:delText>
        </w:r>
      </w:del>
    </w:p>
    <w:p w:rsidR="00A66482" w:rsidDel="00DD6E95" w:rsidRDefault="00A66482" w:rsidP="0002771B">
      <w:pPr>
        <w:pStyle w:val="Paragraphedeliste"/>
        <w:ind w:left="1416"/>
        <w:rPr>
          <w:del w:id="7170" w:author="ghislain.aine" w:date="2015-11-05T11:50:00Z"/>
        </w:rPr>
      </w:pPr>
      <w:del w:id="7171" w:author="ghislain.aine" w:date="2015-11-05T11:50:00Z">
        <w:r w:rsidDel="00DD6E95">
          <w:delText xml:space="preserve">Cette fonction écrit le </w:delText>
        </w:r>
        <w:r w:rsidR="00D743EA" w:rsidDel="00DD6E95">
          <w:delText>texte en entrée dans la console</w:delText>
        </w:r>
      </w:del>
    </w:p>
    <w:p w:rsidR="00DD6E95" w:rsidRDefault="00DD6E95" w:rsidP="00DD6E95">
      <w:pPr>
        <w:pStyle w:val="Paragraphedeliste"/>
        <w:numPr>
          <w:ilvl w:val="0"/>
          <w:numId w:val="51"/>
        </w:numPr>
        <w:rPr>
          <w:ins w:id="7172" w:author="ghislain.aine" w:date="2015-11-05T11:50:00Z"/>
        </w:rPr>
      </w:pPr>
      <w:ins w:id="7173" w:author="ghislain.aine" w:date="2015-11-05T11:49:00Z">
        <w:r>
          <w:t>Créer une interface "</w:t>
        </w:r>
        <w:proofErr w:type="spellStart"/>
        <w:r>
          <w:t>ILogService</w:t>
        </w:r>
        <w:proofErr w:type="spellEnd"/>
        <w:r>
          <w:t>", qui hérite de "</w:t>
        </w:r>
        <w:proofErr w:type="spellStart"/>
        <w:r>
          <w:t>StreamWork</w:t>
        </w:r>
        <w:proofErr w:type="spellEnd"/>
        <w:r>
          <w:t>::</w:t>
        </w:r>
        <w:proofErr w:type="spellStart"/>
        <w:r>
          <w:t>SwCore</w:t>
        </w:r>
        <w:proofErr w:type="spellEnd"/>
        <w:r>
          <w:t>::</w:t>
        </w:r>
        <w:proofErr w:type="spellStart"/>
        <w:r>
          <w:t>ISwService</w:t>
        </w:r>
        <w:proofErr w:type="spellEnd"/>
        <w:r>
          <w:t>"</w:t>
        </w:r>
      </w:ins>
    </w:p>
    <w:p w:rsidR="00DD6E95" w:rsidRDefault="00DD6E95" w:rsidP="00DD6E95">
      <w:pPr>
        <w:pStyle w:val="Paragraphedeliste"/>
        <w:numPr>
          <w:ilvl w:val="0"/>
          <w:numId w:val="51"/>
        </w:numPr>
        <w:rPr>
          <w:ins w:id="7174" w:author="ghislain.aine" w:date="2015-11-05T11:49:00Z"/>
        </w:rPr>
      </w:pPr>
      <w:ins w:id="7175" w:author="ghislain.aine" w:date="2015-11-05T11:49:00Z">
        <w:r>
          <w:t>Ajouter les fonctions de base du service. Prendre exemple sur le service suivant :</w:t>
        </w:r>
      </w:ins>
    </w:p>
    <w:p w:rsidR="00DD6E95" w:rsidRPr="00B764AE" w:rsidRDefault="00DD6E95" w:rsidP="00DD6E95">
      <w:pPr>
        <w:pStyle w:val="Paragraphedeliste"/>
        <w:ind w:left="1428"/>
        <w:jc w:val="center"/>
        <w:rPr>
          <w:ins w:id="7176" w:author="ghislain.aine" w:date="2015-11-05T11:49:00Z"/>
          <w:lang w:val="en-US"/>
        </w:rPr>
      </w:pPr>
      <w:ins w:id="7177" w:author="ghislain.aine" w:date="2015-11-05T11:49:00Z">
        <w:r w:rsidRPr="00A333BE">
          <w:rPr>
            <w:lang w:val="en-US"/>
          </w:rPr>
          <w:t>C:\tt4\Framework\StreamWork\Sources\Sw</w:t>
        </w:r>
        <w:del w:id="7178" w:author="Camille VACCALUT" w:date="2015-12-08T09:16:00Z">
          <w:r w:rsidRPr="00A333BE" w:rsidDel="00A43A6B">
            <w:rPr>
              <w:lang w:val="en-US"/>
            </w:rPr>
            <w:delText>Core</w:delText>
          </w:r>
        </w:del>
      </w:ins>
      <w:ins w:id="7179" w:author="Camille VACCALUT" w:date="2015-12-08T09:16:00Z">
        <w:r w:rsidR="00A43A6B">
          <w:rPr>
            <w:lang w:val="en-US"/>
          </w:rPr>
          <w:t>Service\ServiceMainWindow</w:t>
        </w:r>
      </w:ins>
      <w:ins w:id="7180" w:author="ghislain.aine" w:date="2015-11-05T11:49:00Z">
        <w:r w:rsidRPr="00CB716F" w:rsidDel="00CB716F">
          <w:rPr>
            <w:lang w:val="en-US"/>
          </w:rPr>
          <w:t xml:space="preserve"> </w:t>
        </w:r>
      </w:ins>
    </w:p>
    <w:p w:rsidR="00DD6E95" w:rsidRDefault="00DD6E95" w:rsidP="00DD6E95">
      <w:pPr>
        <w:pStyle w:val="Paragraphedeliste"/>
        <w:numPr>
          <w:ilvl w:val="0"/>
          <w:numId w:val="51"/>
        </w:numPr>
        <w:rPr>
          <w:ins w:id="7181" w:author="ghislain.aine" w:date="2015-11-05T11:50:00Z"/>
        </w:rPr>
      </w:pPr>
      <w:ins w:id="7182" w:author="ghislain.aine" w:date="2015-11-05T11:50:00Z">
        <w:r>
          <w:t xml:space="preserve">Y ajouter une méthode </w:t>
        </w:r>
      </w:ins>
      <w:ins w:id="7183" w:author="Camille VACCALUT" w:date="2015-12-08T10:14:00Z">
        <w:r w:rsidR="0088009B">
          <w:t xml:space="preserve">virtuelle </w:t>
        </w:r>
      </w:ins>
      <w:proofErr w:type="spellStart"/>
      <w:ins w:id="7184" w:author="ghislain.aine" w:date="2015-11-05T11:50:00Z">
        <w:r>
          <w:t>void</w:t>
        </w:r>
        <w:proofErr w:type="spellEnd"/>
        <w:r>
          <w:t xml:space="preserve"> </w:t>
        </w:r>
        <w:proofErr w:type="spellStart"/>
        <w:r>
          <w:t>write</w:t>
        </w:r>
        <w:proofErr w:type="spellEnd"/>
        <w:r>
          <w:t>(</w:t>
        </w:r>
        <w:proofErr w:type="spellStart"/>
        <w:r>
          <w:t>QString</w:t>
        </w:r>
        <w:proofErr w:type="spellEnd"/>
        <w:r>
          <w:t xml:space="preserve"> </w:t>
        </w:r>
        <w:proofErr w:type="spellStart"/>
        <w:r>
          <w:t>text</w:t>
        </w:r>
        <w:proofErr w:type="spellEnd"/>
        <w:r>
          <w:t>)</w:t>
        </w:r>
      </w:ins>
    </w:p>
    <w:p w:rsidR="00A54F0D" w:rsidRDefault="00DD6E95" w:rsidP="00E4115C">
      <w:pPr>
        <w:pStyle w:val="Paragraphedeliste"/>
        <w:numPr>
          <w:ilvl w:val="0"/>
          <w:numId w:val="51"/>
        </w:numPr>
        <w:rPr>
          <w:ins w:id="7185" w:author="Camille VACCALUT" w:date="2015-12-08T09:59:00Z"/>
        </w:rPr>
      </w:pPr>
      <w:ins w:id="7186" w:author="ghislain.aine" w:date="2015-11-05T11:50:00Z">
        <w:r>
          <w:t xml:space="preserve">Créer la classe </w:t>
        </w:r>
        <w:proofErr w:type="spellStart"/>
        <w:r>
          <w:t>LogService</w:t>
        </w:r>
        <w:proofErr w:type="spellEnd"/>
        <w:r>
          <w:t xml:space="preserve"> qui hérite de </w:t>
        </w:r>
        <w:proofErr w:type="spellStart"/>
        <w:r>
          <w:t>ILogService</w:t>
        </w:r>
        <w:proofErr w:type="spellEnd"/>
        <w:r>
          <w:t xml:space="preserve">. </w:t>
        </w:r>
      </w:ins>
      <w:ins w:id="7187" w:author="ghislain.aine" w:date="2015-11-05T11:51:00Z">
        <w:del w:id="7188" w:author="Camille VACCALUT" w:date="2015-12-08T10:26:00Z">
          <w:r w:rsidDel="00542A31">
            <w:delText>Impélement</w:delText>
          </w:r>
        </w:del>
        <w:del w:id="7189" w:author="Camille VACCALUT" w:date="2015-12-07T17:39:00Z">
          <w:r w:rsidDel="00561C06">
            <w:delText>é</w:delText>
          </w:r>
        </w:del>
      </w:ins>
      <w:ins w:id="7190" w:author="Camille VACCALUT" w:date="2015-12-08T10:26:00Z">
        <w:r w:rsidR="00542A31">
          <w:t>Implémenter</w:t>
        </w:r>
      </w:ins>
      <w:ins w:id="7191" w:author="ghislain.aine" w:date="2015-11-05T11:51:00Z">
        <w:r>
          <w:t xml:space="preserve"> la méthode </w:t>
        </w:r>
        <w:proofErr w:type="spellStart"/>
        <w:r>
          <w:t>write</w:t>
        </w:r>
      </w:ins>
      <w:proofErr w:type="spellEnd"/>
      <w:ins w:id="7192" w:author="Camille VACCALUT" w:date="2015-12-08T14:14:00Z">
        <w:r w:rsidR="008A7D0B">
          <w:t>()</w:t>
        </w:r>
      </w:ins>
      <w:ins w:id="7193" w:author="ghislain.aine" w:date="2015-11-05T11:51:00Z">
        <w:r>
          <w:t xml:space="preserve"> avec un </w:t>
        </w:r>
        <w:proofErr w:type="spellStart"/>
        <w:r>
          <w:t>qDebug</w:t>
        </w:r>
        <w:proofErr w:type="spellEnd"/>
        <w:r>
          <w:t>() ou un log</w:t>
        </w:r>
      </w:ins>
      <w:ins w:id="7194" w:author="ghislain.aine" w:date="2015-11-05T11:52:00Z">
        <w:r>
          <w:t xml:space="preserve"> en utilisant </w:t>
        </w:r>
        <w:proofErr w:type="spellStart"/>
        <w:r>
          <w:t>StreamWork</w:t>
        </w:r>
      </w:ins>
      <w:proofErr w:type="spellEnd"/>
      <w:ins w:id="7195" w:author="ghislain.aine" w:date="2015-11-05T11:51:00Z">
        <w:r>
          <w:t>.</w:t>
        </w:r>
      </w:ins>
    </w:p>
    <w:p w:rsidR="00A66482" w:rsidRPr="00A54F0D" w:rsidDel="00DD6E95" w:rsidRDefault="00A54F0D" w:rsidP="00DD6E95">
      <w:pPr>
        <w:pStyle w:val="Paragraphedeliste"/>
        <w:numPr>
          <w:ilvl w:val="0"/>
          <w:numId w:val="51"/>
        </w:numPr>
        <w:rPr>
          <w:del w:id="7196" w:author="ghislain.aine" w:date="2015-11-05T11:50:00Z"/>
          <w:lang w:val="en-US"/>
          <w:rPrChange w:id="7197" w:author="Camille VACCALUT" w:date="2015-12-08T10:00:00Z">
            <w:rPr>
              <w:del w:id="7198" w:author="ghislain.aine" w:date="2015-11-05T11:50:00Z"/>
            </w:rPr>
          </w:rPrChange>
        </w:rPr>
      </w:pPr>
      <w:ins w:id="7199" w:author="Camille VACCALUT" w:date="2015-12-08T09:59:00Z">
        <w:r>
          <w:t xml:space="preserve">Y ajouter </w:t>
        </w:r>
        <w:r>
          <w:rPr>
            <w:rFonts w:ascii="Consolas" w:hAnsi="Consolas" w:cs="Consolas"/>
            <w:color w:val="9B9B9B"/>
            <w:sz w:val="18"/>
            <w:szCs w:val="18"/>
            <w:highlight w:val="black"/>
          </w:rPr>
          <w:t>#</w:t>
        </w:r>
        <w:proofErr w:type="spellStart"/>
        <w:r>
          <w:rPr>
            <w:rFonts w:ascii="Consolas" w:hAnsi="Consolas" w:cs="Consolas"/>
            <w:color w:val="9B9B9B"/>
            <w:sz w:val="18"/>
            <w:szCs w:val="18"/>
            <w:highlight w:val="black"/>
          </w:rPr>
          <w:t>define</w:t>
        </w:r>
        <w:proofErr w:type="spellEnd"/>
        <w:r>
          <w:rPr>
            <w:rFonts w:ascii="Consolas" w:hAnsi="Consolas" w:cs="Consolas"/>
            <w:color w:val="DCDCDC"/>
            <w:sz w:val="18"/>
            <w:szCs w:val="18"/>
            <w:highlight w:val="black"/>
          </w:rPr>
          <w:t xml:space="preserve"> </w:t>
        </w:r>
        <w:r>
          <w:rPr>
            <w:rFonts w:ascii="Consolas" w:hAnsi="Consolas" w:cs="Consolas"/>
            <w:color w:val="BD63C5"/>
            <w:sz w:val="18"/>
            <w:szCs w:val="18"/>
            <w:highlight w:val="black"/>
          </w:rPr>
          <w:t>LOG_SERVICE_NAME</w:t>
        </w:r>
        <w:r>
          <w:rPr>
            <w:rFonts w:ascii="Consolas" w:hAnsi="Consolas" w:cs="Consolas"/>
            <w:color w:val="DCDCDC"/>
            <w:sz w:val="18"/>
            <w:szCs w:val="18"/>
            <w:highlight w:val="black"/>
          </w:rPr>
          <w:t xml:space="preserve"> </w:t>
        </w:r>
        <w:r>
          <w:rPr>
            <w:rFonts w:ascii="Consolas" w:hAnsi="Consolas" w:cs="Consolas"/>
            <w:color w:val="D69D85"/>
            <w:sz w:val="18"/>
            <w:szCs w:val="18"/>
            <w:highlight w:val="black"/>
          </w:rPr>
          <w:t>"LOG_SERVICE_NAME"</w:t>
        </w:r>
      </w:ins>
      <w:del w:id="7200" w:author="ghislain.aine" w:date="2015-11-05T11:50:00Z">
        <w:r w:rsidR="00A66482" w:rsidRPr="00A54F0D" w:rsidDel="00DD6E95">
          <w:rPr>
            <w:lang w:val="en-US"/>
            <w:rPrChange w:id="7201" w:author="Camille VACCALUT" w:date="2015-12-08T10:00:00Z">
              <w:rPr/>
            </w:rPrChange>
          </w:rPr>
          <w:delText>Créer une interface "ILogService", qui hérite de "StreamWork::SwCore::ISwService"</w:delText>
        </w:r>
      </w:del>
    </w:p>
    <w:p w:rsidR="00DD6E95" w:rsidRPr="00A54F0D" w:rsidRDefault="00DD6E95" w:rsidP="00E4115C">
      <w:pPr>
        <w:pStyle w:val="Paragraphedeliste"/>
        <w:numPr>
          <w:ilvl w:val="0"/>
          <w:numId w:val="51"/>
        </w:numPr>
        <w:rPr>
          <w:ins w:id="7202" w:author="ghislain.aine" w:date="2015-11-05T11:50:00Z"/>
          <w:lang w:val="en-US"/>
          <w:rPrChange w:id="7203" w:author="Camille VACCALUT" w:date="2015-12-08T10:00:00Z">
            <w:rPr>
              <w:ins w:id="7204" w:author="ghislain.aine" w:date="2015-11-05T11:50:00Z"/>
            </w:rPr>
          </w:rPrChange>
        </w:rPr>
      </w:pPr>
    </w:p>
    <w:p w:rsidR="00D743EA" w:rsidDel="00DD6E95" w:rsidRDefault="00A66482" w:rsidP="00E4115C">
      <w:pPr>
        <w:pStyle w:val="Paragraphedeliste"/>
        <w:numPr>
          <w:ilvl w:val="0"/>
          <w:numId w:val="51"/>
        </w:numPr>
        <w:rPr>
          <w:del w:id="7205" w:author="ghislain.aine" w:date="2015-11-05T11:52:00Z"/>
        </w:rPr>
      </w:pPr>
      <w:del w:id="7206" w:author="ghislain.aine" w:date="2015-11-05T11:52:00Z">
        <w:r w:rsidDel="00DD6E95">
          <w:delText>Ajouter l</w:delText>
        </w:r>
        <w:r w:rsidR="00552168" w:rsidDel="00DD6E95">
          <w:delText>es fonctions de base du service. Prendre exemple sur le service suivant :</w:delText>
        </w:r>
      </w:del>
    </w:p>
    <w:p w:rsidR="00CB716F" w:rsidRPr="00B764AE" w:rsidDel="00DD6E95" w:rsidRDefault="00A333BE" w:rsidP="00D743EA">
      <w:pPr>
        <w:pStyle w:val="Paragraphedeliste"/>
        <w:ind w:left="1428"/>
        <w:jc w:val="center"/>
        <w:rPr>
          <w:del w:id="7207" w:author="ghislain.aine" w:date="2015-11-05T11:52:00Z"/>
          <w:lang w:val="en-US"/>
        </w:rPr>
      </w:pPr>
      <w:ins w:id="7208" w:author="Alexandre Blin" w:date="2015-08-11T18:41:00Z">
        <w:del w:id="7209" w:author="ghislain.aine" w:date="2015-11-05T11:52:00Z">
          <w:r w:rsidRPr="00A333BE" w:rsidDel="00DD6E95">
            <w:rPr>
              <w:lang w:val="en-US"/>
            </w:rPr>
            <w:delText>C:\tt4\Framework\StreamWork\Sources\SwCore</w:delText>
          </w:r>
        </w:del>
      </w:ins>
      <w:del w:id="7210" w:author="ghislain.aine" w:date="2015-11-05T11:52:00Z">
        <w:r w:rsidR="00CB716F" w:rsidRPr="00CB716F" w:rsidDel="00DD6E95">
          <w:rPr>
            <w:lang w:val="en-US"/>
          </w:rPr>
          <w:delText xml:space="preserve">C:\Projects\Libraries\StreamWork\src\SwCore </w:delText>
        </w:r>
      </w:del>
    </w:p>
    <w:p w:rsidR="00A66482" w:rsidDel="00DD6E95" w:rsidRDefault="00A66482" w:rsidP="00E4115C">
      <w:pPr>
        <w:pStyle w:val="Paragraphedeliste"/>
        <w:numPr>
          <w:ilvl w:val="0"/>
          <w:numId w:val="51"/>
        </w:numPr>
        <w:rPr>
          <w:del w:id="7211" w:author="ghislain.aine" w:date="2015-11-05T11:52:00Z"/>
        </w:rPr>
      </w:pPr>
      <w:del w:id="7212" w:author="ghislain.aine" w:date="2015-11-05T11:52:00Z">
        <w:r w:rsidDel="00DD6E95">
          <w:delText>Ajouter la fonction "write"</w:delText>
        </w:r>
      </w:del>
    </w:p>
    <w:p w:rsidR="00032B6B" w:rsidDel="00DD6E95" w:rsidRDefault="00032B6B" w:rsidP="00E4115C">
      <w:pPr>
        <w:pStyle w:val="Paragraphedeliste"/>
        <w:numPr>
          <w:ilvl w:val="0"/>
          <w:numId w:val="51"/>
        </w:numPr>
        <w:rPr>
          <w:del w:id="7213" w:author="ghislain.aine" w:date="2015-11-05T11:52:00Z"/>
        </w:rPr>
      </w:pPr>
      <w:del w:id="7214" w:author="ghislain.aine" w:date="2015-11-05T11:52:00Z">
        <w:r w:rsidDel="00DD6E95">
          <w:delText>héritage log service --&gt;iLogService</w:delText>
        </w:r>
      </w:del>
    </w:p>
    <w:p w:rsidR="00A66482" w:rsidRDefault="00A66482" w:rsidP="00E4115C">
      <w:pPr>
        <w:pStyle w:val="Paragraphedeliste"/>
        <w:numPr>
          <w:ilvl w:val="0"/>
          <w:numId w:val="51"/>
        </w:numPr>
      </w:pPr>
      <w:r>
        <w:t xml:space="preserve">Ajouter une variable membre </w:t>
      </w:r>
      <w:del w:id="7215" w:author="ghislain.aine" w:date="2015-11-05T11:52:00Z">
        <w:r w:rsidDel="00DD6E95">
          <w:delText xml:space="preserve">de type </w:delText>
        </w:r>
      </w:del>
      <w:proofErr w:type="spellStart"/>
      <w:ins w:id="7216" w:author="ghislain.aine" w:date="2015-11-05T11:52:00Z">
        <w:r w:rsidR="00DD6E95">
          <w:t>I</w:t>
        </w:r>
      </w:ins>
      <w:r>
        <w:t>LogService</w:t>
      </w:r>
      <w:proofErr w:type="spellEnd"/>
      <w:ins w:id="7217" w:author="ghislain.aine" w:date="2015-11-05T11:52:00Z">
        <w:r w:rsidR="00DD6E95">
          <w:t>*</w:t>
        </w:r>
      </w:ins>
      <w:r>
        <w:t xml:space="preserve"> </w:t>
      </w:r>
      <w:proofErr w:type="spellStart"/>
      <w:ins w:id="7218" w:author="ghislain.aine" w:date="2015-11-05T11:52:00Z">
        <w:r w:rsidR="00DD6E95">
          <w:t>_log_service</w:t>
        </w:r>
        <w:proofErr w:type="spellEnd"/>
        <w:r w:rsidR="00DD6E95">
          <w:t xml:space="preserve"> </w:t>
        </w:r>
      </w:ins>
      <w:r>
        <w:t xml:space="preserve">à </w:t>
      </w:r>
      <w:del w:id="7219" w:author="Camille VACCALUT" w:date="2015-12-08T09:38:00Z">
        <w:r w:rsidDel="00D43292">
          <w:delText>ConfigManager</w:delText>
        </w:r>
      </w:del>
      <w:proofErr w:type="spellStart"/>
      <w:ins w:id="7220" w:author="Camille VACCALUT" w:date="2015-12-08T09:38:00Z">
        <w:r w:rsidR="00D43292">
          <w:t>DemoPluginFactory</w:t>
        </w:r>
      </w:ins>
      <w:proofErr w:type="spellEnd"/>
    </w:p>
    <w:p w:rsidR="00A66482" w:rsidRPr="00DD6E95" w:rsidRDefault="00A66482" w:rsidP="00E4115C">
      <w:pPr>
        <w:pStyle w:val="Paragraphedeliste"/>
        <w:numPr>
          <w:ilvl w:val="0"/>
          <w:numId w:val="51"/>
        </w:numPr>
        <w:rPr>
          <w:ins w:id="7221" w:author="ghislain.aine" w:date="2015-11-05T11:53:00Z"/>
          <w:rFonts w:ascii="Courier New" w:hAnsi="Courier New" w:cs="Courier New"/>
          <w:noProof/>
          <w:sz w:val="20"/>
          <w:szCs w:val="20"/>
          <w:rPrChange w:id="7222" w:author="ghislain.aine" w:date="2015-11-05T11:53:00Z">
            <w:rPr>
              <w:ins w:id="7223" w:author="ghislain.aine" w:date="2015-11-05T11:53:00Z"/>
            </w:rPr>
          </w:rPrChange>
        </w:rPr>
      </w:pPr>
      <w:r>
        <w:t xml:space="preserve">Créer le service dans le constructeur </w:t>
      </w:r>
      <w:del w:id="7224" w:author="Camille VACCALUT" w:date="2015-12-08T09:39:00Z">
        <w:r w:rsidDel="00D43292">
          <w:delText>du composant</w:delText>
        </w:r>
      </w:del>
      <w:ins w:id="7225" w:author="Camille VACCALUT" w:date="2015-12-08T09:39:00Z">
        <w:r w:rsidR="00D43292">
          <w:t xml:space="preserve">de </w:t>
        </w:r>
        <w:proofErr w:type="spellStart"/>
        <w:r w:rsidR="00D43292">
          <w:t>DemoPluginFactory</w:t>
        </w:r>
      </w:ins>
      <w:proofErr w:type="spellEnd"/>
      <w:r w:rsidR="0051539C">
        <w:t xml:space="preserve">, et l'enregistrer auprès de l'application </w:t>
      </w:r>
      <w:proofErr w:type="spellStart"/>
      <w:r w:rsidR="0051539C">
        <w:t>Streamwork</w:t>
      </w:r>
      <w:proofErr w:type="spellEnd"/>
      <w:r w:rsidR="0051539C">
        <w:t xml:space="preserve"> pour le rendre disponible depuis l'ensemble des composants ayant accès à l'application</w:t>
      </w:r>
    </w:p>
    <w:p w:rsidR="00A43A6B" w:rsidRDefault="004D7EE5">
      <w:pPr>
        <w:rPr>
          <w:rFonts w:ascii="Courier New" w:hAnsi="Courier New" w:cs="Courier New"/>
          <w:noProof/>
          <w:sz w:val="20"/>
          <w:szCs w:val="20"/>
          <w:rPrChange w:id="7226" w:author="ghislain.aine" w:date="2015-11-05T11:53:00Z">
            <w:rPr>
              <w:noProof/>
            </w:rPr>
          </w:rPrChange>
        </w:rPr>
        <w:pPrChange w:id="7227" w:author="ghislain.aine" w:date="2015-11-05T11:53:00Z">
          <w:pPr>
            <w:pStyle w:val="Paragraphedeliste"/>
            <w:numPr>
              <w:numId w:val="51"/>
            </w:numPr>
            <w:ind w:left="1428" w:hanging="360"/>
          </w:pPr>
        </w:pPrChange>
      </w:pPr>
      <w:ins w:id="7228" w:author="ghislain.aine" w:date="2015-11-05T11:53:00Z">
        <w:r w:rsidR="00705281" w:rsidRPr="004D7EE5">
          <w:pict>
            <v:shape id="_x0000_s1092"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2;mso-fit-shape-to-text:t">
                <w:txbxContent>
                  <w:p w:rsidR="00AC30F5" w:rsidRPr="00D43292" w:rsidRDefault="00AC30F5" w:rsidP="00D43292">
                    <w:pPr>
                      <w:autoSpaceDE w:val="0"/>
                      <w:autoSpaceDN w:val="0"/>
                      <w:adjustRightInd w:val="0"/>
                      <w:jc w:val="left"/>
                      <w:rPr>
                        <w:ins w:id="7229" w:author="Camille VACCALUT" w:date="2015-12-08T09:41:00Z"/>
                        <w:rFonts w:ascii="Consolas" w:hAnsi="Consolas" w:cs="Consolas"/>
                        <w:color w:val="000000"/>
                        <w:sz w:val="19"/>
                        <w:szCs w:val="19"/>
                        <w:highlight w:val="white"/>
                        <w:lang w:val="en-US"/>
                        <w:rPrChange w:id="7230" w:author="Camille VACCALUT" w:date="2015-12-08T09:41:00Z">
                          <w:rPr>
                            <w:ins w:id="7231" w:author="Camille VACCALUT" w:date="2015-12-08T09:41:00Z"/>
                            <w:rFonts w:ascii="Consolas" w:hAnsi="Consolas" w:cs="Consolas"/>
                            <w:color w:val="000000"/>
                            <w:sz w:val="19"/>
                            <w:szCs w:val="19"/>
                            <w:highlight w:val="white"/>
                          </w:rPr>
                        </w:rPrChange>
                      </w:rPr>
                    </w:pPr>
                    <w:proofErr w:type="spellStart"/>
                    <w:ins w:id="7232" w:author="Camille VACCALUT" w:date="2015-12-08T09:41:00Z">
                      <w:r w:rsidRPr="00D43292">
                        <w:rPr>
                          <w:rFonts w:ascii="Consolas" w:hAnsi="Consolas" w:cs="Consolas"/>
                          <w:color w:val="2B91AF"/>
                          <w:sz w:val="19"/>
                          <w:szCs w:val="19"/>
                          <w:highlight w:val="white"/>
                          <w:lang w:val="en-US"/>
                          <w:rPrChange w:id="7233" w:author="Camille VACCALUT" w:date="2015-12-08T09:41:00Z">
                            <w:rPr>
                              <w:rFonts w:ascii="Consolas" w:hAnsi="Consolas" w:cs="Consolas"/>
                              <w:color w:val="2B91AF"/>
                              <w:sz w:val="19"/>
                              <w:szCs w:val="19"/>
                              <w:highlight w:val="white"/>
                            </w:rPr>
                          </w:rPrChange>
                        </w:rPr>
                        <w:t>DemoPluginFactory_Class</w:t>
                      </w:r>
                      <w:proofErr w:type="spellEnd"/>
                      <w:r w:rsidRPr="00D43292">
                        <w:rPr>
                          <w:rFonts w:ascii="Consolas" w:hAnsi="Consolas" w:cs="Consolas"/>
                          <w:color w:val="000000"/>
                          <w:sz w:val="19"/>
                          <w:szCs w:val="19"/>
                          <w:highlight w:val="white"/>
                          <w:lang w:val="en-US"/>
                          <w:rPrChange w:id="7234" w:author="Camille VACCALUT" w:date="2015-12-08T09:41:00Z">
                            <w:rPr>
                              <w:rFonts w:ascii="Consolas" w:hAnsi="Consolas" w:cs="Consolas"/>
                              <w:color w:val="000000"/>
                              <w:sz w:val="19"/>
                              <w:szCs w:val="19"/>
                              <w:highlight w:val="white"/>
                            </w:rPr>
                          </w:rPrChange>
                        </w:rPr>
                        <w:t>::</w:t>
                      </w:r>
                      <w:proofErr w:type="spellStart"/>
                      <w:r w:rsidRPr="00D43292">
                        <w:rPr>
                          <w:rFonts w:ascii="Consolas" w:hAnsi="Consolas" w:cs="Consolas"/>
                          <w:color w:val="000000"/>
                          <w:sz w:val="19"/>
                          <w:szCs w:val="19"/>
                          <w:highlight w:val="white"/>
                          <w:lang w:val="en-US"/>
                          <w:rPrChange w:id="7235" w:author="Camille VACCALUT" w:date="2015-12-08T09:41:00Z">
                            <w:rPr>
                              <w:rFonts w:ascii="Consolas" w:hAnsi="Consolas" w:cs="Consolas"/>
                              <w:color w:val="000000"/>
                              <w:sz w:val="19"/>
                              <w:szCs w:val="19"/>
                              <w:highlight w:val="white"/>
                            </w:rPr>
                          </w:rPrChange>
                        </w:rPr>
                        <w:t>DemoPluginFactory_Class</w:t>
                      </w:r>
                      <w:proofErr w:type="spellEnd"/>
                      <w:r w:rsidRPr="00D43292">
                        <w:rPr>
                          <w:rFonts w:ascii="Consolas" w:hAnsi="Consolas" w:cs="Consolas"/>
                          <w:color w:val="000000"/>
                          <w:sz w:val="19"/>
                          <w:szCs w:val="19"/>
                          <w:highlight w:val="white"/>
                          <w:lang w:val="en-US"/>
                          <w:rPrChange w:id="7236" w:author="Camille VACCALUT" w:date="2015-12-08T09:41:00Z">
                            <w:rPr>
                              <w:rFonts w:ascii="Consolas" w:hAnsi="Consolas" w:cs="Consolas"/>
                              <w:color w:val="000000"/>
                              <w:sz w:val="19"/>
                              <w:szCs w:val="19"/>
                              <w:highlight w:val="white"/>
                            </w:rPr>
                          </w:rPrChange>
                        </w:rPr>
                        <w:t>() :</w:t>
                      </w:r>
                    </w:ins>
                  </w:p>
                  <w:p w:rsidR="00AC30F5" w:rsidRPr="00D43292" w:rsidRDefault="00AC30F5" w:rsidP="00D43292">
                    <w:pPr>
                      <w:autoSpaceDE w:val="0"/>
                      <w:autoSpaceDN w:val="0"/>
                      <w:adjustRightInd w:val="0"/>
                      <w:jc w:val="left"/>
                      <w:rPr>
                        <w:ins w:id="7237" w:author="Camille VACCALUT" w:date="2015-12-08T09:41:00Z"/>
                        <w:rFonts w:ascii="Consolas" w:hAnsi="Consolas" w:cs="Consolas"/>
                        <w:color w:val="000000"/>
                        <w:sz w:val="19"/>
                        <w:szCs w:val="19"/>
                        <w:highlight w:val="white"/>
                        <w:lang w:val="en-US"/>
                        <w:rPrChange w:id="7238" w:author="Camille VACCALUT" w:date="2015-12-08T09:41:00Z">
                          <w:rPr>
                            <w:ins w:id="7239" w:author="Camille VACCALUT" w:date="2015-12-08T09:41:00Z"/>
                            <w:rFonts w:ascii="Consolas" w:hAnsi="Consolas" w:cs="Consolas"/>
                            <w:color w:val="000000"/>
                            <w:sz w:val="19"/>
                            <w:szCs w:val="19"/>
                            <w:highlight w:val="white"/>
                          </w:rPr>
                        </w:rPrChange>
                      </w:rPr>
                    </w:pPr>
                    <w:ins w:id="7240" w:author="Camille VACCALUT" w:date="2015-12-08T09:41:00Z">
                      <w:r>
                        <w:rPr>
                          <w:rFonts w:ascii="Consolas" w:hAnsi="Consolas" w:cs="Consolas"/>
                          <w:color w:val="000000"/>
                          <w:sz w:val="19"/>
                          <w:szCs w:val="19"/>
                          <w:highlight w:val="white"/>
                          <w:lang w:val="en-US"/>
                        </w:rPr>
                        <w:tab/>
                      </w:r>
                      <w:proofErr w:type="spellStart"/>
                      <w:r w:rsidRPr="00D43292">
                        <w:rPr>
                          <w:rFonts w:ascii="Consolas" w:hAnsi="Consolas" w:cs="Consolas"/>
                          <w:color w:val="2B91AF"/>
                          <w:sz w:val="19"/>
                          <w:szCs w:val="19"/>
                          <w:highlight w:val="white"/>
                          <w:lang w:val="en-US"/>
                          <w:rPrChange w:id="7241" w:author="Camille VACCALUT" w:date="2015-12-08T09:41:00Z">
                            <w:rPr>
                              <w:rFonts w:ascii="Consolas" w:hAnsi="Consolas" w:cs="Consolas"/>
                              <w:color w:val="2B91AF"/>
                              <w:sz w:val="19"/>
                              <w:szCs w:val="19"/>
                              <w:highlight w:val="white"/>
                            </w:rPr>
                          </w:rPrChange>
                        </w:rPr>
                        <w:t>SwPluginFactory_Class</w:t>
                      </w:r>
                      <w:proofErr w:type="spellEnd"/>
                      <w:r w:rsidRPr="00D43292">
                        <w:rPr>
                          <w:rFonts w:ascii="Consolas" w:hAnsi="Consolas" w:cs="Consolas"/>
                          <w:color w:val="000000"/>
                          <w:sz w:val="19"/>
                          <w:szCs w:val="19"/>
                          <w:highlight w:val="white"/>
                          <w:lang w:val="en-US"/>
                          <w:rPrChange w:id="7242" w:author="Camille VACCALUT" w:date="2015-12-08T09:41:00Z">
                            <w:rPr>
                              <w:rFonts w:ascii="Consolas" w:hAnsi="Consolas" w:cs="Consolas"/>
                              <w:color w:val="000000"/>
                              <w:sz w:val="19"/>
                              <w:szCs w:val="19"/>
                              <w:highlight w:val="white"/>
                            </w:rPr>
                          </w:rPrChange>
                        </w:rPr>
                        <w:t>(),</w:t>
                      </w:r>
                    </w:ins>
                  </w:p>
                  <w:p w:rsidR="00AC30F5" w:rsidRPr="00D43292" w:rsidRDefault="00AC30F5" w:rsidP="00D43292">
                    <w:pPr>
                      <w:autoSpaceDE w:val="0"/>
                      <w:autoSpaceDN w:val="0"/>
                      <w:adjustRightInd w:val="0"/>
                      <w:jc w:val="left"/>
                      <w:rPr>
                        <w:ins w:id="7243" w:author="Camille VACCALUT" w:date="2015-12-08T09:41:00Z"/>
                        <w:rFonts w:ascii="Consolas" w:hAnsi="Consolas" w:cs="Consolas"/>
                        <w:color w:val="000000"/>
                        <w:sz w:val="19"/>
                        <w:szCs w:val="19"/>
                        <w:highlight w:val="white"/>
                        <w:lang w:val="en-US"/>
                        <w:rPrChange w:id="7244" w:author="Camille VACCALUT" w:date="2015-12-08T09:41:00Z">
                          <w:rPr>
                            <w:ins w:id="7245" w:author="Camille VACCALUT" w:date="2015-12-08T09:41:00Z"/>
                            <w:rFonts w:ascii="Consolas" w:hAnsi="Consolas" w:cs="Consolas"/>
                            <w:color w:val="000000"/>
                            <w:sz w:val="19"/>
                            <w:szCs w:val="19"/>
                            <w:highlight w:val="white"/>
                          </w:rPr>
                        </w:rPrChange>
                      </w:rPr>
                    </w:pPr>
                    <w:ins w:id="7246" w:author="Camille VACCALUT" w:date="2015-12-08T09:41:00Z">
                      <w:r>
                        <w:rPr>
                          <w:rFonts w:ascii="Consolas" w:hAnsi="Consolas" w:cs="Consolas"/>
                          <w:color w:val="000000"/>
                          <w:sz w:val="19"/>
                          <w:szCs w:val="19"/>
                          <w:highlight w:val="white"/>
                          <w:lang w:val="en-US"/>
                        </w:rPr>
                        <w:tab/>
                      </w:r>
                      <w:r w:rsidRPr="00D43292">
                        <w:rPr>
                          <w:rFonts w:ascii="Consolas" w:hAnsi="Consolas" w:cs="Consolas"/>
                          <w:color w:val="000000"/>
                          <w:sz w:val="19"/>
                          <w:szCs w:val="19"/>
                          <w:highlight w:val="white"/>
                          <w:lang w:val="en-US"/>
                          <w:rPrChange w:id="7247" w:author="Camille VACCALUT" w:date="2015-12-08T09:41:00Z">
                            <w:rPr>
                              <w:rFonts w:ascii="Consolas" w:hAnsi="Consolas" w:cs="Consolas"/>
                              <w:color w:val="000000"/>
                              <w:sz w:val="19"/>
                              <w:szCs w:val="19"/>
                              <w:highlight w:val="white"/>
                            </w:rPr>
                          </w:rPrChange>
                        </w:rPr>
                        <w:t xml:space="preserve">_service( </w:t>
                      </w:r>
                      <w:r w:rsidRPr="00D43292">
                        <w:rPr>
                          <w:rFonts w:ascii="Consolas" w:hAnsi="Consolas" w:cs="Consolas"/>
                          <w:color w:val="0000FF"/>
                          <w:sz w:val="19"/>
                          <w:szCs w:val="19"/>
                          <w:highlight w:val="white"/>
                          <w:lang w:val="en-US"/>
                          <w:rPrChange w:id="7248" w:author="Camille VACCALUT" w:date="2015-12-08T09:41:00Z">
                            <w:rPr>
                              <w:rFonts w:ascii="Consolas" w:hAnsi="Consolas" w:cs="Consolas"/>
                              <w:color w:val="0000FF"/>
                              <w:sz w:val="19"/>
                              <w:szCs w:val="19"/>
                              <w:highlight w:val="white"/>
                            </w:rPr>
                          </w:rPrChange>
                        </w:rPr>
                        <w:t>new</w:t>
                      </w:r>
                      <w:r w:rsidRPr="00D43292">
                        <w:rPr>
                          <w:rFonts w:ascii="Consolas" w:hAnsi="Consolas" w:cs="Consolas"/>
                          <w:color w:val="000000"/>
                          <w:sz w:val="19"/>
                          <w:szCs w:val="19"/>
                          <w:highlight w:val="white"/>
                          <w:lang w:val="en-US"/>
                          <w:rPrChange w:id="7249" w:author="Camille VACCALUT" w:date="2015-12-08T09:41:00Z">
                            <w:rPr>
                              <w:rFonts w:ascii="Consolas" w:hAnsi="Consolas" w:cs="Consolas"/>
                              <w:color w:val="000000"/>
                              <w:sz w:val="19"/>
                              <w:szCs w:val="19"/>
                              <w:highlight w:val="white"/>
                            </w:rPr>
                          </w:rPrChange>
                        </w:rPr>
                        <w:t xml:space="preserve"> </w:t>
                      </w:r>
                      <w:proofErr w:type="spellStart"/>
                      <w:r w:rsidRPr="00D43292">
                        <w:rPr>
                          <w:rFonts w:ascii="Consolas" w:hAnsi="Consolas" w:cs="Consolas"/>
                          <w:color w:val="2B91AF"/>
                          <w:sz w:val="19"/>
                          <w:szCs w:val="19"/>
                          <w:highlight w:val="white"/>
                          <w:lang w:val="en-US"/>
                          <w:rPrChange w:id="7250" w:author="Camille VACCALUT" w:date="2015-12-08T09:41:00Z">
                            <w:rPr>
                              <w:rFonts w:ascii="Consolas" w:hAnsi="Consolas" w:cs="Consolas"/>
                              <w:color w:val="2B91AF"/>
                              <w:sz w:val="19"/>
                              <w:szCs w:val="19"/>
                              <w:highlight w:val="white"/>
                            </w:rPr>
                          </w:rPrChange>
                        </w:rPr>
                        <w:t>LogService</w:t>
                      </w:r>
                      <w:proofErr w:type="spellEnd"/>
                      <w:r w:rsidRPr="00D43292">
                        <w:rPr>
                          <w:rFonts w:ascii="Consolas" w:hAnsi="Consolas" w:cs="Consolas"/>
                          <w:color w:val="000000"/>
                          <w:sz w:val="19"/>
                          <w:szCs w:val="19"/>
                          <w:highlight w:val="white"/>
                          <w:lang w:val="en-US"/>
                          <w:rPrChange w:id="7251" w:author="Camille VACCALUT" w:date="2015-12-08T09:41:00Z">
                            <w:rPr>
                              <w:rFonts w:ascii="Consolas" w:hAnsi="Consolas" w:cs="Consolas"/>
                              <w:color w:val="000000"/>
                              <w:sz w:val="19"/>
                              <w:szCs w:val="19"/>
                              <w:highlight w:val="white"/>
                            </w:rPr>
                          </w:rPrChange>
                        </w:rPr>
                        <w:t>())</w:t>
                      </w:r>
                    </w:ins>
                  </w:p>
                  <w:p w:rsidR="00AC30F5" w:rsidRPr="00D43292" w:rsidRDefault="00AC30F5" w:rsidP="00D43292">
                    <w:pPr>
                      <w:autoSpaceDE w:val="0"/>
                      <w:autoSpaceDN w:val="0"/>
                      <w:adjustRightInd w:val="0"/>
                      <w:jc w:val="left"/>
                      <w:rPr>
                        <w:ins w:id="7252" w:author="Camille VACCALUT" w:date="2015-12-08T09:41:00Z"/>
                        <w:rFonts w:ascii="Consolas" w:hAnsi="Consolas" w:cs="Consolas"/>
                        <w:color w:val="000000"/>
                        <w:sz w:val="19"/>
                        <w:szCs w:val="19"/>
                        <w:highlight w:val="white"/>
                        <w:lang w:val="en-US"/>
                        <w:rPrChange w:id="7253" w:author="Camille VACCALUT" w:date="2015-12-08T09:41:00Z">
                          <w:rPr>
                            <w:ins w:id="7254" w:author="Camille VACCALUT" w:date="2015-12-08T09:41:00Z"/>
                            <w:rFonts w:ascii="Consolas" w:hAnsi="Consolas" w:cs="Consolas"/>
                            <w:color w:val="000000"/>
                            <w:sz w:val="19"/>
                            <w:szCs w:val="19"/>
                            <w:highlight w:val="white"/>
                          </w:rPr>
                        </w:rPrChange>
                      </w:rPr>
                    </w:pPr>
                    <w:ins w:id="7255" w:author="Camille VACCALUT" w:date="2015-12-08T09:41:00Z">
                      <w:r w:rsidRPr="00D43292">
                        <w:rPr>
                          <w:rFonts w:ascii="Consolas" w:hAnsi="Consolas" w:cs="Consolas"/>
                          <w:color w:val="000000"/>
                          <w:sz w:val="19"/>
                          <w:szCs w:val="19"/>
                          <w:highlight w:val="white"/>
                          <w:lang w:val="en-US"/>
                          <w:rPrChange w:id="7256" w:author="Camille VACCALUT" w:date="2015-12-08T09:41:00Z">
                            <w:rPr>
                              <w:rFonts w:ascii="Consolas" w:hAnsi="Consolas" w:cs="Consolas"/>
                              <w:color w:val="000000"/>
                              <w:sz w:val="19"/>
                              <w:szCs w:val="19"/>
                              <w:highlight w:val="white"/>
                            </w:rPr>
                          </w:rPrChange>
                        </w:rPr>
                        <w:t>{</w:t>
                      </w:r>
                    </w:ins>
                  </w:p>
                  <w:p w:rsidR="00AC30F5" w:rsidRPr="00D43292" w:rsidRDefault="00AC30F5" w:rsidP="00D43292">
                    <w:pPr>
                      <w:autoSpaceDE w:val="0"/>
                      <w:autoSpaceDN w:val="0"/>
                      <w:adjustRightInd w:val="0"/>
                      <w:jc w:val="left"/>
                      <w:rPr>
                        <w:ins w:id="7257" w:author="Camille VACCALUT" w:date="2015-12-08T09:41:00Z"/>
                        <w:rFonts w:ascii="Consolas" w:hAnsi="Consolas" w:cs="Consolas"/>
                        <w:color w:val="000000"/>
                        <w:sz w:val="19"/>
                        <w:szCs w:val="19"/>
                        <w:highlight w:val="white"/>
                        <w:lang w:val="en-US"/>
                        <w:rPrChange w:id="7258" w:author="Camille VACCALUT" w:date="2015-12-08T09:41:00Z">
                          <w:rPr>
                            <w:ins w:id="7259" w:author="Camille VACCALUT" w:date="2015-12-08T09:41:00Z"/>
                            <w:rFonts w:ascii="Consolas" w:hAnsi="Consolas" w:cs="Consolas"/>
                            <w:color w:val="000000"/>
                            <w:sz w:val="19"/>
                            <w:szCs w:val="19"/>
                            <w:highlight w:val="white"/>
                          </w:rPr>
                        </w:rPrChange>
                      </w:rPr>
                    </w:pPr>
                    <w:ins w:id="7260" w:author="Camille VACCALUT" w:date="2015-12-08T09:41:00Z">
                      <w:r>
                        <w:rPr>
                          <w:rFonts w:ascii="Consolas" w:hAnsi="Consolas" w:cs="Consolas"/>
                          <w:color w:val="000000"/>
                          <w:sz w:val="19"/>
                          <w:szCs w:val="19"/>
                          <w:highlight w:val="white"/>
                          <w:lang w:val="en-US"/>
                        </w:rPr>
                        <w:tab/>
                      </w:r>
                      <w:r w:rsidRPr="00D43292">
                        <w:rPr>
                          <w:rFonts w:ascii="Consolas" w:hAnsi="Consolas" w:cs="Consolas"/>
                          <w:color w:val="6F008A"/>
                          <w:sz w:val="19"/>
                          <w:szCs w:val="19"/>
                          <w:highlight w:val="white"/>
                          <w:lang w:val="en-US"/>
                          <w:rPrChange w:id="7261" w:author="Camille VACCALUT" w:date="2015-12-08T09:41:00Z">
                            <w:rPr>
                              <w:rFonts w:ascii="Consolas" w:hAnsi="Consolas" w:cs="Consolas"/>
                              <w:color w:val="6F008A"/>
                              <w:sz w:val="19"/>
                              <w:szCs w:val="19"/>
                              <w:highlight w:val="white"/>
                            </w:rPr>
                          </w:rPrChange>
                        </w:rPr>
                        <w:t>SW_APP</w:t>
                      </w:r>
                      <w:r w:rsidRPr="00D43292">
                        <w:rPr>
                          <w:rFonts w:ascii="Consolas" w:hAnsi="Consolas" w:cs="Consolas"/>
                          <w:color w:val="000000"/>
                          <w:sz w:val="19"/>
                          <w:szCs w:val="19"/>
                          <w:highlight w:val="white"/>
                          <w:lang w:val="en-US"/>
                          <w:rPrChange w:id="7262" w:author="Camille VACCALUT" w:date="2015-12-08T09:41:00Z">
                            <w:rPr>
                              <w:rFonts w:ascii="Consolas" w:hAnsi="Consolas" w:cs="Consolas"/>
                              <w:color w:val="000000"/>
                              <w:sz w:val="19"/>
                              <w:szCs w:val="19"/>
                              <w:highlight w:val="white"/>
                            </w:rPr>
                          </w:rPrChange>
                        </w:rPr>
                        <w:t>-&gt;</w:t>
                      </w:r>
                      <w:proofErr w:type="spellStart"/>
                      <w:r w:rsidRPr="00D43292">
                        <w:rPr>
                          <w:rFonts w:ascii="Consolas" w:hAnsi="Consolas" w:cs="Consolas"/>
                          <w:color w:val="000000"/>
                          <w:sz w:val="19"/>
                          <w:szCs w:val="19"/>
                          <w:highlight w:val="white"/>
                          <w:lang w:val="en-US"/>
                          <w:rPrChange w:id="7263" w:author="Camille VACCALUT" w:date="2015-12-08T09:41:00Z">
                            <w:rPr>
                              <w:rFonts w:ascii="Consolas" w:hAnsi="Consolas" w:cs="Consolas"/>
                              <w:color w:val="000000"/>
                              <w:sz w:val="19"/>
                              <w:szCs w:val="19"/>
                              <w:highlight w:val="white"/>
                            </w:rPr>
                          </w:rPrChange>
                        </w:rPr>
                        <w:t>RegisterService</w:t>
                      </w:r>
                      <w:proofErr w:type="spellEnd"/>
                      <w:r w:rsidRPr="00D43292">
                        <w:rPr>
                          <w:rFonts w:ascii="Consolas" w:hAnsi="Consolas" w:cs="Consolas"/>
                          <w:color w:val="000000"/>
                          <w:sz w:val="19"/>
                          <w:szCs w:val="19"/>
                          <w:highlight w:val="white"/>
                          <w:lang w:val="en-US"/>
                          <w:rPrChange w:id="7264" w:author="Camille VACCALUT" w:date="2015-12-08T09:41:00Z">
                            <w:rPr>
                              <w:rFonts w:ascii="Consolas" w:hAnsi="Consolas" w:cs="Consolas"/>
                              <w:color w:val="000000"/>
                              <w:sz w:val="19"/>
                              <w:szCs w:val="19"/>
                              <w:highlight w:val="white"/>
                            </w:rPr>
                          </w:rPrChange>
                        </w:rPr>
                        <w:t>(_</w:t>
                      </w:r>
                      <w:proofErr w:type="spellStart"/>
                      <w:r w:rsidRPr="00D43292">
                        <w:rPr>
                          <w:rFonts w:ascii="Consolas" w:hAnsi="Consolas" w:cs="Consolas"/>
                          <w:color w:val="000000"/>
                          <w:sz w:val="19"/>
                          <w:szCs w:val="19"/>
                          <w:highlight w:val="white"/>
                          <w:lang w:val="en-US"/>
                          <w:rPrChange w:id="7265" w:author="Camille VACCALUT" w:date="2015-12-08T09:41:00Z">
                            <w:rPr>
                              <w:rFonts w:ascii="Consolas" w:hAnsi="Consolas" w:cs="Consolas"/>
                              <w:color w:val="000000"/>
                              <w:sz w:val="19"/>
                              <w:szCs w:val="19"/>
                              <w:highlight w:val="white"/>
                            </w:rPr>
                          </w:rPrChange>
                        </w:rPr>
                        <w:t>log_service</w:t>
                      </w:r>
                      <w:proofErr w:type="spellEnd"/>
                      <w:r w:rsidRPr="00D43292">
                        <w:rPr>
                          <w:rFonts w:ascii="Consolas" w:hAnsi="Consolas" w:cs="Consolas"/>
                          <w:color w:val="000000"/>
                          <w:sz w:val="19"/>
                          <w:szCs w:val="19"/>
                          <w:highlight w:val="white"/>
                          <w:lang w:val="en-US"/>
                          <w:rPrChange w:id="7266" w:author="Camille VACCALUT" w:date="2015-12-08T09:41:00Z">
                            <w:rPr>
                              <w:rFonts w:ascii="Consolas" w:hAnsi="Consolas" w:cs="Consolas"/>
                              <w:color w:val="000000"/>
                              <w:sz w:val="19"/>
                              <w:szCs w:val="19"/>
                              <w:highlight w:val="white"/>
                            </w:rPr>
                          </w:rPrChange>
                        </w:rPr>
                        <w:t>);</w:t>
                      </w:r>
                    </w:ins>
                  </w:p>
                  <w:p w:rsidR="00AC30F5" w:rsidRPr="00DD6E95" w:rsidDel="00D43292" w:rsidRDefault="00AC30F5" w:rsidP="00D43292">
                    <w:pPr>
                      <w:autoSpaceDE w:val="0"/>
                      <w:autoSpaceDN w:val="0"/>
                      <w:adjustRightInd w:val="0"/>
                      <w:jc w:val="left"/>
                      <w:rPr>
                        <w:ins w:id="7267" w:author="ghislain.aine" w:date="2015-11-05T11:53:00Z"/>
                        <w:del w:id="7268" w:author="Camille VACCALUT" w:date="2015-12-08T09:41:00Z"/>
                        <w:rFonts w:ascii="Consolas" w:hAnsi="Consolas" w:cs="Consolas"/>
                        <w:color w:val="000000"/>
                        <w:sz w:val="19"/>
                        <w:szCs w:val="19"/>
                        <w:highlight w:val="white"/>
                        <w:lang w:val="en-US"/>
                        <w:rPrChange w:id="7269" w:author="ghislain.aine" w:date="2015-11-05T11:53:00Z">
                          <w:rPr>
                            <w:ins w:id="7270" w:author="ghislain.aine" w:date="2015-11-05T11:53:00Z"/>
                            <w:del w:id="7271" w:author="Camille VACCALUT" w:date="2015-12-08T09:41:00Z"/>
                            <w:rFonts w:ascii="Consolas" w:hAnsi="Consolas" w:cs="Consolas"/>
                            <w:color w:val="000000"/>
                            <w:sz w:val="19"/>
                            <w:szCs w:val="19"/>
                            <w:highlight w:val="white"/>
                          </w:rPr>
                        </w:rPrChange>
                      </w:rPr>
                    </w:pPr>
                    <w:ins w:id="7272" w:author="Camille VACCALUT" w:date="2015-12-08T09:41:00Z">
                      <w:r>
                        <w:rPr>
                          <w:rFonts w:ascii="Consolas" w:hAnsi="Consolas" w:cs="Consolas"/>
                          <w:color w:val="000000"/>
                          <w:sz w:val="19"/>
                          <w:szCs w:val="19"/>
                          <w:highlight w:val="white"/>
                        </w:rPr>
                        <w:t>}</w:t>
                      </w:r>
                    </w:ins>
                    <w:ins w:id="7273" w:author="ghislain.aine" w:date="2015-11-05T11:53:00Z">
                      <w:del w:id="7274" w:author="Camille VACCALUT" w:date="2015-12-08T09:41:00Z">
                        <w:r w:rsidRPr="004D7EE5" w:rsidDel="00D43292">
                          <w:rPr>
                            <w:rFonts w:ascii="Consolas" w:hAnsi="Consolas" w:cs="Consolas"/>
                            <w:color w:val="216F85"/>
                            <w:sz w:val="19"/>
                            <w:szCs w:val="19"/>
                            <w:highlight w:val="white"/>
                            <w:lang w:val="en-US"/>
                            <w:rPrChange w:id="7275" w:author="ghislain.aine" w:date="2015-11-05T11:53:00Z">
                              <w:rPr>
                                <w:rFonts w:ascii="Consolas" w:hAnsi="Consolas" w:cs="Consolas"/>
                                <w:color w:val="216F85"/>
                                <w:sz w:val="19"/>
                                <w:szCs w:val="19"/>
                                <w:highlight w:val="white"/>
                              </w:rPr>
                            </w:rPrChange>
                          </w:rPr>
                          <w:delText>ConfigManager</w:delText>
                        </w:r>
                        <w:r w:rsidRPr="004D7EE5" w:rsidDel="00D43292">
                          <w:rPr>
                            <w:rFonts w:ascii="Consolas" w:hAnsi="Consolas" w:cs="Consolas"/>
                            <w:color w:val="000000"/>
                            <w:sz w:val="19"/>
                            <w:szCs w:val="19"/>
                            <w:highlight w:val="white"/>
                            <w:lang w:val="en-US"/>
                            <w:rPrChange w:id="7276" w:author="ghislain.aine" w:date="2015-11-05T11:53:00Z">
                              <w:rPr>
                                <w:rFonts w:ascii="Consolas" w:hAnsi="Consolas" w:cs="Consolas"/>
                                <w:color w:val="000000"/>
                                <w:sz w:val="19"/>
                                <w:szCs w:val="19"/>
                                <w:highlight w:val="white"/>
                              </w:rPr>
                            </w:rPrChange>
                          </w:rPr>
                          <w:delText>::</w:delText>
                        </w:r>
                        <w:r w:rsidRPr="004D7EE5" w:rsidDel="00D43292">
                          <w:rPr>
                            <w:rFonts w:ascii="Consolas" w:hAnsi="Consolas" w:cs="Consolas"/>
                            <w:color w:val="880000"/>
                            <w:sz w:val="19"/>
                            <w:szCs w:val="19"/>
                            <w:highlight w:val="white"/>
                            <w:lang w:val="en-US"/>
                            <w:rPrChange w:id="7277" w:author="ghislain.aine" w:date="2015-11-05T11:53:00Z">
                              <w:rPr>
                                <w:rFonts w:ascii="Consolas" w:hAnsi="Consolas" w:cs="Consolas"/>
                                <w:color w:val="880000"/>
                                <w:sz w:val="19"/>
                                <w:szCs w:val="19"/>
                                <w:highlight w:val="white"/>
                              </w:rPr>
                            </w:rPrChange>
                          </w:rPr>
                          <w:delText>ConfigManager</w:delText>
                        </w:r>
                        <w:r w:rsidRPr="004D7EE5" w:rsidDel="00D43292">
                          <w:rPr>
                            <w:rFonts w:ascii="Consolas" w:hAnsi="Consolas" w:cs="Consolas"/>
                            <w:color w:val="000000"/>
                            <w:sz w:val="19"/>
                            <w:szCs w:val="19"/>
                            <w:highlight w:val="white"/>
                            <w:lang w:val="en-US"/>
                            <w:rPrChange w:id="7278" w:author="ghislain.aine" w:date="2015-11-05T11:53:00Z">
                              <w:rPr>
                                <w:rFonts w:ascii="Consolas" w:hAnsi="Consolas" w:cs="Consolas"/>
                                <w:color w:val="000000"/>
                                <w:sz w:val="19"/>
                                <w:szCs w:val="19"/>
                                <w:highlight w:val="white"/>
                              </w:rPr>
                            </w:rPrChange>
                          </w:rPr>
                          <w:delText>() :</w:delText>
                        </w:r>
                      </w:del>
                    </w:ins>
                  </w:p>
                  <w:p w:rsidR="00AC30F5" w:rsidRPr="00DD6E95" w:rsidDel="00D43292" w:rsidRDefault="00AC30F5" w:rsidP="00DD6E95">
                    <w:pPr>
                      <w:autoSpaceDE w:val="0"/>
                      <w:autoSpaceDN w:val="0"/>
                      <w:adjustRightInd w:val="0"/>
                      <w:jc w:val="left"/>
                      <w:rPr>
                        <w:ins w:id="7279" w:author="ghislain.aine" w:date="2015-11-05T11:53:00Z"/>
                        <w:del w:id="7280" w:author="Camille VACCALUT" w:date="2015-12-08T09:41:00Z"/>
                        <w:rFonts w:ascii="Consolas" w:hAnsi="Consolas" w:cs="Consolas"/>
                        <w:color w:val="000000"/>
                        <w:sz w:val="19"/>
                        <w:szCs w:val="19"/>
                        <w:highlight w:val="white"/>
                        <w:lang w:val="en-US"/>
                        <w:rPrChange w:id="7281" w:author="ghislain.aine" w:date="2015-11-05T11:53:00Z">
                          <w:rPr>
                            <w:ins w:id="7282" w:author="ghislain.aine" w:date="2015-11-05T11:53:00Z"/>
                            <w:del w:id="7283" w:author="Camille VACCALUT" w:date="2015-12-08T09:41:00Z"/>
                            <w:rFonts w:ascii="Consolas" w:hAnsi="Consolas" w:cs="Consolas"/>
                            <w:color w:val="000000"/>
                            <w:sz w:val="19"/>
                            <w:szCs w:val="19"/>
                            <w:highlight w:val="white"/>
                          </w:rPr>
                        </w:rPrChange>
                      </w:rPr>
                    </w:pPr>
                    <w:ins w:id="7284" w:author="ghislain.aine" w:date="2015-11-05T11:53:00Z">
                      <w:del w:id="7285" w:author="Camille VACCALUT" w:date="2015-12-08T09:41:00Z">
                        <w:r w:rsidRPr="004D7EE5" w:rsidDel="00D43292">
                          <w:rPr>
                            <w:rFonts w:ascii="Consolas" w:hAnsi="Consolas" w:cs="Consolas"/>
                            <w:color w:val="000000"/>
                            <w:sz w:val="19"/>
                            <w:szCs w:val="19"/>
                            <w:highlight w:val="white"/>
                            <w:lang w:val="en-US"/>
                            <w:rPrChange w:id="7286" w:author="ghislain.aine" w:date="2015-11-05T11:53:00Z">
                              <w:rPr>
                                <w:rFonts w:ascii="Consolas" w:hAnsi="Consolas" w:cs="Consolas"/>
                                <w:color w:val="000000"/>
                                <w:sz w:val="19"/>
                                <w:szCs w:val="19"/>
                                <w:highlight w:val="white"/>
                              </w:rPr>
                            </w:rPrChange>
                          </w:rPr>
                          <w:tab/>
                        </w:r>
                        <w:r w:rsidRPr="004D7EE5" w:rsidDel="00D43292">
                          <w:rPr>
                            <w:rFonts w:ascii="Consolas" w:hAnsi="Consolas" w:cs="Consolas"/>
                            <w:color w:val="216F85"/>
                            <w:sz w:val="19"/>
                            <w:szCs w:val="19"/>
                            <w:highlight w:val="white"/>
                            <w:lang w:val="en-US"/>
                            <w:rPrChange w:id="7287" w:author="ghislain.aine" w:date="2015-11-05T11:53:00Z">
                              <w:rPr>
                                <w:rFonts w:ascii="Consolas" w:hAnsi="Consolas" w:cs="Consolas"/>
                                <w:color w:val="216F85"/>
                                <w:sz w:val="19"/>
                                <w:szCs w:val="19"/>
                                <w:highlight w:val="white"/>
                              </w:rPr>
                            </w:rPrChange>
                          </w:rPr>
                          <w:delText>StreamWork</w:delText>
                        </w:r>
                        <w:r w:rsidRPr="004D7EE5" w:rsidDel="00D43292">
                          <w:rPr>
                            <w:rFonts w:ascii="Consolas" w:hAnsi="Consolas" w:cs="Consolas"/>
                            <w:color w:val="2B91AF"/>
                            <w:sz w:val="19"/>
                            <w:szCs w:val="19"/>
                            <w:highlight w:val="white"/>
                            <w:lang w:val="en-US"/>
                            <w:rPrChange w:id="7288" w:author="ghislain.aine" w:date="2015-11-05T11:53:00Z">
                              <w:rPr>
                                <w:rFonts w:ascii="Consolas" w:hAnsi="Consolas" w:cs="Consolas"/>
                                <w:color w:val="2B91AF"/>
                                <w:sz w:val="19"/>
                                <w:szCs w:val="19"/>
                                <w:highlight w:val="white"/>
                              </w:rPr>
                            </w:rPrChange>
                          </w:rPr>
                          <w:delText>::</w:delText>
                        </w:r>
                        <w:r w:rsidRPr="004D7EE5" w:rsidDel="00D43292">
                          <w:rPr>
                            <w:rFonts w:ascii="Consolas" w:hAnsi="Consolas" w:cs="Consolas"/>
                            <w:color w:val="216F85"/>
                            <w:sz w:val="19"/>
                            <w:szCs w:val="19"/>
                            <w:highlight w:val="white"/>
                            <w:lang w:val="en-US"/>
                            <w:rPrChange w:id="7289" w:author="ghislain.aine" w:date="2015-11-05T11:53:00Z">
                              <w:rPr>
                                <w:rFonts w:ascii="Consolas" w:hAnsi="Consolas" w:cs="Consolas"/>
                                <w:color w:val="216F85"/>
                                <w:sz w:val="19"/>
                                <w:szCs w:val="19"/>
                                <w:highlight w:val="white"/>
                              </w:rPr>
                            </w:rPrChange>
                          </w:rPr>
                          <w:delText>SwFoundation</w:delText>
                        </w:r>
                        <w:r w:rsidRPr="004D7EE5" w:rsidDel="00D43292">
                          <w:rPr>
                            <w:rFonts w:ascii="Consolas" w:hAnsi="Consolas" w:cs="Consolas"/>
                            <w:color w:val="000000"/>
                            <w:sz w:val="19"/>
                            <w:szCs w:val="19"/>
                            <w:highlight w:val="white"/>
                            <w:lang w:val="en-US"/>
                            <w:rPrChange w:id="7290" w:author="ghislain.aine" w:date="2015-11-05T11:53:00Z">
                              <w:rPr>
                                <w:rFonts w:ascii="Consolas" w:hAnsi="Consolas" w:cs="Consolas"/>
                                <w:color w:val="000000"/>
                                <w:sz w:val="19"/>
                                <w:szCs w:val="19"/>
                                <w:highlight w:val="white"/>
                              </w:rPr>
                            </w:rPrChange>
                          </w:rPr>
                          <w:delText>::</w:delText>
                        </w:r>
                        <w:r w:rsidRPr="004D7EE5" w:rsidDel="00D43292">
                          <w:rPr>
                            <w:rFonts w:ascii="Consolas" w:hAnsi="Consolas" w:cs="Consolas"/>
                            <w:color w:val="216F85"/>
                            <w:sz w:val="19"/>
                            <w:szCs w:val="19"/>
                            <w:highlight w:val="white"/>
                            <w:lang w:val="en-US"/>
                            <w:rPrChange w:id="7291" w:author="ghislain.aine" w:date="2015-11-05T11:53:00Z">
                              <w:rPr>
                                <w:rFonts w:ascii="Consolas" w:hAnsi="Consolas" w:cs="Consolas"/>
                                <w:color w:val="216F85"/>
                                <w:sz w:val="19"/>
                                <w:szCs w:val="19"/>
                                <w:highlight w:val="white"/>
                              </w:rPr>
                            </w:rPrChange>
                          </w:rPr>
                          <w:delText>SwAssistedComponent</w:delText>
                        </w:r>
                        <w:r w:rsidRPr="004D7EE5" w:rsidDel="00D43292">
                          <w:rPr>
                            <w:rFonts w:ascii="Consolas" w:hAnsi="Consolas" w:cs="Consolas"/>
                            <w:color w:val="000000"/>
                            <w:sz w:val="19"/>
                            <w:szCs w:val="19"/>
                            <w:highlight w:val="white"/>
                            <w:lang w:val="en-US"/>
                            <w:rPrChange w:id="7292" w:author="ghislain.aine" w:date="2015-11-05T11:53:00Z">
                              <w:rPr>
                                <w:rFonts w:ascii="Consolas" w:hAnsi="Consolas" w:cs="Consolas"/>
                                <w:color w:val="000000"/>
                                <w:sz w:val="19"/>
                                <w:szCs w:val="19"/>
                                <w:highlight w:val="white"/>
                              </w:rPr>
                            </w:rPrChange>
                          </w:rPr>
                          <w:delText>(),</w:delText>
                        </w:r>
                      </w:del>
                    </w:ins>
                  </w:p>
                  <w:p w:rsidR="00AC30F5" w:rsidRPr="00DD6E95" w:rsidDel="00D43292" w:rsidRDefault="00AC30F5" w:rsidP="00DD6E95">
                    <w:pPr>
                      <w:autoSpaceDE w:val="0"/>
                      <w:autoSpaceDN w:val="0"/>
                      <w:adjustRightInd w:val="0"/>
                      <w:jc w:val="left"/>
                      <w:rPr>
                        <w:ins w:id="7293" w:author="ghislain.aine" w:date="2015-11-05T11:53:00Z"/>
                        <w:del w:id="7294" w:author="Camille VACCALUT" w:date="2015-12-08T09:41:00Z"/>
                        <w:rFonts w:ascii="Consolas" w:hAnsi="Consolas" w:cs="Consolas"/>
                        <w:color w:val="000000"/>
                        <w:sz w:val="19"/>
                        <w:szCs w:val="19"/>
                        <w:highlight w:val="white"/>
                        <w:lang w:val="en-US"/>
                        <w:rPrChange w:id="7295" w:author="ghislain.aine" w:date="2015-11-05T11:53:00Z">
                          <w:rPr>
                            <w:ins w:id="7296" w:author="ghislain.aine" w:date="2015-11-05T11:53:00Z"/>
                            <w:del w:id="7297" w:author="Camille VACCALUT" w:date="2015-12-08T09:41:00Z"/>
                            <w:rFonts w:ascii="Consolas" w:hAnsi="Consolas" w:cs="Consolas"/>
                            <w:color w:val="000000"/>
                            <w:sz w:val="19"/>
                            <w:szCs w:val="19"/>
                            <w:highlight w:val="white"/>
                          </w:rPr>
                        </w:rPrChange>
                      </w:rPr>
                    </w:pPr>
                    <w:ins w:id="7298" w:author="ghislain.aine" w:date="2015-11-05T11:53:00Z">
                      <w:del w:id="7299" w:author="Camille VACCALUT" w:date="2015-12-08T09:41:00Z">
                        <w:r w:rsidRPr="004D7EE5" w:rsidDel="00D43292">
                          <w:rPr>
                            <w:rFonts w:ascii="Consolas" w:hAnsi="Consolas" w:cs="Consolas"/>
                            <w:color w:val="000000"/>
                            <w:sz w:val="19"/>
                            <w:szCs w:val="19"/>
                            <w:highlight w:val="white"/>
                            <w:lang w:val="en-US"/>
                            <w:rPrChange w:id="7300" w:author="ghislain.aine" w:date="2015-11-05T11:53:00Z">
                              <w:rPr>
                                <w:rFonts w:ascii="Consolas" w:hAnsi="Consolas" w:cs="Consolas"/>
                                <w:color w:val="000000"/>
                                <w:sz w:val="19"/>
                                <w:szCs w:val="19"/>
                                <w:highlight w:val="white"/>
                              </w:rPr>
                            </w:rPrChange>
                          </w:rPr>
                          <w:tab/>
                        </w:r>
                        <w:r w:rsidRPr="004D7EE5" w:rsidDel="00D43292">
                          <w:rPr>
                            <w:rFonts w:ascii="Consolas" w:hAnsi="Consolas" w:cs="Consolas"/>
                            <w:color w:val="000080"/>
                            <w:sz w:val="19"/>
                            <w:szCs w:val="19"/>
                            <w:highlight w:val="white"/>
                            <w:lang w:val="en-US"/>
                            <w:rPrChange w:id="7301" w:author="ghislain.aine" w:date="2015-11-05T11:53:00Z">
                              <w:rPr>
                                <w:rFonts w:ascii="Consolas" w:hAnsi="Consolas" w:cs="Consolas"/>
                                <w:color w:val="000080"/>
                                <w:sz w:val="19"/>
                                <w:szCs w:val="19"/>
                                <w:highlight w:val="white"/>
                              </w:rPr>
                            </w:rPrChange>
                          </w:rPr>
                          <w:delText>_log_service</w:delText>
                        </w:r>
                        <w:r w:rsidRPr="004D7EE5" w:rsidDel="00D43292">
                          <w:rPr>
                            <w:rFonts w:ascii="Consolas" w:hAnsi="Consolas" w:cs="Consolas"/>
                            <w:color w:val="000000"/>
                            <w:sz w:val="19"/>
                            <w:szCs w:val="19"/>
                            <w:highlight w:val="white"/>
                            <w:lang w:val="en-US"/>
                            <w:rPrChange w:id="7302" w:author="ghislain.aine" w:date="2015-11-05T11:53:00Z">
                              <w:rPr>
                                <w:rFonts w:ascii="Consolas" w:hAnsi="Consolas" w:cs="Consolas"/>
                                <w:color w:val="000000"/>
                                <w:sz w:val="19"/>
                                <w:szCs w:val="19"/>
                                <w:highlight w:val="white"/>
                              </w:rPr>
                            </w:rPrChange>
                          </w:rPr>
                          <w:delText>(</w:delText>
                        </w:r>
                        <w:r w:rsidRPr="004D7EE5" w:rsidDel="00D43292">
                          <w:rPr>
                            <w:rFonts w:ascii="Consolas" w:hAnsi="Consolas" w:cs="Consolas"/>
                            <w:color w:val="0000FF"/>
                            <w:sz w:val="19"/>
                            <w:szCs w:val="19"/>
                            <w:highlight w:val="white"/>
                            <w:lang w:val="en-US"/>
                            <w:rPrChange w:id="7303" w:author="ghislain.aine" w:date="2015-11-05T11:53:00Z">
                              <w:rPr>
                                <w:rFonts w:ascii="Consolas" w:hAnsi="Consolas" w:cs="Consolas"/>
                                <w:color w:val="0000FF"/>
                                <w:sz w:val="19"/>
                                <w:szCs w:val="19"/>
                                <w:highlight w:val="white"/>
                              </w:rPr>
                            </w:rPrChange>
                          </w:rPr>
                          <w:delText>new</w:delText>
                        </w:r>
                        <w:r w:rsidRPr="004D7EE5" w:rsidDel="00D43292">
                          <w:rPr>
                            <w:rFonts w:ascii="Consolas" w:hAnsi="Consolas" w:cs="Consolas"/>
                            <w:color w:val="000000"/>
                            <w:sz w:val="19"/>
                            <w:szCs w:val="19"/>
                            <w:highlight w:val="white"/>
                            <w:lang w:val="en-US"/>
                            <w:rPrChange w:id="7304" w:author="ghislain.aine" w:date="2015-11-05T11:53:00Z">
                              <w:rPr>
                                <w:rFonts w:ascii="Consolas" w:hAnsi="Consolas" w:cs="Consolas"/>
                                <w:color w:val="000000"/>
                                <w:sz w:val="19"/>
                                <w:szCs w:val="19"/>
                                <w:highlight w:val="white"/>
                              </w:rPr>
                            </w:rPrChange>
                          </w:rPr>
                          <w:delText xml:space="preserve"> </w:delText>
                        </w:r>
                        <w:r w:rsidRPr="004D7EE5" w:rsidDel="00D43292">
                          <w:rPr>
                            <w:rFonts w:ascii="Consolas" w:hAnsi="Consolas" w:cs="Consolas"/>
                            <w:color w:val="216F85"/>
                            <w:sz w:val="19"/>
                            <w:szCs w:val="19"/>
                            <w:highlight w:val="white"/>
                            <w:lang w:val="en-US"/>
                            <w:rPrChange w:id="7305" w:author="ghislain.aine" w:date="2015-11-05T11:53:00Z">
                              <w:rPr>
                                <w:rFonts w:ascii="Consolas" w:hAnsi="Consolas" w:cs="Consolas"/>
                                <w:color w:val="216F85"/>
                                <w:sz w:val="19"/>
                                <w:szCs w:val="19"/>
                                <w:highlight w:val="white"/>
                              </w:rPr>
                            </w:rPrChange>
                          </w:rPr>
                          <w:delText>LogService</w:delText>
                        </w:r>
                        <w:r w:rsidRPr="004D7EE5" w:rsidDel="00D43292">
                          <w:rPr>
                            <w:rFonts w:ascii="Consolas" w:hAnsi="Consolas" w:cs="Consolas"/>
                            <w:color w:val="000000"/>
                            <w:sz w:val="19"/>
                            <w:szCs w:val="19"/>
                            <w:highlight w:val="white"/>
                            <w:lang w:val="en-US"/>
                            <w:rPrChange w:id="7306" w:author="ghislain.aine" w:date="2015-11-05T11:53:00Z">
                              <w:rPr>
                                <w:rFonts w:ascii="Consolas" w:hAnsi="Consolas" w:cs="Consolas"/>
                                <w:color w:val="000000"/>
                                <w:sz w:val="19"/>
                                <w:szCs w:val="19"/>
                                <w:highlight w:val="white"/>
                              </w:rPr>
                            </w:rPrChange>
                          </w:rPr>
                          <w:delText>)</w:delText>
                        </w:r>
                      </w:del>
                    </w:ins>
                  </w:p>
                  <w:p w:rsidR="00AC30F5" w:rsidRPr="00DD6E95" w:rsidDel="00D43292" w:rsidRDefault="00AC30F5" w:rsidP="00DD6E95">
                    <w:pPr>
                      <w:autoSpaceDE w:val="0"/>
                      <w:autoSpaceDN w:val="0"/>
                      <w:adjustRightInd w:val="0"/>
                      <w:jc w:val="left"/>
                      <w:rPr>
                        <w:ins w:id="7307" w:author="ghislain.aine" w:date="2015-11-05T11:53:00Z"/>
                        <w:del w:id="7308" w:author="Camille VACCALUT" w:date="2015-12-08T09:41:00Z"/>
                        <w:rFonts w:ascii="Consolas" w:hAnsi="Consolas" w:cs="Consolas"/>
                        <w:color w:val="000000"/>
                        <w:sz w:val="19"/>
                        <w:szCs w:val="19"/>
                        <w:highlight w:val="white"/>
                        <w:lang w:val="en-US"/>
                        <w:rPrChange w:id="7309" w:author="ghislain.aine" w:date="2015-11-05T11:53:00Z">
                          <w:rPr>
                            <w:ins w:id="7310" w:author="ghislain.aine" w:date="2015-11-05T11:53:00Z"/>
                            <w:del w:id="7311" w:author="Camille VACCALUT" w:date="2015-12-08T09:41:00Z"/>
                            <w:rFonts w:ascii="Consolas" w:hAnsi="Consolas" w:cs="Consolas"/>
                            <w:color w:val="000000"/>
                            <w:sz w:val="19"/>
                            <w:szCs w:val="19"/>
                            <w:highlight w:val="white"/>
                          </w:rPr>
                        </w:rPrChange>
                      </w:rPr>
                    </w:pPr>
                    <w:ins w:id="7312" w:author="ghislain.aine" w:date="2015-11-05T11:53:00Z">
                      <w:del w:id="7313" w:author="Camille VACCALUT" w:date="2015-12-08T09:41:00Z">
                        <w:r w:rsidRPr="004D7EE5" w:rsidDel="00D43292">
                          <w:rPr>
                            <w:rFonts w:ascii="Consolas" w:hAnsi="Consolas" w:cs="Consolas"/>
                            <w:color w:val="000000"/>
                            <w:sz w:val="19"/>
                            <w:szCs w:val="19"/>
                            <w:highlight w:val="white"/>
                            <w:lang w:val="en-US"/>
                            <w:rPrChange w:id="7314" w:author="ghislain.aine" w:date="2015-11-05T11:53:00Z">
                              <w:rPr>
                                <w:rFonts w:ascii="Consolas" w:hAnsi="Consolas" w:cs="Consolas"/>
                                <w:color w:val="000000"/>
                                <w:sz w:val="19"/>
                                <w:szCs w:val="19"/>
                                <w:highlight w:val="white"/>
                              </w:rPr>
                            </w:rPrChange>
                          </w:rPr>
                          <w:delText>{</w:delText>
                        </w:r>
                      </w:del>
                    </w:ins>
                  </w:p>
                  <w:p w:rsidR="00AC30F5" w:rsidRPr="00DD6E95" w:rsidDel="00D43292" w:rsidRDefault="00AC30F5" w:rsidP="00DD6E95">
                    <w:pPr>
                      <w:autoSpaceDE w:val="0"/>
                      <w:autoSpaceDN w:val="0"/>
                      <w:adjustRightInd w:val="0"/>
                      <w:jc w:val="left"/>
                      <w:rPr>
                        <w:ins w:id="7315" w:author="ghislain.aine" w:date="2015-11-05T11:53:00Z"/>
                        <w:del w:id="7316" w:author="Camille VACCALUT" w:date="2015-12-08T09:41:00Z"/>
                        <w:rFonts w:ascii="Consolas" w:hAnsi="Consolas" w:cs="Consolas"/>
                        <w:color w:val="000000"/>
                        <w:sz w:val="19"/>
                        <w:szCs w:val="19"/>
                        <w:highlight w:val="white"/>
                        <w:lang w:val="en-US"/>
                        <w:rPrChange w:id="7317" w:author="ghislain.aine" w:date="2015-11-05T11:53:00Z">
                          <w:rPr>
                            <w:ins w:id="7318" w:author="ghislain.aine" w:date="2015-11-05T11:53:00Z"/>
                            <w:del w:id="7319" w:author="Camille VACCALUT" w:date="2015-12-08T09:41:00Z"/>
                            <w:rFonts w:ascii="Consolas" w:hAnsi="Consolas" w:cs="Consolas"/>
                            <w:color w:val="000000"/>
                            <w:sz w:val="19"/>
                            <w:szCs w:val="19"/>
                            <w:highlight w:val="white"/>
                          </w:rPr>
                        </w:rPrChange>
                      </w:rPr>
                    </w:pPr>
                    <w:ins w:id="7320" w:author="ghislain.aine" w:date="2015-11-05T11:53:00Z">
                      <w:del w:id="7321" w:author="Camille VACCALUT" w:date="2015-12-08T09:41:00Z">
                        <w:r w:rsidRPr="004D7EE5" w:rsidDel="00D43292">
                          <w:rPr>
                            <w:rFonts w:ascii="Consolas" w:hAnsi="Consolas" w:cs="Consolas"/>
                            <w:color w:val="000000"/>
                            <w:sz w:val="19"/>
                            <w:szCs w:val="19"/>
                            <w:highlight w:val="white"/>
                            <w:lang w:val="en-US"/>
                            <w:rPrChange w:id="7322" w:author="ghislain.aine" w:date="2015-11-05T11:53:00Z">
                              <w:rPr>
                                <w:rFonts w:ascii="Consolas" w:hAnsi="Consolas" w:cs="Consolas"/>
                                <w:color w:val="000000"/>
                                <w:sz w:val="19"/>
                                <w:szCs w:val="19"/>
                                <w:highlight w:val="white"/>
                              </w:rPr>
                            </w:rPrChange>
                          </w:rPr>
                          <w:tab/>
                        </w:r>
                        <w:r w:rsidRPr="004D7EE5" w:rsidDel="00D43292">
                          <w:rPr>
                            <w:rFonts w:ascii="Consolas" w:hAnsi="Consolas" w:cs="Consolas"/>
                            <w:color w:val="6F008A"/>
                            <w:sz w:val="19"/>
                            <w:szCs w:val="19"/>
                            <w:highlight w:val="white"/>
                            <w:lang w:val="en-US"/>
                            <w:rPrChange w:id="7323" w:author="ghislain.aine" w:date="2015-11-05T11:53:00Z">
                              <w:rPr>
                                <w:rFonts w:ascii="Consolas" w:hAnsi="Consolas" w:cs="Consolas"/>
                                <w:color w:val="6F008A"/>
                                <w:sz w:val="19"/>
                                <w:szCs w:val="19"/>
                                <w:highlight w:val="white"/>
                              </w:rPr>
                            </w:rPrChange>
                          </w:rPr>
                          <w:delText>SW_APP</w:delText>
                        </w:r>
                        <w:r w:rsidRPr="004D7EE5" w:rsidDel="00D43292">
                          <w:rPr>
                            <w:rFonts w:ascii="Consolas" w:hAnsi="Consolas" w:cs="Consolas"/>
                            <w:color w:val="000000"/>
                            <w:sz w:val="19"/>
                            <w:szCs w:val="19"/>
                            <w:highlight w:val="white"/>
                            <w:lang w:val="en-US"/>
                            <w:rPrChange w:id="7324" w:author="ghislain.aine" w:date="2015-11-05T11:53:00Z">
                              <w:rPr>
                                <w:rFonts w:ascii="Consolas" w:hAnsi="Consolas" w:cs="Consolas"/>
                                <w:color w:val="000000"/>
                                <w:sz w:val="19"/>
                                <w:szCs w:val="19"/>
                                <w:highlight w:val="white"/>
                              </w:rPr>
                            </w:rPrChange>
                          </w:rPr>
                          <w:delText>-&gt;</w:delText>
                        </w:r>
                        <w:r w:rsidRPr="004D7EE5" w:rsidDel="00D43292">
                          <w:rPr>
                            <w:rFonts w:ascii="Consolas" w:hAnsi="Consolas" w:cs="Consolas"/>
                            <w:color w:val="880000"/>
                            <w:sz w:val="19"/>
                            <w:szCs w:val="19"/>
                            <w:highlight w:val="white"/>
                            <w:lang w:val="en-US"/>
                            <w:rPrChange w:id="7325" w:author="ghislain.aine" w:date="2015-11-05T11:53:00Z">
                              <w:rPr>
                                <w:rFonts w:ascii="Consolas" w:hAnsi="Consolas" w:cs="Consolas"/>
                                <w:color w:val="880000"/>
                                <w:sz w:val="19"/>
                                <w:szCs w:val="19"/>
                                <w:highlight w:val="white"/>
                              </w:rPr>
                            </w:rPrChange>
                          </w:rPr>
                          <w:delText>RegisterService</w:delText>
                        </w:r>
                        <w:r w:rsidRPr="004D7EE5" w:rsidDel="00D43292">
                          <w:rPr>
                            <w:rFonts w:ascii="Consolas" w:hAnsi="Consolas" w:cs="Consolas"/>
                            <w:color w:val="000000"/>
                            <w:sz w:val="19"/>
                            <w:szCs w:val="19"/>
                            <w:highlight w:val="white"/>
                            <w:lang w:val="en-US"/>
                            <w:rPrChange w:id="7326" w:author="ghislain.aine" w:date="2015-11-05T11:53:00Z">
                              <w:rPr>
                                <w:rFonts w:ascii="Consolas" w:hAnsi="Consolas" w:cs="Consolas"/>
                                <w:color w:val="000000"/>
                                <w:sz w:val="19"/>
                                <w:szCs w:val="19"/>
                                <w:highlight w:val="white"/>
                              </w:rPr>
                            </w:rPrChange>
                          </w:rPr>
                          <w:delText>(</w:delText>
                        </w:r>
                        <w:r w:rsidRPr="004D7EE5" w:rsidDel="00D43292">
                          <w:rPr>
                            <w:rFonts w:ascii="Consolas" w:hAnsi="Consolas" w:cs="Consolas"/>
                            <w:color w:val="000080"/>
                            <w:sz w:val="19"/>
                            <w:szCs w:val="19"/>
                            <w:highlight w:val="white"/>
                            <w:lang w:val="en-US"/>
                            <w:rPrChange w:id="7327" w:author="ghislain.aine" w:date="2015-11-05T11:53:00Z">
                              <w:rPr>
                                <w:rFonts w:ascii="Consolas" w:hAnsi="Consolas" w:cs="Consolas"/>
                                <w:color w:val="000080"/>
                                <w:sz w:val="19"/>
                                <w:szCs w:val="19"/>
                                <w:highlight w:val="white"/>
                              </w:rPr>
                            </w:rPrChange>
                          </w:rPr>
                          <w:delText>_log_service</w:delText>
                        </w:r>
                        <w:r w:rsidRPr="004D7EE5" w:rsidDel="00D43292">
                          <w:rPr>
                            <w:rFonts w:ascii="Consolas" w:hAnsi="Consolas" w:cs="Consolas"/>
                            <w:color w:val="000000"/>
                            <w:sz w:val="19"/>
                            <w:szCs w:val="19"/>
                            <w:highlight w:val="white"/>
                            <w:lang w:val="en-US"/>
                            <w:rPrChange w:id="7328" w:author="ghislain.aine" w:date="2015-11-05T11:53:00Z">
                              <w:rPr>
                                <w:rFonts w:ascii="Consolas" w:hAnsi="Consolas" w:cs="Consolas"/>
                                <w:color w:val="000000"/>
                                <w:sz w:val="19"/>
                                <w:szCs w:val="19"/>
                                <w:highlight w:val="white"/>
                              </w:rPr>
                            </w:rPrChange>
                          </w:rPr>
                          <w:delText>.</w:delText>
                        </w:r>
                        <w:r w:rsidRPr="004D7EE5" w:rsidDel="00D43292">
                          <w:rPr>
                            <w:rFonts w:ascii="Consolas" w:hAnsi="Consolas" w:cs="Consolas"/>
                            <w:color w:val="880000"/>
                            <w:sz w:val="19"/>
                            <w:szCs w:val="19"/>
                            <w:highlight w:val="white"/>
                            <w:lang w:val="en-US"/>
                            <w:rPrChange w:id="7329" w:author="ghislain.aine" w:date="2015-11-05T11:53:00Z">
                              <w:rPr>
                                <w:rFonts w:ascii="Consolas" w:hAnsi="Consolas" w:cs="Consolas"/>
                                <w:color w:val="880000"/>
                                <w:sz w:val="19"/>
                                <w:szCs w:val="19"/>
                                <w:highlight w:val="white"/>
                              </w:rPr>
                            </w:rPrChange>
                          </w:rPr>
                          <w:delText>get</w:delText>
                        </w:r>
                        <w:r w:rsidRPr="004D7EE5" w:rsidDel="00D43292">
                          <w:rPr>
                            <w:rFonts w:ascii="Consolas" w:hAnsi="Consolas" w:cs="Consolas"/>
                            <w:color w:val="000000"/>
                            <w:sz w:val="19"/>
                            <w:szCs w:val="19"/>
                            <w:highlight w:val="white"/>
                            <w:lang w:val="en-US"/>
                            <w:rPrChange w:id="7330" w:author="ghislain.aine" w:date="2015-11-05T11:53:00Z">
                              <w:rPr>
                                <w:rFonts w:ascii="Consolas" w:hAnsi="Consolas" w:cs="Consolas"/>
                                <w:color w:val="000000"/>
                                <w:sz w:val="19"/>
                                <w:szCs w:val="19"/>
                                <w:highlight w:val="white"/>
                              </w:rPr>
                            </w:rPrChange>
                          </w:rPr>
                          <w:delText>());</w:delText>
                        </w:r>
                      </w:del>
                    </w:ins>
                  </w:p>
                  <w:p w:rsidR="00AC30F5" w:rsidRPr="006F6528" w:rsidDel="00DD6E95" w:rsidRDefault="00AC30F5" w:rsidP="00DD6E95">
                    <w:pPr>
                      <w:autoSpaceDE w:val="0"/>
                      <w:autoSpaceDN w:val="0"/>
                      <w:adjustRightInd w:val="0"/>
                      <w:jc w:val="left"/>
                      <w:rPr>
                        <w:del w:id="7331" w:author="ghislain.aine" w:date="2015-11-05T11:53:00Z"/>
                        <w:rFonts w:ascii="Consolas" w:hAnsi="Consolas" w:cs="Consolas"/>
                        <w:color w:val="000000"/>
                        <w:sz w:val="19"/>
                        <w:szCs w:val="19"/>
                        <w:highlight w:val="white"/>
                        <w:lang w:val="en-US"/>
                      </w:rPr>
                    </w:pPr>
                    <w:ins w:id="7332" w:author="ghislain.aine" w:date="2015-11-05T11:53:00Z">
                      <w:del w:id="7333" w:author="Camille VACCALUT" w:date="2015-12-08T09:41:00Z">
                        <w:r w:rsidDel="00D43292">
                          <w:rPr>
                            <w:rFonts w:ascii="Consolas" w:hAnsi="Consolas" w:cs="Consolas"/>
                            <w:color w:val="000000"/>
                            <w:sz w:val="19"/>
                            <w:szCs w:val="19"/>
                            <w:highlight w:val="white"/>
                          </w:rPr>
                          <w:delText>}</w:delText>
                        </w:r>
                      </w:del>
                    </w:ins>
                    <w:del w:id="7334" w:author="ghislain.aine" w:date="2015-11-05T11:53:00Z">
                      <w:r w:rsidRPr="006F6528" w:rsidDel="00DD6E95">
                        <w:rPr>
                          <w:rFonts w:ascii="Consolas" w:hAnsi="Consolas" w:cs="Consolas"/>
                          <w:color w:val="0000FF"/>
                          <w:sz w:val="19"/>
                          <w:szCs w:val="19"/>
                          <w:highlight w:val="white"/>
                          <w:lang w:val="en-US"/>
                        </w:rPr>
                        <w:delText>#define</w:delText>
                      </w:r>
                      <w:r w:rsidRPr="006F6528" w:rsidDel="00DD6E95">
                        <w:rPr>
                          <w:rFonts w:ascii="Consolas" w:hAnsi="Consolas" w:cs="Consolas"/>
                          <w:color w:val="000000"/>
                          <w:sz w:val="19"/>
                          <w:szCs w:val="19"/>
                          <w:highlight w:val="white"/>
                          <w:lang w:val="en-US"/>
                        </w:rPr>
                        <w:delText xml:space="preserve"> </w:delText>
                      </w:r>
                      <w:r w:rsidRPr="006F6528" w:rsidDel="00DD6E95">
                        <w:rPr>
                          <w:rFonts w:ascii="Consolas" w:hAnsi="Consolas" w:cs="Consolas"/>
                          <w:color w:val="6F008A"/>
                          <w:sz w:val="19"/>
                          <w:szCs w:val="19"/>
                          <w:highlight w:val="white"/>
                          <w:lang w:val="en-US"/>
                        </w:rPr>
                        <w:delText>DATA_NODE</w:delText>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A31515"/>
                          <w:sz w:val="19"/>
                          <w:szCs w:val="19"/>
                          <w:highlight w:val="white"/>
                          <w:lang w:val="en-US"/>
                        </w:rPr>
                        <w:delText>"data"</w:delText>
                      </w:r>
                    </w:del>
                  </w:p>
                  <w:p w:rsidR="00AC30F5" w:rsidRPr="006F6528" w:rsidDel="00DD6E95" w:rsidRDefault="00AC30F5" w:rsidP="00DD6E95">
                    <w:pPr>
                      <w:autoSpaceDE w:val="0"/>
                      <w:autoSpaceDN w:val="0"/>
                      <w:adjustRightInd w:val="0"/>
                      <w:jc w:val="left"/>
                      <w:rPr>
                        <w:del w:id="7335" w:author="ghislain.aine" w:date="2015-11-05T11:53:00Z"/>
                        <w:rFonts w:ascii="Consolas" w:hAnsi="Consolas" w:cs="Consolas"/>
                        <w:color w:val="000000"/>
                        <w:sz w:val="19"/>
                        <w:szCs w:val="19"/>
                        <w:highlight w:val="white"/>
                        <w:lang w:val="en-US"/>
                      </w:rPr>
                    </w:pPr>
                    <w:del w:id="7336" w:author="ghislain.aine" w:date="2015-11-05T11:53:00Z">
                      <w:r w:rsidRPr="006F6528" w:rsidDel="00DD6E95">
                        <w:rPr>
                          <w:rFonts w:ascii="Consolas" w:hAnsi="Consolas" w:cs="Consolas"/>
                          <w:color w:val="0000FF"/>
                          <w:sz w:val="19"/>
                          <w:szCs w:val="19"/>
                          <w:highlight w:val="white"/>
                          <w:lang w:val="en-US"/>
                        </w:rPr>
                        <w:delText>#define</w:delText>
                      </w:r>
                      <w:r w:rsidRPr="006F6528" w:rsidDel="00DD6E95">
                        <w:rPr>
                          <w:rFonts w:ascii="Consolas" w:hAnsi="Consolas" w:cs="Consolas"/>
                          <w:color w:val="000000"/>
                          <w:sz w:val="19"/>
                          <w:szCs w:val="19"/>
                          <w:highlight w:val="white"/>
                          <w:lang w:val="en-US"/>
                        </w:rPr>
                        <w:delText xml:space="preserve"> </w:delText>
                      </w:r>
                      <w:r w:rsidRPr="006F6528" w:rsidDel="00DD6E95">
                        <w:rPr>
                          <w:rFonts w:ascii="Consolas" w:hAnsi="Consolas" w:cs="Consolas"/>
                          <w:color w:val="6F008A"/>
                          <w:sz w:val="19"/>
                          <w:szCs w:val="19"/>
                          <w:highlight w:val="white"/>
                          <w:lang w:val="en-US"/>
                        </w:rPr>
                        <w:delText>DATA_NODE_STEP</w:delText>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A31515"/>
                          <w:sz w:val="19"/>
                          <w:szCs w:val="19"/>
                          <w:highlight w:val="white"/>
                          <w:lang w:val="en-US"/>
                        </w:rPr>
                        <w:delText>"step"</w:delText>
                      </w:r>
                    </w:del>
                  </w:p>
                  <w:p w:rsidR="00AC30F5" w:rsidRPr="00E71FE0" w:rsidRDefault="00AC30F5" w:rsidP="00EB7539">
                    <w:pPr>
                      <w:autoSpaceDE w:val="0"/>
                      <w:autoSpaceDN w:val="0"/>
                      <w:adjustRightInd w:val="0"/>
                      <w:jc w:val="left"/>
                      <w:rPr>
                        <w:lang w:val="en-US"/>
                      </w:rPr>
                    </w:pPr>
                    <w:del w:id="7337" w:author="ghislain.aine" w:date="2015-11-05T11:53:00Z">
                      <w:r w:rsidRPr="004D7EE5">
                        <w:rPr>
                          <w:rFonts w:ascii="Consolas" w:hAnsi="Consolas" w:cs="Consolas"/>
                          <w:color w:val="0000FF"/>
                          <w:sz w:val="19"/>
                          <w:szCs w:val="19"/>
                          <w:highlight w:val="white"/>
                          <w:lang w:val="en-US"/>
                          <w:rPrChange w:id="7338" w:author="ghislain.aine" w:date="2015-11-05T11:53:00Z">
                            <w:rPr>
                              <w:rFonts w:ascii="Consolas" w:hAnsi="Consolas" w:cs="Consolas"/>
                              <w:color w:val="0000FF"/>
                              <w:sz w:val="19"/>
                              <w:szCs w:val="19"/>
                              <w:highlight w:val="white"/>
                            </w:rPr>
                          </w:rPrChange>
                        </w:rPr>
                        <w:delText>#define</w:delText>
                      </w:r>
                      <w:r w:rsidRPr="004D7EE5">
                        <w:rPr>
                          <w:rFonts w:ascii="Consolas" w:hAnsi="Consolas" w:cs="Consolas"/>
                          <w:color w:val="000000"/>
                          <w:sz w:val="19"/>
                          <w:szCs w:val="19"/>
                          <w:highlight w:val="white"/>
                          <w:lang w:val="en-US"/>
                          <w:rPrChange w:id="7339" w:author="ghislain.aine" w:date="2015-11-05T11:53:00Z">
                            <w:rPr>
                              <w:rFonts w:ascii="Consolas" w:hAnsi="Consolas" w:cs="Consolas"/>
                              <w:color w:val="000000"/>
                              <w:sz w:val="19"/>
                              <w:szCs w:val="19"/>
                              <w:highlight w:val="white"/>
                            </w:rPr>
                          </w:rPrChange>
                        </w:rPr>
                        <w:delText xml:space="preserve"> </w:delText>
                      </w:r>
                      <w:r w:rsidRPr="004D7EE5">
                        <w:rPr>
                          <w:rFonts w:ascii="Consolas" w:hAnsi="Consolas" w:cs="Consolas"/>
                          <w:color w:val="6F008A"/>
                          <w:sz w:val="19"/>
                          <w:szCs w:val="19"/>
                          <w:highlight w:val="white"/>
                          <w:lang w:val="en-US"/>
                          <w:rPrChange w:id="7340" w:author="ghislain.aine" w:date="2015-11-05T11:53:00Z">
                            <w:rPr>
                              <w:rFonts w:ascii="Consolas" w:hAnsi="Consolas" w:cs="Consolas"/>
                              <w:color w:val="6F008A"/>
                              <w:sz w:val="19"/>
                              <w:szCs w:val="19"/>
                              <w:highlight w:val="white"/>
                            </w:rPr>
                          </w:rPrChange>
                        </w:rPr>
                        <w:delText>DATA_NODE_PERIOD</w:delText>
                      </w:r>
                      <w:r w:rsidRPr="004D7EE5">
                        <w:rPr>
                          <w:rFonts w:ascii="Consolas" w:hAnsi="Consolas" w:cs="Consolas"/>
                          <w:color w:val="000000"/>
                          <w:sz w:val="19"/>
                          <w:szCs w:val="19"/>
                          <w:highlight w:val="white"/>
                          <w:lang w:val="en-US"/>
                          <w:rPrChange w:id="7341" w:author="ghislain.aine" w:date="2015-11-05T11:53:00Z">
                            <w:rPr>
                              <w:rFonts w:ascii="Consolas" w:hAnsi="Consolas" w:cs="Consolas"/>
                              <w:color w:val="000000"/>
                              <w:sz w:val="19"/>
                              <w:szCs w:val="19"/>
                              <w:highlight w:val="white"/>
                            </w:rPr>
                          </w:rPrChange>
                        </w:rPr>
                        <w:tab/>
                      </w:r>
                      <w:r w:rsidRPr="004D7EE5">
                        <w:rPr>
                          <w:rFonts w:ascii="Consolas" w:hAnsi="Consolas" w:cs="Consolas"/>
                          <w:color w:val="A31515"/>
                          <w:sz w:val="19"/>
                          <w:szCs w:val="19"/>
                          <w:highlight w:val="white"/>
                          <w:lang w:val="en-US"/>
                          <w:rPrChange w:id="7342" w:author="ghislain.aine" w:date="2015-11-05T11:53:00Z">
                            <w:rPr>
                              <w:rFonts w:ascii="Consolas" w:hAnsi="Consolas" w:cs="Consolas"/>
                              <w:color w:val="A31515"/>
                              <w:sz w:val="19"/>
                              <w:szCs w:val="19"/>
                              <w:highlight w:val="white"/>
                            </w:rPr>
                          </w:rPrChange>
                        </w:rPr>
                        <w:delText>"period"</w:delText>
                      </w:r>
                    </w:del>
                  </w:p>
                </w:txbxContent>
              </v:textbox>
              <w10:wrap type="none"/>
              <w10:anchorlock/>
            </v:shape>
          </w:pict>
        </w:r>
      </w:ins>
    </w:p>
    <w:p w:rsidR="002551A0" w:rsidDel="00DD6E95" w:rsidRDefault="00A66482" w:rsidP="002551A0">
      <w:pPr>
        <w:pStyle w:val="Code"/>
        <w:pBdr>
          <w:bottom w:val="single" w:sz="4" w:space="0" w:color="auto"/>
        </w:pBdr>
        <w:rPr>
          <w:del w:id="7343" w:author="ghislain.aine" w:date="2015-11-05T11:53:00Z"/>
          <w:noProof/>
        </w:rPr>
      </w:pPr>
      <w:del w:id="7344" w:author="ghislain.aine" w:date="2015-11-05T11:53:00Z">
        <w:r w:rsidRPr="00A66482" w:rsidDel="00DD6E95">
          <w:rPr>
            <w:noProof/>
          </w:rPr>
          <w:delText xml:space="preserve">_logService = </w:delText>
        </w:r>
        <w:r w:rsidRPr="00A66482" w:rsidDel="00DD6E95">
          <w:rPr>
            <w:noProof/>
            <w:color w:val="0000FF"/>
          </w:rPr>
          <w:delText>new</w:delText>
        </w:r>
        <w:r w:rsidRPr="00A66482" w:rsidDel="00DD6E95">
          <w:rPr>
            <w:noProof/>
          </w:rPr>
          <w:delText xml:space="preserve"> LogService();</w:delText>
        </w:r>
      </w:del>
    </w:p>
    <w:p w:rsidR="002551A0" w:rsidDel="00DD6E95" w:rsidRDefault="00A66482" w:rsidP="002551A0">
      <w:pPr>
        <w:pStyle w:val="Code"/>
        <w:pBdr>
          <w:bottom w:val="single" w:sz="4" w:space="0" w:color="auto"/>
        </w:pBdr>
        <w:rPr>
          <w:del w:id="7345" w:author="ghislain.aine" w:date="2015-11-05T11:53:00Z"/>
          <w:noProof/>
        </w:rPr>
      </w:pPr>
      <w:del w:id="7346" w:author="ghislain.aine" w:date="2015-11-05T11:53:00Z">
        <w:r w:rsidDel="00DD6E95">
          <w:rPr>
            <w:noProof/>
          </w:rPr>
          <w:delText>SW_APP-&gt;RegisterService(_logService);</w:delText>
        </w:r>
      </w:del>
    </w:p>
    <w:p w:rsidR="00D743EA" w:rsidDel="00DD6E95" w:rsidRDefault="00D743EA" w:rsidP="00D743EA">
      <w:pPr>
        <w:pStyle w:val="Paragraphedeliste"/>
        <w:rPr>
          <w:del w:id="7347" w:author="ghislain.aine" w:date="2015-11-05T11:53:00Z"/>
        </w:rPr>
      </w:pPr>
    </w:p>
    <w:p w:rsidR="00FD1AB2" w:rsidDel="00FD1AB2" w:rsidRDefault="00A66482" w:rsidP="00FD1AB2">
      <w:pPr>
        <w:pStyle w:val="Paragraphedeliste"/>
        <w:numPr>
          <w:ilvl w:val="0"/>
          <w:numId w:val="52"/>
        </w:numPr>
        <w:rPr>
          <w:del w:id="7348" w:author="Camille VACCALUT" w:date="2015-12-08T09:52:00Z"/>
        </w:rPr>
        <w:pPrChange w:id="7349" w:author="Camille VACCALUT" w:date="2015-12-08T09:52:00Z">
          <w:pPr>
            <w:pStyle w:val="Paragraphedeliste"/>
            <w:numPr>
              <w:ilvl w:val="1"/>
              <w:numId w:val="52"/>
            </w:numPr>
            <w:ind w:left="1440" w:hanging="360"/>
          </w:pPr>
        </w:pPrChange>
      </w:pPr>
      <w:r>
        <w:t>Utilisatio</w:t>
      </w:r>
      <w:r w:rsidR="00552168">
        <w:t xml:space="preserve">n du service dans le composant </w:t>
      </w:r>
      <w:del w:id="7350" w:author="ghislain.aine" w:date="2015-11-05T11:53:00Z">
        <w:r w:rsidR="00552168" w:rsidDel="00DD6E95">
          <w:delText>DemoUIComponent</w:delText>
        </w:r>
      </w:del>
      <w:ins w:id="7351" w:author="ghislain.aine" w:date="2015-11-05T11:53:00Z">
        <w:del w:id="7352" w:author="Camille VACCALUT" w:date="2015-12-08T09:41:00Z">
          <w:r w:rsidR="00DD6E95" w:rsidDel="00D43292">
            <w:delText>ValueUiComponent</w:delText>
          </w:r>
        </w:del>
      </w:ins>
      <w:proofErr w:type="spellStart"/>
      <w:ins w:id="7353" w:author="Camille VACCALUT" w:date="2015-12-08T09:41:00Z">
        <w:r w:rsidR="00D43292">
          <w:t>CoreComponent</w:t>
        </w:r>
      </w:ins>
      <w:proofErr w:type="spellEnd"/>
    </w:p>
    <w:p w:rsidR="00FD1AB2" w:rsidRDefault="00FD1AB2" w:rsidP="00FD1AB2">
      <w:pPr>
        <w:pStyle w:val="Paragraphedeliste"/>
        <w:numPr>
          <w:ilvl w:val="0"/>
          <w:numId w:val="52"/>
        </w:numPr>
        <w:rPr>
          <w:ins w:id="7354" w:author="Camille VACCALUT" w:date="2015-12-08T09:52:00Z"/>
        </w:rPr>
      </w:pPr>
    </w:p>
    <w:p w:rsidR="00A66482" w:rsidDel="00D43292" w:rsidRDefault="00A66482" w:rsidP="00FD1AB2">
      <w:pPr>
        <w:pStyle w:val="Paragraphedeliste"/>
        <w:rPr>
          <w:del w:id="7355" w:author="Camille VACCALUT" w:date="2015-12-08T09:41:00Z"/>
        </w:rPr>
        <w:pPrChange w:id="7356" w:author="Camille VACCALUT" w:date="2015-12-08T09:53:00Z">
          <w:pPr>
            <w:pStyle w:val="Paragraphedeliste"/>
            <w:numPr>
              <w:ilvl w:val="1"/>
              <w:numId w:val="52"/>
            </w:numPr>
            <w:ind w:left="1440" w:hanging="360"/>
          </w:pPr>
        </w:pPrChange>
      </w:pPr>
      <w:del w:id="7357" w:author="Camille VACCALUT" w:date="2015-12-08T09:41:00Z">
        <w:r w:rsidDel="00D43292">
          <w:delText xml:space="preserve">Dans la fenêtre </w:delText>
        </w:r>
        <w:r w:rsidDel="00D43292">
          <w:delText>"DemoUI"</w:delText>
        </w:r>
      </w:del>
      <w:ins w:id="7358" w:author="ghislain.aine" w:date="2015-11-05T11:53:00Z">
        <w:del w:id="7359" w:author="Camille VACCALUT" w:date="2015-12-08T09:41:00Z">
          <w:r w:rsidR="00DD6E95" w:rsidDel="00D43292">
            <w:delText>ValueUi</w:delText>
          </w:r>
        </w:del>
      </w:ins>
      <w:del w:id="7360" w:author="Camille VACCALUT" w:date="2015-12-08T09:41:00Z">
        <w:r w:rsidDel="00D43292">
          <w:delText>, ajouter un bouton "Log"</w:delText>
        </w:r>
      </w:del>
    </w:p>
    <w:p w:rsidR="00A54F0D" w:rsidRDefault="00A66482" w:rsidP="00A54F0D">
      <w:pPr>
        <w:pStyle w:val="Paragraphedeliste"/>
        <w:numPr>
          <w:ilvl w:val="0"/>
          <w:numId w:val="108"/>
        </w:numPr>
        <w:rPr>
          <w:ins w:id="7361" w:author="Camille VACCALUT" w:date="2015-12-08T10:01:00Z"/>
        </w:rPr>
        <w:pPrChange w:id="7362" w:author="Camille VACCALUT" w:date="2015-12-08T09:53:00Z">
          <w:pPr>
            <w:pStyle w:val="Paragraphedeliste"/>
            <w:numPr>
              <w:ilvl w:val="1"/>
              <w:numId w:val="52"/>
            </w:numPr>
            <w:ind w:left="1440" w:hanging="360"/>
          </w:pPr>
        </w:pPrChange>
      </w:pPr>
      <w:r>
        <w:t>Ajouter un</w:t>
      </w:r>
      <w:del w:id="7363" w:author="Camille VACCALUT" w:date="2015-12-08T09:42:00Z">
        <w:r w:rsidDel="00D43292">
          <w:delText xml:space="preserve"> </w:delText>
        </w:r>
        <w:r w:rsidDel="00D43292">
          <w:delText xml:space="preserve">accesseur </w:delText>
        </w:r>
      </w:del>
      <w:ins w:id="7364" w:author="ghislain.aine" w:date="2015-11-05T11:54:00Z">
        <w:del w:id="7365" w:author="Camille VACCALUT" w:date="2015-12-08T09:42:00Z">
          <w:r w:rsidR="00DD6E95" w:rsidDel="00D43292">
            <w:delText>évènement sur la bouton, et créer une connexion de ValuiUi et vers un slot log dans le composant ValueUiComponent</w:delText>
          </w:r>
        </w:del>
      </w:ins>
      <w:ins w:id="7366" w:author="Camille VACCALUT" w:date="2015-12-08T09:42:00Z">
        <w:r w:rsidR="00D43292">
          <w:t xml:space="preserve">e variable membre </w:t>
        </w:r>
        <w:proofErr w:type="spellStart"/>
        <w:r w:rsidR="00D43292">
          <w:t>_service</w:t>
        </w:r>
      </w:ins>
      <w:proofErr w:type="spellEnd"/>
      <w:ins w:id="7367" w:author="Camille VACCALUT" w:date="2015-12-08T10:01:00Z">
        <w:r w:rsidR="00A54F0D">
          <w:t xml:space="preserve"> de type </w:t>
        </w:r>
        <w:proofErr w:type="spellStart"/>
        <w:r w:rsidR="00A54F0D">
          <w:t>ISwService</w:t>
        </w:r>
        <w:proofErr w:type="spellEnd"/>
        <w:r w:rsidR="00A54F0D">
          <w:t>*</w:t>
        </w:r>
      </w:ins>
      <w:ins w:id="7368" w:author="Camille VACCALUT" w:date="2015-12-08T09:53:00Z">
        <w:r w:rsidR="00A54F0D">
          <w:t>.</w:t>
        </w:r>
      </w:ins>
      <w:ins w:id="7369" w:author="Camille VACCALUT" w:date="2015-12-08T09:55:00Z">
        <w:r w:rsidR="00A54F0D">
          <w:t xml:space="preserve"> </w:t>
        </w:r>
      </w:ins>
      <w:ins w:id="7370" w:author="Camille VACCALUT" w:date="2015-12-08T09:56:00Z">
        <w:r w:rsidR="00A54F0D">
          <w:t>Récupérer</w:t>
        </w:r>
      </w:ins>
      <w:ins w:id="7371" w:author="Camille VACCALUT" w:date="2015-12-08T09:55:00Z">
        <w:r w:rsidR="00A54F0D">
          <w:t xml:space="preserve"> le service dans le constructeur</w:t>
        </w:r>
      </w:ins>
      <w:ins w:id="7372" w:author="Camille VACCALUT" w:date="2015-12-08T09:57:00Z">
        <w:r w:rsidR="00A54F0D">
          <w:t xml:space="preserve"> en utilisant : </w:t>
        </w:r>
      </w:ins>
    </w:p>
    <w:p w:rsidR="00A54F0D" w:rsidRPr="00705281" w:rsidRDefault="00A54F0D" w:rsidP="00A54F0D">
      <w:pPr>
        <w:pStyle w:val="Paragraphedeliste"/>
        <w:ind w:left="1446"/>
        <w:rPr>
          <w:ins w:id="7373" w:author="Camille VACCALUT" w:date="2015-12-08T09:53:00Z"/>
          <w:lang w:val="en-US"/>
          <w:rPrChange w:id="7374" w:author="Camille VACCALUT" w:date="2015-12-08T10:03:00Z">
            <w:rPr>
              <w:ins w:id="7375" w:author="Camille VACCALUT" w:date="2015-12-08T09:53:00Z"/>
            </w:rPr>
          </w:rPrChange>
        </w:rPr>
        <w:pPrChange w:id="7376" w:author="Camille VACCALUT" w:date="2015-12-08T09:57:00Z">
          <w:pPr>
            <w:pStyle w:val="Paragraphedeliste"/>
            <w:numPr>
              <w:ilvl w:val="1"/>
              <w:numId w:val="52"/>
            </w:numPr>
            <w:ind w:left="1440" w:hanging="360"/>
          </w:pPr>
        </w:pPrChange>
      </w:pPr>
      <w:ins w:id="7377" w:author="Camille VACCALUT" w:date="2015-12-08T09:57:00Z">
        <w:r w:rsidRPr="00705281">
          <w:rPr>
            <w:rFonts w:ascii="Consolas" w:hAnsi="Consolas" w:cs="Consolas"/>
            <w:color w:val="DADADA"/>
            <w:sz w:val="18"/>
            <w:szCs w:val="18"/>
            <w:highlight w:val="black"/>
            <w:lang w:val="en-US"/>
            <w:rPrChange w:id="7378" w:author="Camille VACCALUT" w:date="2015-12-08T10:03:00Z">
              <w:rPr>
                <w:rFonts w:ascii="Consolas" w:hAnsi="Consolas" w:cs="Consolas"/>
                <w:color w:val="DADADA"/>
                <w:sz w:val="18"/>
                <w:szCs w:val="18"/>
                <w:highlight w:val="black"/>
              </w:rPr>
            </w:rPrChange>
          </w:rPr>
          <w:t>_service</w:t>
        </w:r>
        <w:r w:rsidRPr="00705281">
          <w:rPr>
            <w:rFonts w:ascii="Consolas" w:hAnsi="Consolas" w:cs="Consolas"/>
            <w:color w:val="DCDCDC"/>
            <w:sz w:val="18"/>
            <w:szCs w:val="18"/>
            <w:highlight w:val="black"/>
            <w:lang w:val="en-US"/>
            <w:rPrChange w:id="7379" w:author="Camille VACCALUT" w:date="2015-12-08T10:03:00Z">
              <w:rPr>
                <w:rFonts w:ascii="Consolas" w:hAnsi="Consolas" w:cs="Consolas"/>
                <w:color w:val="DCDCDC"/>
                <w:sz w:val="18"/>
                <w:szCs w:val="18"/>
                <w:highlight w:val="black"/>
              </w:rPr>
            </w:rPrChange>
          </w:rPr>
          <w:t xml:space="preserve"> </w:t>
        </w:r>
        <w:r w:rsidRPr="00705281">
          <w:rPr>
            <w:rFonts w:ascii="Consolas" w:hAnsi="Consolas" w:cs="Consolas"/>
            <w:color w:val="B4B4B4"/>
            <w:sz w:val="18"/>
            <w:szCs w:val="18"/>
            <w:highlight w:val="black"/>
            <w:lang w:val="en-US"/>
            <w:rPrChange w:id="7380" w:author="Camille VACCALUT" w:date="2015-12-08T10:03:00Z">
              <w:rPr>
                <w:rFonts w:ascii="Consolas" w:hAnsi="Consolas" w:cs="Consolas"/>
                <w:color w:val="B4B4B4"/>
                <w:sz w:val="18"/>
                <w:szCs w:val="18"/>
                <w:highlight w:val="black"/>
              </w:rPr>
            </w:rPrChange>
          </w:rPr>
          <w:t>=</w:t>
        </w:r>
        <w:r w:rsidRPr="00705281">
          <w:rPr>
            <w:rFonts w:ascii="Consolas" w:hAnsi="Consolas" w:cs="Consolas"/>
            <w:color w:val="DCDCDC"/>
            <w:sz w:val="18"/>
            <w:szCs w:val="18"/>
            <w:highlight w:val="black"/>
            <w:lang w:val="en-US"/>
            <w:rPrChange w:id="7381" w:author="Camille VACCALUT" w:date="2015-12-08T10:03:00Z">
              <w:rPr>
                <w:rFonts w:ascii="Consolas" w:hAnsi="Consolas" w:cs="Consolas"/>
                <w:color w:val="DCDCDC"/>
                <w:sz w:val="18"/>
                <w:szCs w:val="18"/>
                <w:highlight w:val="black"/>
              </w:rPr>
            </w:rPrChange>
          </w:rPr>
          <w:t xml:space="preserve"> </w:t>
        </w:r>
        <w:r w:rsidRPr="00705281">
          <w:rPr>
            <w:rFonts w:ascii="Consolas" w:hAnsi="Consolas" w:cs="Consolas"/>
            <w:color w:val="BD63C5"/>
            <w:sz w:val="18"/>
            <w:szCs w:val="18"/>
            <w:highlight w:val="black"/>
            <w:lang w:val="en-US"/>
            <w:rPrChange w:id="7382" w:author="Camille VACCALUT" w:date="2015-12-08T10:03:00Z">
              <w:rPr>
                <w:rFonts w:ascii="Consolas" w:hAnsi="Consolas" w:cs="Consolas"/>
                <w:color w:val="BD63C5"/>
                <w:sz w:val="18"/>
                <w:szCs w:val="18"/>
                <w:highlight w:val="black"/>
              </w:rPr>
            </w:rPrChange>
          </w:rPr>
          <w:t>SW_APP</w:t>
        </w:r>
        <w:r w:rsidRPr="00705281">
          <w:rPr>
            <w:rFonts w:ascii="Consolas" w:hAnsi="Consolas" w:cs="Consolas"/>
            <w:color w:val="B4B4B4"/>
            <w:sz w:val="18"/>
            <w:szCs w:val="18"/>
            <w:highlight w:val="black"/>
            <w:lang w:val="en-US"/>
            <w:rPrChange w:id="7383" w:author="Camille VACCALUT" w:date="2015-12-08T10:03:00Z">
              <w:rPr>
                <w:rFonts w:ascii="Consolas" w:hAnsi="Consolas" w:cs="Consolas"/>
                <w:color w:val="B4B4B4"/>
                <w:sz w:val="18"/>
                <w:szCs w:val="18"/>
                <w:highlight w:val="black"/>
              </w:rPr>
            </w:rPrChange>
          </w:rPr>
          <w:t>-&gt;</w:t>
        </w:r>
        <w:proofErr w:type="spellStart"/>
        <w:r w:rsidRPr="00705281">
          <w:rPr>
            <w:rFonts w:ascii="Consolas" w:hAnsi="Consolas" w:cs="Consolas"/>
            <w:color w:val="C8C8C8"/>
            <w:sz w:val="18"/>
            <w:szCs w:val="18"/>
            <w:highlight w:val="black"/>
            <w:lang w:val="en-US"/>
            <w:rPrChange w:id="7384" w:author="Camille VACCALUT" w:date="2015-12-08T10:03:00Z">
              <w:rPr>
                <w:rFonts w:ascii="Consolas" w:hAnsi="Consolas" w:cs="Consolas"/>
                <w:color w:val="C8C8C8"/>
                <w:sz w:val="18"/>
                <w:szCs w:val="18"/>
                <w:highlight w:val="black"/>
              </w:rPr>
            </w:rPrChange>
          </w:rPr>
          <w:t>QueryService</w:t>
        </w:r>
        <w:proofErr w:type="spellEnd"/>
        <w:r w:rsidRPr="00705281">
          <w:rPr>
            <w:rFonts w:ascii="Consolas" w:hAnsi="Consolas" w:cs="Consolas"/>
            <w:color w:val="B4B4B4"/>
            <w:sz w:val="18"/>
            <w:szCs w:val="18"/>
            <w:highlight w:val="black"/>
            <w:lang w:val="en-US"/>
            <w:rPrChange w:id="7385" w:author="Camille VACCALUT" w:date="2015-12-08T10:03:00Z">
              <w:rPr>
                <w:rFonts w:ascii="Consolas" w:hAnsi="Consolas" w:cs="Consolas"/>
                <w:color w:val="B4B4B4"/>
                <w:sz w:val="18"/>
                <w:szCs w:val="18"/>
                <w:highlight w:val="black"/>
              </w:rPr>
            </w:rPrChange>
          </w:rPr>
          <w:t>(</w:t>
        </w:r>
        <w:r w:rsidRPr="00705281">
          <w:rPr>
            <w:rFonts w:ascii="Consolas" w:hAnsi="Consolas" w:cs="Consolas"/>
            <w:color w:val="BD63C5"/>
            <w:sz w:val="18"/>
            <w:szCs w:val="18"/>
            <w:highlight w:val="black"/>
            <w:lang w:val="en-US"/>
            <w:rPrChange w:id="7386" w:author="Camille VACCALUT" w:date="2015-12-08T10:03:00Z">
              <w:rPr>
                <w:rFonts w:ascii="Consolas" w:hAnsi="Consolas" w:cs="Consolas"/>
                <w:color w:val="BD63C5"/>
                <w:sz w:val="18"/>
                <w:szCs w:val="18"/>
                <w:highlight w:val="black"/>
              </w:rPr>
            </w:rPrChange>
          </w:rPr>
          <w:t>LOG_SERVICE_NAME</w:t>
        </w:r>
        <w:r w:rsidRPr="00705281">
          <w:rPr>
            <w:rFonts w:ascii="Consolas" w:hAnsi="Consolas" w:cs="Consolas"/>
            <w:color w:val="B4B4B4"/>
            <w:sz w:val="18"/>
            <w:szCs w:val="18"/>
            <w:highlight w:val="black"/>
            <w:lang w:val="en-US"/>
            <w:rPrChange w:id="7387" w:author="Camille VACCALUT" w:date="2015-12-08T10:03:00Z">
              <w:rPr>
                <w:rFonts w:ascii="Consolas" w:hAnsi="Consolas" w:cs="Consolas"/>
                <w:color w:val="B4B4B4"/>
                <w:sz w:val="18"/>
                <w:szCs w:val="18"/>
                <w:highlight w:val="black"/>
              </w:rPr>
            </w:rPrChange>
          </w:rPr>
          <w:t>);</w:t>
        </w:r>
      </w:ins>
    </w:p>
    <w:p w:rsidR="00A54F0D" w:rsidRDefault="00FD1AB2" w:rsidP="00A54F0D">
      <w:pPr>
        <w:pStyle w:val="Paragraphedeliste"/>
        <w:numPr>
          <w:ilvl w:val="0"/>
          <w:numId w:val="108"/>
        </w:numPr>
        <w:rPr>
          <w:ins w:id="7388" w:author="Camille VACCALUT" w:date="2015-12-08T09:53:00Z"/>
        </w:rPr>
        <w:pPrChange w:id="7389" w:author="Camille VACCALUT" w:date="2015-12-08T09:53:00Z">
          <w:pPr>
            <w:pStyle w:val="Paragraphedeliste"/>
            <w:numPr>
              <w:ilvl w:val="1"/>
              <w:numId w:val="52"/>
            </w:numPr>
            <w:ind w:left="1440" w:hanging="360"/>
          </w:pPr>
        </w:pPrChange>
      </w:pPr>
      <w:ins w:id="7390" w:author="Camille VACCALUT" w:date="2015-12-08T09:50:00Z">
        <w:r>
          <w:t xml:space="preserve">On va utiliser le service dans la fonction </w:t>
        </w:r>
      </w:ins>
      <w:proofErr w:type="spellStart"/>
      <w:ins w:id="7391" w:author="Camille VACCALUT" w:date="2015-12-08T09:53:00Z">
        <w:r w:rsidR="00A54F0D">
          <w:t>E</w:t>
        </w:r>
      </w:ins>
      <w:ins w:id="7392" w:author="Camille VACCALUT" w:date="2015-12-08T09:50:00Z">
        <w:r w:rsidR="00A54F0D">
          <w:t>xecute</w:t>
        </w:r>
        <w:proofErr w:type="spellEnd"/>
        <w:r>
          <w:t>. O</w:t>
        </w:r>
      </w:ins>
      <w:ins w:id="7393" w:author="Camille VACCALUT" w:date="2015-12-08T09:51:00Z">
        <w:r>
          <w:t xml:space="preserve">n caste la variable </w:t>
        </w:r>
        <w:proofErr w:type="spellStart"/>
        <w:r>
          <w:t>_service</w:t>
        </w:r>
        <w:proofErr w:type="spellEnd"/>
        <w:r>
          <w:t xml:space="preserve"> en </w:t>
        </w:r>
        <w:proofErr w:type="spellStart"/>
        <w:r>
          <w:t>ILogSer</w:t>
        </w:r>
        <w:r w:rsidR="00A54F0D">
          <w:t>vice</w:t>
        </w:r>
      </w:ins>
      <w:proofErr w:type="spellEnd"/>
      <w:ins w:id="7394" w:author="Camille VACCALUT" w:date="2015-12-08T10:12:00Z">
        <w:r w:rsidR="0027409E">
          <w:t>*</w:t>
        </w:r>
      </w:ins>
      <w:ins w:id="7395" w:author="Camille VACCALUT" w:date="2015-12-08T09:51:00Z">
        <w:r w:rsidR="00A54F0D">
          <w:t xml:space="preserve"> puis on utilise le service</w:t>
        </w:r>
      </w:ins>
      <w:ins w:id="7396" w:author="Camille VACCALUT" w:date="2015-12-08T09:53:00Z">
        <w:r w:rsidR="00A54F0D">
          <w:t>:</w:t>
        </w:r>
      </w:ins>
    </w:p>
    <w:p w:rsidR="004D091E" w:rsidRDefault="00A66482" w:rsidP="00FD1AB2">
      <w:pPr>
        <w:pStyle w:val="Paragraphedeliste"/>
        <w:numPr>
          <w:ilvl w:val="1"/>
          <w:numId w:val="52"/>
        </w:numPr>
        <w:rPr>
          <w:del w:id="7397" w:author="ghislain.aine" w:date="2015-11-05T11:54:00Z"/>
        </w:rPr>
      </w:pPr>
      <w:del w:id="7398" w:author="ghislain.aine" w:date="2015-11-05T11:54:00Z">
        <w:r w:rsidDel="00DD6E95">
          <w:delText>sur le bouton</w:delText>
        </w:r>
      </w:del>
    </w:p>
    <w:p w:rsidR="00DD6E95" w:rsidDel="00A54F0D" w:rsidRDefault="00DD6E95">
      <w:pPr>
        <w:rPr>
          <w:del w:id="7399" w:author="Camille VACCALUT" w:date="2015-12-08T09:55:00Z"/>
        </w:rPr>
        <w:pPrChange w:id="7400" w:author="ghislain.aine" w:date="2015-11-05T11:55:00Z">
          <w:pPr>
            <w:pStyle w:val="Paragraphedeliste"/>
            <w:numPr>
              <w:ilvl w:val="1"/>
              <w:numId w:val="52"/>
            </w:numPr>
            <w:ind w:left="1440" w:hanging="360"/>
          </w:pPr>
        </w:pPrChange>
      </w:pPr>
    </w:p>
    <w:p w:rsidR="00A54F0D" w:rsidRDefault="00A54F0D" w:rsidP="00D43292">
      <w:pPr>
        <w:pStyle w:val="Paragraphedeliste"/>
        <w:ind w:left="1440"/>
        <w:rPr>
          <w:ins w:id="7401" w:author="Camille VACCALUT" w:date="2015-12-08T09:55:00Z"/>
        </w:rPr>
        <w:pPrChange w:id="7402" w:author="Camille VACCALUT" w:date="2015-12-08T09:42:00Z">
          <w:pPr>
            <w:pStyle w:val="Paragraphedeliste"/>
            <w:numPr>
              <w:ilvl w:val="1"/>
              <w:numId w:val="52"/>
            </w:numPr>
            <w:ind w:left="1440" w:hanging="360"/>
          </w:pPr>
        </w:pPrChange>
      </w:pPr>
    </w:p>
    <w:p w:rsidR="00A66482" w:rsidDel="00A54F0D" w:rsidRDefault="00552168" w:rsidP="00E4115C">
      <w:pPr>
        <w:pStyle w:val="Paragraphedeliste"/>
        <w:numPr>
          <w:ilvl w:val="1"/>
          <w:numId w:val="52"/>
        </w:numPr>
        <w:rPr>
          <w:del w:id="7403" w:author="Camille VACCALUT" w:date="2015-12-08T09:55:00Z"/>
        </w:rPr>
      </w:pPr>
      <w:del w:id="7404" w:author="Camille VACCALUT" w:date="2015-12-08T09:55:00Z">
        <w:r w:rsidDel="00A54F0D">
          <w:delText>Dans le composant DemoUIComponent</w:delText>
        </w:r>
        <w:r w:rsidR="00A66482" w:rsidDel="00A54F0D">
          <w:delText>, connecter le bouton à une fonction "log"</w:delText>
        </w:r>
      </w:del>
    </w:p>
    <w:p w:rsidR="00A66482" w:rsidRPr="00DD6E95" w:rsidDel="00A54F0D" w:rsidRDefault="00A66482" w:rsidP="00E4115C">
      <w:pPr>
        <w:pStyle w:val="Paragraphedeliste"/>
        <w:numPr>
          <w:ilvl w:val="1"/>
          <w:numId w:val="52"/>
        </w:numPr>
        <w:rPr>
          <w:ins w:id="7405" w:author="ghislain.aine" w:date="2015-11-05T11:55:00Z"/>
          <w:del w:id="7406" w:author="Camille VACCALUT" w:date="2015-12-08T09:55:00Z"/>
          <w:rFonts w:ascii="Courier New" w:hAnsi="Courier New" w:cs="Courier New"/>
          <w:noProof/>
          <w:sz w:val="20"/>
          <w:szCs w:val="20"/>
          <w:rPrChange w:id="7407" w:author="ghislain.aine" w:date="2015-11-05T11:55:00Z">
            <w:rPr>
              <w:ins w:id="7408" w:author="ghislain.aine" w:date="2015-11-05T11:55:00Z"/>
              <w:del w:id="7409" w:author="Camille VACCALUT" w:date="2015-12-08T09:55:00Z"/>
            </w:rPr>
          </w:rPrChange>
        </w:rPr>
      </w:pPr>
      <w:del w:id="7410" w:author="Camille VACCALUT" w:date="2015-12-08T09:55:00Z">
        <w:r w:rsidDel="00A54F0D">
          <w:delText>Dans l</w:delText>
        </w:r>
      </w:del>
      <w:ins w:id="7411" w:author="ghislain.aine" w:date="2015-11-05T11:55:00Z">
        <w:del w:id="7412" w:author="Camille VACCALUT" w:date="2015-12-08T09:55:00Z">
          <w:r w:rsidR="00DD6E95" w:rsidDel="00A54F0D">
            <w:delText xml:space="preserve">e </w:delText>
          </w:r>
        </w:del>
        <w:del w:id="7413" w:author="Camille VACCALUT" w:date="2015-12-08T09:45:00Z">
          <w:r w:rsidR="00DD6E95" w:rsidDel="006200E3">
            <w:delText>slot</w:delText>
          </w:r>
        </w:del>
      </w:ins>
      <w:del w:id="7414" w:author="Camille VACCALUT" w:date="2015-12-08T09:45:00Z">
        <w:r w:rsidDel="006200E3">
          <w:delText xml:space="preserve">a fonction </w:delText>
        </w:r>
      </w:del>
      <w:ins w:id="7415" w:author="ghislain.aine" w:date="2015-11-05T11:55:00Z">
        <w:del w:id="7416" w:author="Camille VACCALUT" w:date="2015-12-08T09:45:00Z">
          <w:r w:rsidR="00DD6E95" w:rsidDel="006200E3">
            <w:delText xml:space="preserve"> </w:delText>
          </w:r>
        </w:del>
      </w:ins>
      <w:del w:id="7417" w:author="Camille VACCALUT" w:date="2015-12-08T09:45:00Z">
        <w:r w:rsidDel="006200E3">
          <w:delText>"</w:delText>
        </w:r>
        <w:r w:rsidDel="006200E3">
          <w:delText>log</w:delText>
        </w:r>
      </w:del>
      <w:del w:id="7418" w:author="Camille VACCALUT" w:date="2015-12-08T09:55:00Z">
        <w:r w:rsidDel="00A54F0D">
          <w:delText>"</w:delText>
        </w:r>
        <w:r w:rsidDel="00A54F0D">
          <w:delText>, récupérer le service</w:delText>
        </w:r>
      </w:del>
      <w:del w:id="7419" w:author="Camille VACCALUT" w:date="2015-12-08T09:45:00Z">
        <w:r w:rsidDel="006200E3">
          <w:delText>, et écrire quelque chose</w:delText>
        </w:r>
      </w:del>
    </w:p>
    <w:p w:rsidR="00A43A6B" w:rsidRDefault="004D7EE5">
      <w:pPr>
        <w:rPr>
          <w:rFonts w:ascii="Courier New" w:hAnsi="Courier New" w:cs="Courier New"/>
          <w:noProof/>
          <w:sz w:val="20"/>
          <w:szCs w:val="20"/>
          <w:rPrChange w:id="7420" w:author="ghislain.aine" w:date="2015-11-05T11:55:00Z">
            <w:rPr>
              <w:noProof/>
            </w:rPr>
          </w:rPrChange>
        </w:rPr>
        <w:pPrChange w:id="7421" w:author="ghislain.aine" w:date="2015-11-05T11:55:00Z">
          <w:pPr>
            <w:pStyle w:val="Paragraphedeliste"/>
            <w:numPr>
              <w:ilvl w:val="1"/>
              <w:numId w:val="52"/>
            </w:numPr>
            <w:ind w:left="1440" w:hanging="360"/>
          </w:pPr>
        </w:pPrChange>
      </w:pPr>
      <w:ins w:id="7422" w:author="ghislain.aine" w:date="2015-11-05T11:55:00Z">
        <w:r w:rsidR="00542A31" w:rsidRPr="004D7EE5">
          <w:pict>
            <v:shape id="_x0000_s1091" type="#_x0000_t202" style="width:493.45pt;height:48.2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v:textbox style="mso-next-textbox:#_x0000_s1091;mso-fit-shape-to-text:t">
                <w:txbxContent>
                  <w:p w:rsidR="00AC30F5" w:rsidDel="00A54F0D" w:rsidRDefault="00AC30F5" w:rsidP="00DD6E95">
                    <w:pPr>
                      <w:autoSpaceDE w:val="0"/>
                      <w:autoSpaceDN w:val="0"/>
                      <w:adjustRightInd w:val="0"/>
                      <w:jc w:val="left"/>
                      <w:rPr>
                        <w:ins w:id="7423" w:author="ghislain.aine" w:date="2015-11-05T11:55:00Z"/>
                        <w:del w:id="7424" w:author="Camille VACCALUT" w:date="2015-12-08T09:57:00Z"/>
                        <w:rFonts w:ascii="Consolas" w:hAnsi="Consolas" w:cs="Consolas"/>
                        <w:color w:val="000000"/>
                        <w:sz w:val="19"/>
                        <w:szCs w:val="19"/>
                        <w:highlight w:val="white"/>
                      </w:rPr>
                    </w:pPr>
                    <w:ins w:id="7425" w:author="ghislain.aine" w:date="2015-11-05T11:55:00Z">
                      <w:del w:id="7426" w:author="Camille VACCALUT" w:date="2015-12-08T09:57:00Z">
                        <w:r w:rsidDel="00A54F0D">
                          <w:rPr>
                            <w:rFonts w:ascii="Consolas" w:hAnsi="Consolas" w:cs="Consolas"/>
                            <w:color w:val="216F85"/>
                            <w:sz w:val="19"/>
                            <w:szCs w:val="19"/>
                            <w:highlight w:val="white"/>
                          </w:rPr>
                          <w:delText>ISwService</w:delText>
                        </w:r>
                        <w:r w:rsidDel="00A54F0D">
                          <w:rPr>
                            <w:rFonts w:ascii="Consolas" w:hAnsi="Consolas" w:cs="Consolas"/>
                            <w:color w:val="000000"/>
                            <w:sz w:val="19"/>
                            <w:szCs w:val="19"/>
                            <w:highlight w:val="white"/>
                          </w:rPr>
                          <w:delText xml:space="preserve"> * </w:delText>
                        </w:r>
                        <w:r w:rsidDel="00A54F0D">
                          <w:rPr>
                            <w:rFonts w:ascii="Consolas" w:hAnsi="Consolas" w:cs="Consolas"/>
                            <w:color w:val="000080"/>
                            <w:sz w:val="19"/>
                            <w:szCs w:val="19"/>
                            <w:highlight w:val="white"/>
                          </w:rPr>
                          <w:delText>service</w:delText>
                        </w:r>
                        <w:r w:rsidDel="00A54F0D">
                          <w:rPr>
                            <w:rFonts w:ascii="Consolas" w:hAnsi="Consolas" w:cs="Consolas"/>
                            <w:color w:val="000000"/>
                            <w:sz w:val="19"/>
                            <w:szCs w:val="19"/>
                            <w:highlight w:val="white"/>
                          </w:rPr>
                          <w:delText xml:space="preserve"> = </w:delText>
                        </w:r>
                        <w:r w:rsidDel="00A54F0D">
                          <w:rPr>
                            <w:rFonts w:ascii="Consolas" w:hAnsi="Consolas" w:cs="Consolas"/>
                            <w:color w:val="6F008A"/>
                            <w:sz w:val="19"/>
                            <w:szCs w:val="19"/>
                            <w:highlight w:val="white"/>
                          </w:rPr>
                          <w:delText>SW_APP</w:delText>
                        </w:r>
                        <w:r w:rsidDel="00A54F0D">
                          <w:rPr>
                            <w:rFonts w:ascii="Consolas" w:hAnsi="Consolas" w:cs="Consolas"/>
                            <w:color w:val="000000"/>
                            <w:sz w:val="19"/>
                            <w:szCs w:val="19"/>
                            <w:highlight w:val="white"/>
                          </w:rPr>
                          <w:delText>-&gt;</w:delText>
                        </w:r>
                        <w:r w:rsidDel="00A54F0D">
                          <w:rPr>
                            <w:rFonts w:ascii="Consolas" w:hAnsi="Consolas" w:cs="Consolas"/>
                            <w:color w:val="880000"/>
                            <w:sz w:val="19"/>
                            <w:szCs w:val="19"/>
                            <w:highlight w:val="white"/>
                          </w:rPr>
                          <w:delText>QueryService</w:delText>
                        </w:r>
                        <w:r w:rsidDel="00A54F0D">
                          <w:rPr>
                            <w:rFonts w:ascii="Consolas" w:hAnsi="Consolas" w:cs="Consolas"/>
                            <w:color w:val="000000"/>
                            <w:sz w:val="19"/>
                            <w:szCs w:val="19"/>
                            <w:highlight w:val="white"/>
                          </w:rPr>
                          <w:delText>(</w:delText>
                        </w:r>
                        <w:r w:rsidDel="00A54F0D">
                          <w:rPr>
                            <w:rFonts w:ascii="Consolas" w:hAnsi="Consolas" w:cs="Consolas"/>
                            <w:color w:val="6F008A"/>
                            <w:sz w:val="19"/>
                            <w:szCs w:val="19"/>
                            <w:highlight w:val="white"/>
                          </w:rPr>
                          <w:delText>DEMO_LOG_SERVICE</w:delText>
                        </w:r>
                        <w:r w:rsidDel="00A54F0D">
                          <w:rPr>
                            <w:rFonts w:ascii="Consolas" w:hAnsi="Consolas" w:cs="Consolas"/>
                            <w:color w:val="000000"/>
                            <w:sz w:val="19"/>
                            <w:szCs w:val="19"/>
                            <w:highlight w:val="white"/>
                          </w:rPr>
                          <w:delText>);</w:delText>
                        </w:r>
                      </w:del>
                    </w:ins>
                  </w:p>
                  <w:p w:rsidR="00AC30F5" w:rsidDel="00542A31" w:rsidRDefault="00AC30F5" w:rsidP="00DD6E95">
                    <w:pPr>
                      <w:autoSpaceDE w:val="0"/>
                      <w:autoSpaceDN w:val="0"/>
                      <w:adjustRightInd w:val="0"/>
                      <w:jc w:val="left"/>
                      <w:rPr>
                        <w:ins w:id="7427" w:author="ghislain.aine" w:date="2015-11-05T11:55:00Z"/>
                        <w:del w:id="7428" w:author="Camille VACCALUT" w:date="2015-12-08T10:28:00Z"/>
                        <w:rFonts w:ascii="Consolas" w:hAnsi="Consolas" w:cs="Consolas"/>
                        <w:color w:val="000000"/>
                        <w:sz w:val="19"/>
                        <w:szCs w:val="19"/>
                        <w:highlight w:val="white"/>
                      </w:rPr>
                    </w:pPr>
                    <w:ins w:id="7429" w:author="ghislain.aine" w:date="2015-11-05T11:55:00Z">
                      <w:del w:id="7430" w:author="Camille VACCALUT" w:date="2015-12-08T10:28:00Z">
                        <w:r w:rsidDel="00542A31">
                          <w:rPr>
                            <w:rFonts w:ascii="Consolas" w:hAnsi="Consolas" w:cs="Consolas"/>
                            <w:color w:val="008000"/>
                            <w:sz w:val="19"/>
                            <w:szCs w:val="19"/>
                            <w:highlight w:val="white"/>
                          </w:rPr>
                          <w:delText>// DEMO_LOG_SERVICE ="LogService" voir GetServiceName de ILogService</w:delText>
                        </w:r>
                      </w:del>
                    </w:ins>
                  </w:p>
                  <w:p w:rsidR="00AC30F5" w:rsidRDefault="00AC30F5" w:rsidP="00DD6E95">
                    <w:pPr>
                      <w:autoSpaceDE w:val="0"/>
                      <w:autoSpaceDN w:val="0"/>
                      <w:adjustRightInd w:val="0"/>
                      <w:jc w:val="left"/>
                      <w:rPr>
                        <w:ins w:id="7431" w:author="ghislain.aine" w:date="2015-11-05T11:55:00Z"/>
                        <w:rFonts w:ascii="Consolas" w:hAnsi="Consolas" w:cs="Consolas"/>
                        <w:color w:val="000000"/>
                        <w:sz w:val="19"/>
                        <w:szCs w:val="19"/>
                        <w:highlight w:val="white"/>
                      </w:rPr>
                    </w:pPr>
                    <w:ins w:id="7432" w:author="ghislain.aine" w:date="2015-11-05T11:55:00Z">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r>
                        <w:rPr>
                          <w:rFonts w:ascii="Consolas" w:hAnsi="Consolas" w:cs="Consolas"/>
                          <w:color w:val="000080"/>
                          <w:sz w:val="19"/>
                          <w:szCs w:val="19"/>
                          <w:highlight w:val="white"/>
                        </w:rPr>
                        <w:t>service</w:t>
                      </w:r>
                      <w:r>
                        <w:rPr>
                          <w:rFonts w:ascii="Consolas" w:hAnsi="Consolas" w:cs="Consolas"/>
                          <w:color w:val="000000"/>
                          <w:sz w:val="19"/>
                          <w:szCs w:val="19"/>
                          <w:highlight w:val="white"/>
                        </w:rPr>
                        <w:t>) {</w:t>
                      </w:r>
                    </w:ins>
                  </w:p>
                  <w:p w:rsidR="00AC30F5" w:rsidRDefault="00AC30F5" w:rsidP="00DD6E95">
                    <w:pPr>
                      <w:autoSpaceDE w:val="0"/>
                      <w:autoSpaceDN w:val="0"/>
                      <w:adjustRightInd w:val="0"/>
                      <w:jc w:val="left"/>
                      <w:rPr>
                        <w:ins w:id="7433" w:author="ghislain.aine" w:date="2015-11-05T11:55:00Z"/>
                        <w:rFonts w:ascii="Consolas" w:hAnsi="Consolas" w:cs="Consolas"/>
                        <w:color w:val="000000"/>
                        <w:sz w:val="19"/>
                        <w:szCs w:val="19"/>
                        <w:highlight w:val="white"/>
                      </w:rPr>
                    </w:pPr>
                    <w:ins w:id="7434" w:author="ghislain.aine" w:date="2015-11-05T11:55:00Z">
                      <w:r>
                        <w:rPr>
                          <w:rFonts w:ascii="Consolas" w:hAnsi="Consolas" w:cs="Consolas"/>
                          <w:color w:val="000000"/>
                          <w:sz w:val="19"/>
                          <w:szCs w:val="19"/>
                          <w:highlight w:val="white"/>
                        </w:rPr>
                        <w:tab/>
                      </w:r>
                      <w:proofErr w:type="spellStart"/>
                      <w:r>
                        <w:rPr>
                          <w:rFonts w:ascii="Consolas" w:hAnsi="Consolas" w:cs="Consolas"/>
                          <w:color w:val="216F85"/>
                          <w:sz w:val="19"/>
                          <w:szCs w:val="19"/>
                          <w:highlight w:val="white"/>
                        </w:rPr>
                        <w:t>ILogService</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80"/>
                          <w:sz w:val="19"/>
                          <w:szCs w:val="19"/>
                          <w:highlight w:val="white"/>
                        </w:rPr>
                        <w:t>log_service</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FF"/>
                          <w:sz w:val="19"/>
                          <w:szCs w:val="19"/>
                          <w:highlight w:val="white"/>
                        </w:rPr>
                        <w:t>dynamic_cast</w:t>
                      </w:r>
                      <w:proofErr w:type="spellEnd"/>
                      <w:r>
                        <w:rPr>
                          <w:rFonts w:ascii="Consolas" w:hAnsi="Consolas" w:cs="Consolas"/>
                          <w:color w:val="000000"/>
                          <w:sz w:val="19"/>
                          <w:szCs w:val="19"/>
                          <w:highlight w:val="white"/>
                        </w:rPr>
                        <w:t>&lt;</w:t>
                      </w:r>
                      <w:proofErr w:type="spellStart"/>
                      <w:r>
                        <w:rPr>
                          <w:rFonts w:ascii="Consolas" w:hAnsi="Consolas" w:cs="Consolas"/>
                          <w:color w:val="216F85"/>
                          <w:sz w:val="19"/>
                          <w:szCs w:val="19"/>
                          <w:highlight w:val="white"/>
                        </w:rPr>
                        <w:t>ILogService</w:t>
                      </w:r>
                      <w:proofErr w:type="spellEnd"/>
                      <w:r>
                        <w:rPr>
                          <w:rFonts w:ascii="Consolas" w:hAnsi="Consolas" w:cs="Consolas"/>
                          <w:color w:val="000000"/>
                          <w:sz w:val="19"/>
                          <w:szCs w:val="19"/>
                          <w:highlight w:val="white"/>
                        </w:rPr>
                        <w:t>*&gt;(</w:t>
                      </w:r>
                      <w:r>
                        <w:rPr>
                          <w:rFonts w:ascii="Consolas" w:hAnsi="Consolas" w:cs="Consolas"/>
                          <w:color w:val="000080"/>
                          <w:sz w:val="19"/>
                          <w:szCs w:val="19"/>
                          <w:highlight w:val="white"/>
                        </w:rPr>
                        <w:t>service</w:t>
                      </w:r>
                      <w:r>
                        <w:rPr>
                          <w:rFonts w:ascii="Consolas" w:hAnsi="Consolas" w:cs="Consolas"/>
                          <w:color w:val="000000"/>
                          <w:sz w:val="19"/>
                          <w:szCs w:val="19"/>
                          <w:highlight w:val="white"/>
                        </w:rPr>
                        <w:t>);</w:t>
                      </w:r>
                    </w:ins>
                  </w:p>
                  <w:p w:rsidR="00AC30F5" w:rsidRDefault="00AC30F5" w:rsidP="00DD6E95">
                    <w:pPr>
                      <w:autoSpaceDE w:val="0"/>
                      <w:autoSpaceDN w:val="0"/>
                      <w:adjustRightInd w:val="0"/>
                      <w:jc w:val="left"/>
                      <w:rPr>
                        <w:ins w:id="7435" w:author="ghislain.aine" w:date="2015-11-05T11:55:00Z"/>
                        <w:rFonts w:ascii="Consolas" w:hAnsi="Consolas" w:cs="Consolas"/>
                        <w:color w:val="000000"/>
                        <w:sz w:val="19"/>
                        <w:szCs w:val="19"/>
                        <w:highlight w:val="white"/>
                      </w:rPr>
                    </w:pPr>
                    <w:ins w:id="7436" w:author="ghislain.aine" w:date="2015-11-05T11:55:00Z">
                      <w:r>
                        <w:rPr>
                          <w:rFonts w:ascii="Consolas" w:hAnsi="Consolas" w:cs="Consolas"/>
                          <w:color w:val="000000"/>
                          <w:sz w:val="19"/>
                          <w:szCs w:val="19"/>
                          <w:highlight w:val="white"/>
                        </w:rPr>
                        <w:tab/>
                      </w:r>
                      <w:proofErr w:type="spellStart"/>
                      <w:r>
                        <w:rPr>
                          <w:rFonts w:ascii="Consolas" w:hAnsi="Consolas" w:cs="Consolas"/>
                          <w:color w:val="000080"/>
                          <w:sz w:val="19"/>
                          <w:szCs w:val="19"/>
                          <w:highlight w:val="white"/>
                        </w:rPr>
                        <w:t>log_service</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write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"test"</w:t>
                      </w:r>
                      <w:r>
                        <w:rPr>
                          <w:rFonts w:ascii="Consolas" w:hAnsi="Consolas" w:cs="Consolas"/>
                          <w:color w:val="000000"/>
                          <w:sz w:val="19"/>
                          <w:szCs w:val="19"/>
                          <w:highlight w:val="white"/>
                        </w:rPr>
                        <w:t>);</w:t>
                      </w:r>
                    </w:ins>
                  </w:p>
                  <w:p w:rsidR="00AC30F5" w:rsidRPr="00DD6E95" w:rsidDel="00DD6E95" w:rsidRDefault="00AC30F5" w:rsidP="00DD6E95">
                    <w:pPr>
                      <w:autoSpaceDE w:val="0"/>
                      <w:autoSpaceDN w:val="0"/>
                      <w:adjustRightInd w:val="0"/>
                      <w:jc w:val="left"/>
                      <w:rPr>
                        <w:del w:id="7437" w:author="ghislain.aine" w:date="2015-11-05T11:55:00Z"/>
                        <w:rFonts w:ascii="Consolas" w:hAnsi="Consolas" w:cs="Consolas"/>
                        <w:color w:val="000000"/>
                        <w:sz w:val="19"/>
                        <w:szCs w:val="19"/>
                        <w:highlight w:val="white"/>
                        <w:lang w:val="en-US"/>
                      </w:rPr>
                    </w:pPr>
                    <w:ins w:id="7438" w:author="ghislain.aine" w:date="2015-11-05T11:55:00Z">
                      <w:r>
                        <w:rPr>
                          <w:rFonts w:ascii="Consolas" w:hAnsi="Consolas" w:cs="Consolas"/>
                          <w:color w:val="000000"/>
                          <w:sz w:val="19"/>
                          <w:szCs w:val="19"/>
                          <w:highlight w:val="white"/>
                        </w:rPr>
                        <w:t>}</w:t>
                      </w:r>
                    </w:ins>
                    <w:del w:id="7439" w:author="ghislain.aine" w:date="2015-11-05T11:55:00Z">
                      <w:r w:rsidRPr="00DD6E95" w:rsidDel="00DD6E95">
                        <w:rPr>
                          <w:rFonts w:ascii="Consolas" w:hAnsi="Consolas" w:cs="Consolas"/>
                          <w:color w:val="216F85"/>
                          <w:sz w:val="19"/>
                          <w:szCs w:val="19"/>
                          <w:highlight w:val="white"/>
                          <w:lang w:val="en-US"/>
                        </w:rPr>
                        <w:delText>ConfigManager</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880000"/>
                          <w:sz w:val="19"/>
                          <w:szCs w:val="19"/>
                          <w:highlight w:val="white"/>
                          <w:lang w:val="en-US"/>
                        </w:rPr>
                        <w:delText>ConfigManager</w:delText>
                      </w:r>
                      <w:r w:rsidRPr="00DD6E95" w:rsidDel="00DD6E95">
                        <w:rPr>
                          <w:rFonts w:ascii="Consolas" w:hAnsi="Consolas" w:cs="Consolas"/>
                          <w:color w:val="000000"/>
                          <w:sz w:val="19"/>
                          <w:szCs w:val="19"/>
                          <w:highlight w:val="white"/>
                          <w:lang w:val="en-US"/>
                        </w:rPr>
                        <w:delText>() :</w:delText>
                      </w:r>
                    </w:del>
                  </w:p>
                  <w:p w:rsidR="00AC30F5" w:rsidRPr="00DD6E95" w:rsidDel="00DD6E95" w:rsidRDefault="00AC30F5" w:rsidP="00DD6E95">
                    <w:pPr>
                      <w:autoSpaceDE w:val="0"/>
                      <w:autoSpaceDN w:val="0"/>
                      <w:adjustRightInd w:val="0"/>
                      <w:jc w:val="left"/>
                      <w:rPr>
                        <w:del w:id="7440" w:author="ghislain.aine" w:date="2015-11-05T11:55:00Z"/>
                        <w:rFonts w:ascii="Consolas" w:hAnsi="Consolas" w:cs="Consolas"/>
                        <w:color w:val="000000"/>
                        <w:sz w:val="19"/>
                        <w:szCs w:val="19"/>
                        <w:highlight w:val="white"/>
                        <w:lang w:val="en-US"/>
                      </w:rPr>
                    </w:pPr>
                    <w:del w:id="7441"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216F85"/>
                          <w:sz w:val="19"/>
                          <w:szCs w:val="19"/>
                          <w:highlight w:val="white"/>
                          <w:lang w:val="en-US"/>
                        </w:rPr>
                        <w:delText>StreamWork</w:delText>
                      </w:r>
                      <w:r w:rsidRPr="00DD6E95" w:rsidDel="00DD6E95">
                        <w:rPr>
                          <w:rFonts w:ascii="Consolas" w:hAnsi="Consolas" w:cs="Consolas"/>
                          <w:color w:val="2B91AF"/>
                          <w:sz w:val="19"/>
                          <w:szCs w:val="19"/>
                          <w:highlight w:val="white"/>
                          <w:lang w:val="en-US"/>
                        </w:rPr>
                        <w:delText>::</w:delText>
                      </w:r>
                      <w:r w:rsidRPr="00DD6E95" w:rsidDel="00DD6E95">
                        <w:rPr>
                          <w:rFonts w:ascii="Consolas" w:hAnsi="Consolas" w:cs="Consolas"/>
                          <w:color w:val="216F85"/>
                          <w:sz w:val="19"/>
                          <w:szCs w:val="19"/>
                          <w:highlight w:val="white"/>
                          <w:lang w:val="en-US"/>
                        </w:rPr>
                        <w:delText>SwFoundation</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216F85"/>
                          <w:sz w:val="19"/>
                          <w:szCs w:val="19"/>
                          <w:highlight w:val="white"/>
                          <w:lang w:val="en-US"/>
                        </w:rPr>
                        <w:delText>SwAssistedComponent</w:delText>
                      </w:r>
                      <w:r w:rsidRPr="00DD6E95" w:rsidDel="00DD6E95">
                        <w:rPr>
                          <w:rFonts w:ascii="Consolas" w:hAnsi="Consolas" w:cs="Consolas"/>
                          <w:color w:val="000000"/>
                          <w:sz w:val="19"/>
                          <w:szCs w:val="19"/>
                          <w:highlight w:val="white"/>
                          <w:lang w:val="en-US"/>
                        </w:rPr>
                        <w:delText>(),</w:delText>
                      </w:r>
                    </w:del>
                  </w:p>
                  <w:p w:rsidR="00AC30F5" w:rsidRPr="00DD6E95" w:rsidDel="00DD6E95" w:rsidRDefault="00AC30F5" w:rsidP="00DD6E95">
                    <w:pPr>
                      <w:autoSpaceDE w:val="0"/>
                      <w:autoSpaceDN w:val="0"/>
                      <w:adjustRightInd w:val="0"/>
                      <w:jc w:val="left"/>
                      <w:rPr>
                        <w:del w:id="7442" w:author="ghislain.aine" w:date="2015-11-05T11:55:00Z"/>
                        <w:rFonts w:ascii="Consolas" w:hAnsi="Consolas" w:cs="Consolas"/>
                        <w:color w:val="000000"/>
                        <w:sz w:val="19"/>
                        <w:szCs w:val="19"/>
                        <w:highlight w:val="white"/>
                        <w:lang w:val="en-US"/>
                      </w:rPr>
                    </w:pPr>
                    <w:del w:id="7443"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000080"/>
                          <w:sz w:val="19"/>
                          <w:szCs w:val="19"/>
                          <w:highlight w:val="white"/>
                          <w:lang w:val="en-US"/>
                        </w:rPr>
                        <w:delText>_log_service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0000FF"/>
                          <w:sz w:val="19"/>
                          <w:szCs w:val="19"/>
                          <w:highlight w:val="white"/>
                          <w:lang w:val="en-US"/>
                        </w:rPr>
                        <w:delText>new</w:delText>
                      </w:r>
                      <w:r w:rsidRPr="00DD6E95" w:rsidDel="00DD6E95">
                        <w:rPr>
                          <w:rFonts w:ascii="Consolas" w:hAnsi="Consolas" w:cs="Consolas"/>
                          <w:color w:val="000000"/>
                          <w:sz w:val="19"/>
                          <w:szCs w:val="19"/>
                          <w:highlight w:val="white"/>
                          <w:lang w:val="en-US"/>
                        </w:rPr>
                        <w:delText xml:space="preserve"> </w:delText>
                      </w:r>
                      <w:r w:rsidRPr="00DD6E95" w:rsidDel="00DD6E95">
                        <w:rPr>
                          <w:rFonts w:ascii="Consolas" w:hAnsi="Consolas" w:cs="Consolas"/>
                          <w:color w:val="216F85"/>
                          <w:sz w:val="19"/>
                          <w:szCs w:val="19"/>
                          <w:highlight w:val="white"/>
                          <w:lang w:val="en-US"/>
                        </w:rPr>
                        <w:delText>LogService</w:delText>
                      </w:r>
                      <w:r w:rsidRPr="00DD6E95" w:rsidDel="00DD6E95">
                        <w:rPr>
                          <w:rFonts w:ascii="Consolas" w:hAnsi="Consolas" w:cs="Consolas"/>
                          <w:color w:val="000000"/>
                          <w:sz w:val="19"/>
                          <w:szCs w:val="19"/>
                          <w:highlight w:val="white"/>
                          <w:lang w:val="en-US"/>
                        </w:rPr>
                        <w:delText>)</w:delText>
                      </w:r>
                    </w:del>
                  </w:p>
                  <w:p w:rsidR="00AC30F5" w:rsidRPr="00DD6E95" w:rsidDel="00DD6E95" w:rsidRDefault="00AC30F5" w:rsidP="00DD6E95">
                    <w:pPr>
                      <w:autoSpaceDE w:val="0"/>
                      <w:autoSpaceDN w:val="0"/>
                      <w:adjustRightInd w:val="0"/>
                      <w:jc w:val="left"/>
                      <w:rPr>
                        <w:del w:id="7444" w:author="ghislain.aine" w:date="2015-11-05T11:55:00Z"/>
                        <w:rFonts w:ascii="Consolas" w:hAnsi="Consolas" w:cs="Consolas"/>
                        <w:color w:val="000000"/>
                        <w:sz w:val="19"/>
                        <w:szCs w:val="19"/>
                        <w:highlight w:val="white"/>
                        <w:lang w:val="en-US"/>
                      </w:rPr>
                    </w:pPr>
                    <w:del w:id="7445" w:author="ghislain.aine" w:date="2015-11-05T11:55:00Z">
                      <w:r w:rsidRPr="00DD6E95" w:rsidDel="00DD6E95">
                        <w:rPr>
                          <w:rFonts w:ascii="Consolas" w:hAnsi="Consolas" w:cs="Consolas"/>
                          <w:color w:val="000000"/>
                          <w:sz w:val="19"/>
                          <w:szCs w:val="19"/>
                          <w:highlight w:val="white"/>
                          <w:lang w:val="en-US"/>
                        </w:rPr>
                        <w:delText>{</w:delText>
                      </w:r>
                    </w:del>
                  </w:p>
                  <w:p w:rsidR="00AC30F5" w:rsidRPr="00DD6E95" w:rsidDel="00DD6E95" w:rsidRDefault="00AC30F5" w:rsidP="00DD6E95">
                    <w:pPr>
                      <w:autoSpaceDE w:val="0"/>
                      <w:autoSpaceDN w:val="0"/>
                      <w:adjustRightInd w:val="0"/>
                      <w:jc w:val="left"/>
                      <w:rPr>
                        <w:del w:id="7446" w:author="ghislain.aine" w:date="2015-11-05T11:55:00Z"/>
                        <w:rFonts w:ascii="Consolas" w:hAnsi="Consolas" w:cs="Consolas"/>
                        <w:color w:val="000000"/>
                        <w:sz w:val="19"/>
                        <w:szCs w:val="19"/>
                        <w:highlight w:val="white"/>
                        <w:lang w:val="en-US"/>
                      </w:rPr>
                    </w:pPr>
                    <w:del w:id="7447"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6F008A"/>
                          <w:sz w:val="19"/>
                          <w:szCs w:val="19"/>
                          <w:highlight w:val="white"/>
                          <w:lang w:val="en-US"/>
                        </w:rPr>
                        <w:delText>SW_APP</w:delText>
                      </w:r>
                      <w:r w:rsidRPr="00DD6E95" w:rsidDel="00DD6E95">
                        <w:rPr>
                          <w:rFonts w:ascii="Consolas" w:hAnsi="Consolas" w:cs="Consolas"/>
                          <w:color w:val="000000"/>
                          <w:sz w:val="19"/>
                          <w:szCs w:val="19"/>
                          <w:highlight w:val="white"/>
                          <w:lang w:val="en-US"/>
                        </w:rPr>
                        <w:delText>-&gt;</w:delText>
                      </w:r>
                      <w:r w:rsidRPr="00DD6E95" w:rsidDel="00DD6E95">
                        <w:rPr>
                          <w:rFonts w:ascii="Consolas" w:hAnsi="Consolas" w:cs="Consolas"/>
                          <w:color w:val="880000"/>
                          <w:sz w:val="19"/>
                          <w:szCs w:val="19"/>
                          <w:highlight w:val="white"/>
                          <w:lang w:val="en-US"/>
                        </w:rPr>
                        <w:delText>RegisterService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000080"/>
                          <w:sz w:val="19"/>
                          <w:szCs w:val="19"/>
                          <w:highlight w:val="white"/>
                          <w:lang w:val="en-US"/>
                        </w:rPr>
                        <w:delText>_log_service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880000"/>
                          <w:sz w:val="19"/>
                          <w:szCs w:val="19"/>
                          <w:highlight w:val="white"/>
                          <w:lang w:val="en-US"/>
                        </w:rPr>
                        <w:delText>get</w:delText>
                      </w:r>
                      <w:r w:rsidRPr="00DD6E95" w:rsidDel="00DD6E95">
                        <w:rPr>
                          <w:rFonts w:ascii="Consolas" w:hAnsi="Consolas" w:cs="Consolas"/>
                          <w:color w:val="000000"/>
                          <w:sz w:val="19"/>
                          <w:szCs w:val="19"/>
                          <w:highlight w:val="white"/>
                          <w:lang w:val="en-US"/>
                        </w:rPr>
                        <w:delText>());</w:delText>
                      </w:r>
                    </w:del>
                  </w:p>
                  <w:p w:rsidR="00AC30F5" w:rsidRPr="00E71FE0" w:rsidRDefault="00AC30F5" w:rsidP="00DD6E95">
                    <w:pPr>
                      <w:autoSpaceDE w:val="0"/>
                      <w:autoSpaceDN w:val="0"/>
                      <w:adjustRightInd w:val="0"/>
                      <w:jc w:val="left"/>
                      <w:rPr>
                        <w:lang w:val="en-US"/>
                      </w:rPr>
                    </w:pPr>
                    <w:del w:id="7448" w:author="ghislain.aine" w:date="2015-11-05T11:55:00Z">
                      <w:r w:rsidDel="00DD6E95">
                        <w:rPr>
                          <w:rFonts w:ascii="Consolas" w:hAnsi="Consolas" w:cs="Consolas"/>
                          <w:color w:val="000000"/>
                          <w:sz w:val="19"/>
                          <w:szCs w:val="19"/>
                          <w:highlight w:val="white"/>
                        </w:rPr>
                        <w:delText>}</w:delText>
                      </w:r>
                    </w:del>
                  </w:p>
                </w:txbxContent>
              </v:textbox>
              <w10:wrap type="none"/>
              <w10:anchorlock/>
            </v:shape>
          </w:pict>
        </w:r>
      </w:ins>
    </w:p>
    <w:p w:rsidR="00723341" w:rsidDel="00DD6E95" w:rsidRDefault="002551A0" w:rsidP="00781A32">
      <w:pPr>
        <w:pStyle w:val="Code"/>
        <w:rPr>
          <w:ins w:id="7449" w:author="Giacomo Rombaut" w:date="2015-04-21T13:57:00Z"/>
          <w:del w:id="7450" w:author="ghislain.aine" w:date="2015-11-05T11:55:00Z"/>
          <w:noProof/>
        </w:rPr>
      </w:pPr>
      <w:del w:id="7451" w:author="ghislain.aine" w:date="2015-11-05T11:55:00Z">
        <w:r w:rsidRPr="002551A0" w:rsidDel="00DD6E95">
          <w:rPr>
            <w:noProof/>
          </w:rPr>
          <w:delText>ISwService * service = SW_APP-&gt;QueryService(CG_SW_LOG_SERVICE);</w:delText>
        </w:r>
      </w:del>
    </w:p>
    <w:p w:rsidR="00A66482" w:rsidRPr="00723341" w:rsidDel="00DD6E95" w:rsidRDefault="004D7EE5" w:rsidP="00781A32">
      <w:pPr>
        <w:pStyle w:val="Code"/>
        <w:rPr>
          <w:del w:id="7452" w:author="ghislain.aine" w:date="2015-11-05T11:55:00Z"/>
          <w:noProof/>
          <w:color w:val="4F81BD" w:themeColor="accent1"/>
          <w:rPrChange w:id="7453" w:author="Giacomo Rombaut" w:date="2015-04-21T13:58:00Z">
            <w:rPr>
              <w:del w:id="7454" w:author="ghislain.aine" w:date="2015-11-05T11:55:00Z"/>
              <w:noProof/>
            </w:rPr>
          </w:rPrChange>
        </w:rPr>
      </w:pPr>
      <w:del w:id="7455" w:author="ghislain.aine" w:date="2015-11-05T11:55:00Z">
        <w:r w:rsidRPr="004D7EE5">
          <w:rPr>
            <w:noProof/>
            <w:color w:val="4F81BD" w:themeColor="accent1"/>
            <w:rPrChange w:id="7456" w:author="Giacomo Rombaut" w:date="2015-04-21T13:58:00Z">
              <w:rPr>
                <w:noProof/>
                <w:color w:val="0000FF" w:themeColor="hyperlink"/>
                <w:u w:val="single"/>
              </w:rPr>
            </w:rPrChange>
          </w:rPr>
          <w:delText>//</w:delText>
        </w:r>
        <w:r w:rsidRPr="004D7EE5">
          <w:rPr>
            <w:noProof/>
            <w:color w:val="4F81BD" w:themeColor="accent1"/>
            <w:sz w:val="20"/>
            <w:szCs w:val="20"/>
            <w:rPrChange w:id="7457" w:author="Giacomo Rombaut" w:date="2015-04-21T13:58:00Z">
              <w:rPr>
                <w:noProof/>
                <w:color w:val="A31515"/>
                <w:sz w:val="20"/>
                <w:szCs w:val="20"/>
                <w:u w:val="single"/>
              </w:rPr>
            </w:rPrChange>
          </w:rPr>
          <w:delText xml:space="preserve"> </w:delText>
        </w:r>
        <w:r w:rsidRPr="004D7EE5">
          <w:rPr>
            <w:noProof/>
            <w:color w:val="4F81BD" w:themeColor="accent1"/>
            <w:rPrChange w:id="7458" w:author="Giacomo Rombaut" w:date="2015-04-21T13:58:00Z">
              <w:rPr>
                <w:noProof/>
                <w:color w:val="0000FF" w:themeColor="hyperlink"/>
                <w:u w:val="single"/>
              </w:rPr>
            </w:rPrChange>
          </w:rPr>
          <w:delText>CG_SW_LOG_SERVICE</w:delText>
        </w:r>
        <w:r w:rsidRPr="004D7EE5">
          <w:rPr>
            <w:noProof/>
            <w:color w:val="4F81BD" w:themeColor="accent1"/>
            <w:sz w:val="20"/>
            <w:szCs w:val="20"/>
            <w:rPrChange w:id="7459" w:author="Giacomo Rombaut" w:date="2015-04-21T13:58:00Z">
              <w:rPr>
                <w:noProof/>
                <w:color w:val="A31515"/>
                <w:sz w:val="20"/>
                <w:szCs w:val="20"/>
                <w:u w:val="single"/>
              </w:rPr>
            </w:rPrChange>
          </w:rPr>
          <w:delText xml:space="preserve"> ="LogService" voir GetServiceName de ILogService</w:delText>
        </w:r>
      </w:del>
    </w:p>
    <w:p w:rsidR="00A66482" w:rsidRPr="00D002B4" w:rsidDel="00DD6E95" w:rsidRDefault="002551A0" w:rsidP="00781A32">
      <w:pPr>
        <w:pStyle w:val="Code"/>
        <w:rPr>
          <w:del w:id="7460" w:author="ghislain.aine" w:date="2015-11-05T11:55:00Z"/>
          <w:noProof/>
        </w:rPr>
      </w:pPr>
      <w:del w:id="7461" w:author="ghislain.aine" w:date="2015-11-05T11:55:00Z">
        <w:r w:rsidRPr="002551A0" w:rsidDel="00DD6E95">
          <w:rPr>
            <w:noProof/>
            <w:color w:val="0000FF"/>
          </w:rPr>
          <w:delText>if</w:delText>
        </w:r>
        <w:r w:rsidRPr="002551A0" w:rsidDel="00DD6E95">
          <w:rPr>
            <w:noProof/>
          </w:rPr>
          <w:delText xml:space="preserve"> (service) {</w:delText>
        </w:r>
      </w:del>
    </w:p>
    <w:p w:rsidR="00A66482" w:rsidDel="00DD6E95" w:rsidRDefault="002551A0" w:rsidP="00781A32">
      <w:pPr>
        <w:pStyle w:val="Code"/>
        <w:rPr>
          <w:del w:id="7462" w:author="ghislain.aine" w:date="2015-11-05T11:55:00Z"/>
          <w:noProof/>
          <w:lang w:val="en-US"/>
        </w:rPr>
      </w:pPr>
      <w:del w:id="7463" w:author="ghislain.aine" w:date="2015-11-05T11:55:00Z">
        <w:r w:rsidRPr="002551A0" w:rsidDel="00DD6E95">
          <w:rPr>
            <w:noProof/>
          </w:rPr>
          <w:tab/>
        </w:r>
        <w:r w:rsidR="00A66482" w:rsidRPr="00A66482" w:rsidDel="00DD6E95">
          <w:rPr>
            <w:noProof/>
            <w:lang w:val="en-US"/>
          </w:rPr>
          <w:delText xml:space="preserve">ILogService * logService = </w:delText>
        </w:r>
        <w:r w:rsidR="00A66482" w:rsidRPr="00A66482" w:rsidDel="00DD6E95">
          <w:rPr>
            <w:noProof/>
            <w:color w:val="0000FF"/>
            <w:lang w:val="en-US"/>
          </w:rPr>
          <w:delText>dynamic_cast</w:delText>
        </w:r>
        <w:r w:rsidR="00A66482" w:rsidRPr="00A66482" w:rsidDel="00DD6E95">
          <w:rPr>
            <w:noProof/>
            <w:lang w:val="en-US"/>
          </w:rPr>
          <w:delText>&lt;ILogService*&gt;(service);</w:delText>
        </w:r>
      </w:del>
    </w:p>
    <w:p w:rsidR="00A66482" w:rsidDel="00DD6E95" w:rsidRDefault="00A66482" w:rsidP="00781A32">
      <w:pPr>
        <w:pStyle w:val="Code"/>
        <w:rPr>
          <w:del w:id="7464" w:author="ghislain.aine" w:date="2015-11-05T11:55:00Z"/>
          <w:noProof/>
          <w:lang w:val="en-US"/>
        </w:rPr>
      </w:pPr>
      <w:del w:id="7465" w:author="ghislain.aine" w:date="2015-11-05T11:55:00Z">
        <w:r w:rsidDel="00DD6E95">
          <w:rPr>
            <w:noProof/>
            <w:lang w:val="en-US"/>
          </w:rPr>
          <w:tab/>
        </w:r>
        <w:r w:rsidRPr="00A66482" w:rsidDel="00DD6E95">
          <w:rPr>
            <w:noProof/>
            <w:lang w:val="en-US"/>
          </w:rPr>
          <w:delText>logService-&gt;write(</w:delText>
        </w:r>
        <w:r w:rsidRPr="00A66482" w:rsidDel="00DD6E95">
          <w:rPr>
            <w:noProof/>
            <w:color w:val="A31515"/>
            <w:lang w:val="en-US"/>
          </w:rPr>
          <w:delText>"test"</w:delText>
        </w:r>
        <w:r w:rsidRPr="00A66482" w:rsidDel="00DD6E95">
          <w:rPr>
            <w:noProof/>
            <w:lang w:val="en-US"/>
          </w:rPr>
          <w:delText>);</w:delText>
        </w:r>
      </w:del>
    </w:p>
    <w:p w:rsidR="00A66482" w:rsidDel="00DD6E95" w:rsidRDefault="00A66482" w:rsidP="00781A32">
      <w:pPr>
        <w:pStyle w:val="Code"/>
        <w:rPr>
          <w:del w:id="7466" w:author="ghislain.aine" w:date="2015-11-05T11:55:00Z"/>
        </w:rPr>
      </w:pPr>
      <w:del w:id="7467" w:author="ghislain.aine" w:date="2015-11-05T11:55:00Z">
        <w:r w:rsidDel="00DD6E95">
          <w:rPr>
            <w:noProof/>
          </w:rPr>
          <w:delText>}</w:delText>
        </w:r>
      </w:del>
    </w:p>
    <w:p w:rsidR="00D743EA" w:rsidRDefault="00D743EA" w:rsidP="00D743EA">
      <w:pPr>
        <w:pStyle w:val="Paragraphedeliste"/>
      </w:pPr>
    </w:p>
    <w:p w:rsidR="0002771B" w:rsidDel="00F51690" w:rsidRDefault="00552168" w:rsidP="00E4115C">
      <w:pPr>
        <w:pStyle w:val="Paragraphedeliste"/>
        <w:numPr>
          <w:ilvl w:val="0"/>
          <w:numId w:val="53"/>
        </w:numPr>
        <w:rPr>
          <w:del w:id="7468" w:author="Camille VACCALUT" w:date="2015-12-08T14:10:00Z"/>
        </w:rPr>
      </w:pPr>
      <w:del w:id="7469" w:author="Camille VACCALUT" w:date="2015-12-08T09:46:00Z">
        <w:r w:rsidDel="006200E3">
          <w:delText>Créer un nouveau stream avec ces deux</w:delText>
        </w:r>
        <w:r w:rsidR="0002771B" w:rsidDel="006200E3">
          <w:delText xml:space="preserve"> composants, sans les connecter</w:delText>
        </w:r>
      </w:del>
      <w:ins w:id="7470" w:author="Camille VACCALUT" w:date="2015-12-08T09:46:00Z">
        <w:r w:rsidR="006200E3">
          <w:t xml:space="preserve">Tester le fonctionnement du service de log en utilisant un des </w:t>
        </w:r>
        <w:proofErr w:type="spellStart"/>
        <w:r w:rsidR="006200E3">
          <w:t>streams</w:t>
        </w:r>
        <w:proofErr w:type="spellEnd"/>
        <w:r w:rsidR="006200E3">
          <w:t xml:space="preserve"> utilisé</w:t>
        </w:r>
      </w:ins>
      <w:ins w:id="7471" w:author="Camille VACCALUT" w:date="2015-12-08T09:47:00Z">
        <w:r w:rsidR="006200E3">
          <w:t>s</w:t>
        </w:r>
      </w:ins>
      <w:ins w:id="7472" w:author="Camille VACCALUT" w:date="2015-12-08T09:46:00Z">
        <w:r w:rsidR="006200E3">
          <w:t xml:space="preserve"> précédemment. </w:t>
        </w:r>
      </w:ins>
    </w:p>
    <w:p w:rsidR="00A66482" w:rsidDel="006200E3" w:rsidRDefault="00552168" w:rsidP="00E4115C">
      <w:pPr>
        <w:pStyle w:val="Paragraphedeliste"/>
        <w:numPr>
          <w:ilvl w:val="0"/>
          <w:numId w:val="53"/>
        </w:numPr>
        <w:rPr>
          <w:del w:id="7473" w:author="Camille VACCALUT" w:date="2015-12-08T09:46:00Z"/>
        </w:rPr>
        <w:pPrChange w:id="7474" w:author="Camille VACCALUT" w:date="2015-12-08T14:10:00Z">
          <w:pPr>
            <w:pStyle w:val="Paragraphedeliste"/>
            <w:numPr>
              <w:numId w:val="53"/>
            </w:numPr>
            <w:ind w:hanging="360"/>
          </w:pPr>
        </w:pPrChange>
      </w:pPr>
      <w:del w:id="7475" w:author="Camille VACCALUT" w:date="2015-12-08T09:46:00Z">
        <w:r w:rsidDel="006200E3">
          <w:lastRenderedPageBreak/>
          <w:delText xml:space="preserve">Ouvrir la fenêtre du composant </w:delText>
        </w:r>
        <w:r w:rsidDel="006200E3">
          <w:delText>DemoU</w:delText>
        </w:r>
        <w:r w:rsidR="0002771B" w:rsidDel="006200E3">
          <w:delText>IComponent</w:delText>
        </w:r>
      </w:del>
      <w:ins w:id="7476" w:author="ghislain.aine" w:date="2015-11-05T11:56:00Z">
        <w:del w:id="7477" w:author="Camille VACCALUT" w:date="2015-12-08T09:46:00Z">
          <w:r w:rsidR="00DD6E95" w:rsidDel="006200E3">
            <w:delText>ValueUiCompoenent</w:delText>
          </w:r>
        </w:del>
      </w:ins>
      <w:del w:id="7478" w:author="Camille VACCALUT" w:date="2015-12-08T09:46:00Z">
        <w:r w:rsidR="0002771B" w:rsidDel="006200E3">
          <w:delText>, et effectuer le test</w:delText>
        </w:r>
      </w:del>
    </w:p>
    <w:p w:rsidR="00A66482" w:rsidRDefault="00A66482" w:rsidP="00F51690">
      <w:pPr>
        <w:pStyle w:val="Paragraphedeliste"/>
        <w:numPr>
          <w:ilvl w:val="0"/>
          <w:numId w:val="53"/>
        </w:numPr>
        <w:pPrChange w:id="7479" w:author="Camille VACCALUT" w:date="2015-12-08T14:10:00Z">
          <w:pPr>
            <w:pStyle w:val="Paragraphedeliste"/>
          </w:pPr>
        </w:pPrChange>
      </w:pPr>
    </w:p>
    <w:p w:rsidR="00912FD2" w:rsidRPr="00044048" w:rsidDel="00F51690" w:rsidRDefault="00912FD2" w:rsidP="00DC78B5">
      <w:pPr>
        <w:pStyle w:val="Paragraphedeliste"/>
        <w:rPr>
          <w:del w:id="7480" w:author="Camille VACCALUT" w:date="2015-12-08T14:10:00Z"/>
        </w:rPr>
      </w:pPr>
    </w:p>
    <w:p w:rsidR="004D091E" w:rsidRDefault="004D091E">
      <w:pPr>
        <w:pStyle w:val="Paragraphedeliste"/>
        <w:rPr>
          <w:del w:id="7481" w:author="ghislain.aine" w:date="2015-11-05T10:16:00Z"/>
        </w:rPr>
      </w:pPr>
    </w:p>
    <w:p w:rsidR="00A43A6B" w:rsidRDefault="00587850">
      <w:pPr>
        <w:ind w:left="720"/>
        <w:contextualSpacing/>
        <w:rPr>
          <w:del w:id="7482" w:author="ghislain.aine" w:date="2015-11-05T10:16:00Z"/>
        </w:rPr>
        <w:pPrChange w:id="7483" w:author="ghislain.aine" w:date="2015-11-05T10:16:00Z">
          <w:pPr/>
        </w:pPrChange>
      </w:pPr>
      <w:del w:id="7484" w:author="ghislain.aine" w:date="2015-11-05T10:16:00Z">
        <w:r w:rsidRPr="00044048" w:rsidDel="008C2508">
          <w:br w:type="page"/>
        </w:r>
      </w:del>
    </w:p>
    <w:p w:rsidR="00A43A6B" w:rsidRDefault="00912FD2">
      <w:pPr>
        <w:pStyle w:val="Titre1"/>
        <w:ind w:left="720"/>
        <w:rPr>
          <w:del w:id="7485" w:author="ghislain.aine" w:date="2015-11-05T10:16:00Z"/>
          <w:lang w:val="en-US"/>
        </w:rPr>
        <w:pPrChange w:id="7486" w:author="ghislain.aine" w:date="2015-11-05T10:16:00Z">
          <w:pPr>
            <w:pStyle w:val="Titre1"/>
          </w:pPr>
        </w:pPrChange>
      </w:pPr>
      <w:bookmarkStart w:id="7487" w:name="_Toc354393991"/>
      <w:del w:id="7488" w:author="ghislain.aine" w:date="2015-11-05T10:16:00Z">
        <w:r w:rsidRPr="00912FD2" w:rsidDel="008C2508">
          <w:rPr>
            <w:lang w:val="en-US"/>
          </w:rPr>
          <w:lastRenderedPageBreak/>
          <w:delText>ODP</w:delText>
        </w:r>
        <w:bookmarkEnd w:id="7487"/>
      </w:del>
    </w:p>
    <w:p w:rsidR="004D091E" w:rsidRDefault="004D091E">
      <w:pPr>
        <w:pStyle w:val="Paragraphedeliste"/>
        <w:rPr>
          <w:del w:id="7489" w:author="ghislain.aine" w:date="2015-11-05T10:16:00Z"/>
          <w:lang w:val="en-US"/>
        </w:rPr>
      </w:pPr>
    </w:p>
    <w:p w:rsidR="00A43A6B" w:rsidRDefault="009C145C">
      <w:pPr>
        <w:pStyle w:val="Titre2"/>
        <w:ind w:left="720"/>
        <w:rPr>
          <w:del w:id="7490" w:author="ghislain.aine" w:date="2015-11-05T10:16:00Z"/>
          <w:lang w:val="en-US"/>
        </w:rPr>
        <w:pPrChange w:id="7491" w:author="ghislain.aine" w:date="2015-11-05T10:16:00Z">
          <w:pPr>
            <w:pStyle w:val="Titre2"/>
          </w:pPr>
        </w:pPrChange>
      </w:pPr>
      <w:bookmarkStart w:id="7492" w:name="_Toc354393992"/>
      <w:del w:id="7493" w:author="ghislain.aine" w:date="2015-11-05T10:16:00Z">
        <w:r w:rsidRPr="00DB1D0A" w:rsidDel="008C2508">
          <w:delText>Présentation</w:delText>
        </w:r>
        <w:bookmarkEnd w:id="7492"/>
      </w:del>
    </w:p>
    <w:p w:rsidR="00A43A6B" w:rsidRDefault="00A43A6B">
      <w:pPr>
        <w:ind w:left="720"/>
        <w:contextualSpacing/>
        <w:rPr>
          <w:del w:id="7494" w:author="ghislain.aine" w:date="2015-11-05T10:16:00Z"/>
          <w:lang w:val="en-US"/>
        </w:rPr>
        <w:pPrChange w:id="7495" w:author="ghislain.aine" w:date="2015-11-05T10:16:00Z">
          <w:pPr/>
        </w:pPrChange>
      </w:pPr>
    </w:p>
    <w:p w:rsidR="00A43A6B" w:rsidRDefault="00213F89">
      <w:pPr>
        <w:ind w:left="720"/>
        <w:contextualSpacing/>
        <w:rPr>
          <w:del w:id="7496" w:author="ghislain.aine" w:date="2015-11-05T10:16:00Z"/>
        </w:rPr>
        <w:pPrChange w:id="7497" w:author="ghislain.aine" w:date="2015-11-05T10:16:00Z">
          <w:pPr/>
        </w:pPrChange>
      </w:pPr>
      <w:del w:id="7498" w:author="ghislain.aine" w:date="2015-11-05T10:16:00Z">
        <w:r w:rsidDel="008C2508">
          <w:delText xml:space="preserve">L'ODP, pour </w:delText>
        </w:r>
        <w:r w:rsidR="00912FD2" w:rsidRPr="00213F89" w:rsidDel="008C2508">
          <w:rPr>
            <w:b/>
          </w:rPr>
          <w:delText>O</w:delText>
        </w:r>
        <w:r w:rsidR="00912FD2" w:rsidRPr="00912FD2" w:rsidDel="008C2508">
          <w:delText xml:space="preserve">util de </w:delText>
        </w:r>
        <w:r w:rsidRPr="00213F89" w:rsidDel="008C2508">
          <w:rPr>
            <w:b/>
          </w:rPr>
          <w:delText>D</w:delText>
        </w:r>
        <w:r w:rsidR="00912FD2" w:rsidRPr="00912FD2" w:rsidDel="008C2508">
          <w:delText xml:space="preserve">escription de </w:delText>
        </w:r>
        <w:r w:rsidRPr="00213F89" w:rsidDel="008C2508">
          <w:rPr>
            <w:b/>
          </w:rPr>
          <w:delText>P</w:delText>
        </w:r>
        <w:r w:rsidDel="008C2508">
          <w:delText>rotocoles, est un environnemen</w:delText>
        </w:r>
        <w:r w:rsidR="00B764AE" w:rsidDel="008C2508">
          <w:delText>t de développement propriétaire</w:delText>
        </w:r>
        <w:r w:rsidDel="008C2508">
          <w:delText xml:space="preserve"> basé sur Eclipse RCP.</w:delText>
        </w:r>
      </w:del>
    </w:p>
    <w:p w:rsidR="00A43A6B" w:rsidRDefault="00213F89">
      <w:pPr>
        <w:ind w:left="720"/>
        <w:contextualSpacing/>
        <w:rPr>
          <w:del w:id="7499" w:author="ghislain.aine" w:date="2015-11-05T10:16:00Z"/>
        </w:rPr>
        <w:pPrChange w:id="7500" w:author="ghislain.aine" w:date="2015-11-05T10:16:00Z">
          <w:pPr/>
        </w:pPrChange>
      </w:pPr>
      <w:del w:id="7501" w:author="ghislain.aine" w:date="2015-11-05T10:16:00Z">
        <w:r w:rsidDel="008C2508">
          <w:delText>Il permet de créer des plugins et des composants dans un environnement graphique</w:delText>
        </w:r>
        <w:r w:rsidR="00FF5174" w:rsidDel="008C2508">
          <w:delText>.</w:delText>
        </w:r>
      </w:del>
    </w:p>
    <w:p w:rsidR="00A43A6B" w:rsidRDefault="00A43A6B">
      <w:pPr>
        <w:ind w:left="720"/>
        <w:contextualSpacing/>
        <w:rPr>
          <w:del w:id="7502" w:author="ghislain.aine" w:date="2015-11-05T10:16:00Z"/>
        </w:rPr>
        <w:pPrChange w:id="7503" w:author="ghislain.aine" w:date="2015-11-05T10:16:00Z">
          <w:pPr/>
        </w:pPrChange>
      </w:pPr>
    </w:p>
    <w:p w:rsidR="00A43A6B" w:rsidRDefault="00BF1B0F">
      <w:pPr>
        <w:ind w:left="720"/>
        <w:contextualSpacing/>
        <w:rPr>
          <w:del w:id="7504" w:author="ghislain.aine" w:date="2015-11-05T10:16:00Z"/>
        </w:rPr>
        <w:pPrChange w:id="7505" w:author="ghislain.aine" w:date="2015-11-05T10:16:00Z">
          <w:pPr/>
        </w:pPrChange>
      </w:pPr>
      <w:del w:id="7506" w:author="ghislain.aine" w:date="2015-11-05T10:16:00Z">
        <w:r w:rsidDel="008C2508">
          <w:delText>Une documentation assez compl</w:delText>
        </w:r>
        <w:r w:rsidR="004313EA" w:rsidDel="008C2508">
          <w:delText>è</w:delText>
        </w:r>
        <w:r w:rsidDel="008C2508">
          <w:delText xml:space="preserve">te est accessible via le menu </w:delText>
        </w:r>
        <w:r w:rsidR="004313EA" w:rsidDel="008C2508">
          <w:delText>"</w:delText>
        </w:r>
        <w:r w:rsidDel="008C2508">
          <w:delText>Help</w:delText>
        </w:r>
        <w:r w:rsidR="004313EA" w:rsidDel="008C2508">
          <w:delText>"</w:delText>
        </w:r>
        <w:r w:rsidDel="008C2508">
          <w:delText>. N'hésitez pas à la lire avant de continuer ce TP.</w:delText>
        </w:r>
      </w:del>
    </w:p>
    <w:p w:rsidR="00A43A6B" w:rsidRDefault="00A43A6B">
      <w:pPr>
        <w:ind w:left="720"/>
        <w:contextualSpacing/>
        <w:rPr>
          <w:del w:id="7507" w:author="ghislain.aine" w:date="2015-11-05T10:16:00Z"/>
        </w:rPr>
        <w:pPrChange w:id="7508" w:author="ghislain.aine" w:date="2015-11-05T10:16:00Z">
          <w:pPr/>
        </w:pPrChange>
      </w:pPr>
    </w:p>
    <w:p w:rsidR="00A43A6B" w:rsidRDefault="00FF5174">
      <w:pPr>
        <w:ind w:left="720"/>
        <w:contextualSpacing/>
        <w:rPr>
          <w:del w:id="7509" w:author="ghislain.aine" w:date="2015-11-05T10:16:00Z"/>
        </w:rPr>
        <w:pPrChange w:id="7510" w:author="ghislain.aine" w:date="2015-11-05T10:16:00Z">
          <w:pPr/>
        </w:pPrChange>
      </w:pPr>
      <w:del w:id="7511" w:author="ghislain.aine" w:date="2015-11-05T10:16:00Z">
        <w:r w:rsidDel="008C2508">
          <w:delText>Les fonctions, implémentés dans un langage semblable à du java simplifié, sont appelées "process".</w:delText>
        </w:r>
      </w:del>
    </w:p>
    <w:p w:rsidR="00A43A6B" w:rsidRDefault="00A43A6B">
      <w:pPr>
        <w:ind w:left="720"/>
        <w:contextualSpacing/>
        <w:rPr>
          <w:del w:id="7512" w:author="ghislain.aine" w:date="2015-11-05T10:16:00Z"/>
        </w:rPr>
        <w:pPrChange w:id="7513" w:author="ghislain.aine" w:date="2015-11-05T10:16:00Z">
          <w:pPr/>
        </w:pPrChange>
      </w:pPr>
    </w:p>
    <w:p w:rsidR="00A43A6B" w:rsidRDefault="00213F89">
      <w:pPr>
        <w:ind w:left="720"/>
        <w:contextualSpacing/>
        <w:rPr>
          <w:del w:id="7514" w:author="ghislain.aine" w:date="2015-11-05T10:16:00Z"/>
        </w:rPr>
        <w:pPrChange w:id="7515" w:author="ghislain.aine" w:date="2015-11-05T10:16:00Z">
          <w:pPr/>
        </w:pPrChange>
      </w:pPr>
      <w:del w:id="7516" w:author="ghislain.aine" w:date="2015-11-05T10:16:00Z">
        <w:r w:rsidDel="008C2508">
          <w:delText>L'ODP a pour but de générer des mécanismes de décodage et d'encodage de messageries.</w:delText>
        </w:r>
      </w:del>
    </w:p>
    <w:p w:rsidR="00A43A6B" w:rsidRDefault="00213F89">
      <w:pPr>
        <w:ind w:left="720"/>
        <w:contextualSpacing/>
        <w:rPr>
          <w:del w:id="7517" w:author="ghislain.aine" w:date="2015-11-05T10:16:00Z"/>
        </w:rPr>
        <w:pPrChange w:id="7518" w:author="ghislain.aine" w:date="2015-11-05T10:16:00Z">
          <w:pPr/>
        </w:pPrChange>
      </w:pPr>
      <w:del w:id="7519" w:author="ghislain.aine" w:date="2015-11-05T10:16:00Z">
        <w:r w:rsidDel="008C2508">
          <w:delText>Les composants créés présentent les mêmes caractéristiques que ceux vus précédemment (pins, interfaces, services, etc.)</w:delText>
        </w:r>
      </w:del>
    </w:p>
    <w:p w:rsidR="00A43A6B" w:rsidRDefault="00A43A6B">
      <w:pPr>
        <w:ind w:left="720"/>
        <w:contextualSpacing/>
        <w:rPr>
          <w:del w:id="7520" w:author="ghislain.aine" w:date="2015-11-05T10:16:00Z"/>
        </w:rPr>
        <w:pPrChange w:id="7521" w:author="ghislain.aine" w:date="2015-11-05T10:16:00Z">
          <w:pPr/>
        </w:pPrChange>
      </w:pPr>
    </w:p>
    <w:p w:rsidR="00A43A6B" w:rsidRDefault="002D1481">
      <w:pPr>
        <w:ind w:left="720"/>
        <w:contextualSpacing/>
        <w:rPr>
          <w:del w:id="7522" w:author="ghislain.aine" w:date="2015-11-05T10:16:00Z"/>
          <w:noProof/>
          <w:lang w:eastAsia="fr-FR"/>
        </w:rPr>
        <w:pPrChange w:id="7523" w:author="ghislain.aine" w:date="2015-11-05T10:16:00Z">
          <w:pPr/>
        </w:pPrChange>
      </w:pPr>
      <w:del w:id="7524" w:author="ghislain.aine" w:date="2015-11-05T10:16:00Z">
        <w:r w:rsidDel="008C2508">
          <w:rPr>
            <w:noProof/>
            <w:lang w:eastAsia="fr-FR"/>
          </w:rPr>
          <w:delText xml:space="preserve">Légende: </w:delText>
        </w:r>
      </w:del>
    </w:p>
    <w:p w:rsidR="004D091E" w:rsidRDefault="00A43A6B">
      <w:pPr>
        <w:pStyle w:val="Paragraphedeliste"/>
        <w:numPr>
          <w:ilvl w:val="0"/>
          <w:numId w:val="54"/>
        </w:numPr>
        <w:rPr>
          <w:del w:id="7525" w:author="ghislain.aine" w:date="2015-11-05T10:16:00Z"/>
          <w:noProof/>
          <w:lang w:eastAsia="fr-FR"/>
        </w:rPr>
      </w:pPr>
      <w:del w:id="7526" w:author="ghislain.aine" w:date="2015-11-05T10:16:00Z">
        <w:r>
          <w:rPr>
            <w:noProof/>
            <w:lang w:eastAsia="fr-FR"/>
            <w:rPrChange w:id="7527" w:author="Unknown">
              <w:rPr>
                <w:noProof/>
                <w:color w:val="0000FF" w:themeColor="hyperlink"/>
                <w:u w:val="single"/>
                <w:lang w:eastAsia="fr-FR"/>
              </w:rPr>
            </w:rPrChange>
          </w:rPr>
          <w:drawing>
            <wp:inline distT="0" distB="0" distL="0" distR="0">
              <wp:extent cx="295275" cy="209550"/>
              <wp:effectExtent l="19050" t="0" r="9525" b="0"/>
              <wp:docPr id="4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sidR="00DB1D0A" w:rsidDel="008C2508">
          <w:rPr>
            <w:noProof/>
            <w:lang w:eastAsia="fr-FR"/>
          </w:rPr>
          <w:delText xml:space="preserve"> P</w:delText>
        </w:r>
        <w:r w:rsidR="002D1481" w:rsidDel="008C2508">
          <w:rPr>
            <w:noProof/>
            <w:lang w:eastAsia="fr-FR"/>
          </w:rPr>
          <w:delText>oint rouge = généré automatiquement</w:delText>
        </w:r>
      </w:del>
    </w:p>
    <w:p w:rsidR="004D091E" w:rsidRDefault="00A43A6B">
      <w:pPr>
        <w:pStyle w:val="Paragraphedeliste"/>
        <w:numPr>
          <w:ilvl w:val="0"/>
          <w:numId w:val="54"/>
        </w:numPr>
        <w:rPr>
          <w:del w:id="7528" w:author="ghislain.aine" w:date="2015-11-05T10:16:00Z"/>
          <w:noProof/>
          <w:lang w:eastAsia="fr-FR"/>
        </w:rPr>
      </w:pPr>
      <w:del w:id="7529" w:author="ghislain.aine" w:date="2015-11-05T10:16:00Z">
        <w:r>
          <w:rPr>
            <w:noProof/>
            <w:lang w:eastAsia="fr-FR"/>
            <w:rPrChange w:id="7530" w:author="Unknown">
              <w:rPr>
                <w:noProof/>
                <w:color w:val="0000FF" w:themeColor="hyperlink"/>
                <w:u w:val="single"/>
                <w:lang w:eastAsia="fr-FR"/>
              </w:rPr>
            </w:rPrChange>
          </w:rPr>
          <w:drawing>
            <wp:inline distT="0" distB="0" distL="0" distR="0">
              <wp:extent cx="295275" cy="209550"/>
              <wp:effectExtent l="19050" t="0" r="9525" b="0"/>
              <wp:docPr id="4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sidR="00DB1D0A" w:rsidDel="008C2508">
          <w:rPr>
            <w:noProof/>
            <w:lang w:eastAsia="fr-FR"/>
          </w:rPr>
          <w:delText xml:space="preserve"> P</w:delText>
        </w:r>
        <w:r w:rsidR="002D1481" w:rsidDel="008C2508">
          <w:rPr>
            <w:noProof/>
            <w:lang w:eastAsia="fr-FR"/>
          </w:rPr>
          <w:delText>oint gris = non éditable</w:delText>
        </w:r>
      </w:del>
    </w:p>
    <w:p w:rsidR="00A43A6B" w:rsidRDefault="00A43A6B">
      <w:pPr>
        <w:ind w:left="720"/>
        <w:contextualSpacing/>
        <w:rPr>
          <w:del w:id="7531" w:author="ghislain.aine" w:date="2015-11-05T10:16:00Z"/>
          <w:noProof/>
          <w:lang w:eastAsia="fr-FR"/>
        </w:rPr>
        <w:pPrChange w:id="7532" w:author="ghislain.aine" w:date="2015-11-05T10:16:00Z">
          <w:pPr/>
        </w:pPrChange>
      </w:pPr>
    </w:p>
    <w:p w:rsidR="00A43A6B" w:rsidRDefault="00A43A6B">
      <w:pPr>
        <w:ind w:left="720"/>
        <w:contextualSpacing/>
        <w:rPr>
          <w:del w:id="7533" w:author="ghislain.aine" w:date="2015-11-05T10:16:00Z"/>
          <w:noProof/>
          <w:lang w:eastAsia="fr-FR"/>
        </w:rPr>
        <w:pPrChange w:id="7534" w:author="ghislain.aine" w:date="2015-11-05T10:16:00Z">
          <w:pPr/>
        </w:pPrChange>
      </w:pPr>
    </w:p>
    <w:p w:rsidR="00A43A6B" w:rsidRDefault="00DB1D0A">
      <w:pPr>
        <w:pStyle w:val="Titre2"/>
        <w:ind w:left="720"/>
        <w:rPr>
          <w:del w:id="7535" w:author="ghislain.aine" w:date="2015-11-05T10:16:00Z"/>
          <w:noProof/>
          <w:lang w:eastAsia="fr-FR"/>
        </w:rPr>
        <w:pPrChange w:id="7536" w:author="ghislain.aine" w:date="2015-11-05T10:16:00Z">
          <w:pPr>
            <w:pStyle w:val="Titre2"/>
          </w:pPr>
        </w:pPrChange>
      </w:pPr>
      <w:bookmarkStart w:id="7537" w:name="_Toc354393993"/>
      <w:del w:id="7538" w:author="ghislain.aine" w:date="2015-11-05T10:16:00Z">
        <w:r w:rsidDel="008C2508">
          <w:rPr>
            <w:noProof/>
            <w:lang w:eastAsia="fr-FR"/>
          </w:rPr>
          <w:delText>Exemple</w:delText>
        </w:r>
        <w:bookmarkEnd w:id="7537"/>
      </w:del>
    </w:p>
    <w:p w:rsidR="00A43A6B" w:rsidRDefault="00A43A6B">
      <w:pPr>
        <w:ind w:left="720"/>
        <w:contextualSpacing/>
        <w:rPr>
          <w:del w:id="7539" w:author="ghislain.aine" w:date="2015-11-05T10:16:00Z"/>
          <w:noProof/>
          <w:lang w:eastAsia="fr-FR"/>
        </w:rPr>
        <w:pPrChange w:id="7540" w:author="ghislain.aine" w:date="2015-11-05T10:16:00Z">
          <w:pPr/>
        </w:pPrChange>
      </w:pPr>
    </w:p>
    <w:p w:rsidR="004D091E" w:rsidRDefault="00FA5F4C">
      <w:pPr>
        <w:pStyle w:val="Paragraphedeliste"/>
        <w:numPr>
          <w:ilvl w:val="0"/>
          <w:numId w:val="55"/>
        </w:numPr>
        <w:rPr>
          <w:del w:id="7541" w:author="ghislain.aine" w:date="2015-11-05T10:16:00Z"/>
          <w:noProof/>
          <w:lang w:eastAsia="fr-FR"/>
        </w:rPr>
      </w:pPr>
      <w:del w:id="7542" w:author="ghislain.aine" w:date="2015-11-05T10:16:00Z">
        <w:r w:rsidDel="008C2508">
          <w:rPr>
            <w:noProof/>
            <w:lang w:eastAsia="fr-FR"/>
          </w:rPr>
          <w:delText>Ouvrir l'éditeur</w:delText>
        </w:r>
        <w:r w:rsidR="00DB1D0A" w:rsidDel="008C2508">
          <w:rPr>
            <w:noProof/>
            <w:lang w:eastAsia="fr-FR"/>
          </w:rPr>
          <w:delText xml:space="preserve"> :</w:delText>
        </w:r>
      </w:del>
    </w:p>
    <w:p w:rsidR="00A43A6B" w:rsidRDefault="00DB1D0A">
      <w:pPr>
        <w:ind w:left="720"/>
        <w:contextualSpacing/>
        <w:rPr>
          <w:del w:id="7543" w:author="ghislain.aine" w:date="2015-11-05T10:16:00Z"/>
          <w:noProof/>
          <w:lang w:val="en-US" w:eastAsia="fr-FR"/>
        </w:rPr>
        <w:pPrChange w:id="7544" w:author="ghislain.aine" w:date="2015-11-05T10:16:00Z">
          <w:pPr>
            <w:jc w:val="center"/>
          </w:pPr>
        </w:pPrChange>
      </w:pPr>
      <w:del w:id="7545" w:author="ghislain.aine" w:date="2015-11-05T10:16:00Z">
        <w:r w:rsidRPr="00DB1D0A" w:rsidDel="008C2508">
          <w:rPr>
            <w:noProof/>
            <w:lang w:val="en-US" w:eastAsia="fr-FR"/>
          </w:rPr>
          <w:delText>C:\projects\Libraries\ProtoLG3\Stable\odp</w:delText>
        </w:r>
        <w:r w:rsidDel="008C2508">
          <w:rPr>
            <w:noProof/>
            <w:lang w:val="en-US" w:eastAsia="fr-FR"/>
          </w:rPr>
          <w:delText>\ODP.exe</w:delText>
        </w:r>
      </w:del>
    </w:p>
    <w:p w:rsidR="004D091E" w:rsidRDefault="00DB1D0A">
      <w:pPr>
        <w:pStyle w:val="Paragraphedeliste"/>
        <w:numPr>
          <w:ilvl w:val="0"/>
          <w:numId w:val="55"/>
        </w:numPr>
        <w:rPr>
          <w:del w:id="7546" w:author="ghislain.aine" w:date="2015-11-05T10:16:00Z"/>
          <w:noProof/>
          <w:lang w:eastAsia="fr-FR"/>
        </w:rPr>
      </w:pPr>
      <w:del w:id="7547" w:author="ghislain.aine" w:date="2015-11-05T10:16:00Z">
        <w:r w:rsidDel="008C2508">
          <w:rPr>
            <w:noProof/>
            <w:lang w:eastAsia="fr-FR"/>
          </w:rPr>
          <w:delText>Créer l'arborcence "</w:delText>
        </w:r>
        <w:r w:rsidRPr="00DB1D0A" w:rsidDel="008C2508">
          <w:rPr>
            <w:noProof/>
            <w:lang w:eastAsia="fr-FR"/>
          </w:rPr>
          <w:delText>C:\projects\Modules\Plg3\Tp</w:delText>
        </w:r>
        <w:r w:rsidDel="008C2508">
          <w:rPr>
            <w:noProof/>
            <w:lang w:eastAsia="fr-FR"/>
          </w:rPr>
          <w:delText>"</w:delText>
        </w:r>
      </w:del>
    </w:p>
    <w:p w:rsidR="004D091E" w:rsidRDefault="00DB1D0A">
      <w:pPr>
        <w:pStyle w:val="Paragraphedeliste"/>
        <w:numPr>
          <w:ilvl w:val="0"/>
          <w:numId w:val="55"/>
        </w:numPr>
        <w:rPr>
          <w:del w:id="7548" w:author="ghislain.aine" w:date="2015-11-05T10:16:00Z"/>
          <w:noProof/>
          <w:lang w:eastAsia="fr-FR"/>
        </w:rPr>
      </w:pPr>
      <w:del w:id="7549" w:author="ghislain.aine" w:date="2015-11-05T10:16:00Z">
        <w:r w:rsidDel="008C2508">
          <w:rPr>
            <w:noProof/>
            <w:lang w:eastAsia="fr-FR"/>
          </w:rPr>
          <w:delText>Sauvegarde</w:delText>
        </w:r>
        <w:r w:rsidR="00540E5A" w:rsidDel="008C2508">
          <w:rPr>
            <w:noProof/>
            <w:lang w:eastAsia="fr-FR"/>
          </w:rPr>
          <w:delText>r</w:delText>
        </w:r>
        <w:r w:rsidDel="008C2508">
          <w:rPr>
            <w:noProof/>
            <w:lang w:eastAsia="fr-FR"/>
          </w:rPr>
          <w:delText xml:space="preserve"> le projet (vide) dans le répertoire créé</w:delText>
        </w:r>
      </w:del>
    </w:p>
    <w:p w:rsidR="004D091E" w:rsidRDefault="00DB1D0A">
      <w:pPr>
        <w:pStyle w:val="Paragraphedeliste"/>
        <w:numPr>
          <w:ilvl w:val="0"/>
          <w:numId w:val="55"/>
        </w:numPr>
        <w:rPr>
          <w:del w:id="7550" w:author="ghislain.aine" w:date="2015-11-05T10:16:00Z"/>
          <w:noProof/>
          <w:lang w:eastAsia="fr-FR"/>
        </w:rPr>
      </w:pPr>
      <w:del w:id="7551" w:author="ghislain.aine" w:date="2015-11-05T10:16:00Z">
        <w:r w:rsidDel="008C2508">
          <w:rPr>
            <w:noProof/>
            <w:lang w:eastAsia="fr-FR"/>
          </w:rPr>
          <w:delText>Importer le projet "plg3\tdlcommon" avec la fonction "import"</w:delText>
        </w:r>
      </w:del>
    </w:p>
    <w:p w:rsidR="004D091E" w:rsidRDefault="004D091E">
      <w:pPr>
        <w:pStyle w:val="Paragraphedeliste"/>
        <w:rPr>
          <w:del w:id="7552" w:author="ghislain.aine" w:date="2015-11-05T10:16:00Z"/>
          <w:noProof/>
          <w:lang w:eastAsia="fr-FR"/>
        </w:rPr>
      </w:pPr>
    </w:p>
    <w:p w:rsidR="00A43A6B" w:rsidRDefault="00A43A6B">
      <w:pPr>
        <w:keepNext/>
        <w:ind w:left="720"/>
        <w:contextualSpacing/>
        <w:rPr>
          <w:del w:id="7553" w:author="ghislain.aine" w:date="2015-11-05T10:16:00Z"/>
        </w:rPr>
        <w:pPrChange w:id="7554" w:author="ghislain.aine" w:date="2015-11-05T10:16:00Z">
          <w:pPr>
            <w:keepNext/>
            <w:jc w:val="center"/>
          </w:pPr>
        </w:pPrChange>
      </w:pPr>
      <w:del w:id="7555" w:author="ghislain.aine" w:date="2015-11-05T10:16:00Z">
        <w:r>
          <w:rPr>
            <w:noProof/>
            <w:lang w:eastAsia="fr-FR"/>
            <w:rPrChange w:id="7556" w:author="Unknown">
              <w:rPr>
                <w:noProof/>
                <w:color w:val="0000FF" w:themeColor="hyperlink"/>
                <w:u w:val="single"/>
                <w:lang w:eastAsia="fr-FR"/>
              </w:rPr>
            </w:rPrChange>
          </w:rPr>
          <w:drawing>
            <wp:inline distT="0" distB="0" distL="0" distR="0">
              <wp:extent cx="1876425" cy="1609725"/>
              <wp:effectExtent l="19050" t="0" r="9525" b="0"/>
              <wp:docPr id="5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6" cstate="print"/>
                      <a:srcRect/>
                      <a:stretch>
                        <a:fillRect/>
                      </a:stretch>
                    </pic:blipFill>
                    <pic:spPr bwMode="auto">
                      <a:xfrm>
                        <a:off x="0" y="0"/>
                        <a:ext cx="1876425" cy="16097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557" w:author="ghislain.aine" w:date="2015-11-05T10:16:00Z"/>
          <w:noProof/>
          <w:sz w:val="20"/>
          <w:u w:val="single"/>
          <w:lang w:eastAsia="fr-FR"/>
        </w:rPr>
        <w:pPrChange w:id="7558" w:author="ghislain.aine" w:date="2015-11-05T10:16:00Z">
          <w:pPr>
            <w:pStyle w:val="Lgende"/>
            <w:jc w:val="center"/>
          </w:pPr>
        </w:pPrChange>
      </w:pPr>
      <w:del w:id="7559"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31</w:delText>
        </w:r>
        <w:r w:rsidR="004D7EE5" w:rsidDel="008C2508">
          <w:fldChar w:fldCharType="end"/>
        </w:r>
        <w:r w:rsidDel="008C2508">
          <w:delText xml:space="preserve"> : </w:delText>
        </w:r>
        <w:r w:rsidRPr="006D246E" w:rsidDel="008C2508">
          <w:delText>Import de projet dans l'ODP</w:delText>
        </w:r>
        <w:r w:rsidR="00DB1D0A" w:rsidRPr="0002771B" w:rsidDel="008C2508">
          <w:rPr>
            <w:noProof/>
            <w:sz w:val="20"/>
            <w:u w:val="single"/>
            <w:lang w:eastAsia="fr-FR"/>
          </w:rPr>
          <w:delText xml:space="preserve"> </w:delText>
        </w:r>
      </w:del>
    </w:p>
    <w:p w:rsidR="004D091E" w:rsidRDefault="004D091E">
      <w:pPr>
        <w:pStyle w:val="Paragraphedeliste"/>
        <w:rPr>
          <w:del w:id="7560" w:author="ghislain.aine" w:date="2015-11-05T10:16:00Z"/>
          <w:noProof/>
          <w:lang w:eastAsia="fr-FR"/>
        </w:rPr>
      </w:pPr>
    </w:p>
    <w:p w:rsidR="004D091E" w:rsidRDefault="00F22CA9">
      <w:pPr>
        <w:pStyle w:val="Paragraphedeliste"/>
        <w:numPr>
          <w:ilvl w:val="0"/>
          <w:numId w:val="56"/>
        </w:numPr>
        <w:rPr>
          <w:del w:id="7561" w:author="ghislain.aine" w:date="2015-11-05T10:16:00Z"/>
          <w:noProof/>
          <w:lang w:eastAsia="fr-FR"/>
        </w:rPr>
      </w:pPr>
      <w:del w:id="7562" w:author="ghislain.aine" w:date="2015-11-05T10:16:00Z">
        <w:r w:rsidDel="008C2508">
          <w:rPr>
            <w:noProof/>
            <w:lang w:eastAsia="fr-FR"/>
          </w:rPr>
          <w:delText>Ajouter une catégorie, la renomme</w:delText>
        </w:r>
        <w:r w:rsidR="00540E5A" w:rsidDel="008C2508">
          <w:rPr>
            <w:noProof/>
            <w:lang w:eastAsia="fr-FR"/>
          </w:rPr>
          <w:delText>r</w:delText>
        </w:r>
        <w:r w:rsidDel="008C2508">
          <w:rPr>
            <w:noProof/>
            <w:lang w:eastAsia="fr-FR"/>
          </w:rPr>
          <w:delText xml:space="preserve"> en "Category" (clique droit)</w:delText>
        </w:r>
      </w:del>
    </w:p>
    <w:p w:rsidR="004D091E" w:rsidRDefault="007E7FDD">
      <w:pPr>
        <w:pStyle w:val="Paragraphedeliste"/>
        <w:numPr>
          <w:ilvl w:val="0"/>
          <w:numId w:val="56"/>
        </w:numPr>
        <w:rPr>
          <w:del w:id="7563" w:author="ghislain.aine" w:date="2015-11-05T10:16:00Z"/>
          <w:noProof/>
          <w:lang w:eastAsia="fr-FR"/>
        </w:rPr>
      </w:pPr>
      <w:del w:id="7564" w:author="ghislain.aine" w:date="2015-11-05T10:16:00Z">
        <w:r w:rsidDel="008C2508">
          <w:rPr>
            <w:noProof/>
            <w:lang w:eastAsia="fr-FR"/>
          </w:rPr>
          <w:delText>Ajouter une Complexe Defin</w:delText>
        </w:r>
        <w:r w:rsidR="0046175E" w:rsidDel="008C2508">
          <w:rPr>
            <w:noProof/>
            <w:lang w:eastAsia="fr-FR"/>
          </w:rPr>
          <w:delText>ition (équivalent d'une classe)</w:delText>
        </w:r>
      </w:del>
    </w:p>
    <w:p w:rsidR="004D091E" w:rsidRDefault="007E7FDD">
      <w:pPr>
        <w:pStyle w:val="Paragraphedeliste"/>
        <w:numPr>
          <w:ilvl w:val="0"/>
          <w:numId w:val="56"/>
        </w:numPr>
        <w:rPr>
          <w:del w:id="7565" w:author="ghislain.aine" w:date="2015-11-05T10:16:00Z"/>
          <w:noProof/>
          <w:lang w:eastAsia="fr-FR"/>
        </w:rPr>
      </w:pPr>
      <w:del w:id="7566" w:author="ghislain.aine" w:date="2015-11-05T10:16:00Z">
        <w:r w:rsidDel="008C2508">
          <w:rPr>
            <w:noProof/>
            <w:lang w:eastAsia="fr-FR"/>
          </w:rPr>
          <w:delText>L'éditer en double-cl</w:delText>
        </w:r>
        <w:r w:rsidR="0046175E" w:rsidDel="008C2508">
          <w:rPr>
            <w:noProof/>
            <w:lang w:eastAsia="fr-FR"/>
          </w:rPr>
          <w:delText>iquant</w:delText>
        </w:r>
        <w:r w:rsidR="00540E5A" w:rsidDel="008C2508">
          <w:rPr>
            <w:noProof/>
            <w:lang w:eastAsia="fr-FR"/>
          </w:rPr>
          <w:delText xml:space="preserve"> </w:delText>
        </w:r>
        <w:r w:rsidR="0046175E" w:rsidDel="008C2508">
          <w:rPr>
            <w:noProof/>
            <w:lang w:eastAsia="fr-FR"/>
          </w:rPr>
          <w:delText>: ouverture de l'éditeur.</w:delText>
        </w:r>
      </w:del>
    </w:p>
    <w:p w:rsidR="004D091E" w:rsidRDefault="007E7FDD">
      <w:pPr>
        <w:pStyle w:val="Paragraphedeliste"/>
        <w:rPr>
          <w:del w:id="7567" w:author="ghislain.aine" w:date="2015-11-05T10:16:00Z"/>
          <w:noProof/>
          <w:lang w:eastAsia="fr-FR"/>
        </w:rPr>
      </w:pPr>
      <w:del w:id="7568" w:author="ghislain.aine" w:date="2015-11-05T10:16:00Z">
        <w:r w:rsidDel="008C2508">
          <w:rPr>
            <w:noProof/>
            <w:lang w:eastAsia="fr-FR"/>
          </w:rPr>
          <w:delText>La page d'accueil, Definition Editor, perme</w:delText>
        </w:r>
        <w:r w:rsidR="0046175E" w:rsidDel="008C2508">
          <w:rPr>
            <w:noProof/>
            <w:lang w:eastAsia="fr-FR"/>
          </w:rPr>
          <w:delText>t d'accéder aux autre fenêtres</w:delText>
        </w:r>
        <w:r w:rsidR="004313EA" w:rsidDel="008C2508">
          <w:rPr>
            <w:noProof/>
            <w:lang w:eastAsia="fr-FR"/>
          </w:rPr>
          <w:delText>.</w:delText>
        </w:r>
      </w:del>
    </w:p>
    <w:p w:rsidR="004D091E" w:rsidRDefault="007E7FDD">
      <w:pPr>
        <w:pStyle w:val="Paragraphedeliste"/>
        <w:rPr>
          <w:del w:id="7569" w:author="ghislain.aine" w:date="2015-11-05T10:16:00Z"/>
          <w:noProof/>
          <w:lang w:eastAsia="fr-FR"/>
        </w:rPr>
      </w:pPr>
      <w:del w:id="7570" w:author="ghislain.aine" w:date="2015-11-05T10:16:00Z">
        <w:r w:rsidDel="008C2508">
          <w:rPr>
            <w:noProof/>
            <w:lang w:eastAsia="fr-FR"/>
          </w:rPr>
          <w:delText>Toutes les fenêtres sont accessibles via les onglets.</w:delText>
        </w:r>
      </w:del>
    </w:p>
    <w:p w:rsidR="00A43A6B" w:rsidRDefault="0002771B">
      <w:pPr>
        <w:ind w:left="720"/>
        <w:contextualSpacing/>
        <w:rPr>
          <w:del w:id="7571" w:author="ghislain.aine" w:date="2015-11-05T10:16:00Z"/>
          <w:noProof/>
          <w:lang w:eastAsia="fr-FR"/>
        </w:rPr>
        <w:pPrChange w:id="7572" w:author="ghislain.aine" w:date="2015-11-05T10:16:00Z">
          <w:pPr>
            <w:spacing w:after="200" w:line="276" w:lineRule="auto"/>
            <w:jc w:val="left"/>
          </w:pPr>
        </w:pPrChange>
      </w:pPr>
      <w:del w:id="7573" w:author="ghislain.aine" w:date="2015-11-05T10:16:00Z">
        <w:r w:rsidDel="008C2508">
          <w:rPr>
            <w:noProof/>
            <w:lang w:eastAsia="fr-FR"/>
          </w:rPr>
          <w:lastRenderedPageBreak/>
          <w:delText>Description des principales fenêtres :</w:delText>
        </w:r>
      </w:del>
    </w:p>
    <w:p w:rsidR="00A43A6B" w:rsidRDefault="00A43A6B">
      <w:pPr>
        <w:ind w:left="720"/>
        <w:contextualSpacing/>
        <w:rPr>
          <w:del w:id="7574" w:author="ghislain.aine" w:date="2015-11-05T10:16:00Z"/>
          <w:noProof/>
          <w:lang w:eastAsia="fr-FR"/>
        </w:rPr>
        <w:pPrChange w:id="7575" w:author="ghislain.aine" w:date="2015-11-05T10:16:00Z">
          <w:pPr/>
        </w:pPrChange>
      </w:pPr>
    </w:p>
    <w:p w:rsidR="00A43A6B" w:rsidRDefault="007E7FDD">
      <w:pPr>
        <w:pStyle w:val="Paragraphedeliste"/>
        <w:numPr>
          <w:ilvl w:val="0"/>
          <w:numId w:val="57"/>
        </w:numPr>
        <w:ind w:left="720"/>
        <w:rPr>
          <w:del w:id="7576" w:author="ghislain.aine" w:date="2015-11-05T10:16:00Z"/>
          <w:noProof/>
          <w:lang w:eastAsia="fr-FR"/>
        </w:rPr>
        <w:pPrChange w:id="7577" w:author="ghislain.aine" w:date="2015-11-05T10:16:00Z">
          <w:pPr>
            <w:pStyle w:val="Paragraphedeliste"/>
            <w:numPr>
              <w:numId w:val="57"/>
            </w:numPr>
            <w:ind w:left="709" w:hanging="360"/>
          </w:pPr>
        </w:pPrChange>
      </w:pPr>
      <w:del w:id="7578" w:author="ghislain.aine" w:date="2015-11-05T10:16:00Z">
        <w:r w:rsidDel="008C2508">
          <w:rPr>
            <w:noProof/>
            <w:lang w:eastAsia="fr-FR"/>
          </w:rPr>
          <w:delText>Fenêtre "Context", éditeur de droite</w:delText>
        </w:r>
        <w:r w:rsidR="00540E5A" w:rsidDel="008C2508">
          <w:rPr>
            <w:noProof/>
            <w:lang w:eastAsia="fr-FR"/>
          </w:rPr>
          <w:delText xml:space="preserve"> </w:delText>
        </w:r>
        <w:r w:rsidDel="008C2508">
          <w:rPr>
            <w:noProof/>
            <w:lang w:eastAsia="fr-FR"/>
          </w:rPr>
          <w:delText>: liste les</w:delText>
        </w:r>
        <w:r w:rsidR="0046175E" w:rsidDel="008C2508">
          <w:rPr>
            <w:noProof/>
            <w:lang w:eastAsia="fr-FR"/>
          </w:rPr>
          <w:delText xml:space="preserve"> propriétés de la classe active</w:delText>
        </w:r>
      </w:del>
    </w:p>
    <w:p w:rsidR="00A43A6B" w:rsidRDefault="00A43A6B">
      <w:pPr>
        <w:keepNext/>
        <w:ind w:left="720"/>
        <w:contextualSpacing/>
        <w:rPr>
          <w:del w:id="7579" w:author="ghislain.aine" w:date="2015-11-05T10:16:00Z"/>
        </w:rPr>
        <w:pPrChange w:id="7580" w:author="ghislain.aine" w:date="2015-11-05T10:16:00Z">
          <w:pPr>
            <w:keepNext/>
            <w:jc w:val="center"/>
          </w:pPr>
        </w:pPrChange>
      </w:pPr>
      <w:del w:id="7581" w:author="ghislain.aine" w:date="2015-11-05T10:16:00Z">
        <w:r>
          <w:rPr>
            <w:noProof/>
            <w:lang w:eastAsia="fr-FR"/>
            <w:rPrChange w:id="7582" w:author="Unknown">
              <w:rPr>
                <w:noProof/>
                <w:color w:val="0000FF" w:themeColor="hyperlink"/>
                <w:u w:val="single"/>
                <w:lang w:eastAsia="fr-FR"/>
              </w:rPr>
            </w:rPrChange>
          </w:rPr>
          <w:drawing>
            <wp:inline distT="0" distB="0" distL="0" distR="0">
              <wp:extent cx="3019425" cy="2181225"/>
              <wp:effectExtent l="19050" t="0" r="9525" b="0"/>
              <wp:docPr id="5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srcRect/>
                      <a:stretch>
                        <a:fillRect/>
                      </a:stretch>
                    </pic:blipFill>
                    <pic:spPr bwMode="auto">
                      <a:xfrm>
                        <a:off x="0" y="0"/>
                        <a:ext cx="3019425" cy="21812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583" w:author="ghislain.aine" w:date="2015-11-05T10:16:00Z"/>
          <w:noProof/>
          <w:lang w:eastAsia="fr-FR"/>
        </w:rPr>
        <w:pPrChange w:id="7584" w:author="ghislain.aine" w:date="2015-11-05T10:16:00Z">
          <w:pPr>
            <w:pStyle w:val="Lgende"/>
            <w:jc w:val="center"/>
          </w:pPr>
        </w:pPrChange>
      </w:pPr>
      <w:del w:id="7585"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32</w:delText>
        </w:r>
        <w:r w:rsidR="004D7EE5" w:rsidDel="008C2508">
          <w:fldChar w:fldCharType="end"/>
        </w:r>
        <w:r w:rsidDel="008C2508">
          <w:delText xml:space="preserve"> : </w:delText>
        </w:r>
        <w:r w:rsidRPr="00A515CE" w:rsidDel="008C2508">
          <w:delText>Fenêtre de context</w:delText>
        </w:r>
        <w:r w:rsidR="0046175E" w:rsidRPr="0002771B" w:rsidDel="008C2508">
          <w:rPr>
            <w:noProof/>
            <w:sz w:val="20"/>
            <w:u w:val="single"/>
            <w:lang w:eastAsia="fr-FR"/>
          </w:rPr>
          <w:delText xml:space="preserve"> </w:delText>
        </w:r>
      </w:del>
    </w:p>
    <w:p w:rsidR="00A43A6B" w:rsidRDefault="00A43A6B">
      <w:pPr>
        <w:ind w:left="720"/>
        <w:contextualSpacing/>
        <w:rPr>
          <w:del w:id="7586" w:author="ghislain.aine" w:date="2015-11-05T10:16:00Z"/>
          <w:noProof/>
          <w:lang w:eastAsia="fr-FR"/>
        </w:rPr>
        <w:pPrChange w:id="7587" w:author="ghislain.aine" w:date="2015-11-05T10:16:00Z">
          <w:pPr/>
        </w:pPrChange>
      </w:pPr>
    </w:p>
    <w:p w:rsidR="00A43A6B" w:rsidRDefault="00AB4D88">
      <w:pPr>
        <w:pStyle w:val="Paragraphedeliste"/>
        <w:numPr>
          <w:ilvl w:val="0"/>
          <w:numId w:val="57"/>
        </w:numPr>
        <w:ind w:left="720"/>
        <w:rPr>
          <w:del w:id="7588" w:author="ghislain.aine" w:date="2015-11-05T10:16:00Z"/>
          <w:noProof/>
          <w:lang w:eastAsia="fr-FR"/>
        </w:rPr>
        <w:pPrChange w:id="7589" w:author="ghislain.aine" w:date="2015-11-05T10:16:00Z">
          <w:pPr>
            <w:pStyle w:val="Paragraphedeliste"/>
            <w:numPr>
              <w:numId w:val="57"/>
            </w:numPr>
            <w:ind w:left="709" w:hanging="360"/>
          </w:pPr>
        </w:pPrChange>
      </w:pPr>
      <w:del w:id="7590" w:author="ghislain.aine" w:date="2015-11-05T10:16:00Z">
        <w:r w:rsidDel="008C2508">
          <w:rPr>
            <w:noProof/>
            <w:lang w:eastAsia="fr-FR"/>
          </w:rPr>
          <w:delText>Fenêtre "Documentation", éditeur de droite</w:delText>
        </w:r>
        <w:r w:rsidR="00540E5A" w:rsidDel="008C2508">
          <w:rPr>
            <w:noProof/>
            <w:lang w:eastAsia="fr-FR"/>
          </w:rPr>
          <w:delText xml:space="preserve"> </w:delText>
        </w:r>
        <w:r w:rsidDel="008C2508">
          <w:rPr>
            <w:noProof/>
            <w:lang w:eastAsia="fr-FR"/>
          </w:rPr>
          <w:delText>: documentation de la classe active</w:delText>
        </w:r>
      </w:del>
    </w:p>
    <w:p w:rsidR="00A43A6B" w:rsidRDefault="00A43A6B">
      <w:pPr>
        <w:keepNext/>
        <w:ind w:left="720"/>
        <w:contextualSpacing/>
        <w:rPr>
          <w:del w:id="7591" w:author="ghislain.aine" w:date="2015-11-05T10:16:00Z"/>
        </w:rPr>
        <w:pPrChange w:id="7592" w:author="ghislain.aine" w:date="2015-11-05T10:16:00Z">
          <w:pPr>
            <w:keepNext/>
            <w:jc w:val="center"/>
          </w:pPr>
        </w:pPrChange>
      </w:pPr>
      <w:del w:id="7593" w:author="ghislain.aine" w:date="2015-11-05T10:16:00Z">
        <w:r>
          <w:rPr>
            <w:noProof/>
            <w:lang w:eastAsia="fr-FR"/>
            <w:rPrChange w:id="7594" w:author="Unknown">
              <w:rPr>
                <w:noProof/>
                <w:color w:val="0000FF" w:themeColor="hyperlink"/>
                <w:u w:val="single"/>
                <w:lang w:eastAsia="fr-FR"/>
              </w:rPr>
            </w:rPrChange>
          </w:rPr>
          <w:drawing>
            <wp:inline distT="0" distB="0" distL="0" distR="0">
              <wp:extent cx="3009900" cy="1390650"/>
              <wp:effectExtent l="19050" t="0" r="0" b="0"/>
              <wp:docPr id="5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srcRect/>
                      <a:stretch>
                        <a:fillRect/>
                      </a:stretch>
                    </pic:blipFill>
                    <pic:spPr bwMode="auto">
                      <a:xfrm>
                        <a:off x="0" y="0"/>
                        <a:ext cx="3009900" cy="139065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595" w:author="ghislain.aine" w:date="2015-11-05T10:16:00Z"/>
          <w:noProof/>
          <w:sz w:val="20"/>
          <w:u w:val="single"/>
          <w:lang w:eastAsia="fr-FR"/>
        </w:rPr>
        <w:pPrChange w:id="7596" w:author="ghislain.aine" w:date="2015-11-05T10:16:00Z">
          <w:pPr>
            <w:pStyle w:val="Lgende"/>
            <w:jc w:val="center"/>
          </w:pPr>
        </w:pPrChange>
      </w:pPr>
      <w:del w:id="7597"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33</w:delText>
        </w:r>
        <w:r w:rsidR="004D7EE5" w:rsidDel="008C2508">
          <w:fldChar w:fldCharType="end"/>
        </w:r>
        <w:r w:rsidDel="008C2508">
          <w:delText xml:space="preserve"> : </w:delText>
        </w:r>
        <w:r w:rsidRPr="00CF630F" w:rsidDel="008C2508">
          <w:delText>Fenêtre de documentation</w:delText>
        </w:r>
        <w:r w:rsidR="0046175E" w:rsidRPr="0002771B" w:rsidDel="008C2508">
          <w:rPr>
            <w:noProof/>
            <w:sz w:val="20"/>
            <w:u w:val="single"/>
            <w:lang w:eastAsia="fr-FR"/>
          </w:rPr>
          <w:delText xml:space="preserve"> </w:delText>
        </w:r>
      </w:del>
    </w:p>
    <w:p w:rsidR="00A43A6B" w:rsidRDefault="00A43A6B">
      <w:pPr>
        <w:ind w:left="720"/>
        <w:contextualSpacing/>
        <w:rPr>
          <w:del w:id="7598" w:author="ghislain.aine" w:date="2015-11-05T10:16:00Z"/>
          <w:noProof/>
          <w:lang w:eastAsia="fr-FR"/>
        </w:rPr>
        <w:pPrChange w:id="7599" w:author="ghislain.aine" w:date="2015-11-05T10:16:00Z">
          <w:pPr/>
        </w:pPrChange>
      </w:pPr>
    </w:p>
    <w:p w:rsidR="00A43A6B" w:rsidRDefault="00281D08">
      <w:pPr>
        <w:pStyle w:val="Paragraphedeliste"/>
        <w:numPr>
          <w:ilvl w:val="0"/>
          <w:numId w:val="57"/>
        </w:numPr>
        <w:ind w:left="720"/>
        <w:rPr>
          <w:del w:id="7600" w:author="ghislain.aine" w:date="2015-11-05T10:16:00Z"/>
          <w:noProof/>
          <w:lang w:eastAsia="fr-FR"/>
        </w:rPr>
        <w:pPrChange w:id="7601" w:author="ghislain.aine" w:date="2015-11-05T10:16:00Z">
          <w:pPr>
            <w:pStyle w:val="Paragraphedeliste"/>
            <w:numPr>
              <w:numId w:val="57"/>
            </w:numPr>
            <w:ind w:left="709" w:hanging="360"/>
          </w:pPr>
        </w:pPrChange>
      </w:pPr>
      <w:del w:id="7602" w:author="ghislain.aine" w:date="2015-11-05T10:16:00Z">
        <w:r w:rsidDel="008C2508">
          <w:rPr>
            <w:noProof/>
            <w:lang w:eastAsia="fr-FR"/>
          </w:rPr>
          <w:delText>Synthetic View</w:delText>
        </w:r>
        <w:r w:rsidR="00540E5A" w:rsidDel="008C2508">
          <w:rPr>
            <w:noProof/>
            <w:lang w:eastAsia="fr-FR"/>
          </w:rPr>
          <w:delText xml:space="preserve"> </w:delText>
        </w:r>
        <w:r w:rsidDel="008C2508">
          <w:rPr>
            <w:noProof/>
            <w:lang w:eastAsia="fr-FR"/>
          </w:rPr>
          <w:delText>: informations sur la classe, documentation, liens, etc...</w:delText>
        </w:r>
      </w:del>
    </w:p>
    <w:p w:rsidR="00A43A6B" w:rsidRDefault="008B0A47">
      <w:pPr>
        <w:pStyle w:val="Paragraphedeliste"/>
        <w:numPr>
          <w:ilvl w:val="0"/>
          <w:numId w:val="57"/>
        </w:numPr>
        <w:ind w:left="720"/>
        <w:rPr>
          <w:del w:id="7603" w:author="ghislain.aine" w:date="2015-11-05T10:16:00Z"/>
          <w:noProof/>
          <w:lang w:eastAsia="fr-FR"/>
        </w:rPr>
        <w:pPrChange w:id="7604" w:author="ghislain.aine" w:date="2015-11-05T10:16:00Z">
          <w:pPr>
            <w:pStyle w:val="Paragraphedeliste"/>
            <w:numPr>
              <w:numId w:val="57"/>
            </w:numPr>
            <w:ind w:left="709" w:hanging="360"/>
          </w:pPr>
        </w:pPrChange>
      </w:pPr>
      <w:del w:id="7605" w:author="ghislain.aine" w:date="2015-11-05T10:16:00Z">
        <w:r w:rsidDel="008C2508">
          <w:rPr>
            <w:noProof/>
            <w:lang w:eastAsia="fr-FR"/>
          </w:rPr>
          <w:delText>Extended search</w:delText>
        </w:r>
        <w:r w:rsidR="00540E5A" w:rsidDel="008C2508">
          <w:rPr>
            <w:noProof/>
            <w:lang w:eastAsia="fr-FR"/>
          </w:rPr>
          <w:delText xml:space="preserve"> </w:delText>
        </w:r>
        <w:r w:rsidDel="008C2508">
          <w:rPr>
            <w:noProof/>
            <w:lang w:eastAsia="fr-FR"/>
          </w:rPr>
          <w:delText>: fonction de recherche avancée, avec paramètres.</w:delText>
        </w:r>
      </w:del>
    </w:p>
    <w:p w:rsidR="00A43A6B" w:rsidRDefault="0046175E">
      <w:pPr>
        <w:pStyle w:val="Paragraphedeliste"/>
        <w:rPr>
          <w:del w:id="7606" w:author="ghislain.aine" w:date="2015-11-05T10:16:00Z"/>
          <w:noProof/>
          <w:lang w:eastAsia="fr-FR"/>
        </w:rPr>
        <w:pPrChange w:id="7607" w:author="ghislain.aine" w:date="2015-11-05T10:16:00Z">
          <w:pPr>
            <w:pStyle w:val="Paragraphedeliste"/>
            <w:ind w:left="709"/>
          </w:pPr>
        </w:pPrChange>
      </w:pPr>
      <w:del w:id="7608" w:author="ghislain.aine" w:date="2015-11-05T10:16:00Z">
        <w:r w:rsidDel="008C2508">
          <w:rPr>
            <w:noProof/>
            <w:lang w:eastAsia="fr-FR"/>
          </w:rPr>
          <w:delText>Accessible depuis le menu "Tools"</w:delText>
        </w:r>
      </w:del>
    </w:p>
    <w:p w:rsidR="00A43A6B" w:rsidRDefault="0046175E">
      <w:pPr>
        <w:pStyle w:val="Paragraphedeliste"/>
        <w:numPr>
          <w:ilvl w:val="0"/>
          <w:numId w:val="57"/>
        </w:numPr>
        <w:ind w:left="720"/>
        <w:rPr>
          <w:del w:id="7609" w:author="ghislain.aine" w:date="2015-11-05T10:16:00Z"/>
          <w:noProof/>
          <w:lang w:eastAsia="fr-FR"/>
        </w:rPr>
        <w:pPrChange w:id="7610" w:author="ghislain.aine" w:date="2015-11-05T10:16:00Z">
          <w:pPr>
            <w:pStyle w:val="Paragraphedeliste"/>
            <w:numPr>
              <w:numId w:val="57"/>
            </w:numPr>
            <w:ind w:left="709" w:hanging="360"/>
          </w:pPr>
        </w:pPrChange>
      </w:pPr>
      <w:del w:id="7611" w:author="ghislain.aine" w:date="2015-11-05T10:16:00Z">
        <w:r w:rsidDel="008C2508">
          <w:rPr>
            <w:noProof/>
            <w:lang w:eastAsia="fr-FR"/>
          </w:rPr>
          <w:delText>Configuration de l'éditeur, via le menu "Window \ préférences"</w:delText>
        </w:r>
      </w:del>
    </w:p>
    <w:p w:rsidR="00A43A6B" w:rsidRDefault="000E376B">
      <w:pPr>
        <w:pStyle w:val="Paragraphedeliste"/>
        <w:numPr>
          <w:ilvl w:val="1"/>
          <w:numId w:val="57"/>
        </w:numPr>
        <w:ind w:left="720"/>
        <w:rPr>
          <w:del w:id="7612" w:author="ghislain.aine" w:date="2015-11-05T10:16:00Z"/>
        </w:rPr>
        <w:pPrChange w:id="7613" w:author="ghislain.aine" w:date="2015-11-05T10:16:00Z">
          <w:pPr>
            <w:pStyle w:val="Paragraphedeliste"/>
            <w:numPr>
              <w:ilvl w:val="1"/>
              <w:numId w:val="57"/>
            </w:numPr>
            <w:ind w:left="1418" w:hanging="360"/>
          </w:pPr>
        </w:pPrChange>
      </w:pPr>
      <w:del w:id="7614" w:author="ghislain.aine" w:date="2015-11-05T10:16:00Z">
        <w:r w:rsidDel="008C2508">
          <w:rPr>
            <w:noProof/>
            <w:lang w:eastAsia="fr-FR"/>
          </w:rPr>
          <w:delText>Model preferences</w:delText>
        </w:r>
        <w:r w:rsidR="0046175E" w:rsidDel="008C2508">
          <w:rPr>
            <w:noProof/>
            <w:lang w:eastAsia="fr-FR"/>
          </w:rPr>
          <w:delText xml:space="preserve"> </w:delText>
        </w:r>
        <w:r w:rsidDel="008C2508">
          <w:rPr>
            <w:noProof/>
            <w:lang w:eastAsia="fr-FR"/>
          </w:rPr>
          <w:delText>: enregistrement sur un unique fichiers ou plusieurs fichiers. La norme actuelle est d'enregistrer sur plusieurs fichiers, par "category_name".</w:delText>
        </w:r>
      </w:del>
    </w:p>
    <w:p w:rsidR="00A43A6B" w:rsidRDefault="000E376B">
      <w:pPr>
        <w:pStyle w:val="Paragraphedeliste"/>
        <w:numPr>
          <w:ilvl w:val="1"/>
          <w:numId w:val="57"/>
        </w:numPr>
        <w:ind w:left="720"/>
        <w:rPr>
          <w:del w:id="7615" w:author="ghislain.aine" w:date="2015-11-05T10:16:00Z"/>
        </w:rPr>
        <w:pPrChange w:id="7616" w:author="ghislain.aine" w:date="2015-11-05T10:16:00Z">
          <w:pPr>
            <w:pStyle w:val="Paragraphedeliste"/>
            <w:numPr>
              <w:ilvl w:val="1"/>
              <w:numId w:val="57"/>
            </w:numPr>
            <w:ind w:left="1418" w:hanging="360"/>
          </w:pPr>
        </w:pPrChange>
      </w:pPr>
      <w:del w:id="7617" w:author="ghislain.aine" w:date="2015-11-05T10:16:00Z">
        <w:r w:rsidDel="008C2508">
          <w:rPr>
            <w:noProof/>
            <w:lang w:eastAsia="fr-FR"/>
          </w:rPr>
          <w:delText>Generator preferences</w:delText>
        </w:r>
        <w:r w:rsidR="0046175E" w:rsidDel="008C2508">
          <w:rPr>
            <w:noProof/>
            <w:lang w:eastAsia="fr-FR"/>
          </w:rPr>
          <w:delText xml:space="preserve"> </w:delText>
        </w:r>
        <w:r w:rsidDel="008C2508">
          <w:rPr>
            <w:noProof/>
            <w:lang w:eastAsia="fr-FR"/>
          </w:rPr>
          <w:delText>: options de génération</w:delText>
        </w:r>
      </w:del>
    </w:p>
    <w:p w:rsidR="00A43A6B" w:rsidRDefault="0046175E">
      <w:pPr>
        <w:pStyle w:val="Paragraphedeliste"/>
        <w:numPr>
          <w:ilvl w:val="2"/>
          <w:numId w:val="57"/>
        </w:numPr>
        <w:ind w:left="720"/>
        <w:rPr>
          <w:del w:id="7618" w:author="ghislain.aine" w:date="2015-11-05T10:16:00Z"/>
        </w:rPr>
        <w:pPrChange w:id="7619" w:author="ghislain.aine" w:date="2015-11-05T10:16:00Z">
          <w:pPr>
            <w:pStyle w:val="Paragraphedeliste"/>
            <w:numPr>
              <w:ilvl w:val="2"/>
              <w:numId w:val="57"/>
            </w:numPr>
            <w:ind w:left="1800" w:hanging="360"/>
          </w:pPr>
        </w:pPrChange>
      </w:pPr>
      <w:del w:id="7620" w:author="ghislain.aine" w:date="2015-11-05T10:16:00Z">
        <w:r w:rsidDel="008C2508">
          <w:rPr>
            <w:noProof/>
            <w:lang w:eastAsia="fr-FR"/>
          </w:rPr>
          <w:delText>Cocher "</w:delText>
        </w:r>
        <w:r w:rsidR="000E376B" w:rsidDel="008C2508">
          <w:rPr>
            <w:noProof/>
            <w:lang w:eastAsia="fr-FR"/>
          </w:rPr>
          <w:delText>Compile after generation</w:delText>
        </w:r>
        <w:r w:rsidDel="008C2508">
          <w:rPr>
            <w:noProof/>
            <w:lang w:eastAsia="fr-FR"/>
          </w:rPr>
          <w:delText>"</w:delText>
        </w:r>
      </w:del>
    </w:p>
    <w:p w:rsidR="00A43A6B" w:rsidRDefault="000E376B">
      <w:pPr>
        <w:pStyle w:val="Paragraphedeliste"/>
        <w:numPr>
          <w:ilvl w:val="2"/>
          <w:numId w:val="57"/>
        </w:numPr>
        <w:ind w:left="720"/>
        <w:rPr>
          <w:del w:id="7621" w:author="ghislain.aine" w:date="2015-11-05T10:16:00Z"/>
        </w:rPr>
        <w:pPrChange w:id="7622" w:author="ghislain.aine" w:date="2015-11-05T10:16:00Z">
          <w:pPr>
            <w:pStyle w:val="Paragraphedeliste"/>
            <w:numPr>
              <w:ilvl w:val="2"/>
              <w:numId w:val="57"/>
            </w:numPr>
            <w:ind w:left="1800" w:hanging="360"/>
          </w:pPr>
        </w:pPrChange>
      </w:pPr>
      <w:del w:id="7623" w:author="ghislain.aine" w:date="2015-11-05T10:16:00Z">
        <w:r w:rsidDel="008C2508">
          <w:rPr>
            <w:noProof/>
            <w:lang w:eastAsia="fr-FR"/>
          </w:rPr>
          <w:delText>Generation target</w:delText>
        </w:r>
        <w:r w:rsidR="0046175E" w:rsidDel="008C2508">
          <w:rPr>
            <w:noProof/>
            <w:lang w:eastAsia="fr-FR"/>
          </w:rPr>
          <w:delText xml:space="preserve"> </w:delText>
        </w:r>
        <w:r w:rsidDel="008C2508">
          <w:rPr>
            <w:noProof/>
            <w:lang w:eastAsia="fr-FR"/>
          </w:rPr>
          <w:delText>: visual / Borland. Borland ne génère pas de plugin</w:delText>
        </w:r>
      </w:del>
    </w:p>
    <w:p w:rsidR="00A43A6B" w:rsidRDefault="004124C6">
      <w:pPr>
        <w:pStyle w:val="Paragraphedeliste"/>
        <w:numPr>
          <w:ilvl w:val="2"/>
          <w:numId w:val="57"/>
        </w:numPr>
        <w:ind w:left="720"/>
        <w:rPr>
          <w:del w:id="7624" w:author="ghislain.aine" w:date="2015-11-05T10:16:00Z"/>
        </w:rPr>
        <w:pPrChange w:id="7625" w:author="ghislain.aine" w:date="2015-11-05T10:16:00Z">
          <w:pPr>
            <w:pStyle w:val="Paragraphedeliste"/>
            <w:numPr>
              <w:ilvl w:val="2"/>
              <w:numId w:val="57"/>
            </w:numPr>
            <w:ind w:left="1800" w:hanging="360"/>
          </w:pPr>
        </w:pPrChange>
      </w:pPr>
      <w:del w:id="7626" w:author="ghislain.aine" w:date="2015-11-05T10:16:00Z">
        <w:r w:rsidDel="008C2508">
          <w:rPr>
            <w:noProof/>
            <w:lang w:eastAsia="fr-FR"/>
          </w:rPr>
          <w:delText>Launch Command Line</w:delText>
        </w:r>
        <w:r w:rsidR="00540E5A" w:rsidDel="008C2508">
          <w:rPr>
            <w:noProof/>
            <w:lang w:eastAsia="fr-FR"/>
          </w:rPr>
          <w:delText xml:space="preserve"> </w:delText>
        </w:r>
        <w:r w:rsidDel="008C2508">
          <w:rPr>
            <w:noProof/>
            <w:lang w:eastAsia="fr-FR"/>
          </w:rPr>
          <w:delText>: permet d'exécuter Streamwork depuis l'ODP</w:delText>
        </w:r>
      </w:del>
    </w:p>
    <w:p w:rsidR="00A43A6B" w:rsidRDefault="00D94C1E">
      <w:pPr>
        <w:pStyle w:val="Paragraphedeliste"/>
        <w:numPr>
          <w:ilvl w:val="2"/>
          <w:numId w:val="57"/>
        </w:numPr>
        <w:ind w:left="720"/>
        <w:rPr>
          <w:del w:id="7627" w:author="ghislain.aine" w:date="2015-11-05T10:16:00Z"/>
        </w:rPr>
        <w:pPrChange w:id="7628" w:author="ghislain.aine" w:date="2015-11-05T10:16:00Z">
          <w:pPr>
            <w:pStyle w:val="Paragraphedeliste"/>
            <w:numPr>
              <w:ilvl w:val="2"/>
              <w:numId w:val="57"/>
            </w:numPr>
            <w:ind w:left="1800" w:hanging="360"/>
          </w:pPr>
        </w:pPrChange>
      </w:pPr>
      <w:del w:id="7629" w:author="ghislain.aine" w:date="2015-11-05T10:16:00Z">
        <w:r w:rsidDel="008C2508">
          <w:rPr>
            <w:noProof/>
            <w:lang w:eastAsia="fr-FR"/>
          </w:rPr>
          <w:delText>Le bouton "OK" n'est valide que lorsque le configuration ne comporte aucune erreur</w:delText>
        </w:r>
        <w:r w:rsidR="0046175E" w:rsidDel="008C2508">
          <w:rPr>
            <w:noProof/>
            <w:lang w:eastAsia="fr-FR"/>
          </w:rPr>
          <w:delText>. Si le bouton est grisé, c'est qu'un des paramètres de configuration est erroné.</w:delText>
        </w:r>
        <w:r w:rsidR="0046175E" w:rsidDel="008C2508">
          <w:rPr>
            <w:noProof/>
            <w:lang w:eastAsia="fr-FR"/>
          </w:rPr>
          <w:br/>
          <w:delText>Un message d'erreur s'affiche en haut de la fenêtre lorsque le champ incriminé est sélectionné.</w:delText>
        </w:r>
      </w:del>
    </w:p>
    <w:p w:rsidR="00A43A6B" w:rsidRDefault="00A43A6B">
      <w:pPr>
        <w:pStyle w:val="Paragraphedeliste"/>
        <w:rPr>
          <w:del w:id="7630" w:author="ghislain.aine" w:date="2015-11-05T10:16:00Z"/>
        </w:rPr>
        <w:pPrChange w:id="7631" w:author="ghislain.aine" w:date="2015-11-05T10:16:00Z">
          <w:pPr>
            <w:pStyle w:val="Paragraphedeliste"/>
            <w:ind w:left="1800"/>
          </w:pPr>
        </w:pPrChange>
      </w:pPr>
    </w:p>
    <w:p w:rsidR="00A43A6B" w:rsidRDefault="00A43A6B">
      <w:pPr>
        <w:keepNext/>
        <w:ind w:left="720"/>
        <w:contextualSpacing/>
        <w:rPr>
          <w:del w:id="7632" w:author="ghislain.aine" w:date="2015-11-05T10:16:00Z"/>
        </w:rPr>
        <w:pPrChange w:id="7633" w:author="ghislain.aine" w:date="2015-11-05T10:16:00Z">
          <w:pPr>
            <w:keepNext/>
            <w:jc w:val="center"/>
          </w:pPr>
        </w:pPrChange>
      </w:pPr>
      <w:del w:id="7634" w:author="ghislain.aine" w:date="2015-11-05T10:16:00Z">
        <w:r>
          <w:rPr>
            <w:noProof/>
            <w:lang w:eastAsia="fr-FR"/>
            <w:rPrChange w:id="7635" w:author="Unknown">
              <w:rPr>
                <w:noProof/>
                <w:color w:val="0000FF" w:themeColor="hyperlink"/>
                <w:u w:val="single"/>
                <w:lang w:eastAsia="fr-FR"/>
              </w:rPr>
            </w:rPrChange>
          </w:rPr>
          <w:drawing>
            <wp:inline distT="0" distB="0" distL="0" distR="0">
              <wp:extent cx="3086100" cy="657225"/>
              <wp:effectExtent l="19050" t="0" r="0" b="0"/>
              <wp:docPr id="5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9" cstate="print"/>
                      <a:srcRect/>
                      <a:stretch>
                        <a:fillRect/>
                      </a:stretch>
                    </pic:blipFill>
                    <pic:spPr bwMode="auto">
                      <a:xfrm>
                        <a:off x="0" y="0"/>
                        <a:ext cx="3086100" cy="6572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636" w:author="ghislain.aine" w:date="2015-11-05T10:16:00Z"/>
          <w:sz w:val="20"/>
          <w:u w:val="single"/>
        </w:rPr>
        <w:pPrChange w:id="7637" w:author="ghislain.aine" w:date="2015-11-05T10:16:00Z">
          <w:pPr>
            <w:pStyle w:val="Lgende"/>
            <w:jc w:val="center"/>
          </w:pPr>
        </w:pPrChange>
      </w:pPr>
      <w:del w:id="7638"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34</w:delText>
        </w:r>
        <w:r w:rsidR="004D7EE5" w:rsidDel="008C2508">
          <w:fldChar w:fldCharType="end"/>
        </w:r>
        <w:r w:rsidDel="008C2508">
          <w:delText xml:space="preserve"> : </w:delText>
        </w:r>
        <w:r w:rsidRPr="00AE768E" w:rsidDel="008C2508">
          <w:delText>Erreur de configuration</w:delText>
        </w:r>
        <w:r w:rsidR="0046175E" w:rsidRPr="0002771B" w:rsidDel="008C2508">
          <w:rPr>
            <w:sz w:val="20"/>
            <w:u w:val="single"/>
          </w:rPr>
          <w:delText xml:space="preserve"> </w:delText>
        </w:r>
      </w:del>
    </w:p>
    <w:p w:rsidR="00A43A6B" w:rsidRDefault="00A43A6B">
      <w:pPr>
        <w:ind w:left="720"/>
        <w:contextualSpacing/>
        <w:rPr>
          <w:del w:id="7639" w:author="ghislain.aine" w:date="2015-11-05T10:16:00Z"/>
          <w:sz w:val="20"/>
          <w:u w:val="single"/>
        </w:rPr>
        <w:pPrChange w:id="7640" w:author="ghislain.aine" w:date="2015-11-05T10:16:00Z">
          <w:pPr>
            <w:jc w:val="center"/>
          </w:pPr>
        </w:pPrChange>
      </w:pPr>
    </w:p>
    <w:p w:rsidR="00A43A6B" w:rsidRDefault="00405DFD">
      <w:pPr>
        <w:ind w:left="720"/>
        <w:contextualSpacing/>
        <w:rPr>
          <w:del w:id="7641" w:author="ghislain.aine" w:date="2015-11-05T10:16:00Z"/>
          <w:noProof/>
          <w:lang w:eastAsia="fr-FR"/>
        </w:rPr>
        <w:pPrChange w:id="7642" w:author="ghislain.aine" w:date="2015-11-05T10:16:00Z">
          <w:pPr/>
        </w:pPrChange>
      </w:pPr>
      <w:del w:id="7643" w:author="ghislain.aine" w:date="2015-11-05T10:16:00Z">
        <w:r w:rsidDel="008C2508">
          <w:rPr>
            <w:noProof/>
            <w:lang w:eastAsia="fr-FR"/>
          </w:rPr>
          <w:lastRenderedPageBreak/>
          <w:delText>Génération du projet</w:delText>
        </w:r>
        <w:r w:rsidR="0051539C" w:rsidDel="008C2508">
          <w:rPr>
            <w:noProof/>
            <w:lang w:eastAsia="fr-FR"/>
          </w:rPr>
          <w:delText xml:space="preserve"> (compile en fonction des préférences) </w:delText>
        </w:r>
        <w:r w:rsidDel="008C2508">
          <w:rPr>
            <w:noProof/>
            <w:lang w:eastAsia="fr-FR"/>
          </w:rPr>
          <w:delText xml:space="preserve">: fonction "Generate", </w:delText>
        </w:r>
        <w:r w:rsidR="0008751F" w:rsidDel="008C2508">
          <w:rPr>
            <w:noProof/>
            <w:lang w:eastAsia="fr-FR"/>
          </w:rPr>
          <w:delText xml:space="preserve">Accessible depuis la barre de menus via l'icône </w:delText>
        </w:r>
        <w:r w:rsidR="00A43A6B">
          <w:rPr>
            <w:noProof/>
            <w:lang w:eastAsia="fr-FR"/>
            <w:rPrChange w:id="7644" w:author="Unknown">
              <w:rPr>
                <w:noProof/>
                <w:color w:val="0000FF" w:themeColor="hyperlink"/>
                <w:u w:val="single"/>
                <w:lang w:eastAsia="fr-FR"/>
              </w:rPr>
            </w:rPrChange>
          </w:rPr>
          <w:drawing>
            <wp:inline distT="0" distB="0" distL="0" distR="0">
              <wp:extent cx="266700" cy="209550"/>
              <wp:effectExtent l="19050" t="0" r="0" b="0"/>
              <wp:docPr id="60"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del>
    </w:p>
    <w:p w:rsidR="00A43A6B" w:rsidRDefault="00A43A6B">
      <w:pPr>
        <w:ind w:left="720"/>
        <w:contextualSpacing/>
        <w:rPr>
          <w:del w:id="7645" w:author="ghislain.aine" w:date="2015-11-05T10:16:00Z"/>
          <w:noProof/>
          <w:lang w:eastAsia="fr-FR"/>
        </w:rPr>
        <w:pPrChange w:id="7646" w:author="ghislain.aine" w:date="2015-11-05T10:16:00Z">
          <w:pPr/>
        </w:pPrChange>
      </w:pPr>
    </w:p>
    <w:p w:rsidR="00A43A6B" w:rsidRDefault="00A43A6B">
      <w:pPr>
        <w:ind w:left="720"/>
        <w:contextualSpacing/>
        <w:rPr>
          <w:del w:id="7647" w:author="ghislain.aine" w:date="2015-11-05T10:16:00Z"/>
          <w:noProof/>
          <w:lang w:eastAsia="fr-FR"/>
        </w:rPr>
        <w:pPrChange w:id="7648" w:author="ghislain.aine" w:date="2015-11-05T10:16:00Z">
          <w:pPr/>
        </w:pPrChange>
      </w:pPr>
    </w:p>
    <w:p w:rsidR="00A43A6B" w:rsidRDefault="005E3BB1">
      <w:pPr>
        <w:pStyle w:val="Titre2"/>
        <w:ind w:left="720"/>
        <w:rPr>
          <w:del w:id="7649" w:author="ghislain.aine" w:date="2015-11-05T10:16:00Z"/>
          <w:noProof/>
          <w:lang w:eastAsia="fr-FR"/>
        </w:rPr>
        <w:pPrChange w:id="7650" w:author="ghislain.aine" w:date="2015-11-05T10:16:00Z">
          <w:pPr>
            <w:pStyle w:val="Titre2"/>
          </w:pPr>
        </w:pPrChange>
      </w:pPr>
      <w:bookmarkStart w:id="7651" w:name="_Toc354393994"/>
      <w:del w:id="7652" w:author="ghislain.aine" w:date="2015-11-05T10:16:00Z">
        <w:r w:rsidDel="008C2508">
          <w:rPr>
            <w:noProof/>
            <w:lang w:eastAsia="fr-FR"/>
          </w:rPr>
          <w:delText>Création d'un composant</w:delText>
        </w:r>
        <w:bookmarkEnd w:id="7651"/>
      </w:del>
    </w:p>
    <w:p w:rsidR="004D091E" w:rsidRDefault="004D091E">
      <w:pPr>
        <w:pStyle w:val="Paragraphedeliste"/>
        <w:rPr>
          <w:del w:id="7653" w:author="ghislain.aine" w:date="2015-11-05T10:16:00Z"/>
          <w:noProof/>
          <w:lang w:eastAsia="fr-FR"/>
        </w:rPr>
      </w:pPr>
    </w:p>
    <w:p w:rsidR="00A43A6B" w:rsidRDefault="001E7A64">
      <w:pPr>
        <w:ind w:left="720"/>
        <w:contextualSpacing/>
        <w:rPr>
          <w:del w:id="7654" w:author="ghislain.aine" w:date="2015-11-05T10:16:00Z"/>
          <w:noProof/>
          <w:lang w:eastAsia="fr-FR"/>
        </w:rPr>
        <w:pPrChange w:id="7655" w:author="ghislain.aine" w:date="2015-11-05T10:16:00Z">
          <w:pPr/>
        </w:pPrChange>
      </w:pPr>
      <w:del w:id="7656" w:author="ghislain.aine" w:date="2015-11-05T10:16:00Z">
        <w:r w:rsidDel="008C2508">
          <w:rPr>
            <w:noProof/>
            <w:lang w:eastAsia="fr-FR"/>
          </w:rPr>
          <w:delText>A partir du tp de streamwork, nous allons créer un composant "ConfObserver" qui consomme une interface "IConfManager". Cette interface permettra d'être informé lorsque la valeur du pas ou de la période sera modifiée dans le composant DemoDataComponent.</w:delText>
        </w:r>
      </w:del>
    </w:p>
    <w:p w:rsidR="00A43A6B" w:rsidRDefault="00A43A6B">
      <w:pPr>
        <w:ind w:left="720"/>
        <w:contextualSpacing/>
        <w:rPr>
          <w:del w:id="7657" w:author="ghislain.aine" w:date="2015-11-05T10:16:00Z"/>
          <w:noProof/>
          <w:lang w:eastAsia="fr-FR"/>
        </w:rPr>
        <w:pPrChange w:id="7658" w:author="ghislain.aine" w:date="2015-11-05T10:16:00Z">
          <w:pPr/>
        </w:pPrChange>
      </w:pPr>
    </w:p>
    <w:p w:rsidR="00A43A6B" w:rsidRDefault="001E7A64">
      <w:pPr>
        <w:ind w:left="720"/>
        <w:contextualSpacing/>
        <w:rPr>
          <w:del w:id="7659" w:author="ghislain.aine" w:date="2015-11-05T10:16:00Z"/>
          <w:noProof/>
          <w:lang w:eastAsia="fr-FR"/>
        </w:rPr>
        <w:pPrChange w:id="7660" w:author="ghislain.aine" w:date="2015-11-05T10:16:00Z">
          <w:pPr/>
        </w:pPrChange>
      </w:pPr>
      <w:del w:id="7661" w:author="ghislain.aine" w:date="2015-11-05T10:16:00Z">
        <w:r w:rsidDel="008C2508">
          <w:rPr>
            <w:noProof/>
            <w:lang w:eastAsia="fr-FR"/>
          </w:rPr>
          <w:delText>Dans l'ODP :</w:delText>
        </w:r>
      </w:del>
    </w:p>
    <w:p w:rsidR="004D091E" w:rsidRDefault="001E7A64">
      <w:pPr>
        <w:pStyle w:val="Paragraphedeliste"/>
        <w:numPr>
          <w:ilvl w:val="0"/>
          <w:numId w:val="58"/>
        </w:numPr>
        <w:rPr>
          <w:del w:id="7662" w:author="ghislain.aine" w:date="2015-11-05T10:16:00Z"/>
          <w:noProof/>
          <w:lang w:eastAsia="fr-FR"/>
        </w:rPr>
      </w:pPr>
      <w:del w:id="7663" w:author="ghislain.aine" w:date="2015-11-05T10:16:00Z">
        <w:r w:rsidDel="008C2508">
          <w:rPr>
            <w:noProof/>
            <w:lang w:eastAsia="fr-FR"/>
          </w:rPr>
          <w:delText>Créer un nouveau projet, ou supprimer le composant de test créé précédemment</w:delText>
        </w:r>
      </w:del>
    </w:p>
    <w:p w:rsidR="004D091E" w:rsidRDefault="001E7A64">
      <w:pPr>
        <w:pStyle w:val="Paragraphedeliste"/>
        <w:numPr>
          <w:ilvl w:val="0"/>
          <w:numId w:val="58"/>
        </w:numPr>
        <w:rPr>
          <w:del w:id="7664" w:author="ghislain.aine" w:date="2015-11-05T10:16:00Z"/>
          <w:noProof/>
          <w:lang w:eastAsia="fr-FR"/>
        </w:rPr>
      </w:pPr>
      <w:del w:id="7665" w:author="ghislain.aine" w:date="2015-11-05T10:16:00Z">
        <w:r w:rsidDel="008C2508">
          <w:rPr>
            <w:noProof/>
            <w:lang w:eastAsia="fr-FR"/>
          </w:rPr>
          <w:delText>Créer une catégorie "Interface" et une catégorie "Composant"</w:delText>
        </w:r>
      </w:del>
    </w:p>
    <w:p w:rsidR="004D091E" w:rsidRDefault="001E7A64">
      <w:pPr>
        <w:pStyle w:val="Paragraphedeliste"/>
        <w:numPr>
          <w:ilvl w:val="0"/>
          <w:numId w:val="58"/>
        </w:numPr>
        <w:rPr>
          <w:del w:id="7666" w:author="ghislain.aine" w:date="2015-11-05T10:16:00Z"/>
          <w:noProof/>
          <w:lang w:eastAsia="fr-FR"/>
        </w:rPr>
      </w:pPr>
      <w:del w:id="7667" w:author="ghislain.aine" w:date="2015-11-05T10:16:00Z">
        <w:r w:rsidDel="008C2508">
          <w:rPr>
            <w:noProof/>
            <w:lang w:eastAsia="fr-FR"/>
          </w:rPr>
          <w:delText>Dans la catégorie "Composant", créer un composant "ConfObserver"</w:delText>
        </w:r>
      </w:del>
    </w:p>
    <w:p w:rsidR="00A43A6B" w:rsidRDefault="00A43A6B">
      <w:pPr>
        <w:ind w:left="720"/>
        <w:contextualSpacing/>
        <w:rPr>
          <w:del w:id="7668" w:author="ghislain.aine" w:date="2015-11-05T10:16:00Z"/>
          <w:noProof/>
          <w:lang w:eastAsia="fr-FR"/>
        </w:rPr>
        <w:pPrChange w:id="7669" w:author="ghislain.aine" w:date="2015-11-05T10:16:00Z">
          <w:pPr/>
        </w:pPrChange>
      </w:pPr>
    </w:p>
    <w:p w:rsidR="00A43A6B" w:rsidRDefault="00A43A6B">
      <w:pPr>
        <w:keepNext/>
        <w:ind w:left="720"/>
        <w:contextualSpacing/>
        <w:rPr>
          <w:del w:id="7670" w:author="ghislain.aine" w:date="2015-11-05T10:16:00Z"/>
        </w:rPr>
        <w:pPrChange w:id="7671" w:author="ghislain.aine" w:date="2015-11-05T10:16:00Z">
          <w:pPr>
            <w:keepNext/>
            <w:jc w:val="center"/>
          </w:pPr>
        </w:pPrChange>
      </w:pPr>
      <w:del w:id="7672" w:author="ghislain.aine" w:date="2015-11-05T10:16:00Z">
        <w:r>
          <w:rPr>
            <w:noProof/>
            <w:lang w:eastAsia="fr-FR"/>
            <w:rPrChange w:id="7673" w:author="Unknown">
              <w:rPr>
                <w:noProof/>
                <w:color w:val="0000FF" w:themeColor="hyperlink"/>
                <w:u w:val="single"/>
                <w:lang w:eastAsia="fr-FR"/>
              </w:rPr>
            </w:rPrChange>
          </w:rPr>
          <w:drawing>
            <wp:inline distT="0" distB="0" distL="0" distR="0">
              <wp:extent cx="5753100" cy="2400300"/>
              <wp:effectExtent l="19050" t="0" r="0" b="0"/>
              <wp:docPr id="63"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cstate="print"/>
                      <a:srcRect/>
                      <a:stretch>
                        <a:fillRect/>
                      </a:stretch>
                    </pic:blipFill>
                    <pic:spPr bwMode="auto">
                      <a:xfrm>
                        <a:off x="0" y="0"/>
                        <a:ext cx="5753100" cy="240030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674" w:author="ghislain.aine" w:date="2015-11-05T10:16:00Z"/>
          <w:noProof/>
          <w:sz w:val="20"/>
          <w:u w:val="single"/>
          <w:lang w:eastAsia="fr-FR"/>
        </w:rPr>
        <w:pPrChange w:id="7675" w:author="ghislain.aine" w:date="2015-11-05T10:16:00Z">
          <w:pPr>
            <w:pStyle w:val="Lgende"/>
            <w:jc w:val="center"/>
          </w:pPr>
        </w:pPrChange>
      </w:pPr>
      <w:del w:id="7676"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35</w:delText>
        </w:r>
        <w:r w:rsidR="004D7EE5" w:rsidDel="008C2508">
          <w:fldChar w:fldCharType="end"/>
        </w:r>
        <w:r w:rsidDel="008C2508">
          <w:delText xml:space="preserve"> : C</w:delText>
        </w:r>
        <w:r w:rsidRPr="000E27BE" w:rsidDel="008C2508">
          <w:delText>réation d'un composant</w:delText>
        </w:r>
        <w:r w:rsidR="001E7A64" w:rsidRPr="005B4E31" w:rsidDel="008C2508">
          <w:rPr>
            <w:noProof/>
            <w:sz w:val="20"/>
            <w:u w:val="single"/>
            <w:lang w:eastAsia="fr-FR"/>
          </w:rPr>
          <w:delText xml:space="preserve"> </w:delText>
        </w:r>
      </w:del>
    </w:p>
    <w:p w:rsidR="00A43A6B" w:rsidRDefault="00A43A6B">
      <w:pPr>
        <w:ind w:left="720"/>
        <w:contextualSpacing/>
        <w:rPr>
          <w:del w:id="7677" w:author="ghislain.aine" w:date="2015-11-05T10:16:00Z"/>
          <w:noProof/>
          <w:lang w:eastAsia="fr-FR"/>
        </w:rPr>
        <w:pPrChange w:id="7678" w:author="ghislain.aine" w:date="2015-11-05T10:16:00Z">
          <w:pPr/>
        </w:pPrChange>
      </w:pPr>
    </w:p>
    <w:p w:rsidR="004D091E" w:rsidRDefault="001E7A64">
      <w:pPr>
        <w:pStyle w:val="Paragraphedeliste"/>
        <w:numPr>
          <w:ilvl w:val="0"/>
          <w:numId w:val="59"/>
        </w:numPr>
        <w:rPr>
          <w:del w:id="7679" w:author="ghislain.aine" w:date="2015-11-05T10:16:00Z"/>
          <w:noProof/>
          <w:lang w:eastAsia="fr-FR"/>
        </w:rPr>
      </w:pPr>
      <w:del w:id="7680" w:author="ghislain.aine" w:date="2015-11-05T10:16:00Z">
        <w:r w:rsidDel="008C2508">
          <w:rPr>
            <w:noProof/>
            <w:lang w:eastAsia="fr-FR"/>
          </w:rPr>
          <w:delText xml:space="preserve">Dans la catégorie "Interface", créer </w:delText>
        </w:r>
        <w:r w:rsidR="00D233BF" w:rsidDel="008C2508">
          <w:rPr>
            <w:noProof/>
            <w:lang w:eastAsia="fr-FR"/>
          </w:rPr>
          <w:delText xml:space="preserve">une interface </w:delText>
        </w:r>
        <w:r w:rsidDel="008C2508">
          <w:rPr>
            <w:noProof/>
            <w:lang w:eastAsia="fr-FR"/>
          </w:rPr>
          <w:delText>"</w:delText>
        </w:r>
        <w:r w:rsidR="00D233BF" w:rsidDel="008C2508">
          <w:rPr>
            <w:noProof/>
            <w:lang w:eastAsia="fr-FR"/>
          </w:rPr>
          <w:delText>IConfObserver</w:delText>
        </w:r>
        <w:r w:rsidDel="008C2508">
          <w:rPr>
            <w:noProof/>
            <w:lang w:eastAsia="fr-FR"/>
          </w:rPr>
          <w:delText>"</w:delText>
        </w:r>
        <w:r w:rsidR="00D233BF" w:rsidDel="008C2508">
          <w:rPr>
            <w:noProof/>
            <w:lang w:eastAsia="fr-FR"/>
          </w:rPr>
          <w:delText xml:space="preserve"> avec deux méthodes permet</w:delText>
        </w:r>
        <w:r w:rsidDel="008C2508">
          <w:rPr>
            <w:noProof/>
            <w:lang w:eastAsia="fr-FR"/>
          </w:rPr>
          <w:delText>tant</w:delText>
        </w:r>
        <w:r w:rsidR="00D233BF" w:rsidDel="008C2508">
          <w:rPr>
            <w:noProof/>
            <w:lang w:eastAsia="fr-FR"/>
          </w:rPr>
          <w:delText xml:space="preserve"> d'être notifié des modifications des paramètres "pas" et "periode",</w:delText>
        </w:r>
        <w:r w:rsidR="00FF5174" w:rsidDel="008C2508">
          <w:rPr>
            <w:noProof/>
            <w:lang w:eastAsia="fr-FR"/>
          </w:rPr>
          <w:delText xml:space="preserve"> prenant en paramètre un entier</w:delText>
        </w:r>
      </w:del>
    </w:p>
    <w:p w:rsidR="00A43A6B" w:rsidRDefault="00FF5174">
      <w:pPr>
        <w:pStyle w:val="Code"/>
        <w:ind w:left="720"/>
        <w:contextualSpacing/>
        <w:jc w:val="both"/>
        <w:rPr>
          <w:del w:id="7681" w:author="ghislain.aine" w:date="2015-11-05T10:16:00Z"/>
          <w:noProof/>
          <w:lang w:val="en-US" w:eastAsia="fr-FR"/>
        </w:rPr>
        <w:pPrChange w:id="7682" w:author="ghislain.aine" w:date="2015-11-05T10:16:00Z">
          <w:pPr>
            <w:pStyle w:val="Code"/>
          </w:pPr>
        </w:pPrChange>
      </w:pPr>
      <w:del w:id="7683" w:author="ghislain.aine" w:date="2015-11-05T10:16:00Z">
        <w:r w:rsidRPr="00B57710" w:rsidDel="008C2508">
          <w:rPr>
            <w:noProof/>
            <w:lang w:val="en-US" w:eastAsia="fr-FR"/>
          </w:rPr>
          <w:delText>notifyPeriodeChanged(</w:delText>
        </w:r>
        <w:r w:rsidR="00B57710" w:rsidRPr="00921425" w:rsidDel="008C2508">
          <w:rPr>
            <w:noProof/>
            <w:color w:val="0000FF"/>
            <w:lang w:val="en-US"/>
          </w:rPr>
          <w:delText>int</w:delText>
        </w:r>
        <w:r w:rsidR="00B57710" w:rsidRPr="00B57710" w:rsidDel="008C2508">
          <w:rPr>
            <w:noProof/>
            <w:lang w:val="en-US" w:eastAsia="fr-FR"/>
          </w:rPr>
          <w:delText xml:space="preserve"> </w:delText>
        </w:r>
        <w:r w:rsidRPr="00B57710" w:rsidDel="008C2508">
          <w:rPr>
            <w:noProof/>
            <w:lang w:val="en-US" w:eastAsia="fr-FR"/>
          </w:rPr>
          <w:delText>periode)</w:delText>
        </w:r>
      </w:del>
    </w:p>
    <w:p w:rsidR="00A43A6B" w:rsidRDefault="00FF5174">
      <w:pPr>
        <w:pStyle w:val="Code"/>
        <w:ind w:left="720"/>
        <w:contextualSpacing/>
        <w:jc w:val="both"/>
        <w:rPr>
          <w:del w:id="7684" w:author="ghislain.aine" w:date="2015-11-05T10:16:00Z"/>
          <w:noProof/>
          <w:lang w:val="en-US" w:eastAsia="fr-FR"/>
        </w:rPr>
        <w:pPrChange w:id="7685" w:author="ghislain.aine" w:date="2015-11-05T10:16:00Z">
          <w:pPr>
            <w:pStyle w:val="Code"/>
          </w:pPr>
        </w:pPrChange>
      </w:pPr>
      <w:del w:id="7686" w:author="ghislain.aine" w:date="2015-11-05T10:16:00Z">
        <w:r w:rsidRPr="00B57710" w:rsidDel="008C2508">
          <w:rPr>
            <w:noProof/>
            <w:lang w:val="en-US" w:eastAsia="fr-FR"/>
          </w:rPr>
          <w:delText>notifyStepChanged(</w:delText>
        </w:r>
        <w:r w:rsidR="00B57710" w:rsidRPr="00921425" w:rsidDel="008C2508">
          <w:rPr>
            <w:noProof/>
            <w:color w:val="0000FF"/>
            <w:lang w:val="en-US"/>
          </w:rPr>
          <w:delText>int</w:delText>
        </w:r>
        <w:r w:rsidR="00B57710" w:rsidDel="008C2508">
          <w:rPr>
            <w:noProof/>
            <w:lang w:val="en-US" w:eastAsia="fr-FR"/>
          </w:rPr>
          <w:delText xml:space="preserve"> </w:delText>
        </w:r>
        <w:r w:rsidRPr="00B57710" w:rsidDel="008C2508">
          <w:rPr>
            <w:noProof/>
            <w:lang w:val="en-US" w:eastAsia="fr-FR"/>
          </w:rPr>
          <w:delText>step)</w:delText>
        </w:r>
      </w:del>
    </w:p>
    <w:p w:rsidR="004D091E" w:rsidRDefault="00FF5174">
      <w:pPr>
        <w:pStyle w:val="Paragraphedeliste"/>
        <w:numPr>
          <w:ilvl w:val="0"/>
          <w:numId w:val="59"/>
        </w:numPr>
        <w:rPr>
          <w:del w:id="7687" w:author="ghislain.aine" w:date="2015-11-05T10:16:00Z"/>
          <w:noProof/>
          <w:lang w:eastAsia="fr-FR"/>
        </w:rPr>
      </w:pPr>
      <w:del w:id="7688" w:author="ghislain.aine" w:date="2015-11-05T10:16:00Z">
        <w:r w:rsidDel="008C2508">
          <w:rPr>
            <w:noProof/>
            <w:lang w:eastAsia="fr-FR"/>
          </w:rPr>
          <w:delText xml:space="preserve">Créer une </w:delText>
        </w:r>
        <w:r w:rsidR="00B87664" w:rsidDel="008C2508">
          <w:rPr>
            <w:noProof/>
            <w:lang w:eastAsia="fr-FR"/>
          </w:rPr>
          <w:delText xml:space="preserve">interface IConfManager, avec </w:delText>
        </w:r>
        <w:r w:rsidDel="008C2508">
          <w:rPr>
            <w:noProof/>
            <w:lang w:eastAsia="fr-FR"/>
          </w:rPr>
          <w:delText>deux</w:delText>
        </w:r>
        <w:r w:rsidR="00B87664" w:rsidDel="008C2508">
          <w:rPr>
            <w:noProof/>
            <w:lang w:eastAsia="fr-FR"/>
          </w:rPr>
          <w:delText xml:space="preserve"> méthode</w:delText>
        </w:r>
        <w:r w:rsidDel="008C2508">
          <w:rPr>
            <w:noProof/>
            <w:lang w:eastAsia="fr-FR"/>
          </w:rPr>
          <w:delText>s</w:delText>
        </w:r>
        <w:r w:rsidR="00B87664" w:rsidDel="008C2508">
          <w:rPr>
            <w:noProof/>
            <w:lang w:eastAsia="fr-FR"/>
          </w:rPr>
          <w:delText xml:space="preserve"> "registerObserver" </w:delText>
        </w:r>
        <w:r w:rsidDel="008C2508">
          <w:rPr>
            <w:noProof/>
            <w:lang w:eastAsia="fr-FR"/>
          </w:rPr>
          <w:delText>pour enregistrer ou supprimer un observer</w:delText>
        </w:r>
      </w:del>
    </w:p>
    <w:p w:rsidR="00A43A6B" w:rsidRDefault="00FF5174">
      <w:pPr>
        <w:pStyle w:val="Code"/>
        <w:ind w:left="720"/>
        <w:contextualSpacing/>
        <w:jc w:val="both"/>
        <w:rPr>
          <w:del w:id="7689" w:author="ghislain.aine" w:date="2015-11-05T10:16:00Z"/>
          <w:noProof/>
          <w:lang w:eastAsia="fr-FR"/>
        </w:rPr>
        <w:pPrChange w:id="7690" w:author="ghislain.aine" w:date="2015-11-05T10:16:00Z">
          <w:pPr>
            <w:pStyle w:val="Code"/>
          </w:pPr>
        </w:pPrChange>
      </w:pPr>
      <w:del w:id="7691" w:author="ghislain.aine" w:date="2015-11-05T10:16:00Z">
        <w:r w:rsidDel="008C2508">
          <w:rPr>
            <w:noProof/>
            <w:lang w:eastAsia="fr-FR"/>
          </w:rPr>
          <w:delText>registerObserver(IConfObserver)</w:delText>
        </w:r>
      </w:del>
    </w:p>
    <w:p w:rsidR="00A43A6B" w:rsidRDefault="00FF5174">
      <w:pPr>
        <w:pStyle w:val="Code"/>
        <w:ind w:left="720"/>
        <w:contextualSpacing/>
        <w:jc w:val="both"/>
        <w:rPr>
          <w:del w:id="7692" w:author="ghislain.aine" w:date="2015-11-05T10:16:00Z"/>
          <w:noProof/>
          <w:lang w:eastAsia="fr-FR"/>
        </w:rPr>
        <w:pPrChange w:id="7693" w:author="ghislain.aine" w:date="2015-11-05T10:16:00Z">
          <w:pPr>
            <w:pStyle w:val="Code"/>
          </w:pPr>
        </w:pPrChange>
      </w:pPr>
      <w:del w:id="7694" w:author="ghislain.aine" w:date="2015-11-05T10:16:00Z">
        <w:r w:rsidDel="008C2508">
          <w:rPr>
            <w:noProof/>
            <w:lang w:eastAsia="fr-FR"/>
          </w:rPr>
          <w:delText>unregisterObserver(IConfObserver)</w:delText>
        </w:r>
      </w:del>
    </w:p>
    <w:p w:rsidR="004D091E" w:rsidRDefault="00B87664">
      <w:pPr>
        <w:pStyle w:val="Paragraphedeliste"/>
        <w:numPr>
          <w:ilvl w:val="0"/>
          <w:numId w:val="59"/>
        </w:numPr>
        <w:rPr>
          <w:del w:id="7695" w:author="ghislain.aine" w:date="2015-11-05T10:16:00Z"/>
          <w:noProof/>
          <w:lang w:eastAsia="fr-FR"/>
        </w:rPr>
      </w:pPr>
      <w:del w:id="7696" w:author="ghislain.aine" w:date="2015-11-05T10:16:00Z">
        <w:r w:rsidDel="008C2508">
          <w:rPr>
            <w:noProof/>
            <w:lang w:eastAsia="fr-FR"/>
          </w:rPr>
          <w:delText xml:space="preserve">Pour ajouter le paramètre, </w:delText>
        </w:r>
        <w:r w:rsidR="00FF5174" w:rsidDel="008C2508">
          <w:rPr>
            <w:noProof/>
            <w:lang w:eastAsia="fr-FR"/>
          </w:rPr>
          <w:delText xml:space="preserve">il suffit de le </w:delText>
        </w:r>
        <w:r w:rsidDel="008C2508">
          <w:rPr>
            <w:noProof/>
            <w:lang w:eastAsia="fr-FR"/>
          </w:rPr>
          <w:delText>glisse</w:delText>
        </w:r>
        <w:r w:rsidR="006059A7" w:rsidDel="008C2508">
          <w:rPr>
            <w:noProof/>
            <w:lang w:eastAsia="fr-FR"/>
          </w:rPr>
          <w:delText>r</w:delText>
        </w:r>
        <w:r w:rsidDel="008C2508">
          <w:rPr>
            <w:noProof/>
            <w:lang w:eastAsia="fr-FR"/>
          </w:rPr>
          <w:delText xml:space="preserve"> depuis le DefinitionManager</w:delText>
        </w:r>
        <w:r w:rsidR="00FF5174" w:rsidDel="008C2508">
          <w:rPr>
            <w:noProof/>
            <w:lang w:eastAsia="fr-FR"/>
          </w:rPr>
          <w:delText xml:space="preserve"> dans le cadre "Process parameters"</w:delText>
        </w:r>
      </w:del>
    </w:p>
    <w:p w:rsidR="00A43A6B" w:rsidRDefault="00A43A6B">
      <w:pPr>
        <w:keepNext/>
        <w:ind w:left="720"/>
        <w:contextualSpacing/>
        <w:rPr>
          <w:del w:id="7697" w:author="ghislain.aine" w:date="2015-11-05T10:16:00Z"/>
        </w:rPr>
        <w:pPrChange w:id="7698" w:author="ghislain.aine" w:date="2015-11-05T10:16:00Z">
          <w:pPr>
            <w:keepNext/>
            <w:jc w:val="center"/>
          </w:pPr>
        </w:pPrChange>
      </w:pPr>
      <w:del w:id="7699" w:author="ghislain.aine" w:date="2015-11-05T10:16:00Z">
        <w:r>
          <w:rPr>
            <w:noProof/>
            <w:lang w:eastAsia="fr-FR"/>
            <w:rPrChange w:id="7700" w:author="Unknown">
              <w:rPr>
                <w:noProof/>
                <w:color w:val="0000FF" w:themeColor="hyperlink"/>
                <w:u w:val="single"/>
                <w:lang w:eastAsia="fr-FR"/>
              </w:rPr>
            </w:rPrChange>
          </w:rPr>
          <w:lastRenderedPageBreak/>
          <w:drawing>
            <wp:inline distT="0" distB="0" distL="0" distR="0">
              <wp:extent cx="3667125" cy="1419225"/>
              <wp:effectExtent l="19050" t="0" r="9525" b="0"/>
              <wp:docPr id="6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cstate="print"/>
                      <a:srcRect/>
                      <a:stretch>
                        <a:fillRect/>
                      </a:stretch>
                    </pic:blipFill>
                    <pic:spPr bwMode="auto">
                      <a:xfrm>
                        <a:off x="0" y="0"/>
                        <a:ext cx="3667125" cy="14192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701" w:author="ghislain.aine" w:date="2015-11-05T10:16:00Z"/>
          <w:noProof/>
          <w:sz w:val="20"/>
          <w:u w:val="single"/>
          <w:lang w:eastAsia="fr-FR"/>
        </w:rPr>
        <w:pPrChange w:id="7702" w:author="ghislain.aine" w:date="2015-11-05T10:16:00Z">
          <w:pPr>
            <w:pStyle w:val="Lgende"/>
            <w:jc w:val="center"/>
          </w:pPr>
        </w:pPrChange>
      </w:pPr>
      <w:del w:id="7703"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36</w:delText>
        </w:r>
        <w:r w:rsidR="004D7EE5" w:rsidDel="008C2508">
          <w:fldChar w:fldCharType="end"/>
        </w:r>
        <w:r w:rsidDel="008C2508">
          <w:delText xml:space="preserve"> : </w:delText>
        </w:r>
        <w:r w:rsidRPr="00260AA9" w:rsidDel="008C2508">
          <w:delText>Gestion des paramètr</w:delText>
        </w:r>
        <w:r w:rsidDel="008C2508">
          <w:delText>es d'un process</w:delText>
        </w:r>
      </w:del>
    </w:p>
    <w:p w:rsidR="004D091E" w:rsidRDefault="00E06095">
      <w:pPr>
        <w:pStyle w:val="Paragraphedeliste"/>
        <w:numPr>
          <w:ilvl w:val="0"/>
          <w:numId w:val="59"/>
        </w:numPr>
        <w:rPr>
          <w:del w:id="7704" w:author="ghislain.aine" w:date="2015-11-05T10:16:00Z"/>
          <w:noProof/>
          <w:lang w:eastAsia="fr-FR"/>
        </w:rPr>
      </w:pPr>
      <w:del w:id="7705" w:author="ghislain.aine" w:date="2015-11-05T10:16:00Z">
        <w:r w:rsidDel="008C2508">
          <w:rPr>
            <w:noProof/>
            <w:lang w:eastAsia="fr-FR"/>
          </w:rPr>
          <w:delText xml:space="preserve">Faire hériter la classe ConfObserver de IConfObserver en allant </w:delText>
        </w:r>
        <w:r w:rsidR="00FF5174" w:rsidDel="008C2508">
          <w:rPr>
            <w:noProof/>
            <w:lang w:eastAsia="fr-FR"/>
          </w:rPr>
          <w:delText>dans l'onglet "InterfaceEditor", puis en glissant l'interface dans le cadre "Interfaces List"</w:delText>
        </w:r>
      </w:del>
    </w:p>
    <w:p w:rsidR="00A43A6B" w:rsidRDefault="00A43A6B">
      <w:pPr>
        <w:keepNext/>
        <w:ind w:left="720"/>
        <w:contextualSpacing/>
        <w:rPr>
          <w:del w:id="7706" w:author="ghislain.aine" w:date="2015-11-05T10:16:00Z"/>
        </w:rPr>
        <w:pPrChange w:id="7707" w:author="ghislain.aine" w:date="2015-11-05T10:16:00Z">
          <w:pPr>
            <w:keepNext/>
            <w:jc w:val="center"/>
          </w:pPr>
        </w:pPrChange>
      </w:pPr>
      <w:del w:id="7708" w:author="ghislain.aine" w:date="2015-11-05T10:16:00Z">
        <w:r>
          <w:rPr>
            <w:noProof/>
            <w:lang w:eastAsia="fr-FR"/>
            <w:rPrChange w:id="7709" w:author="Unknown">
              <w:rPr>
                <w:noProof/>
                <w:color w:val="0000FF" w:themeColor="hyperlink"/>
                <w:u w:val="single"/>
                <w:lang w:eastAsia="fr-FR"/>
              </w:rPr>
            </w:rPrChange>
          </w:rPr>
          <w:drawing>
            <wp:inline distT="0" distB="0" distL="0" distR="0">
              <wp:extent cx="3905250" cy="1381125"/>
              <wp:effectExtent l="19050" t="0" r="0" b="0"/>
              <wp:docPr id="6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cstate="print"/>
                      <a:srcRect/>
                      <a:stretch>
                        <a:fillRect/>
                      </a:stretch>
                    </pic:blipFill>
                    <pic:spPr bwMode="auto">
                      <a:xfrm>
                        <a:off x="0" y="0"/>
                        <a:ext cx="3905250" cy="13811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710" w:author="ghislain.aine" w:date="2015-11-05T10:16:00Z"/>
          <w:noProof/>
          <w:sz w:val="20"/>
          <w:u w:val="single"/>
          <w:lang w:eastAsia="fr-FR"/>
        </w:rPr>
        <w:pPrChange w:id="7711" w:author="ghislain.aine" w:date="2015-11-05T10:16:00Z">
          <w:pPr>
            <w:pStyle w:val="Lgende"/>
            <w:jc w:val="center"/>
          </w:pPr>
        </w:pPrChange>
      </w:pPr>
      <w:del w:id="7712"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37</w:delText>
        </w:r>
        <w:r w:rsidR="004D7EE5" w:rsidDel="008C2508">
          <w:fldChar w:fldCharType="end"/>
        </w:r>
        <w:r w:rsidDel="008C2508">
          <w:delText xml:space="preserve"> : </w:delText>
        </w:r>
        <w:r w:rsidRPr="002142F5" w:rsidDel="008C2508">
          <w:delText>Héritage des interfaces</w:delText>
        </w:r>
        <w:r w:rsidR="00FF5174" w:rsidRPr="005B4E31" w:rsidDel="008C2508">
          <w:rPr>
            <w:noProof/>
            <w:sz w:val="20"/>
            <w:u w:val="single"/>
            <w:lang w:eastAsia="fr-FR"/>
          </w:rPr>
          <w:delText xml:space="preserve"> </w:delText>
        </w:r>
      </w:del>
    </w:p>
    <w:p w:rsidR="00A43A6B" w:rsidRDefault="00A43A6B">
      <w:pPr>
        <w:ind w:left="720"/>
        <w:contextualSpacing/>
        <w:rPr>
          <w:del w:id="7713" w:author="ghislain.aine" w:date="2015-11-05T10:16:00Z"/>
          <w:noProof/>
          <w:lang w:eastAsia="fr-FR"/>
        </w:rPr>
        <w:pPrChange w:id="7714" w:author="ghislain.aine" w:date="2015-11-05T10:16:00Z">
          <w:pPr/>
        </w:pPrChange>
      </w:pPr>
    </w:p>
    <w:p w:rsidR="004D091E" w:rsidRDefault="00E06095">
      <w:pPr>
        <w:pStyle w:val="Paragraphedeliste"/>
        <w:numPr>
          <w:ilvl w:val="0"/>
          <w:numId w:val="59"/>
        </w:numPr>
        <w:rPr>
          <w:del w:id="7715" w:author="ghislain.aine" w:date="2015-11-05T10:16:00Z"/>
          <w:noProof/>
          <w:lang w:eastAsia="fr-FR"/>
        </w:rPr>
      </w:pPr>
      <w:del w:id="7716" w:author="ghislain.aine" w:date="2015-11-05T10:16:00Z">
        <w:r w:rsidDel="008C2508">
          <w:rPr>
            <w:noProof/>
            <w:lang w:eastAsia="fr-FR"/>
          </w:rPr>
          <w:delText>Faire consommer un "IConfManager" à ConfObserver.</w:delText>
        </w:r>
      </w:del>
    </w:p>
    <w:p w:rsidR="004D091E" w:rsidRDefault="00E06095">
      <w:pPr>
        <w:pStyle w:val="Paragraphedeliste"/>
        <w:rPr>
          <w:del w:id="7717" w:author="ghislain.aine" w:date="2015-11-05T10:16:00Z"/>
          <w:noProof/>
          <w:lang w:eastAsia="fr-FR"/>
        </w:rPr>
      </w:pPr>
      <w:del w:id="7718" w:author="ghislain.aine" w:date="2015-11-05T10:16:00Z">
        <w:r w:rsidDel="008C2508">
          <w:rPr>
            <w:noProof/>
            <w:lang w:eastAsia="fr-FR"/>
          </w:rPr>
          <w:delText>Les interfaces consommées sont considérées comme des paramètres. Ajouter un "IConfManager" à la liste</w:delText>
        </w:r>
        <w:r w:rsidR="00FF5174" w:rsidDel="008C2508">
          <w:rPr>
            <w:noProof/>
            <w:lang w:eastAsia="fr-FR"/>
          </w:rPr>
          <w:delText xml:space="preserve"> des paramètres de ConfObserver</w:delText>
        </w:r>
      </w:del>
    </w:p>
    <w:p w:rsidR="004D091E" w:rsidRDefault="004D091E">
      <w:pPr>
        <w:pStyle w:val="Paragraphedeliste"/>
        <w:rPr>
          <w:del w:id="7719" w:author="ghislain.aine" w:date="2015-11-05T10:16:00Z"/>
          <w:noProof/>
          <w:lang w:eastAsia="fr-FR"/>
        </w:rPr>
      </w:pPr>
    </w:p>
    <w:p w:rsidR="00A43A6B" w:rsidRDefault="00A43A6B">
      <w:pPr>
        <w:keepNext/>
        <w:ind w:left="720"/>
        <w:contextualSpacing/>
        <w:rPr>
          <w:del w:id="7720" w:author="ghislain.aine" w:date="2015-11-05T10:16:00Z"/>
        </w:rPr>
        <w:pPrChange w:id="7721" w:author="ghislain.aine" w:date="2015-11-05T10:16:00Z">
          <w:pPr>
            <w:keepNext/>
            <w:jc w:val="center"/>
          </w:pPr>
        </w:pPrChange>
      </w:pPr>
      <w:del w:id="7722" w:author="ghislain.aine" w:date="2015-11-05T10:16:00Z">
        <w:r>
          <w:rPr>
            <w:noProof/>
            <w:lang w:eastAsia="fr-FR"/>
            <w:rPrChange w:id="7723" w:author="Unknown">
              <w:rPr>
                <w:noProof/>
                <w:color w:val="0000FF" w:themeColor="hyperlink"/>
                <w:u w:val="single"/>
                <w:lang w:eastAsia="fr-FR"/>
              </w:rPr>
            </w:rPrChange>
          </w:rPr>
          <w:drawing>
            <wp:inline distT="0" distB="0" distL="0" distR="0">
              <wp:extent cx="3895725" cy="1419225"/>
              <wp:effectExtent l="19050" t="0" r="9525" b="0"/>
              <wp:docPr id="68"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cstate="print"/>
                      <a:srcRect/>
                      <a:stretch>
                        <a:fillRect/>
                      </a:stretch>
                    </pic:blipFill>
                    <pic:spPr bwMode="auto">
                      <a:xfrm>
                        <a:off x="0" y="0"/>
                        <a:ext cx="3895725" cy="14192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724" w:author="ghislain.aine" w:date="2015-11-05T10:16:00Z"/>
          <w:noProof/>
          <w:sz w:val="20"/>
          <w:u w:val="single"/>
          <w:lang w:eastAsia="fr-FR"/>
        </w:rPr>
        <w:pPrChange w:id="7725" w:author="ghislain.aine" w:date="2015-11-05T10:16:00Z">
          <w:pPr>
            <w:pStyle w:val="Lgende"/>
            <w:jc w:val="center"/>
          </w:pPr>
        </w:pPrChange>
      </w:pPr>
      <w:del w:id="7726"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38</w:delText>
        </w:r>
        <w:r w:rsidR="004D7EE5" w:rsidDel="008C2508">
          <w:fldChar w:fldCharType="end"/>
        </w:r>
        <w:r w:rsidDel="008C2508">
          <w:delText xml:space="preserve"> : </w:delText>
        </w:r>
        <w:r w:rsidRPr="00710AA6" w:rsidDel="008C2508">
          <w:delText>Consommation d'une interface</w:delText>
        </w:r>
        <w:r w:rsidR="00FF5174" w:rsidRPr="005B4E31" w:rsidDel="008C2508">
          <w:rPr>
            <w:noProof/>
            <w:sz w:val="20"/>
            <w:u w:val="single"/>
            <w:lang w:eastAsia="fr-FR"/>
          </w:rPr>
          <w:delText xml:space="preserve"> </w:delText>
        </w:r>
      </w:del>
    </w:p>
    <w:p w:rsidR="00A43A6B" w:rsidRDefault="00A43A6B">
      <w:pPr>
        <w:ind w:left="720"/>
        <w:contextualSpacing/>
        <w:rPr>
          <w:del w:id="7727" w:author="ghislain.aine" w:date="2015-11-05T10:16:00Z"/>
          <w:noProof/>
          <w:lang w:eastAsia="fr-FR"/>
        </w:rPr>
        <w:pPrChange w:id="7728" w:author="ghislain.aine" w:date="2015-11-05T10:16:00Z">
          <w:pPr/>
        </w:pPrChange>
      </w:pPr>
    </w:p>
    <w:p w:rsidR="004D091E" w:rsidRDefault="005B4B86">
      <w:pPr>
        <w:pStyle w:val="Paragraphedeliste"/>
        <w:numPr>
          <w:ilvl w:val="0"/>
          <w:numId w:val="59"/>
        </w:numPr>
        <w:rPr>
          <w:del w:id="7729" w:author="ghislain.aine" w:date="2015-11-05T10:16:00Z"/>
          <w:noProof/>
          <w:lang w:eastAsia="fr-FR"/>
        </w:rPr>
      </w:pPr>
      <w:del w:id="7730" w:author="ghislain.aine" w:date="2015-11-05T10:16:00Z">
        <w:r w:rsidDel="008C2508">
          <w:rPr>
            <w:noProof/>
            <w:lang w:eastAsia="fr-FR"/>
          </w:rPr>
          <w:delText>Implémenter les fonctions de IConfObserve</w:delText>
        </w:r>
        <w:r w:rsidR="0077358E" w:rsidDel="008C2508">
          <w:rPr>
            <w:noProof/>
            <w:lang w:eastAsia="fr-FR"/>
          </w:rPr>
          <w:delText>r dans la classe "ConfObserver"</w:delText>
        </w:r>
        <w:r w:rsidDel="008C2508">
          <w:rPr>
            <w:noProof/>
            <w:lang w:eastAsia="fr-FR"/>
          </w:rPr>
          <w:delText xml:space="preserve"> en faisant un clique-droit dessus et en cliquant sur "Add unimplemented process".</w:delText>
        </w:r>
      </w:del>
    </w:p>
    <w:p w:rsidR="004D091E" w:rsidRDefault="00FF5174">
      <w:pPr>
        <w:pStyle w:val="Paragraphedeliste"/>
        <w:rPr>
          <w:del w:id="7731" w:author="ghislain.aine" w:date="2015-11-05T10:16:00Z"/>
          <w:noProof/>
          <w:lang w:eastAsia="fr-FR"/>
        </w:rPr>
      </w:pPr>
      <w:del w:id="7732" w:author="ghislain.aine" w:date="2015-11-05T10:16:00Z">
        <w:r w:rsidDel="008C2508">
          <w:rPr>
            <w:noProof/>
            <w:lang w:eastAsia="fr-FR"/>
          </w:rPr>
          <w:delText xml:space="preserve">Dans un premier temps, lorsque l'observer sera notifié d'un changement de valeur, il inscrira juste le changement dans </w:delText>
        </w:r>
        <w:r w:rsidR="008943BE" w:rsidDel="008C2508">
          <w:rPr>
            <w:noProof/>
            <w:lang w:eastAsia="fr-FR"/>
          </w:rPr>
          <w:delText>le log à l'aide de la fonction "debu</w:delText>
        </w:r>
        <w:r w:rsidR="0077358E" w:rsidDel="008C2508">
          <w:rPr>
            <w:noProof/>
            <w:lang w:eastAsia="fr-FR"/>
          </w:rPr>
          <w:delText>g</w:delText>
        </w:r>
        <w:r w:rsidR="008943BE" w:rsidDel="008C2508">
          <w:rPr>
            <w:noProof/>
            <w:lang w:eastAsia="fr-FR"/>
          </w:rPr>
          <w:delText>" accessible dans "protolg3.tols.DebugTools" :</w:delText>
        </w:r>
      </w:del>
    </w:p>
    <w:p w:rsidR="00A43A6B" w:rsidRDefault="00FF5174">
      <w:pPr>
        <w:pStyle w:val="Code"/>
        <w:ind w:left="720"/>
        <w:contextualSpacing/>
        <w:jc w:val="both"/>
        <w:rPr>
          <w:del w:id="7733" w:author="ghislain.aine" w:date="2015-11-05T10:16:00Z"/>
          <w:noProof/>
          <w:lang w:val="en-US" w:eastAsia="fr-FR"/>
        </w:rPr>
        <w:pPrChange w:id="7734" w:author="ghislain.aine" w:date="2015-11-05T10:16:00Z">
          <w:pPr>
            <w:pStyle w:val="Code"/>
          </w:pPr>
        </w:pPrChange>
      </w:pPr>
      <w:del w:id="7735" w:author="ghislain.aine" w:date="2015-11-05T10:16:00Z">
        <w:r w:rsidRPr="008943BE" w:rsidDel="008C2508">
          <w:rPr>
            <w:noProof/>
            <w:lang w:val="en-US" w:eastAsia="fr-FR"/>
          </w:rPr>
          <w:delText>protolg3.tools.DebugTools.debug("Periode = " + protolg3.tools.StringTools.fromInt(periode));</w:delText>
        </w:r>
      </w:del>
    </w:p>
    <w:p w:rsidR="004D091E" w:rsidRDefault="008943BE">
      <w:pPr>
        <w:pStyle w:val="Paragraphedeliste"/>
        <w:numPr>
          <w:ilvl w:val="0"/>
          <w:numId w:val="59"/>
        </w:numPr>
        <w:rPr>
          <w:del w:id="7736" w:author="ghislain.aine" w:date="2015-11-05T10:16:00Z"/>
          <w:noProof/>
          <w:lang w:eastAsia="fr-FR"/>
        </w:rPr>
      </w:pPr>
      <w:del w:id="7737" w:author="ghislain.aine" w:date="2015-11-05T10:16:00Z">
        <w:r w:rsidRPr="008943BE" w:rsidDel="008C2508">
          <w:rPr>
            <w:noProof/>
            <w:lang w:eastAsia="fr-FR"/>
          </w:rPr>
          <w:delText>L'édition d'un process se fait par le menu contextuel (clique-droit)</w:delText>
        </w:r>
        <w:r w:rsidDel="008C2508">
          <w:rPr>
            <w:noProof/>
            <w:lang w:eastAsia="fr-FR"/>
          </w:rPr>
          <w:delText xml:space="preserve"> "Edit process implementation", ou avec le raccourci "ctrl + espace"</w:delText>
        </w:r>
      </w:del>
    </w:p>
    <w:p w:rsidR="004D091E" w:rsidRDefault="005B4B86">
      <w:pPr>
        <w:pStyle w:val="Paragraphedeliste"/>
        <w:numPr>
          <w:ilvl w:val="0"/>
          <w:numId w:val="59"/>
        </w:numPr>
        <w:rPr>
          <w:del w:id="7738" w:author="ghislain.aine" w:date="2015-11-05T10:16:00Z"/>
          <w:noProof/>
          <w:lang w:eastAsia="fr-FR"/>
        </w:rPr>
      </w:pPr>
      <w:del w:id="7739" w:author="ghislain.aine" w:date="2015-11-05T10:16:00Z">
        <w:r w:rsidDel="008C2508">
          <w:rPr>
            <w:noProof/>
            <w:lang w:eastAsia="fr-FR"/>
          </w:rPr>
          <w:delText>Implémenter la fonction "InitializeDefinition" en faisant un clique-droit dessus et en cliquant sur "Override Process" puis en sélectionnant "</w:delText>
        </w:r>
        <w:r w:rsidRPr="005B4B86" w:rsidDel="008C2508">
          <w:rPr>
            <w:noProof/>
            <w:lang w:eastAsia="fr-FR"/>
          </w:rPr>
          <w:delText xml:space="preserve"> </w:delText>
        </w:r>
        <w:r w:rsidR="0077358E" w:rsidDel="008C2508">
          <w:rPr>
            <w:noProof/>
            <w:lang w:eastAsia="fr-FR"/>
          </w:rPr>
          <w:delText>InitializeDefinition "</w:delText>
        </w:r>
      </w:del>
    </w:p>
    <w:p w:rsidR="004D091E" w:rsidRDefault="00D012C3">
      <w:pPr>
        <w:pStyle w:val="Paragraphedeliste"/>
        <w:numPr>
          <w:ilvl w:val="0"/>
          <w:numId w:val="59"/>
        </w:numPr>
        <w:rPr>
          <w:del w:id="7740" w:author="ghislain.aine" w:date="2015-11-05T10:16:00Z"/>
          <w:noProof/>
          <w:lang w:eastAsia="fr-FR"/>
        </w:rPr>
      </w:pPr>
      <w:del w:id="7741" w:author="ghislain.aine" w:date="2015-11-05T10:16:00Z">
        <w:r w:rsidDel="008C2508">
          <w:rPr>
            <w:noProof/>
            <w:lang w:eastAsia="fr-FR"/>
          </w:rPr>
          <w:delText>Dans la fonction, ajouter l'enregistrement de l'observer</w:delText>
        </w:r>
        <w:r w:rsidR="0077358E" w:rsidDel="008C2508">
          <w:rPr>
            <w:noProof/>
            <w:lang w:eastAsia="fr-FR"/>
          </w:rPr>
          <w:delText xml:space="preserve"> </w:delText>
        </w:r>
        <w:r w:rsidDel="008C2508">
          <w:rPr>
            <w:noProof/>
            <w:lang w:eastAsia="fr-FR"/>
          </w:rPr>
          <w:delText>:</w:delText>
        </w:r>
      </w:del>
    </w:p>
    <w:p w:rsidR="00A43A6B" w:rsidRDefault="00D012C3">
      <w:pPr>
        <w:pStyle w:val="Code"/>
        <w:ind w:left="720"/>
        <w:contextualSpacing/>
        <w:jc w:val="both"/>
        <w:rPr>
          <w:del w:id="7742" w:author="ghislain.aine" w:date="2015-11-05T10:16:00Z"/>
          <w:noProof/>
          <w:lang w:eastAsia="fr-FR"/>
        </w:rPr>
        <w:pPrChange w:id="7743" w:author="ghislain.aine" w:date="2015-11-05T10:16:00Z">
          <w:pPr>
            <w:pStyle w:val="Code"/>
          </w:pPr>
        </w:pPrChange>
      </w:pPr>
      <w:del w:id="7744" w:author="ghislain.aine" w:date="2015-11-05T10:16:00Z">
        <w:r w:rsidRPr="00D012C3" w:rsidDel="008C2508">
          <w:rPr>
            <w:noProof/>
            <w:lang w:eastAsia="fr-FR"/>
          </w:rPr>
          <w:delText>iconfmanager.registerObserver(this);</w:delText>
        </w:r>
      </w:del>
    </w:p>
    <w:p w:rsidR="004D091E" w:rsidRDefault="008943BE">
      <w:pPr>
        <w:pStyle w:val="Paragraphedeliste"/>
        <w:numPr>
          <w:ilvl w:val="0"/>
          <w:numId w:val="60"/>
        </w:numPr>
        <w:rPr>
          <w:del w:id="7745" w:author="ghislain.aine" w:date="2015-11-05T10:16:00Z"/>
          <w:noProof/>
          <w:lang w:eastAsia="fr-FR"/>
        </w:rPr>
      </w:pPr>
      <w:del w:id="7746" w:author="ghislain.aine" w:date="2015-11-05T10:16:00Z">
        <w:r w:rsidDel="008C2508">
          <w:rPr>
            <w:noProof/>
            <w:lang w:eastAsia="fr-FR"/>
          </w:rPr>
          <w:delText>Ajouter une trace de debug</w:delText>
        </w:r>
      </w:del>
    </w:p>
    <w:p w:rsidR="004D091E" w:rsidRDefault="004D091E">
      <w:pPr>
        <w:pStyle w:val="Paragraphedeliste"/>
        <w:rPr>
          <w:del w:id="7747" w:author="ghislain.aine" w:date="2015-11-05T10:16:00Z"/>
          <w:noProof/>
          <w:lang w:eastAsia="fr-FR"/>
        </w:rPr>
      </w:pPr>
    </w:p>
    <w:p w:rsidR="00A43A6B" w:rsidRDefault="008943BE">
      <w:pPr>
        <w:ind w:left="720"/>
        <w:contextualSpacing/>
        <w:rPr>
          <w:del w:id="7748" w:author="ghislain.aine" w:date="2015-11-05T10:16:00Z"/>
          <w:noProof/>
          <w:lang w:eastAsia="fr-FR"/>
        </w:rPr>
        <w:pPrChange w:id="7749" w:author="ghislain.aine" w:date="2015-11-05T10:16:00Z">
          <w:pPr/>
        </w:pPrChange>
      </w:pPr>
      <w:del w:id="7750" w:author="ghislain.aine" w:date="2015-11-05T10:16:00Z">
        <w:r w:rsidDel="008C2508">
          <w:rPr>
            <w:noProof/>
            <w:lang w:eastAsia="fr-FR"/>
          </w:rPr>
          <w:delText>Il faut ensuite modifier le projet précédent pour pouvoir utiliser les interfaces dans le composant DemoDataComponent.</w:delText>
        </w:r>
      </w:del>
    </w:p>
    <w:p w:rsidR="004D091E" w:rsidRDefault="008943BE">
      <w:pPr>
        <w:pStyle w:val="Paragraphedeliste"/>
        <w:numPr>
          <w:ilvl w:val="0"/>
          <w:numId w:val="60"/>
        </w:numPr>
        <w:rPr>
          <w:del w:id="7751" w:author="ghislain.aine" w:date="2015-11-05T10:16:00Z"/>
          <w:noProof/>
          <w:lang w:eastAsia="fr-FR"/>
        </w:rPr>
      </w:pPr>
      <w:del w:id="7752" w:author="ghislain.aine" w:date="2015-11-05T10:16:00Z">
        <w:r w:rsidRPr="008943BE" w:rsidDel="008C2508">
          <w:rPr>
            <w:noProof/>
            <w:lang w:eastAsia="fr-FR"/>
          </w:rPr>
          <w:delText xml:space="preserve">Modifier le "devpath" </w:delText>
        </w:r>
        <w:r w:rsidDel="008C2508">
          <w:rPr>
            <w:noProof/>
            <w:lang w:eastAsia="fr-FR"/>
          </w:rPr>
          <w:delText>pour inclure le nouveau plugin</w:delText>
        </w:r>
      </w:del>
    </w:p>
    <w:p w:rsidR="004D091E" w:rsidRDefault="0077358E">
      <w:pPr>
        <w:pStyle w:val="Paragraphedeliste"/>
        <w:numPr>
          <w:ilvl w:val="0"/>
          <w:numId w:val="60"/>
        </w:numPr>
        <w:rPr>
          <w:del w:id="7753" w:author="ghislain.aine" w:date="2015-11-05T10:16:00Z"/>
          <w:noProof/>
          <w:lang w:eastAsia="fr-FR"/>
        </w:rPr>
      </w:pPr>
      <w:del w:id="7754" w:author="ghislain.aine" w:date="2015-11-05T10:16:00Z">
        <w:r w:rsidDel="008C2508">
          <w:rPr>
            <w:noProof/>
            <w:lang w:eastAsia="fr-FR"/>
          </w:rPr>
          <w:delText>Ajouter la dépendance à l'inter</w:delText>
        </w:r>
        <w:r w:rsidR="008943BE" w:rsidDel="008C2508">
          <w:rPr>
            <w:noProof/>
            <w:lang w:eastAsia="fr-FR"/>
          </w:rPr>
          <w:delText>f</w:delText>
        </w:r>
        <w:r w:rsidDel="008C2508">
          <w:rPr>
            <w:noProof/>
            <w:lang w:eastAsia="fr-FR"/>
          </w:rPr>
          <w:delText>a</w:delText>
        </w:r>
        <w:r w:rsidR="008943BE" w:rsidDel="008C2508">
          <w:rPr>
            <w:noProof/>
            <w:lang w:eastAsia="fr-FR"/>
          </w:rPr>
          <w:delText>ce dans le fichier "plugin.pro"</w:delText>
        </w:r>
      </w:del>
    </w:p>
    <w:p w:rsidR="00A43A6B" w:rsidRDefault="008943BE">
      <w:pPr>
        <w:pStyle w:val="Code"/>
        <w:ind w:left="720"/>
        <w:contextualSpacing/>
        <w:jc w:val="both"/>
        <w:rPr>
          <w:del w:id="7755" w:author="ghislain.aine" w:date="2015-11-05T10:16:00Z"/>
          <w:noProof/>
          <w:lang w:val="en-US" w:eastAsia="fr-FR"/>
        </w:rPr>
        <w:pPrChange w:id="7756" w:author="ghislain.aine" w:date="2015-11-05T10:16:00Z">
          <w:pPr>
            <w:pStyle w:val="Code"/>
          </w:pPr>
        </w:pPrChange>
      </w:pPr>
      <w:del w:id="7757" w:author="ghislain.aine" w:date="2015-11-05T10:16:00Z">
        <w:r w:rsidRPr="005B4E31" w:rsidDel="008C2508">
          <w:rPr>
            <w:noProof/>
            <w:lang w:val="en-US" w:eastAsia="fr-FR"/>
          </w:rPr>
          <w:delText>$$PROJECTS_PATH/Modules/Plg3/Tp/src/tp/Interface</w:delText>
        </w:r>
      </w:del>
    </w:p>
    <w:p w:rsidR="004D091E" w:rsidRDefault="008943BE">
      <w:pPr>
        <w:pStyle w:val="Paragraphedeliste"/>
        <w:numPr>
          <w:ilvl w:val="0"/>
          <w:numId w:val="61"/>
        </w:numPr>
        <w:rPr>
          <w:del w:id="7758" w:author="ghislain.aine" w:date="2015-11-05T10:16:00Z"/>
          <w:noProof/>
          <w:lang w:eastAsia="fr-FR"/>
        </w:rPr>
      </w:pPr>
      <w:del w:id="7759" w:author="ghislain.aine" w:date="2015-11-05T10:16:00Z">
        <w:r w:rsidDel="008C2508">
          <w:rPr>
            <w:noProof/>
            <w:lang w:eastAsia="fr-FR"/>
          </w:rPr>
          <w:delText>Faire hériter le componsant DemoDataComponent de "IConfManager" et fournir l'interface</w:delText>
        </w:r>
      </w:del>
    </w:p>
    <w:p w:rsidR="004D091E" w:rsidRDefault="008943BE">
      <w:pPr>
        <w:pStyle w:val="Paragraphedeliste"/>
        <w:numPr>
          <w:ilvl w:val="0"/>
          <w:numId w:val="61"/>
        </w:numPr>
        <w:rPr>
          <w:del w:id="7760" w:author="ghislain.aine" w:date="2015-11-05T10:16:00Z"/>
          <w:noProof/>
          <w:lang w:eastAsia="fr-FR"/>
        </w:rPr>
      </w:pPr>
      <w:del w:id="7761" w:author="ghislain.aine" w:date="2015-11-05T10:16:00Z">
        <w:r w:rsidDel="008C2508">
          <w:rPr>
            <w:noProof/>
            <w:lang w:eastAsia="fr-FR"/>
          </w:rPr>
          <w:delText>Implémenter les deux fonctions :</w:delText>
        </w:r>
      </w:del>
    </w:p>
    <w:p w:rsidR="00A43A6B" w:rsidRDefault="008943BE">
      <w:pPr>
        <w:pStyle w:val="Paragraphedeliste"/>
        <w:numPr>
          <w:ilvl w:val="1"/>
          <w:numId w:val="61"/>
        </w:numPr>
        <w:ind w:left="720"/>
        <w:rPr>
          <w:del w:id="7762" w:author="ghislain.aine" w:date="2015-11-05T10:16:00Z"/>
          <w:noProof/>
          <w:lang w:eastAsia="fr-FR"/>
        </w:rPr>
        <w:pPrChange w:id="7763" w:author="ghislain.aine" w:date="2015-11-05T10:16:00Z">
          <w:pPr>
            <w:pStyle w:val="Paragraphedeliste"/>
            <w:numPr>
              <w:ilvl w:val="1"/>
              <w:numId w:val="61"/>
            </w:numPr>
            <w:ind w:left="1440" w:hanging="360"/>
          </w:pPr>
        </w:pPrChange>
      </w:pPr>
      <w:del w:id="7764" w:author="ghislain.aine" w:date="2015-11-05T10:16:00Z">
        <w:r w:rsidDel="008C2508">
          <w:rPr>
            <w:noProof/>
            <w:lang w:eastAsia="fr-FR"/>
          </w:rPr>
          <w:delText>Créer une variable membre de type "QList", qui enregistre la liste des observer</w:delText>
        </w:r>
      </w:del>
    </w:p>
    <w:p w:rsidR="00A43A6B" w:rsidRDefault="008943BE">
      <w:pPr>
        <w:pStyle w:val="Code"/>
        <w:ind w:left="720"/>
        <w:contextualSpacing/>
        <w:jc w:val="both"/>
        <w:rPr>
          <w:del w:id="7765" w:author="ghislain.aine" w:date="2015-11-05T10:16:00Z"/>
          <w:noProof/>
        </w:rPr>
        <w:pPrChange w:id="7766" w:author="ghislain.aine" w:date="2015-11-05T10:16:00Z">
          <w:pPr>
            <w:pStyle w:val="Code"/>
          </w:pPr>
        </w:pPrChange>
      </w:pPr>
      <w:del w:id="7767" w:author="ghislain.aine" w:date="2015-11-05T10:16:00Z">
        <w:r w:rsidDel="008C2508">
          <w:rPr>
            <w:noProof/>
          </w:rPr>
          <w:delText>QList&lt;SwRefPtr&lt;IConfObserver&gt; &gt; _list;</w:delText>
        </w:r>
      </w:del>
    </w:p>
    <w:p w:rsidR="00A43A6B" w:rsidRDefault="008943BE">
      <w:pPr>
        <w:pStyle w:val="Paragraphedeliste"/>
        <w:numPr>
          <w:ilvl w:val="0"/>
          <w:numId w:val="63"/>
        </w:numPr>
        <w:ind w:left="720"/>
        <w:rPr>
          <w:del w:id="7768" w:author="ghislain.aine" w:date="2015-11-05T10:16:00Z"/>
          <w:rFonts w:ascii="Courier New" w:hAnsi="Courier New" w:cs="Courier New"/>
          <w:noProof/>
          <w:sz w:val="20"/>
          <w:szCs w:val="20"/>
        </w:rPr>
        <w:pPrChange w:id="7769" w:author="ghislain.aine" w:date="2015-11-05T10:16:00Z">
          <w:pPr>
            <w:pStyle w:val="Paragraphedeliste"/>
            <w:numPr>
              <w:numId w:val="63"/>
            </w:numPr>
            <w:ind w:left="1418" w:hanging="360"/>
          </w:pPr>
        </w:pPrChange>
      </w:pPr>
      <w:del w:id="7770" w:author="ghislain.aine" w:date="2015-11-05T10:16:00Z">
        <w:r w:rsidDel="008C2508">
          <w:rPr>
            <w:noProof/>
            <w:lang w:eastAsia="fr-FR"/>
          </w:rPr>
          <w:delText>Dans la fonction "registerObserver", si l'observer en paramètre n'est pas déjà dans la liste, l'ajouter</w:delText>
        </w:r>
      </w:del>
    </w:p>
    <w:p w:rsidR="00A43A6B" w:rsidRDefault="008943BE">
      <w:pPr>
        <w:pStyle w:val="Code"/>
        <w:ind w:left="720"/>
        <w:contextualSpacing/>
        <w:jc w:val="both"/>
        <w:rPr>
          <w:del w:id="7771" w:author="ghislain.aine" w:date="2015-11-05T10:16:00Z"/>
          <w:noProof/>
          <w:lang w:val="en-US"/>
        </w:rPr>
        <w:pPrChange w:id="7772" w:author="ghislain.aine" w:date="2015-11-05T10:16:00Z">
          <w:pPr>
            <w:pStyle w:val="Code"/>
          </w:pPr>
        </w:pPrChange>
      </w:pPr>
      <w:del w:id="7773" w:author="ghislain.aine" w:date="2015-11-05T10:16:00Z">
        <w:r w:rsidRPr="008943BE" w:rsidDel="008C2508">
          <w:rPr>
            <w:noProof/>
            <w:color w:val="0000FF"/>
            <w:lang w:val="en-US"/>
          </w:rPr>
          <w:delText>if</w:delText>
        </w:r>
        <w:r w:rsidRPr="008943BE" w:rsidDel="008C2508">
          <w:rPr>
            <w:noProof/>
            <w:lang w:val="en-US"/>
          </w:rPr>
          <w:delText xml:space="preserve"> (_list.contains(iconfobserver) == </w:delText>
        </w:r>
        <w:r w:rsidRPr="008943BE" w:rsidDel="008C2508">
          <w:rPr>
            <w:noProof/>
            <w:color w:val="0000FF"/>
            <w:lang w:val="en-US"/>
          </w:rPr>
          <w:delText>false</w:delText>
        </w:r>
        <w:r w:rsidRPr="008943BE" w:rsidDel="008C2508">
          <w:rPr>
            <w:noProof/>
            <w:lang w:val="en-US"/>
          </w:rPr>
          <w:delText>) {</w:delText>
        </w:r>
      </w:del>
    </w:p>
    <w:p w:rsidR="00A43A6B" w:rsidRDefault="008943BE">
      <w:pPr>
        <w:pStyle w:val="Code"/>
        <w:ind w:left="720"/>
        <w:contextualSpacing/>
        <w:jc w:val="both"/>
        <w:rPr>
          <w:del w:id="7774" w:author="ghislain.aine" w:date="2015-11-05T10:16:00Z"/>
          <w:noProof/>
          <w:lang w:val="en-US"/>
        </w:rPr>
        <w:pPrChange w:id="7775" w:author="ghislain.aine" w:date="2015-11-05T10:16:00Z">
          <w:pPr>
            <w:pStyle w:val="Code"/>
          </w:pPr>
        </w:pPrChange>
      </w:pPr>
      <w:del w:id="7776" w:author="ghislain.aine" w:date="2015-11-05T10:16:00Z">
        <w:r w:rsidDel="008C2508">
          <w:rPr>
            <w:noProof/>
            <w:lang w:val="en-US"/>
          </w:rPr>
          <w:tab/>
        </w:r>
        <w:r w:rsidRPr="008943BE" w:rsidDel="008C2508">
          <w:rPr>
            <w:noProof/>
            <w:lang w:val="en-US"/>
          </w:rPr>
          <w:delText>_list.push_back(iconfobserver);</w:delText>
        </w:r>
      </w:del>
    </w:p>
    <w:p w:rsidR="00A43A6B" w:rsidRDefault="008943BE">
      <w:pPr>
        <w:pStyle w:val="Code"/>
        <w:ind w:left="720"/>
        <w:contextualSpacing/>
        <w:jc w:val="both"/>
        <w:rPr>
          <w:del w:id="7777" w:author="ghislain.aine" w:date="2015-11-05T10:16:00Z"/>
          <w:noProof/>
          <w:lang w:eastAsia="fr-FR"/>
        </w:rPr>
        <w:pPrChange w:id="7778" w:author="ghislain.aine" w:date="2015-11-05T10:16:00Z">
          <w:pPr>
            <w:pStyle w:val="Code"/>
          </w:pPr>
        </w:pPrChange>
      </w:pPr>
      <w:del w:id="7779" w:author="ghislain.aine" w:date="2015-11-05T10:16:00Z">
        <w:r w:rsidDel="008C2508">
          <w:rPr>
            <w:noProof/>
          </w:rPr>
          <w:delText>}</w:delText>
        </w:r>
      </w:del>
    </w:p>
    <w:p w:rsidR="00A43A6B" w:rsidRDefault="008943BE">
      <w:pPr>
        <w:pStyle w:val="Paragraphedeliste"/>
        <w:numPr>
          <w:ilvl w:val="0"/>
          <w:numId w:val="88"/>
        </w:numPr>
        <w:ind w:left="720"/>
        <w:rPr>
          <w:del w:id="7780" w:author="ghislain.aine" w:date="2015-11-05T10:16:00Z"/>
          <w:rFonts w:ascii="Courier New" w:hAnsi="Courier New" w:cs="Courier New"/>
          <w:noProof/>
          <w:sz w:val="20"/>
          <w:szCs w:val="20"/>
        </w:rPr>
        <w:pPrChange w:id="7781" w:author="ghislain.aine" w:date="2015-11-05T10:16:00Z">
          <w:pPr>
            <w:pStyle w:val="Paragraphedeliste"/>
            <w:numPr>
              <w:numId w:val="88"/>
            </w:numPr>
            <w:ind w:left="1418" w:hanging="360"/>
          </w:pPr>
        </w:pPrChange>
      </w:pPr>
      <w:del w:id="7782" w:author="ghislain.aine" w:date="2015-11-05T10:16:00Z">
        <w:r w:rsidDel="008C2508">
          <w:rPr>
            <w:noProof/>
            <w:lang w:eastAsia="fr-FR"/>
          </w:rPr>
          <w:delText>Dans la fonction "unregisterObserver", si l'observer en paramètre est présent dans la liste, le supprimer</w:delText>
        </w:r>
      </w:del>
    </w:p>
    <w:p w:rsidR="00A43A6B" w:rsidRDefault="008943BE">
      <w:pPr>
        <w:pStyle w:val="Code"/>
        <w:ind w:left="720"/>
        <w:contextualSpacing/>
        <w:jc w:val="both"/>
        <w:rPr>
          <w:del w:id="7783" w:author="ghislain.aine" w:date="2015-11-05T10:16:00Z"/>
          <w:noProof/>
        </w:rPr>
        <w:pPrChange w:id="7784" w:author="ghislain.aine" w:date="2015-11-05T10:16:00Z">
          <w:pPr>
            <w:pStyle w:val="Code"/>
          </w:pPr>
        </w:pPrChange>
      </w:pPr>
      <w:del w:id="7785" w:author="ghislain.aine" w:date="2015-11-05T10:16:00Z">
        <w:r w:rsidRPr="008943BE" w:rsidDel="008C2508">
          <w:rPr>
            <w:noProof/>
            <w:color w:val="0000FF"/>
          </w:rPr>
          <w:delText>if</w:delText>
        </w:r>
        <w:r w:rsidRPr="008943BE" w:rsidDel="008C2508">
          <w:rPr>
            <w:noProof/>
          </w:rPr>
          <w:delText xml:space="preserve"> (_list.contains(iconfobserver)) {</w:delText>
        </w:r>
      </w:del>
    </w:p>
    <w:p w:rsidR="00A43A6B" w:rsidRDefault="008943BE">
      <w:pPr>
        <w:pStyle w:val="Code"/>
        <w:ind w:left="720"/>
        <w:contextualSpacing/>
        <w:jc w:val="both"/>
        <w:rPr>
          <w:del w:id="7786" w:author="ghislain.aine" w:date="2015-11-05T10:16:00Z"/>
          <w:noProof/>
        </w:rPr>
        <w:pPrChange w:id="7787" w:author="ghislain.aine" w:date="2015-11-05T10:16:00Z">
          <w:pPr>
            <w:pStyle w:val="Code"/>
          </w:pPr>
        </w:pPrChange>
      </w:pPr>
      <w:del w:id="7788" w:author="ghislain.aine" w:date="2015-11-05T10:16:00Z">
        <w:r w:rsidDel="008C2508">
          <w:rPr>
            <w:noProof/>
          </w:rPr>
          <w:tab/>
          <w:delText>_list.removeOne(iconfobserver);</w:delText>
        </w:r>
      </w:del>
    </w:p>
    <w:p w:rsidR="00A43A6B" w:rsidRDefault="008943BE">
      <w:pPr>
        <w:pStyle w:val="Code"/>
        <w:ind w:left="720"/>
        <w:contextualSpacing/>
        <w:jc w:val="both"/>
        <w:rPr>
          <w:del w:id="7789" w:author="ghislain.aine" w:date="2015-11-05T10:16:00Z"/>
          <w:noProof/>
        </w:rPr>
        <w:pPrChange w:id="7790" w:author="ghislain.aine" w:date="2015-11-05T10:16:00Z">
          <w:pPr>
            <w:pStyle w:val="Code"/>
          </w:pPr>
        </w:pPrChange>
      </w:pPr>
      <w:del w:id="7791" w:author="ghislain.aine" w:date="2015-11-05T10:16:00Z">
        <w:r w:rsidDel="008C2508">
          <w:rPr>
            <w:noProof/>
          </w:rPr>
          <w:delText>}</w:delText>
        </w:r>
      </w:del>
    </w:p>
    <w:p w:rsidR="00A43A6B" w:rsidRDefault="00B875C8">
      <w:pPr>
        <w:pStyle w:val="Paragraphedeliste"/>
        <w:numPr>
          <w:ilvl w:val="0"/>
          <w:numId w:val="62"/>
        </w:numPr>
        <w:ind w:left="720"/>
        <w:rPr>
          <w:del w:id="7792" w:author="ghislain.aine" w:date="2015-11-05T10:16:00Z"/>
          <w:rFonts w:ascii="Courier New" w:hAnsi="Courier New" w:cs="Courier New"/>
          <w:noProof/>
          <w:sz w:val="20"/>
          <w:szCs w:val="20"/>
        </w:rPr>
        <w:pPrChange w:id="7793" w:author="ghislain.aine" w:date="2015-11-05T10:16:00Z">
          <w:pPr>
            <w:pStyle w:val="Paragraphedeliste"/>
            <w:numPr>
              <w:numId w:val="62"/>
            </w:numPr>
            <w:ind w:left="709" w:hanging="360"/>
          </w:pPr>
        </w:pPrChange>
      </w:pPr>
      <w:del w:id="7794" w:author="ghislain.aine" w:date="2015-11-05T10:16:00Z">
        <w:r w:rsidDel="008C2508">
          <w:rPr>
            <w:noProof/>
            <w:lang w:eastAsia="fr-FR"/>
          </w:rPr>
          <w:delText>Dans les mutateurs du composant ("setStep" et "setPeriode"), notifier tous les observers du changement de valeur</w:delText>
        </w:r>
      </w:del>
    </w:p>
    <w:p w:rsidR="00A43A6B" w:rsidRDefault="00B875C8">
      <w:pPr>
        <w:pStyle w:val="Code"/>
        <w:ind w:left="720"/>
        <w:contextualSpacing/>
        <w:jc w:val="both"/>
        <w:rPr>
          <w:del w:id="7795" w:author="ghislain.aine" w:date="2015-11-05T10:16:00Z"/>
          <w:noProof/>
          <w:lang w:val="en-US"/>
        </w:rPr>
        <w:pPrChange w:id="7796" w:author="ghislain.aine" w:date="2015-11-05T10:16:00Z">
          <w:pPr>
            <w:pStyle w:val="Code"/>
          </w:pPr>
        </w:pPrChange>
      </w:pPr>
      <w:del w:id="7797" w:author="ghislain.aine" w:date="2015-11-05T10:16:00Z">
        <w:r w:rsidRPr="00B875C8" w:rsidDel="008C2508">
          <w:rPr>
            <w:noProof/>
            <w:color w:val="0000FF"/>
            <w:lang w:val="en-US"/>
          </w:rPr>
          <w:delText>for</w:delText>
        </w:r>
        <w:r w:rsidRPr="00B875C8" w:rsidDel="008C2508">
          <w:rPr>
            <w:noProof/>
            <w:lang w:val="en-US"/>
          </w:rPr>
          <w:delText xml:space="preserve"> (</w:delText>
        </w:r>
        <w:r w:rsidRPr="00B875C8" w:rsidDel="008C2508">
          <w:rPr>
            <w:noProof/>
            <w:color w:val="0000FF"/>
            <w:lang w:val="en-US"/>
          </w:rPr>
          <w:delText>int</w:delText>
        </w:r>
        <w:r w:rsidRPr="00B875C8" w:rsidDel="008C2508">
          <w:rPr>
            <w:noProof/>
            <w:lang w:val="en-US"/>
          </w:rPr>
          <w:delText xml:space="preserve"> i = 0; i &lt; _list.size(); ++i) {</w:delText>
        </w:r>
      </w:del>
    </w:p>
    <w:p w:rsidR="00A43A6B" w:rsidRDefault="00B875C8">
      <w:pPr>
        <w:pStyle w:val="Code"/>
        <w:ind w:left="720"/>
        <w:contextualSpacing/>
        <w:jc w:val="both"/>
        <w:rPr>
          <w:del w:id="7798" w:author="ghislain.aine" w:date="2015-11-05T10:16:00Z"/>
          <w:noProof/>
          <w:lang w:val="en-US"/>
        </w:rPr>
        <w:pPrChange w:id="7799" w:author="ghislain.aine" w:date="2015-11-05T10:16:00Z">
          <w:pPr>
            <w:pStyle w:val="Code"/>
          </w:pPr>
        </w:pPrChange>
      </w:pPr>
      <w:del w:id="7800" w:author="ghislain.aine" w:date="2015-11-05T10:16:00Z">
        <w:r w:rsidDel="008C2508">
          <w:rPr>
            <w:noProof/>
            <w:lang w:val="en-US"/>
          </w:rPr>
          <w:tab/>
        </w:r>
        <w:r w:rsidRPr="00B875C8" w:rsidDel="008C2508">
          <w:rPr>
            <w:noProof/>
            <w:lang w:val="en-US"/>
          </w:rPr>
          <w:delText>_list.at(i)-&gt;notifyStepChanged(</w:delText>
        </w:r>
        <w:r w:rsidDel="008C2508">
          <w:rPr>
            <w:noProof/>
            <w:lang w:val="en-US"/>
          </w:rPr>
          <w:delText>step</w:delText>
        </w:r>
        <w:r w:rsidRPr="00B875C8" w:rsidDel="008C2508">
          <w:rPr>
            <w:noProof/>
            <w:lang w:val="en-US"/>
          </w:rPr>
          <w:delText>);</w:delText>
        </w:r>
      </w:del>
    </w:p>
    <w:p w:rsidR="00A43A6B" w:rsidRDefault="00B875C8">
      <w:pPr>
        <w:pStyle w:val="Code"/>
        <w:ind w:left="720"/>
        <w:contextualSpacing/>
        <w:jc w:val="both"/>
        <w:rPr>
          <w:del w:id="7801" w:author="ghislain.aine" w:date="2015-11-05T10:16:00Z"/>
          <w:noProof/>
        </w:rPr>
        <w:pPrChange w:id="7802" w:author="ghislain.aine" w:date="2015-11-05T10:16:00Z">
          <w:pPr>
            <w:pStyle w:val="Code"/>
          </w:pPr>
        </w:pPrChange>
      </w:pPr>
      <w:del w:id="7803" w:author="ghislain.aine" w:date="2015-11-05T10:16:00Z">
        <w:r w:rsidDel="008C2508">
          <w:rPr>
            <w:noProof/>
          </w:rPr>
          <w:delText>}</w:delText>
        </w:r>
      </w:del>
    </w:p>
    <w:p w:rsidR="00A43A6B" w:rsidRDefault="00A43A6B">
      <w:pPr>
        <w:ind w:left="720"/>
        <w:contextualSpacing/>
        <w:rPr>
          <w:del w:id="7804" w:author="ghislain.aine" w:date="2015-11-05T10:16:00Z"/>
          <w:noProof/>
        </w:rPr>
        <w:pPrChange w:id="7805" w:author="ghislain.aine" w:date="2015-11-05T10:16:00Z">
          <w:pPr/>
        </w:pPrChange>
      </w:pPr>
    </w:p>
    <w:p w:rsidR="00A43A6B" w:rsidRDefault="00B875C8">
      <w:pPr>
        <w:ind w:left="720"/>
        <w:contextualSpacing/>
        <w:rPr>
          <w:del w:id="7806" w:author="ghislain.aine" w:date="2015-11-05T10:16:00Z"/>
        </w:rPr>
        <w:pPrChange w:id="7807" w:author="ghislain.aine" w:date="2015-11-05T10:16:00Z">
          <w:pPr/>
        </w:pPrChange>
      </w:pPr>
      <w:del w:id="7808" w:author="ghislain.aine" w:date="2015-11-05T10:16:00Z">
        <w:r w:rsidRPr="00B875C8" w:rsidDel="008C2508">
          <w:rPr>
            <w:noProof/>
            <w:lang w:eastAsia="fr-FR"/>
          </w:rPr>
          <w:delText xml:space="preserve">Il ne reste </w:delText>
        </w:r>
        <w:r w:rsidR="005B4E31" w:rsidDel="008C2508">
          <w:rPr>
            <w:noProof/>
            <w:lang w:eastAsia="fr-FR"/>
          </w:rPr>
          <w:delText xml:space="preserve">plus </w:delText>
        </w:r>
        <w:r w:rsidRPr="00B875C8" w:rsidDel="008C2508">
          <w:rPr>
            <w:noProof/>
            <w:lang w:eastAsia="fr-FR"/>
          </w:rPr>
          <w:delText>qu'à utiliser le nouveau composant dans un stream.</w:delText>
        </w:r>
      </w:del>
    </w:p>
    <w:p w:rsidR="00A43A6B" w:rsidRDefault="00A43A6B">
      <w:pPr>
        <w:ind w:left="720"/>
        <w:contextualSpacing/>
        <w:rPr>
          <w:del w:id="7809" w:author="ghislain.aine" w:date="2015-11-05T10:16:00Z"/>
          <w:noProof/>
          <w:lang w:eastAsia="fr-FR"/>
        </w:rPr>
        <w:pPrChange w:id="7810" w:author="ghislain.aine" w:date="2015-11-05T10:16:00Z">
          <w:pPr/>
        </w:pPrChange>
      </w:pPr>
    </w:p>
    <w:p w:rsidR="00A43A6B" w:rsidRDefault="00B875C8">
      <w:pPr>
        <w:pStyle w:val="Paragraphedeliste"/>
        <w:numPr>
          <w:ilvl w:val="0"/>
          <w:numId w:val="62"/>
        </w:numPr>
        <w:ind w:left="720"/>
        <w:rPr>
          <w:del w:id="7811" w:author="ghislain.aine" w:date="2015-11-05T10:16:00Z"/>
          <w:noProof/>
          <w:lang w:eastAsia="fr-FR"/>
        </w:rPr>
        <w:pPrChange w:id="7812" w:author="ghislain.aine" w:date="2015-11-05T10:16:00Z">
          <w:pPr>
            <w:pStyle w:val="Paragraphedeliste"/>
            <w:numPr>
              <w:numId w:val="62"/>
            </w:numPr>
            <w:ind w:left="709" w:hanging="360"/>
          </w:pPr>
        </w:pPrChange>
      </w:pPr>
      <w:del w:id="7813" w:author="ghislain.aine" w:date="2015-11-05T10:16:00Z">
        <w:r w:rsidDel="008C2508">
          <w:rPr>
            <w:noProof/>
            <w:lang w:eastAsia="fr-FR"/>
          </w:rPr>
          <w:delText>Ouvrir l'éditeur Streamwork</w:delText>
        </w:r>
      </w:del>
    </w:p>
    <w:p w:rsidR="00A43A6B" w:rsidRDefault="00B875C8">
      <w:pPr>
        <w:pStyle w:val="Paragraphedeliste"/>
        <w:numPr>
          <w:ilvl w:val="0"/>
          <w:numId w:val="62"/>
        </w:numPr>
        <w:ind w:left="720"/>
        <w:rPr>
          <w:del w:id="7814" w:author="ghislain.aine" w:date="2015-11-05T10:16:00Z"/>
          <w:noProof/>
          <w:lang w:eastAsia="fr-FR"/>
        </w:rPr>
        <w:pPrChange w:id="7815" w:author="ghislain.aine" w:date="2015-11-05T10:16:00Z">
          <w:pPr>
            <w:pStyle w:val="Paragraphedeliste"/>
            <w:numPr>
              <w:numId w:val="62"/>
            </w:numPr>
            <w:ind w:left="709" w:hanging="360"/>
          </w:pPr>
        </w:pPrChange>
      </w:pPr>
      <w:del w:id="7816" w:author="ghislain.aine" w:date="2015-11-05T10:16:00Z">
        <w:r w:rsidDel="008C2508">
          <w:rPr>
            <w:noProof/>
            <w:lang w:eastAsia="fr-FR"/>
          </w:rPr>
          <w:delText>Ajouter les composants DemoDataComponent et ConfObserver</w:delText>
        </w:r>
      </w:del>
    </w:p>
    <w:p w:rsidR="00A43A6B" w:rsidRDefault="00B875C8">
      <w:pPr>
        <w:pStyle w:val="Paragraphedeliste"/>
        <w:numPr>
          <w:ilvl w:val="0"/>
          <w:numId w:val="62"/>
        </w:numPr>
        <w:ind w:left="720"/>
        <w:rPr>
          <w:del w:id="7817" w:author="ghislain.aine" w:date="2015-11-05T10:16:00Z"/>
          <w:noProof/>
          <w:lang w:eastAsia="fr-FR"/>
        </w:rPr>
        <w:pPrChange w:id="7818" w:author="ghislain.aine" w:date="2015-11-05T10:16:00Z">
          <w:pPr>
            <w:pStyle w:val="Paragraphedeliste"/>
            <w:numPr>
              <w:numId w:val="62"/>
            </w:numPr>
            <w:ind w:left="709" w:hanging="360"/>
          </w:pPr>
        </w:pPrChange>
      </w:pPr>
      <w:del w:id="7819" w:author="ghislain.aine" w:date="2015-11-05T10:16:00Z">
        <w:r w:rsidDel="008C2508">
          <w:rPr>
            <w:noProof/>
            <w:lang w:eastAsia="fr-FR"/>
          </w:rPr>
          <w:delText>Ajouter un composant "PlgGlobalContext", chargé de fournir un context au composant créé avec l'ODP</w:delText>
        </w:r>
        <w:r w:rsidR="00D002B4" w:rsidDel="008C2508">
          <w:rPr>
            <w:noProof/>
            <w:lang w:eastAsia="fr-FR"/>
          </w:rPr>
          <w:delText>.</w:delText>
        </w:r>
      </w:del>
    </w:p>
    <w:p w:rsidR="00A43A6B" w:rsidRDefault="00B875C8">
      <w:pPr>
        <w:pStyle w:val="Paragraphedeliste"/>
        <w:numPr>
          <w:ilvl w:val="0"/>
          <w:numId w:val="62"/>
        </w:numPr>
        <w:ind w:left="720"/>
        <w:rPr>
          <w:del w:id="7820" w:author="ghislain.aine" w:date="2015-11-05T10:16:00Z"/>
          <w:noProof/>
          <w:lang w:eastAsia="fr-FR"/>
        </w:rPr>
        <w:pPrChange w:id="7821" w:author="ghislain.aine" w:date="2015-11-05T10:16:00Z">
          <w:pPr>
            <w:pStyle w:val="Paragraphedeliste"/>
            <w:numPr>
              <w:numId w:val="62"/>
            </w:numPr>
            <w:ind w:left="709" w:hanging="360"/>
          </w:pPr>
        </w:pPrChange>
      </w:pPr>
      <w:del w:id="7822" w:author="ghislain.aine" w:date="2015-11-05T10:16:00Z">
        <w:r w:rsidDel="008C2508">
          <w:rPr>
            <w:noProof/>
            <w:lang w:eastAsia="fr-FR"/>
          </w:rPr>
          <w:delText>Connecter les composants, puis éditer les valeurs de pas et de période, et observer les changements</w:delText>
        </w:r>
        <w:r w:rsidR="00D002B4" w:rsidDel="008C2508">
          <w:rPr>
            <w:noProof/>
            <w:lang w:eastAsia="fr-FR"/>
          </w:rPr>
          <w:delText>.</w:delText>
        </w:r>
      </w:del>
    </w:p>
    <w:p w:rsidR="00A43A6B" w:rsidRDefault="00A43A6B">
      <w:pPr>
        <w:pStyle w:val="Paragraphedeliste"/>
        <w:rPr>
          <w:del w:id="7823" w:author="ghislain.aine" w:date="2015-11-05T10:16:00Z"/>
          <w:noProof/>
          <w:lang w:eastAsia="fr-FR"/>
        </w:rPr>
        <w:pPrChange w:id="7824" w:author="ghislain.aine" w:date="2015-11-05T10:16:00Z">
          <w:pPr>
            <w:pStyle w:val="Paragraphedeliste"/>
            <w:ind w:left="1068"/>
          </w:pPr>
        </w:pPrChange>
      </w:pPr>
    </w:p>
    <w:p w:rsidR="00A43A6B" w:rsidRDefault="00A43A6B">
      <w:pPr>
        <w:keepNext/>
        <w:ind w:left="720"/>
        <w:contextualSpacing/>
        <w:rPr>
          <w:del w:id="7825" w:author="ghislain.aine" w:date="2015-11-05T10:16:00Z"/>
        </w:rPr>
        <w:pPrChange w:id="7826" w:author="ghislain.aine" w:date="2015-11-05T10:16:00Z">
          <w:pPr>
            <w:keepNext/>
            <w:jc w:val="center"/>
          </w:pPr>
        </w:pPrChange>
      </w:pPr>
      <w:del w:id="7827" w:author="ghislain.aine" w:date="2015-11-05T10:16:00Z">
        <w:r>
          <w:rPr>
            <w:noProof/>
            <w:lang w:eastAsia="fr-FR"/>
            <w:rPrChange w:id="7828" w:author="Unknown">
              <w:rPr>
                <w:noProof/>
                <w:color w:val="0000FF" w:themeColor="hyperlink"/>
                <w:u w:val="single"/>
                <w:lang w:eastAsia="fr-FR"/>
              </w:rPr>
            </w:rPrChange>
          </w:rPr>
          <w:lastRenderedPageBreak/>
          <w:drawing>
            <wp:inline distT="0" distB="0" distL="0" distR="0">
              <wp:extent cx="4533900" cy="3419475"/>
              <wp:effectExtent l="19050" t="0" r="0" b="0"/>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srcRect/>
                      <a:stretch>
                        <a:fillRect/>
                      </a:stretch>
                    </pic:blipFill>
                    <pic:spPr bwMode="auto">
                      <a:xfrm>
                        <a:off x="0" y="0"/>
                        <a:ext cx="4533900" cy="341947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829" w:author="ghislain.aine" w:date="2015-11-05T10:16:00Z"/>
          <w:noProof/>
          <w:lang w:eastAsia="fr-FR"/>
        </w:rPr>
        <w:pPrChange w:id="7830" w:author="ghislain.aine" w:date="2015-11-05T10:16:00Z">
          <w:pPr>
            <w:pStyle w:val="Lgende"/>
            <w:jc w:val="center"/>
          </w:pPr>
        </w:pPrChange>
      </w:pPr>
      <w:del w:id="7831"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39</w:delText>
        </w:r>
        <w:r w:rsidR="004D7EE5" w:rsidDel="008C2508">
          <w:fldChar w:fldCharType="end"/>
        </w:r>
        <w:r w:rsidDel="008C2508">
          <w:delText xml:space="preserve"> : </w:delText>
        </w:r>
        <w:r w:rsidRPr="0081731F" w:rsidDel="008C2508">
          <w:delText>Stream de test du ConfObserver</w:delText>
        </w:r>
        <w:r w:rsidR="00BD7FBE" w:rsidRPr="005B4E31" w:rsidDel="008C2508">
          <w:rPr>
            <w:noProof/>
            <w:sz w:val="20"/>
            <w:u w:val="single"/>
            <w:lang w:eastAsia="fr-FR"/>
          </w:rPr>
          <w:delText xml:space="preserve"> </w:delText>
        </w:r>
      </w:del>
    </w:p>
    <w:p w:rsidR="00A43A6B" w:rsidRDefault="00A43A6B">
      <w:pPr>
        <w:ind w:left="720"/>
        <w:contextualSpacing/>
        <w:rPr>
          <w:del w:id="7832" w:author="ghislain.aine" w:date="2015-11-05T10:16:00Z"/>
          <w:noProof/>
          <w:lang w:eastAsia="fr-FR"/>
        </w:rPr>
        <w:pPrChange w:id="7833" w:author="ghislain.aine" w:date="2015-11-05T10:16:00Z">
          <w:pPr/>
        </w:pPrChange>
      </w:pPr>
    </w:p>
    <w:p w:rsidR="00A43A6B" w:rsidRDefault="00A43A6B">
      <w:pPr>
        <w:ind w:left="720"/>
        <w:contextualSpacing/>
        <w:rPr>
          <w:del w:id="7834" w:author="ghislain.aine" w:date="2015-11-05T10:16:00Z"/>
          <w:noProof/>
          <w:lang w:eastAsia="fr-FR"/>
        </w:rPr>
        <w:pPrChange w:id="7835" w:author="ghislain.aine" w:date="2015-11-05T10:16:00Z">
          <w:pPr/>
        </w:pPrChange>
      </w:pPr>
    </w:p>
    <w:p w:rsidR="00A43A6B" w:rsidRDefault="00540F90">
      <w:pPr>
        <w:pStyle w:val="Titre2"/>
        <w:ind w:left="720"/>
        <w:rPr>
          <w:del w:id="7836" w:author="ghislain.aine" w:date="2015-11-05T10:16:00Z"/>
          <w:noProof/>
          <w:lang w:eastAsia="fr-FR"/>
        </w:rPr>
        <w:pPrChange w:id="7837" w:author="ghislain.aine" w:date="2015-11-05T10:16:00Z">
          <w:pPr>
            <w:pStyle w:val="Titre2"/>
          </w:pPr>
        </w:pPrChange>
      </w:pPr>
      <w:bookmarkStart w:id="7838" w:name="_Toc354393995"/>
      <w:del w:id="7839" w:author="ghislain.aine" w:date="2015-11-05T10:16:00Z">
        <w:r w:rsidDel="008C2508">
          <w:rPr>
            <w:noProof/>
            <w:lang w:eastAsia="fr-FR"/>
          </w:rPr>
          <w:delText>Création d'un composant exécutable</w:delText>
        </w:r>
        <w:bookmarkEnd w:id="7838"/>
      </w:del>
    </w:p>
    <w:p w:rsidR="00A43A6B" w:rsidRDefault="00A43A6B">
      <w:pPr>
        <w:ind w:left="720"/>
        <w:contextualSpacing/>
        <w:rPr>
          <w:del w:id="7840" w:author="ghislain.aine" w:date="2015-11-05T10:16:00Z"/>
          <w:noProof/>
          <w:lang w:eastAsia="fr-FR"/>
        </w:rPr>
        <w:pPrChange w:id="7841" w:author="ghislain.aine" w:date="2015-11-05T10:16:00Z">
          <w:pPr/>
        </w:pPrChange>
      </w:pPr>
    </w:p>
    <w:p w:rsidR="004D091E" w:rsidRDefault="000D7080">
      <w:pPr>
        <w:pStyle w:val="Paragraphedeliste"/>
        <w:numPr>
          <w:ilvl w:val="0"/>
          <w:numId w:val="64"/>
        </w:numPr>
        <w:rPr>
          <w:del w:id="7842" w:author="ghislain.aine" w:date="2015-11-05T10:16:00Z"/>
          <w:noProof/>
          <w:lang w:eastAsia="fr-FR"/>
        </w:rPr>
      </w:pPr>
      <w:del w:id="7843" w:author="ghislain.aine" w:date="2015-11-05T10:16:00Z">
        <w:r w:rsidDel="008C2508">
          <w:rPr>
            <w:noProof/>
            <w:lang w:eastAsia="fr-FR"/>
          </w:rPr>
          <w:delText xml:space="preserve">Créer </w:delText>
        </w:r>
        <w:r w:rsidR="009D1346" w:rsidDel="008C2508">
          <w:rPr>
            <w:noProof/>
            <w:lang w:eastAsia="fr-FR"/>
          </w:rPr>
          <w:delText xml:space="preserve">un composant "ConfReceiver" qui fourni </w:delText>
        </w:r>
        <w:r w:rsidR="009D0EDD" w:rsidDel="008C2508">
          <w:rPr>
            <w:noProof/>
            <w:lang w:eastAsia="fr-FR"/>
          </w:rPr>
          <w:delText>une interface "IConfObserver" et hérite de I</w:delText>
        </w:r>
        <w:r w:rsidDel="008C2508">
          <w:rPr>
            <w:noProof/>
            <w:lang w:eastAsia="fr-FR"/>
          </w:rPr>
          <w:delText>ConfManager (Interfaces Editor)</w:delText>
        </w:r>
      </w:del>
    </w:p>
    <w:p w:rsidR="004D091E" w:rsidRDefault="009D0EDD">
      <w:pPr>
        <w:pStyle w:val="Paragraphedeliste"/>
        <w:numPr>
          <w:ilvl w:val="0"/>
          <w:numId w:val="64"/>
        </w:numPr>
        <w:rPr>
          <w:del w:id="7844" w:author="ghislain.aine" w:date="2015-11-05T10:16:00Z"/>
          <w:noProof/>
          <w:lang w:eastAsia="fr-FR"/>
        </w:rPr>
      </w:pPr>
      <w:del w:id="7845" w:author="ghislain.aine" w:date="2015-11-05T10:16:00Z">
        <w:r w:rsidDel="008C2508">
          <w:rPr>
            <w:noProof/>
            <w:lang w:eastAsia="fr-FR"/>
          </w:rPr>
          <w:delText>Implémenter les f</w:delText>
        </w:r>
        <w:r w:rsidR="000D7080" w:rsidDel="008C2508">
          <w:rPr>
            <w:noProof/>
            <w:lang w:eastAsia="fr-FR"/>
          </w:rPr>
          <w:delText>onctions register et unregister</w:delText>
        </w:r>
      </w:del>
    </w:p>
    <w:p w:rsidR="004D091E" w:rsidRDefault="009D0EDD">
      <w:pPr>
        <w:pStyle w:val="Paragraphedeliste"/>
        <w:numPr>
          <w:ilvl w:val="0"/>
          <w:numId w:val="64"/>
        </w:numPr>
        <w:rPr>
          <w:del w:id="7846" w:author="ghislain.aine" w:date="2015-11-05T10:16:00Z"/>
          <w:noProof/>
          <w:lang w:eastAsia="fr-FR"/>
        </w:rPr>
      </w:pPr>
      <w:del w:id="7847" w:author="ghislain.aine" w:date="2015-11-05T10:16:00Z">
        <w:r w:rsidDel="008C2508">
          <w:rPr>
            <w:noProof/>
            <w:lang w:eastAsia="fr-FR"/>
          </w:rPr>
          <w:delText>Stocker la liste des observers à l'aide de "Field Editor", en glissant le type</w:delText>
        </w:r>
        <w:r w:rsidR="000D7080" w:rsidDel="008C2508">
          <w:rPr>
            <w:noProof/>
            <w:lang w:eastAsia="fr-FR"/>
          </w:rPr>
          <w:delText xml:space="preserve"> "IConfObserver"</w:delText>
        </w:r>
        <w:r w:rsidDel="008C2508">
          <w:rPr>
            <w:noProof/>
            <w:lang w:eastAsia="fr-FR"/>
          </w:rPr>
          <w:delText>.</w:delText>
        </w:r>
        <w:r w:rsidR="000D7080" w:rsidDel="008C2508">
          <w:rPr>
            <w:noProof/>
            <w:lang w:eastAsia="fr-FR"/>
          </w:rPr>
          <w:br/>
        </w:r>
        <w:r w:rsidDel="008C2508">
          <w:rPr>
            <w:noProof/>
            <w:lang w:eastAsia="fr-FR"/>
          </w:rPr>
          <w:delText>Pour que la variable soit une liste, il faut définir le nombre d'éléments avec les paramètres "Minimum multiplicity" (=0) et "Maximum multiplicity" (=10).</w:delText>
        </w:r>
      </w:del>
    </w:p>
    <w:p w:rsidR="004D091E" w:rsidRDefault="004D091E">
      <w:pPr>
        <w:pStyle w:val="Paragraphedeliste"/>
        <w:rPr>
          <w:del w:id="7848" w:author="ghislain.aine" w:date="2015-11-05T10:16:00Z"/>
          <w:noProof/>
          <w:lang w:eastAsia="fr-FR"/>
        </w:rPr>
      </w:pPr>
    </w:p>
    <w:p w:rsidR="00A43A6B" w:rsidRDefault="00A43A6B">
      <w:pPr>
        <w:keepNext/>
        <w:ind w:left="720"/>
        <w:contextualSpacing/>
        <w:rPr>
          <w:del w:id="7849" w:author="ghislain.aine" w:date="2015-11-05T10:16:00Z"/>
        </w:rPr>
        <w:pPrChange w:id="7850" w:author="ghislain.aine" w:date="2015-11-05T10:16:00Z">
          <w:pPr>
            <w:keepNext/>
            <w:jc w:val="center"/>
          </w:pPr>
        </w:pPrChange>
      </w:pPr>
      <w:del w:id="7851" w:author="ghislain.aine" w:date="2015-11-05T10:16:00Z">
        <w:r>
          <w:rPr>
            <w:noProof/>
            <w:lang w:eastAsia="fr-FR"/>
            <w:rPrChange w:id="7852" w:author="Unknown">
              <w:rPr>
                <w:noProof/>
                <w:color w:val="0000FF" w:themeColor="hyperlink"/>
                <w:u w:val="single"/>
                <w:lang w:eastAsia="fr-FR"/>
              </w:rPr>
            </w:rPrChange>
          </w:rPr>
          <w:drawing>
            <wp:inline distT="0" distB="0" distL="0" distR="0">
              <wp:extent cx="4962525" cy="1704975"/>
              <wp:effectExtent l="19050" t="0" r="9525" b="0"/>
              <wp:docPr id="69"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6" cstate="print"/>
                      <a:srcRect/>
                      <a:stretch>
                        <a:fillRect/>
                      </a:stretch>
                    </pic:blipFill>
                    <pic:spPr bwMode="auto">
                      <a:xfrm>
                        <a:off x="0" y="0"/>
                        <a:ext cx="4962525" cy="170497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853" w:author="ghislain.aine" w:date="2015-11-05T10:16:00Z"/>
          <w:noProof/>
          <w:sz w:val="20"/>
          <w:u w:val="single"/>
          <w:lang w:eastAsia="fr-FR"/>
        </w:rPr>
        <w:pPrChange w:id="7854" w:author="ghislain.aine" w:date="2015-11-05T10:16:00Z">
          <w:pPr>
            <w:pStyle w:val="Lgende"/>
            <w:jc w:val="center"/>
          </w:pPr>
        </w:pPrChange>
      </w:pPr>
      <w:del w:id="7855"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40</w:delText>
        </w:r>
        <w:r w:rsidR="004D7EE5" w:rsidDel="008C2508">
          <w:fldChar w:fldCharType="end"/>
        </w:r>
        <w:r w:rsidDel="008C2508">
          <w:delText xml:space="preserve"> : </w:delText>
        </w:r>
        <w:r w:rsidRPr="00BC2A17" w:rsidDel="008C2508">
          <w:delText>Création d'une liste d'observers</w:delText>
        </w:r>
        <w:r w:rsidR="000D7080" w:rsidRPr="005B4E31" w:rsidDel="008C2508">
          <w:rPr>
            <w:noProof/>
            <w:sz w:val="20"/>
            <w:u w:val="single"/>
            <w:lang w:eastAsia="fr-FR"/>
          </w:rPr>
          <w:delText xml:space="preserve"> </w:delText>
        </w:r>
      </w:del>
    </w:p>
    <w:p w:rsidR="00A43A6B" w:rsidRDefault="00A43A6B">
      <w:pPr>
        <w:ind w:left="720"/>
        <w:contextualSpacing/>
        <w:rPr>
          <w:del w:id="7856" w:author="ghislain.aine" w:date="2015-11-05T10:16:00Z"/>
          <w:noProof/>
          <w:lang w:eastAsia="fr-FR"/>
        </w:rPr>
        <w:pPrChange w:id="7857" w:author="ghislain.aine" w:date="2015-11-05T10:16:00Z">
          <w:pPr/>
        </w:pPrChange>
      </w:pPr>
    </w:p>
    <w:p w:rsidR="004D091E" w:rsidRDefault="009D1346">
      <w:pPr>
        <w:pStyle w:val="Paragraphedeliste"/>
        <w:numPr>
          <w:ilvl w:val="0"/>
          <w:numId w:val="65"/>
        </w:numPr>
        <w:rPr>
          <w:del w:id="7858" w:author="ghislain.aine" w:date="2015-11-05T10:16:00Z"/>
          <w:noProof/>
          <w:lang w:eastAsia="fr-FR"/>
        </w:rPr>
      </w:pPr>
      <w:del w:id="7859" w:author="ghislain.aine" w:date="2015-11-05T10:16:00Z">
        <w:r w:rsidDel="008C2508">
          <w:rPr>
            <w:noProof/>
            <w:lang w:eastAsia="fr-FR"/>
          </w:rPr>
          <w:delText>Ajout</w:delText>
        </w:r>
        <w:r w:rsidR="000D7080" w:rsidDel="008C2508">
          <w:rPr>
            <w:noProof/>
            <w:lang w:eastAsia="fr-FR"/>
          </w:rPr>
          <w:delText>er</w:delText>
        </w:r>
        <w:r w:rsidDel="008C2508">
          <w:rPr>
            <w:noProof/>
            <w:lang w:eastAsia="fr-FR"/>
          </w:rPr>
          <w:delText xml:space="preserve"> l'interface "IConfObserver" a</w:delText>
        </w:r>
        <w:r w:rsidR="000D7080" w:rsidDel="008C2508">
          <w:rPr>
            <w:noProof/>
            <w:lang w:eastAsia="fr-FR"/>
          </w:rPr>
          <w:delText>u composant "DemoCoreComponent"</w:delText>
        </w:r>
      </w:del>
    </w:p>
    <w:p w:rsidR="004D091E" w:rsidRDefault="0098314D">
      <w:pPr>
        <w:pStyle w:val="Paragraphedeliste"/>
        <w:numPr>
          <w:ilvl w:val="0"/>
          <w:numId w:val="65"/>
        </w:numPr>
        <w:rPr>
          <w:del w:id="7860" w:author="ghislain.aine" w:date="2015-11-05T10:16:00Z"/>
          <w:noProof/>
          <w:lang w:eastAsia="fr-FR"/>
        </w:rPr>
      </w:pPr>
      <w:del w:id="7861" w:author="ghislain.aine" w:date="2015-11-05T10:16:00Z">
        <w:r w:rsidDel="008C2508">
          <w:rPr>
            <w:noProof/>
            <w:lang w:eastAsia="fr-FR"/>
          </w:rPr>
          <w:delText>Rendre le composant ConfReceiver exécutable en ajoutant les méthodes d'exécution. Pour cela, faire un "override process", et sélectionner "start, stop, exécute".</w:delText>
        </w:r>
      </w:del>
    </w:p>
    <w:p w:rsidR="004D091E" w:rsidRDefault="004D091E">
      <w:pPr>
        <w:pStyle w:val="Paragraphedeliste"/>
        <w:rPr>
          <w:del w:id="7862" w:author="ghislain.aine" w:date="2015-11-05T10:16:00Z"/>
          <w:noProof/>
          <w:lang w:eastAsia="fr-FR"/>
        </w:rPr>
      </w:pPr>
    </w:p>
    <w:p w:rsidR="00A43A6B" w:rsidRDefault="00A43A6B">
      <w:pPr>
        <w:keepNext/>
        <w:ind w:left="720"/>
        <w:contextualSpacing/>
        <w:rPr>
          <w:del w:id="7863" w:author="ghislain.aine" w:date="2015-11-05T10:16:00Z"/>
        </w:rPr>
        <w:pPrChange w:id="7864" w:author="ghislain.aine" w:date="2015-11-05T10:16:00Z">
          <w:pPr>
            <w:keepNext/>
            <w:jc w:val="center"/>
          </w:pPr>
        </w:pPrChange>
      </w:pPr>
      <w:del w:id="7865" w:author="ghislain.aine" w:date="2015-11-05T10:16:00Z">
        <w:r>
          <w:rPr>
            <w:noProof/>
            <w:lang w:eastAsia="fr-FR"/>
            <w:rPrChange w:id="7866" w:author="Unknown">
              <w:rPr>
                <w:noProof/>
                <w:color w:val="0000FF" w:themeColor="hyperlink"/>
                <w:u w:val="single"/>
                <w:lang w:eastAsia="fr-FR"/>
              </w:rPr>
            </w:rPrChange>
          </w:rPr>
          <w:lastRenderedPageBreak/>
          <w:drawing>
            <wp:inline distT="0" distB="0" distL="0" distR="0">
              <wp:extent cx="3533775" cy="2240312"/>
              <wp:effectExtent l="1905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7" cstate="print"/>
                      <a:srcRect/>
                      <a:stretch>
                        <a:fillRect/>
                      </a:stretch>
                    </pic:blipFill>
                    <pic:spPr bwMode="auto">
                      <a:xfrm>
                        <a:off x="0" y="0"/>
                        <a:ext cx="3533775" cy="2240312"/>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867" w:author="ghislain.aine" w:date="2015-11-05T10:16:00Z"/>
          <w:noProof/>
          <w:lang w:eastAsia="fr-FR"/>
        </w:rPr>
        <w:pPrChange w:id="7868" w:author="ghislain.aine" w:date="2015-11-05T10:16:00Z">
          <w:pPr>
            <w:pStyle w:val="Lgende"/>
            <w:jc w:val="center"/>
          </w:pPr>
        </w:pPrChange>
      </w:pPr>
      <w:del w:id="7869"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41</w:delText>
        </w:r>
        <w:r w:rsidR="004D7EE5" w:rsidDel="008C2508">
          <w:fldChar w:fldCharType="end"/>
        </w:r>
        <w:r w:rsidDel="008C2508">
          <w:delText xml:space="preserve"> : </w:delText>
        </w:r>
        <w:r w:rsidRPr="00445E6A" w:rsidDel="008C2508">
          <w:delText>Composant exécutable dans l'ODP</w:delText>
        </w:r>
        <w:r w:rsidR="000D7080" w:rsidRPr="005B4E31" w:rsidDel="008C2508">
          <w:rPr>
            <w:noProof/>
            <w:sz w:val="20"/>
            <w:u w:val="single"/>
            <w:lang w:eastAsia="fr-FR"/>
          </w:rPr>
          <w:delText xml:space="preserve"> </w:delText>
        </w:r>
      </w:del>
    </w:p>
    <w:p w:rsidR="00A43A6B" w:rsidRDefault="00A43A6B">
      <w:pPr>
        <w:ind w:left="720"/>
        <w:contextualSpacing/>
        <w:rPr>
          <w:del w:id="7870" w:author="ghislain.aine" w:date="2015-11-05T10:16:00Z"/>
          <w:noProof/>
          <w:lang w:eastAsia="fr-FR"/>
        </w:rPr>
        <w:pPrChange w:id="7871" w:author="ghislain.aine" w:date="2015-11-05T10:16:00Z">
          <w:pPr/>
        </w:pPrChange>
      </w:pPr>
    </w:p>
    <w:p w:rsidR="004D091E" w:rsidRDefault="006038C4">
      <w:pPr>
        <w:pStyle w:val="Paragraphedeliste"/>
        <w:numPr>
          <w:ilvl w:val="0"/>
          <w:numId w:val="66"/>
        </w:numPr>
        <w:rPr>
          <w:del w:id="7872" w:author="ghislain.aine" w:date="2015-11-05T10:16:00Z"/>
          <w:noProof/>
          <w:lang w:eastAsia="fr-FR"/>
        </w:rPr>
      </w:pPr>
      <w:del w:id="7873" w:author="ghislain.aine" w:date="2015-11-05T10:16:00Z">
        <w:r w:rsidDel="008C2508">
          <w:rPr>
            <w:noProof/>
            <w:lang w:eastAsia="fr-FR"/>
          </w:rPr>
          <w:delText>Créer une fonction "chan</w:delText>
        </w:r>
        <w:r w:rsidR="00907443" w:rsidDel="008C2508">
          <w:rPr>
            <w:noProof/>
            <w:lang w:eastAsia="fr-FR"/>
          </w:rPr>
          <w:delText>geStep(int value)", qui parcourt</w:delText>
        </w:r>
        <w:r w:rsidDel="008C2508">
          <w:rPr>
            <w:noProof/>
            <w:lang w:eastAsia="fr-FR"/>
          </w:rPr>
          <w:delText xml:space="preserve"> les observer</w:delText>
        </w:r>
        <w:r w:rsidR="00907443" w:rsidDel="008C2508">
          <w:rPr>
            <w:noProof/>
            <w:lang w:eastAsia="fr-FR"/>
          </w:rPr>
          <w:delText xml:space="preserve"> et met à jour la valeur du pas</w:delText>
        </w:r>
      </w:del>
    </w:p>
    <w:p w:rsidR="004D091E" w:rsidRDefault="0098314D">
      <w:pPr>
        <w:pStyle w:val="Paragraphedeliste"/>
        <w:numPr>
          <w:ilvl w:val="0"/>
          <w:numId w:val="66"/>
        </w:numPr>
        <w:rPr>
          <w:del w:id="7874" w:author="ghislain.aine" w:date="2015-11-05T10:16:00Z"/>
          <w:noProof/>
          <w:lang w:eastAsia="fr-FR"/>
        </w:rPr>
      </w:pPr>
      <w:del w:id="7875" w:author="ghislain.aine" w:date="2015-11-05T10:16:00Z">
        <w:r w:rsidDel="008C2508">
          <w:rPr>
            <w:noProof/>
            <w:lang w:eastAsia="fr-FR"/>
          </w:rPr>
          <w:delText xml:space="preserve">Dans la fonction </w:delText>
        </w:r>
        <w:r w:rsidR="006038C4" w:rsidDel="008C2508">
          <w:rPr>
            <w:noProof/>
            <w:lang w:eastAsia="fr-FR"/>
          </w:rPr>
          <w:delText>"exécute", appeler la fonction "ch</w:delText>
        </w:r>
        <w:r w:rsidR="00BD7FBE" w:rsidDel="008C2508">
          <w:rPr>
            <w:noProof/>
            <w:lang w:eastAsia="fr-FR"/>
          </w:rPr>
          <w:delText>angeStep", en modifiant la valeur du pas (incrémentation, alternance, etc.)</w:delText>
        </w:r>
      </w:del>
    </w:p>
    <w:p w:rsidR="004D091E" w:rsidRDefault="00E930A2">
      <w:pPr>
        <w:pStyle w:val="Paragraphedeliste"/>
        <w:numPr>
          <w:ilvl w:val="0"/>
          <w:numId w:val="66"/>
        </w:numPr>
        <w:rPr>
          <w:del w:id="7876" w:author="ghislain.aine" w:date="2015-11-05T10:16:00Z"/>
          <w:noProof/>
          <w:lang w:eastAsia="fr-FR"/>
        </w:rPr>
      </w:pPr>
      <w:del w:id="7877" w:author="ghislain.aine" w:date="2015-11-05T10:16:00Z">
        <w:r w:rsidDel="008C2508">
          <w:rPr>
            <w:noProof/>
            <w:lang w:eastAsia="fr-FR"/>
          </w:rPr>
          <w:delText>Créer un nouveau stream avec les composants suivants</w:delText>
        </w:r>
        <w:r w:rsidR="00907443" w:rsidDel="008C2508">
          <w:rPr>
            <w:noProof/>
            <w:lang w:eastAsia="fr-FR"/>
          </w:rPr>
          <w:delText xml:space="preserve"> </w:delText>
        </w:r>
        <w:r w:rsidDel="008C2508">
          <w:rPr>
            <w:noProof/>
            <w:lang w:eastAsia="fr-FR"/>
          </w:rPr>
          <w:delText>:</w:delText>
        </w:r>
      </w:del>
    </w:p>
    <w:p w:rsidR="00A43A6B" w:rsidRDefault="00E930A2">
      <w:pPr>
        <w:pStyle w:val="Paragraphedeliste"/>
        <w:numPr>
          <w:ilvl w:val="1"/>
          <w:numId w:val="66"/>
        </w:numPr>
        <w:ind w:left="720"/>
        <w:rPr>
          <w:del w:id="7878" w:author="ghislain.aine" w:date="2015-11-05T10:16:00Z"/>
          <w:noProof/>
          <w:lang w:eastAsia="fr-FR"/>
        </w:rPr>
        <w:pPrChange w:id="7879" w:author="ghislain.aine" w:date="2015-11-05T10:16:00Z">
          <w:pPr>
            <w:pStyle w:val="Paragraphedeliste"/>
            <w:numPr>
              <w:ilvl w:val="1"/>
              <w:numId w:val="66"/>
            </w:numPr>
            <w:ind w:left="1440" w:hanging="360"/>
          </w:pPr>
        </w:pPrChange>
      </w:pPr>
      <w:del w:id="7880" w:author="ghislain.aine" w:date="2015-11-05T10:16:00Z">
        <w:r w:rsidDel="008C2508">
          <w:rPr>
            <w:noProof/>
            <w:lang w:eastAsia="fr-FR"/>
          </w:rPr>
          <w:delText>SwExecutor</w:delText>
        </w:r>
      </w:del>
    </w:p>
    <w:p w:rsidR="00A43A6B" w:rsidRDefault="00E930A2">
      <w:pPr>
        <w:pStyle w:val="Paragraphedeliste"/>
        <w:numPr>
          <w:ilvl w:val="1"/>
          <w:numId w:val="66"/>
        </w:numPr>
        <w:ind w:left="720"/>
        <w:rPr>
          <w:del w:id="7881" w:author="ghislain.aine" w:date="2015-11-05T10:16:00Z"/>
          <w:noProof/>
          <w:lang w:eastAsia="fr-FR"/>
        </w:rPr>
        <w:pPrChange w:id="7882" w:author="ghislain.aine" w:date="2015-11-05T10:16:00Z">
          <w:pPr>
            <w:pStyle w:val="Paragraphedeliste"/>
            <w:numPr>
              <w:ilvl w:val="1"/>
              <w:numId w:val="66"/>
            </w:numPr>
            <w:ind w:left="1440" w:hanging="360"/>
          </w:pPr>
        </w:pPrChange>
      </w:pPr>
      <w:del w:id="7883" w:author="ghislain.aine" w:date="2015-11-05T10:16:00Z">
        <w:r w:rsidDel="008C2508">
          <w:rPr>
            <w:noProof/>
            <w:lang w:eastAsia="fr-FR"/>
          </w:rPr>
          <w:delText>PlgGlobalContext</w:delText>
        </w:r>
      </w:del>
    </w:p>
    <w:p w:rsidR="00A43A6B" w:rsidRDefault="00E930A2">
      <w:pPr>
        <w:pStyle w:val="Paragraphedeliste"/>
        <w:numPr>
          <w:ilvl w:val="1"/>
          <w:numId w:val="66"/>
        </w:numPr>
        <w:ind w:left="720"/>
        <w:rPr>
          <w:del w:id="7884" w:author="ghislain.aine" w:date="2015-11-05T10:16:00Z"/>
          <w:noProof/>
          <w:lang w:eastAsia="fr-FR"/>
        </w:rPr>
        <w:pPrChange w:id="7885" w:author="ghislain.aine" w:date="2015-11-05T10:16:00Z">
          <w:pPr>
            <w:pStyle w:val="Paragraphedeliste"/>
            <w:numPr>
              <w:ilvl w:val="1"/>
              <w:numId w:val="66"/>
            </w:numPr>
            <w:ind w:left="1440" w:hanging="360"/>
          </w:pPr>
        </w:pPrChange>
      </w:pPr>
      <w:del w:id="7886" w:author="ghislain.aine" w:date="2015-11-05T10:16:00Z">
        <w:r w:rsidDel="008C2508">
          <w:rPr>
            <w:noProof/>
            <w:lang w:eastAsia="fr-FR"/>
          </w:rPr>
          <w:delText>ConfReceiver</w:delText>
        </w:r>
      </w:del>
    </w:p>
    <w:p w:rsidR="00A43A6B" w:rsidRDefault="00E930A2">
      <w:pPr>
        <w:pStyle w:val="Paragraphedeliste"/>
        <w:numPr>
          <w:ilvl w:val="1"/>
          <w:numId w:val="66"/>
        </w:numPr>
        <w:ind w:left="720"/>
        <w:rPr>
          <w:del w:id="7887" w:author="ghislain.aine" w:date="2015-11-05T10:16:00Z"/>
          <w:noProof/>
          <w:lang w:eastAsia="fr-FR"/>
        </w:rPr>
        <w:pPrChange w:id="7888" w:author="ghislain.aine" w:date="2015-11-05T10:16:00Z">
          <w:pPr>
            <w:pStyle w:val="Paragraphedeliste"/>
            <w:numPr>
              <w:ilvl w:val="1"/>
              <w:numId w:val="66"/>
            </w:numPr>
            <w:ind w:left="1440" w:hanging="360"/>
          </w:pPr>
        </w:pPrChange>
      </w:pPr>
      <w:del w:id="7889" w:author="ghislain.aine" w:date="2015-11-05T10:16:00Z">
        <w:r w:rsidDel="008C2508">
          <w:rPr>
            <w:noProof/>
            <w:lang w:eastAsia="fr-FR"/>
          </w:rPr>
          <w:delText>DemoCoreComponent</w:delText>
        </w:r>
      </w:del>
    </w:p>
    <w:p w:rsidR="00A43A6B" w:rsidRDefault="00E930A2">
      <w:pPr>
        <w:pStyle w:val="Paragraphedeliste"/>
        <w:numPr>
          <w:ilvl w:val="1"/>
          <w:numId w:val="66"/>
        </w:numPr>
        <w:ind w:left="720"/>
        <w:rPr>
          <w:del w:id="7890" w:author="ghislain.aine" w:date="2015-11-05T10:16:00Z"/>
          <w:noProof/>
          <w:lang w:eastAsia="fr-FR"/>
        </w:rPr>
        <w:pPrChange w:id="7891" w:author="ghislain.aine" w:date="2015-11-05T10:16:00Z">
          <w:pPr>
            <w:pStyle w:val="Paragraphedeliste"/>
            <w:numPr>
              <w:ilvl w:val="1"/>
              <w:numId w:val="66"/>
            </w:numPr>
            <w:ind w:left="1440" w:hanging="360"/>
          </w:pPr>
        </w:pPrChange>
      </w:pPr>
      <w:del w:id="7892" w:author="ghislain.aine" w:date="2015-11-05T10:16:00Z">
        <w:r w:rsidDel="008C2508">
          <w:rPr>
            <w:noProof/>
            <w:lang w:eastAsia="fr-FR"/>
          </w:rPr>
          <w:delText>DemoUIComponent</w:delText>
        </w:r>
      </w:del>
    </w:p>
    <w:p w:rsidR="004D091E" w:rsidRDefault="00853AF7">
      <w:pPr>
        <w:pStyle w:val="Paragraphedeliste"/>
        <w:numPr>
          <w:ilvl w:val="0"/>
          <w:numId w:val="66"/>
        </w:numPr>
        <w:rPr>
          <w:del w:id="7893" w:author="ghislain.aine" w:date="2015-11-05T10:16:00Z"/>
          <w:noProof/>
          <w:lang w:eastAsia="fr-FR"/>
        </w:rPr>
      </w:pPr>
      <w:del w:id="7894" w:author="ghislain.aine" w:date="2015-11-05T10:16:00Z">
        <w:r w:rsidDel="008C2508">
          <w:rPr>
            <w:noProof/>
            <w:lang w:eastAsia="fr-FR"/>
          </w:rPr>
          <w:delText xml:space="preserve">Connecter les </w:delText>
        </w:r>
        <w:r w:rsidR="00E930A2" w:rsidDel="008C2508">
          <w:rPr>
            <w:noProof/>
            <w:lang w:eastAsia="fr-FR"/>
          </w:rPr>
          <w:delText>composants</w:delText>
        </w:r>
      </w:del>
    </w:p>
    <w:p w:rsidR="004D091E" w:rsidRDefault="00E930A2">
      <w:pPr>
        <w:pStyle w:val="Paragraphedeliste"/>
        <w:numPr>
          <w:ilvl w:val="0"/>
          <w:numId w:val="66"/>
        </w:numPr>
        <w:rPr>
          <w:del w:id="7895" w:author="ghislain.aine" w:date="2015-11-05T10:16:00Z"/>
          <w:noProof/>
          <w:lang w:eastAsia="fr-FR"/>
        </w:rPr>
      </w:pPr>
      <w:del w:id="7896" w:author="ghislain.aine" w:date="2015-11-05T10:16:00Z">
        <w:r w:rsidDel="008C2508">
          <w:rPr>
            <w:noProof/>
            <w:lang w:eastAsia="fr-FR"/>
          </w:rPr>
          <w:delText>Rendre les composants ConfReceiver et DemoCoreComponent exécutables</w:delText>
        </w:r>
      </w:del>
    </w:p>
    <w:p w:rsidR="004D091E" w:rsidRDefault="00600EDD">
      <w:pPr>
        <w:pStyle w:val="Paragraphedeliste"/>
        <w:numPr>
          <w:ilvl w:val="0"/>
          <w:numId w:val="66"/>
        </w:numPr>
        <w:rPr>
          <w:del w:id="7897" w:author="ghislain.aine" w:date="2015-11-05T10:16:00Z"/>
          <w:noProof/>
          <w:lang w:eastAsia="fr-FR"/>
        </w:rPr>
      </w:pPr>
      <w:del w:id="7898" w:author="ghislain.aine" w:date="2015-11-05T10:16:00Z">
        <w:r w:rsidDel="008C2508">
          <w:rPr>
            <w:noProof/>
            <w:lang w:eastAsia="fr-FR"/>
          </w:rPr>
          <w:delText>Sauvegarder puis e</w:delText>
        </w:r>
        <w:r w:rsidR="00BD7FBE" w:rsidDel="008C2508">
          <w:rPr>
            <w:noProof/>
            <w:lang w:eastAsia="fr-FR"/>
          </w:rPr>
          <w:delText>xéctuer le stream. A chaque appel de l'executor, le composant ConfReceiver doit modifier le pas, et le résultat doit être visible depuis la fenêtre du composant DemoUIComponent.</w:delText>
        </w:r>
      </w:del>
    </w:p>
    <w:p w:rsidR="00A43A6B" w:rsidRDefault="00A43A6B">
      <w:pPr>
        <w:ind w:left="720"/>
        <w:contextualSpacing/>
        <w:rPr>
          <w:del w:id="7899" w:author="ghislain.aine" w:date="2015-11-05T10:16:00Z"/>
          <w:noProof/>
          <w:lang w:eastAsia="fr-FR"/>
        </w:rPr>
        <w:pPrChange w:id="7900" w:author="ghislain.aine" w:date="2015-11-05T10:16:00Z">
          <w:pPr/>
        </w:pPrChange>
      </w:pPr>
    </w:p>
    <w:p w:rsidR="00A43A6B" w:rsidRDefault="00A43A6B">
      <w:pPr>
        <w:keepNext/>
        <w:ind w:left="720"/>
        <w:contextualSpacing/>
        <w:rPr>
          <w:del w:id="7901" w:author="ghislain.aine" w:date="2015-11-05T10:16:00Z"/>
        </w:rPr>
        <w:pPrChange w:id="7902" w:author="ghislain.aine" w:date="2015-11-05T10:16:00Z">
          <w:pPr>
            <w:keepNext/>
            <w:jc w:val="center"/>
          </w:pPr>
        </w:pPrChange>
      </w:pPr>
      <w:del w:id="7903" w:author="ghislain.aine" w:date="2015-11-05T10:16:00Z">
        <w:r>
          <w:rPr>
            <w:noProof/>
            <w:lang w:eastAsia="fr-FR"/>
            <w:rPrChange w:id="7904" w:author="Unknown">
              <w:rPr>
                <w:noProof/>
                <w:color w:val="0000FF" w:themeColor="hyperlink"/>
                <w:u w:val="single"/>
                <w:lang w:eastAsia="fr-FR"/>
              </w:rPr>
            </w:rPrChange>
          </w:rPr>
          <w:drawing>
            <wp:inline distT="0" distB="0" distL="0" distR="0">
              <wp:extent cx="4457700" cy="2893742"/>
              <wp:effectExtent l="19050" t="0" r="0" b="0"/>
              <wp:docPr id="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srcRect/>
                      <a:stretch>
                        <a:fillRect/>
                      </a:stretch>
                    </pic:blipFill>
                    <pic:spPr bwMode="auto">
                      <a:xfrm>
                        <a:off x="0" y="0"/>
                        <a:ext cx="4459353" cy="289481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905" w:author="ghislain.aine" w:date="2015-11-05T10:16:00Z"/>
          <w:noProof/>
          <w:lang w:eastAsia="fr-FR"/>
        </w:rPr>
        <w:pPrChange w:id="7906" w:author="ghislain.aine" w:date="2015-11-05T10:16:00Z">
          <w:pPr>
            <w:pStyle w:val="Lgende"/>
            <w:jc w:val="center"/>
          </w:pPr>
        </w:pPrChange>
      </w:pPr>
      <w:del w:id="7907"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42</w:delText>
        </w:r>
        <w:r w:rsidR="004D7EE5" w:rsidDel="008C2508">
          <w:fldChar w:fldCharType="end"/>
        </w:r>
        <w:r w:rsidDel="008C2508">
          <w:delText xml:space="preserve"> : </w:delText>
        </w:r>
        <w:r w:rsidRPr="0042547F" w:rsidDel="008C2508">
          <w:delText>Stream de test du ConfReceiver</w:delText>
        </w:r>
        <w:r w:rsidR="00BD7FBE" w:rsidRPr="005B4E31" w:rsidDel="008C2508">
          <w:rPr>
            <w:noProof/>
            <w:sz w:val="20"/>
            <w:u w:val="single"/>
            <w:lang w:eastAsia="fr-FR"/>
          </w:rPr>
          <w:delText xml:space="preserve"> </w:delText>
        </w:r>
      </w:del>
    </w:p>
    <w:p w:rsidR="00A43A6B" w:rsidRDefault="00A43A6B">
      <w:pPr>
        <w:ind w:left="720"/>
        <w:contextualSpacing/>
        <w:rPr>
          <w:del w:id="7908" w:author="ghislain.aine" w:date="2015-11-05T10:16:00Z"/>
          <w:noProof/>
          <w:lang w:eastAsia="fr-FR"/>
        </w:rPr>
        <w:pPrChange w:id="7909" w:author="ghislain.aine" w:date="2015-11-05T10:16:00Z">
          <w:pPr/>
        </w:pPrChange>
      </w:pPr>
    </w:p>
    <w:p w:rsidR="00A43A6B" w:rsidRDefault="007A04AE">
      <w:pPr>
        <w:pStyle w:val="Titre2"/>
        <w:ind w:left="720"/>
        <w:rPr>
          <w:del w:id="7910" w:author="ghislain.aine" w:date="2015-11-05T10:16:00Z"/>
          <w:noProof/>
          <w:lang w:eastAsia="fr-FR"/>
        </w:rPr>
        <w:pPrChange w:id="7911" w:author="ghislain.aine" w:date="2015-11-05T10:16:00Z">
          <w:pPr>
            <w:pStyle w:val="Titre2"/>
          </w:pPr>
        </w:pPrChange>
      </w:pPr>
      <w:bookmarkStart w:id="7912" w:name="_Toc354393734"/>
      <w:bookmarkStart w:id="7913" w:name="_Toc354393996"/>
      <w:bookmarkStart w:id="7914" w:name="_Toc354393997"/>
      <w:bookmarkEnd w:id="7912"/>
      <w:bookmarkEnd w:id="7913"/>
      <w:del w:id="7915" w:author="ghislain.aine" w:date="2015-11-05T10:16:00Z">
        <w:r w:rsidDel="008C2508">
          <w:rPr>
            <w:noProof/>
            <w:lang w:eastAsia="fr-FR"/>
          </w:rPr>
          <w:delText>Machine à état</w:delText>
        </w:r>
        <w:r w:rsidR="00DA5A4A" w:rsidDel="008C2508">
          <w:rPr>
            <w:noProof/>
            <w:lang w:eastAsia="fr-FR"/>
          </w:rPr>
          <w:delText>s</w:delText>
        </w:r>
        <w:bookmarkEnd w:id="7914"/>
      </w:del>
    </w:p>
    <w:p w:rsidR="00A43A6B" w:rsidRDefault="00A43A6B">
      <w:pPr>
        <w:ind w:left="720"/>
        <w:contextualSpacing/>
        <w:rPr>
          <w:del w:id="7916" w:author="ghislain.aine" w:date="2015-11-05T10:16:00Z"/>
          <w:lang w:eastAsia="fr-FR"/>
        </w:rPr>
        <w:pPrChange w:id="7917" w:author="ghislain.aine" w:date="2015-11-05T10:16:00Z">
          <w:pPr/>
        </w:pPrChange>
      </w:pPr>
    </w:p>
    <w:p w:rsidR="00A43A6B" w:rsidRDefault="00DA5A4A">
      <w:pPr>
        <w:ind w:left="720"/>
        <w:contextualSpacing/>
        <w:rPr>
          <w:del w:id="7918" w:author="ghislain.aine" w:date="2015-11-05T10:16:00Z"/>
          <w:noProof/>
          <w:lang w:eastAsia="fr-FR"/>
        </w:rPr>
        <w:pPrChange w:id="7919" w:author="ghislain.aine" w:date="2015-11-05T10:16:00Z">
          <w:pPr/>
        </w:pPrChange>
      </w:pPr>
      <w:del w:id="7920" w:author="ghislain.aine" w:date="2015-11-05T10:16:00Z">
        <w:r w:rsidDel="008C2508">
          <w:rPr>
            <w:noProof/>
            <w:lang w:eastAsia="fr-FR"/>
          </w:rPr>
          <w:delText>Une machine a états défini les états d'un composant et les transitions d'un état à un autre. Elle permet de paramétrer le comportement d'un composant en fonction de l'état de certains paramètres.</w:delText>
        </w:r>
      </w:del>
    </w:p>
    <w:p w:rsidR="00A43A6B" w:rsidRDefault="00A43A6B">
      <w:pPr>
        <w:ind w:left="720"/>
        <w:contextualSpacing/>
        <w:rPr>
          <w:del w:id="7921" w:author="ghislain.aine" w:date="2015-11-05T10:16:00Z"/>
          <w:noProof/>
          <w:lang w:eastAsia="fr-FR"/>
        </w:rPr>
        <w:pPrChange w:id="7922" w:author="ghislain.aine" w:date="2015-11-05T10:16:00Z">
          <w:pPr/>
        </w:pPrChange>
      </w:pPr>
    </w:p>
    <w:p w:rsidR="00A43A6B" w:rsidRDefault="00DA5A4A">
      <w:pPr>
        <w:ind w:left="720"/>
        <w:contextualSpacing/>
        <w:rPr>
          <w:del w:id="7923" w:author="ghislain.aine" w:date="2015-11-05T10:16:00Z"/>
          <w:noProof/>
          <w:lang w:eastAsia="fr-FR"/>
        </w:rPr>
        <w:pPrChange w:id="7924" w:author="ghislain.aine" w:date="2015-11-05T10:16:00Z">
          <w:pPr/>
        </w:pPrChange>
      </w:pPr>
      <w:del w:id="7925" w:author="ghislain.aine" w:date="2015-11-05T10:16:00Z">
        <w:r w:rsidDel="008C2508">
          <w:rPr>
            <w:noProof/>
            <w:lang w:eastAsia="fr-FR"/>
          </w:rPr>
          <w:delText xml:space="preserve">Nous allons créer une machine à états à l'aide de l'ODP. </w:delText>
        </w:r>
        <w:r w:rsidR="00911308" w:rsidDel="008C2508">
          <w:rPr>
            <w:noProof/>
            <w:lang w:eastAsia="fr-FR"/>
          </w:rPr>
          <w:delText xml:space="preserve">Elle </w:delText>
        </w:r>
        <w:r w:rsidR="005001F4" w:rsidDel="008C2508">
          <w:rPr>
            <w:noProof/>
            <w:lang w:eastAsia="fr-FR"/>
          </w:rPr>
          <w:delText>modifie</w:delText>
        </w:r>
        <w:r w:rsidDel="008C2508">
          <w:rPr>
            <w:noProof/>
            <w:lang w:eastAsia="fr-FR"/>
          </w:rPr>
          <w:delText xml:space="preserve"> le pas d'incrémentation toutes les 10 secondes: pas = 2 ou pas = 10.</w:delText>
        </w:r>
      </w:del>
    </w:p>
    <w:p w:rsidR="00A43A6B" w:rsidRDefault="00A43A6B">
      <w:pPr>
        <w:ind w:left="720"/>
        <w:contextualSpacing/>
        <w:rPr>
          <w:del w:id="7926" w:author="ghislain.aine" w:date="2015-11-05T10:16:00Z"/>
          <w:noProof/>
          <w:lang w:eastAsia="fr-FR"/>
        </w:rPr>
        <w:pPrChange w:id="7927" w:author="ghislain.aine" w:date="2015-11-05T10:16:00Z">
          <w:pPr/>
        </w:pPrChange>
      </w:pPr>
    </w:p>
    <w:p w:rsidR="004D091E" w:rsidRDefault="00DA5A4A">
      <w:pPr>
        <w:pStyle w:val="Paragraphedeliste"/>
        <w:numPr>
          <w:ilvl w:val="0"/>
          <w:numId w:val="67"/>
        </w:numPr>
        <w:rPr>
          <w:del w:id="7928" w:author="ghislain.aine" w:date="2015-11-05T10:16:00Z"/>
          <w:noProof/>
          <w:lang w:eastAsia="fr-FR"/>
        </w:rPr>
      </w:pPr>
      <w:del w:id="7929" w:author="ghislain.aine" w:date="2015-11-05T10:16:00Z">
        <w:r w:rsidDel="008C2508">
          <w:rPr>
            <w:noProof/>
            <w:lang w:eastAsia="fr-FR"/>
          </w:rPr>
          <w:delText>Créer une catégorie "StateMachine"</w:delText>
        </w:r>
      </w:del>
    </w:p>
    <w:p w:rsidR="004D091E" w:rsidRDefault="00DA5A4A">
      <w:pPr>
        <w:pStyle w:val="Paragraphedeliste"/>
        <w:numPr>
          <w:ilvl w:val="0"/>
          <w:numId w:val="67"/>
        </w:numPr>
        <w:rPr>
          <w:del w:id="7930" w:author="ghislain.aine" w:date="2015-11-05T10:16:00Z"/>
          <w:noProof/>
          <w:lang w:eastAsia="fr-FR"/>
        </w:rPr>
      </w:pPr>
      <w:del w:id="7931" w:author="ghislain.aine" w:date="2015-11-05T10:16:00Z">
        <w:r w:rsidDel="008C2508">
          <w:rPr>
            <w:noProof/>
            <w:lang w:eastAsia="fr-FR"/>
          </w:rPr>
          <w:delText>Créer une machine à états à l'aide du menu contextuel "Add definition"</w:delText>
        </w:r>
      </w:del>
    </w:p>
    <w:p w:rsidR="004D091E" w:rsidRDefault="0015291D">
      <w:pPr>
        <w:pStyle w:val="Paragraphedeliste"/>
        <w:numPr>
          <w:ilvl w:val="0"/>
          <w:numId w:val="67"/>
        </w:numPr>
        <w:rPr>
          <w:del w:id="7932" w:author="ghislain.aine" w:date="2015-11-05T10:16:00Z"/>
          <w:noProof/>
          <w:lang w:eastAsia="fr-FR"/>
        </w:rPr>
      </w:pPr>
      <w:del w:id="7933" w:author="ghislain.aine" w:date="2015-11-05T10:16:00Z">
        <w:r w:rsidDel="008C2508">
          <w:rPr>
            <w:noProof/>
            <w:lang w:eastAsia="fr-FR"/>
          </w:rPr>
          <w:delText>Double cliquer dessus pour l'éditer, et cliquer sur "State Machine Editor".</w:delText>
        </w:r>
        <w:r w:rsidR="00DA5A4A" w:rsidDel="008C2508">
          <w:rPr>
            <w:noProof/>
            <w:lang w:eastAsia="fr-FR"/>
          </w:rPr>
          <w:delText xml:space="preserve"> Cela ouvre l'éditeur graphique de machines à états</w:delText>
        </w:r>
      </w:del>
    </w:p>
    <w:p w:rsidR="004D091E" w:rsidRDefault="0015291D">
      <w:pPr>
        <w:pStyle w:val="Paragraphedeliste"/>
        <w:numPr>
          <w:ilvl w:val="0"/>
          <w:numId w:val="67"/>
        </w:numPr>
        <w:rPr>
          <w:del w:id="7934" w:author="ghislain.aine" w:date="2015-11-05T10:16:00Z"/>
          <w:noProof/>
          <w:lang w:eastAsia="fr-FR"/>
        </w:rPr>
      </w:pPr>
      <w:del w:id="7935" w:author="ghislain.aine" w:date="2015-11-05T10:16:00Z">
        <w:r w:rsidDel="008C2508">
          <w:rPr>
            <w:noProof/>
            <w:lang w:eastAsia="fr-FR"/>
          </w:rPr>
          <w:delText xml:space="preserve">Ajouter un état initial (en cliquant sur l'état </w:delText>
        </w:r>
        <w:r w:rsidR="00DA5A4A" w:rsidDel="008C2508">
          <w:rPr>
            <w:noProof/>
            <w:lang w:eastAsia="fr-FR"/>
          </w:rPr>
          <w:delText xml:space="preserve">"Start State" </w:delText>
        </w:r>
        <w:r w:rsidDel="008C2508">
          <w:rPr>
            <w:noProof/>
            <w:lang w:eastAsia="fr-FR"/>
          </w:rPr>
          <w:delText>puis sur l'éditeur), un état final, et deux états intermédiaires</w:delText>
        </w:r>
        <w:r w:rsidR="0066290B" w:rsidDel="008C2508">
          <w:rPr>
            <w:noProof/>
            <w:lang w:eastAsia="fr-FR"/>
          </w:rPr>
          <w:delText xml:space="preserve"> </w:delText>
        </w:r>
        <w:r w:rsidDel="008C2508">
          <w:rPr>
            <w:noProof/>
            <w:lang w:eastAsia="fr-FR"/>
          </w:rPr>
          <w:delText>: State2 et State10. Pour renommer, faire un simple clique sur l'état.</w:delText>
        </w:r>
      </w:del>
    </w:p>
    <w:p w:rsidR="004D091E" w:rsidRDefault="000307B9">
      <w:pPr>
        <w:pStyle w:val="Paragraphedeliste"/>
        <w:numPr>
          <w:ilvl w:val="0"/>
          <w:numId w:val="67"/>
        </w:numPr>
        <w:rPr>
          <w:del w:id="7936" w:author="ghislain.aine" w:date="2015-11-05T10:16:00Z"/>
          <w:noProof/>
          <w:lang w:eastAsia="fr-FR"/>
        </w:rPr>
      </w:pPr>
      <w:del w:id="7937" w:author="ghislain.aine" w:date="2015-11-05T10:16:00Z">
        <w:r w:rsidDel="008C2508">
          <w:rPr>
            <w:noProof/>
            <w:lang w:eastAsia="fr-FR"/>
          </w:rPr>
          <w:delText>Relier les états</w:delText>
        </w:r>
      </w:del>
    </w:p>
    <w:p w:rsidR="00A43A6B" w:rsidRDefault="00A43A6B">
      <w:pPr>
        <w:keepNext/>
        <w:ind w:left="720"/>
        <w:contextualSpacing/>
        <w:rPr>
          <w:del w:id="7938" w:author="ghislain.aine" w:date="2015-11-05T10:16:00Z"/>
        </w:rPr>
        <w:pPrChange w:id="7939" w:author="ghislain.aine" w:date="2015-11-05T10:16:00Z">
          <w:pPr>
            <w:keepNext/>
            <w:jc w:val="center"/>
          </w:pPr>
        </w:pPrChange>
      </w:pPr>
      <w:del w:id="7940" w:author="ghislain.aine" w:date="2015-11-05T10:16:00Z">
        <w:r>
          <w:rPr>
            <w:noProof/>
            <w:lang w:eastAsia="fr-FR"/>
            <w:rPrChange w:id="7941" w:author="Unknown">
              <w:rPr>
                <w:noProof/>
                <w:color w:val="0000FF" w:themeColor="hyperlink"/>
                <w:u w:val="single"/>
                <w:lang w:eastAsia="fr-FR"/>
              </w:rPr>
            </w:rPrChange>
          </w:rPr>
          <w:drawing>
            <wp:inline distT="0" distB="0" distL="0" distR="0">
              <wp:extent cx="4572000" cy="838200"/>
              <wp:effectExtent l="19050" t="0" r="0" b="0"/>
              <wp:docPr id="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srcRect/>
                      <a:stretch>
                        <a:fillRect/>
                      </a:stretch>
                    </pic:blipFill>
                    <pic:spPr bwMode="auto">
                      <a:xfrm>
                        <a:off x="0" y="0"/>
                        <a:ext cx="4572000" cy="83820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942" w:author="ghislain.aine" w:date="2015-11-05T10:16:00Z"/>
          <w:noProof/>
          <w:lang w:eastAsia="fr-FR"/>
        </w:rPr>
        <w:pPrChange w:id="7943" w:author="ghislain.aine" w:date="2015-11-05T10:16:00Z">
          <w:pPr>
            <w:pStyle w:val="Lgende"/>
            <w:jc w:val="center"/>
          </w:pPr>
        </w:pPrChange>
      </w:pPr>
      <w:del w:id="7944"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43</w:delText>
        </w:r>
        <w:r w:rsidR="004D7EE5" w:rsidDel="008C2508">
          <w:fldChar w:fldCharType="end"/>
        </w:r>
        <w:r w:rsidDel="008C2508">
          <w:delText xml:space="preserve"> : </w:delText>
        </w:r>
        <w:r w:rsidRPr="009A4AF1" w:rsidDel="008C2508">
          <w:delText>Editeur de machines à états</w:delText>
        </w:r>
        <w:r w:rsidR="00DA5A4A" w:rsidRPr="005B4E31" w:rsidDel="008C2508">
          <w:rPr>
            <w:noProof/>
            <w:sz w:val="20"/>
            <w:u w:val="single"/>
            <w:lang w:eastAsia="fr-FR"/>
          </w:rPr>
          <w:delText xml:space="preserve"> </w:delText>
        </w:r>
      </w:del>
    </w:p>
    <w:p w:rsidR="004D091E" w:rsidRDefault="00DF317B">
      <w:pPr>
        <w:pStyle w:val="Paragraphedeliste"/>
        <w:numPr>
          <w:ilvl w:val="0"/>
          <w:numId w:val="68"/>
        </w:numPr>
        <w:rPr>
          <w:del w:id="7945" w:author="ghislain.aine" w:date="2015-11-05T10:16:00Z"/>
          <w:noProof/>
          <w:lang w:eastAsia="fr-FR"/>
        </w:rPr>
      </w:pPr>
      <w:del w:id="7946" w:author="ghislain.aine" w:date="2015-11-05T10:16:00Z">
        <w:r w:rsidDel="008C2508">
          <w:rPr>
            <w:noProof/>
            <w:lang w:eastAsia="fr-FR"/>
          </w:rPr>
          <w:delText>Définir une condition sur les changements d'état State2 vers State10 et réciproquement, dans l'onglet "Properties</w:delText>
        </w:r>
        <w:r w:rsidR="005B4E31" w:rsidDel="008C2508">
          <w:rPr>
            <w:noProof/>
            <w:lang w:eastAsia="fr-FR"/>
          </w:rPr>
          <w:delText>", visible en bas de l'éditeur.</w:delText>
        </w:r>
      </w:del>
    </w:p>
    <w:p w:rsidR="00A43A6B" w:rsidRDefault="004D7EE5">
      <w:pPr>
        <w:keepNext/>
        <w:ind w:left="720"/>
        <w:contextualSpacing/>
        <w:rPr>
          <w:del w:id="7947" w:author="ghislain.aine" w:date="2015-11-05T10:16:00Z"/>
        </w:rPr>
        <w:pPrChange w:id="7948" w:author="ghislain.aine" w:date="2015-11-05T10:16:00Z">
          <w:pPr>
            <w:keepNext/>
            <w:jc w:val="center"/>
          </w:pPr>
        </w:pPrChange>
      </w:pPr>
      <w:del w:id="7949" w:author="ghislain.aine" w:date="2015-11-05T10:16:00Z">
        <w:r>
          <w:rPr>
            <w:noProof/>
            <w:lang w:eastAsia="fr-FR"/>
          </w:rPr>
          <w:pict>
            <v:shapetype id="_x0000_t32" coordsize="21600,21600" o:spt="32" o:oned="t" path="m,l21600,21600e" filled="f">
              <v:path arrowok="t" fillok="f" o:connecttype="none"/>
              <o:lock v:ext="edit" shapetype="t"/>
            </v:shapetype>
            <v:shape id="_x0000_s1032" type="#_x0000_t32" style="position:absolute;left:0;text-align:left;margin-left:268.15pt;margin-top:-6.1pt;width:19.5pt;height:14pt;flip:x;z-index:251663360" o:connectortype="straight" strokecolor="#9bbb59 [3206]" strokeweight="2.5pt">
              <v:stroke endarrow="block"/>
              <v:shadow color="#868686"/>
            </v:shape>
          </w:pict>
        </w:r>
        <w:r w:rsidR="00A43A6B">
          <w:rPr>
            <w:noProof/>
            <w:lang w:eastAsia="fr-FR"/>
            <w:rPrChange w:id="7950" w:author="Unknown">
              <w:rPr>
                <w:noProof/>
                <w:color w:val="0000FF" w:themeColor="hyperlink"/>
                <w:u w:val="single"/>
                <w:lang w:eastAsia="fr-FR"/>
              </w:rPr>
            </w:rPrChange>
          </w:rPr>
          <w:drawing>
            <wp:inline distT="0" distB="0" distL="0" distR="0">
              <wp:extent cx="1266825" cy="323850"/>
              <wp:effectExtent l="19050" t="0" r="9525" b="0"/>
              <wp:docPr id="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srcRect/>
                      <a:stretch>
                        <a:fillRect/>
                      </a:stretch>
                    </pic:blipFill>
                    <pic:spPr bwMode="auto">
                      <a:xfrm>
                        <a:off x="0" y="0"/>
                        <a:ext cx="1266825" cy="32385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951" w:author="ghislain.aine" w:date="2015-11-05T10:16:00Z"/>
          <w:noProof/>
          <w:lang w:eastAsia="fr-FR"/>
        </w:rPr>
        <w:pPrChange w:id="7952" w:author="ghislain.aine" w:date="2015-11-05T10:16:00Z">
          <w:pPr>
            <w:pStyle w:val="Lgende"/>
            <w:jc w:val="center"/>
          </w:pPr>
        </w:pPrChange>
      </w:pPr>
      <w:del w:id="7953"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44</w:delText>
        </w:r>
        <w:r w:rsidR="004D7EE5" w:rsidDel="008C2508">
          <w:fldChar w:fldCharType="end"/>
        </w:r>
        <w:r w:rsidDel="008C2508">
          <w:delText xml:space="preserve"> : </w:delText>
        </w:r>
        <w:r w:rsidRPr="0044365E" w:rsidDel="008C2508">
          <w:delText>Affichage des propriétés</w:delText>
        </w:r>
        <w:r w:rsidR="00DA5A4A" w:rsidRPr="005B4E31" w:rsidDel="008C2508">
          <w:rPr>
            <w:noProof/>
            <w:sz w:val="20"/>
            <w:u w:val="single"/>
            <w:lang w:eastAsia="fr-FR"/>
          </w:rPr>
          <w:delText xml:space="preserve"> </w:delText>
        </w:r>
      </w:del>
    </w:p>
    <w:p w:rsidR="00A43A6B" w:rsidRDefault="00A43A6B">
      <w:pPr>
        <w:ind w:left="720"/>
        <w:contextualSpacing/>
        <w:rPr>
          <w:del w:id="7954" w:author="ghislain.aine" w:date="2015-11-05T10:16:00Z"/>
          <w:noProof/>
          <w:lang w:eastAsia="fr-FR"/>
        </w:rPr>
        <w:pPrChange w:id="7955" w:author="ghislain.aine" w:date="2015-11-05T10:16:00Z">
          <w:pPr/>
        </w:pPrChange>
      </w:pPr>
    </w:p>
    <w:p w:rsidR="004D091E" w:rsidRDefault="00DF317B">
      <w:pPr>
        <w:pStyle w:val="Paragraphedeliste"/>
        <w:numPr>
          <w:ilvl w:val="0"/>
          <w:numId w:val="68"/>
        </w:numPr>
        <w:rPr>
          <w:del w:id="7956" w:author="ghislain.aine" w:date="2015-11-05T10:16:00Z"/>
          <w:noProof/>
          <w:lang w:eastAsia="fr-FR"/>
        </w:rPr>
      </w:pPr>
      <w:del w:id="7957" w:author="ghislain.aine" w:date="2015-11-05T10:16:00Z">
        <w:r w:rsidDel="008C2508">
          <w:rPr>
            <w:noProof/>
            <w:lang w:eastAsia="fr-FR"/>
          </w:rPr>
          <w:delText>Ajout</w:delText>
        </w:r>
        <w:r w:rsidR="00DA5A4A" w:rsidDel="008C2508">
          <w:rPr>
            <w:noProof/>
            <w:lang w:eastAsia="fr-FR"/>
          </w:rPr>
          <w:delText xml:space="preserve">er la propriété </w:delText>
        </w:r>
        <w:r w:rsidDel="008C2508">
          <w:rPr>
            <w:noProof/>
            <w:lang w:eastAsia="fr-FR"/>
          </w:rPr>
          <w:delText>"timeout(10)"</w:delText>
        </w:r>
        <w:r w:rsidR="00DA5A4A" w:rsidDel="008C2508">
          <w:rPr>
            <w:noProof/>
            <w:lang w:eastAsia="fr-FR"/>
          </w:rPr>
          <w:delText xml:space="preserve"> dans les deux états intermédiaires (State2 et State10) </w:delText>
        </w:r>
        <w:r w:rsidDel="008C2508">
          <w:rPr>
            <w:noProof/>
            <w:lang w:eastAsia="fr-FR"/>
          </w:rPr>
          <w:delText xml:space="preserve"> pour que le changement d'état </w:delText>
        </w:r>
        <w:r w:rsidR="00DA5A4A" w:rsidDel="008C2508">
          <w:rPr>
            <w:noProof/>
            <w:lang w:eastAsia="fr-FR"/>
          </w:rPr>
          <w:delText>se fasse toutes les 10 secondes</w:delText>
        </w:r>
      </w:del>
    </w:p>
    <w:p w:rsidR="004D091E" w:rsidRDefault="00001A27">
      <w:pPr>
        <w:pStyle w:val="Paragraphedeliste"/>
        <w:numPr>
          <w:ilvl w:val="0"/>
          <w:numId w:val="68"/>
        </w:numPr>
        <w:rPr>
          <w:del w:id="7958" w:author="ghislain.aine" w:date="2015-11-05T10:16:00Z"/>
          <w:noProof/>
          <w:lang w:eastAsia="fr-FR"/>
        </w:rPr>
      </w:pPr>
      <w:del w:id="7959" w:author="ghislain.aine" w:date="2015-11-05T10:16:00Z">
        <w:r w:rsidDel="008C2508">
          <w:rPr>
            <w:noProof/>
            <w:lang w:eastAsia="fr-FR"/>
          </w:rPr>
          <w:delText>Ajouter comme paramètre de la liaison de sortie le paramètre "false" pour que la machine à état</w:delText>
        </w:r>
        <w:r w:rsidR="005B4E31" w:rsidDel="008C2508">
          <w:rPr>
            <w:noProof/>
            <w:lang w:eastAsia="fr-FR"/>
          </w:rPr>
          <w:delText>s</w:delText>
        </w:r>
        <w:r w:rsidDel="008C2508">
          <w:rPr>
            <w:noProof/>
            <w:lang w:eastAsia="fr-FR"/>
          </w:rPr>
          <w:delText xml:space="preserve"> ne s'ar</w:delText>
        </w:r>
        <w:r w:rsidR="00DA5A4A" w:rsidDel="008C2508">
          <w:rPr>
            <w:noProof/>
            <w:lang w:eastAsia="fr-FR"/>
          </w:rPr>
          <w:delText>rête pas</w:delText>
        </w:r>
      </w:del>
    </w:p>
    <w:p w:rsidR="004D091E" w:rsidRDefault="006038C4">
      <w:pPr>
        <w:pStyle w:val="Paragraphedeliste"/>
        <w:numPr>
          <w:ilvl w:val="0"/>
          <w:numId w:val="68"/>
        </w:numPr>
        <w:rPr>
          <w:del w:id="7960" w:author="ghislain.aine" w:date="2015-11-05T10:16:00Z"/>
          <w:noProof/>
          <w:lang w:eastAsia="fr-FR"/>
        </w:rPr>
      </w:pPr>
      <w:del w:id="7961" w:author="ghislain.aine" w:date="2015-11-05T10:16:00Z">
        <w:r w:rsidDel="008C2508">
          <w:rPr>
            <w:noProof/>
            <w:lang w:eastAsia="fr-FR"/>
          </w:rPr>
          <w:delText>Ajouter à la machine à état</w:delText>
        </w:r>
        <w:r w:rsidR="00C84909" w:rsidDel="008C2508">
          <w:rPr>
            <w:noProof/>
            <w:lang w:eastAsia="fr-FR"/>
          </w:rPr>
          <w:delText>s</w:delText>
        </w:r>
        <w:r w:rsidDel="008C2508">
          <w:rPr>
            <w:noProof/>
            <w:lang w:eastAsia="fr-FR"/>
          </w:rPr>
          <w:delText xml:space="preserve"> un paramètre "ConfReceiver". Cela lui permettra d'avoir accès aux fonctions de notification</w:delText>
        </w:r>
        <w:r w:rsidR="00600EDD" w:rsidDel="008C2508">
          <w:rPr>
            <w:noProof/>
            <w:lang w:eastAsia="fr-FR"/>
          </w:rPr>
          <w:delText>s</w:delText>
        </w:r>
      </w:del>
    </w:p>
    <w:p w:rsidR="004D091E" w:rsidRDefault="00600EDD">
      <w:pPr>
        <w:pStyle w:val="Paragraphedeliste"/>
        <w:numPr>
          <w:ilvl w:val="0"/>
          <w:numId w:val="68"/>
        </w:numPr>
        <w:rPr>
          <w:del w:id="7962" w:author="ghislain.aine" w:date="2015-11-05T10:16:00Z"/>
          <w:noProof/>
          <w:lang w:eastAsia="fr-FR"/>
        </w:rPr>
      </w:pPr>
      <w:del w:id="7963" w:author="ghislain.aine" w:date="2015-11-05T10:16:00Z">
        <w:r w:rsidDel="008C2508">
          <w:rPr>
            <w:noProof/>
            <w:lang w:eastAsia="fr-FR"/>
          </w:rPr>
          <w:delText>Pour chaque état, une fonction "StatProcess" a été créé. Cette fonction est appelé lorsque la machine passe dans l'état correspondant</w:delText>
        </w:r>
      </w:del>
    </w:p>
    <w:p w:rsidR="004D091E" w:rsidRDefault="00600EDD">
      <w:pPr>
        <w:pStyle w:val="Paragraphedeliste"/>
        <w:rPr>
          <w:del w:id="7964" w:author="ghislain.aine" w:date="2015-11-05T10:16:00Z"/>
          <w:noProof/>
          <w:lang w:eastAsia="fr-FR"/>
        </w:rPr>
      </w:pPr>
      <w:del w:id="7965" w:author="ghislain.aine" w:date="2015-11-05T10:16:00Z">
        <w:r w:rsidDel="008C2508">
          <w:rPr>
            <w:noProof/>
            <w:lang w:eastAsia="fr-FR"/>
          </w:rPr>
          <w:delText>Pour</w:delText>
        </w:r>
        <w:r w:rsidR="006038C4" w:rsidDel="008C2508">
          <w:rPr>
            <w:noProof/>
            <w:lang w:eastAsia="fr-FR"/>
          </w:rPr>
          <w:delText xml:space="preserve"> </w:delText>
        </w:r>
        <w:r w:rsidDel="008C2508">
          <w:rPr>
            <w:noProof/>
            <w:lang w:eastAsia="fr-FR"/>
          </w:rPr>
          <w:delText xml:space="preserve">les </w:delText>
        </w:r>
        <w:r w:rsidR="006038C4" w:rsidDel="008C2508">
          <w:rPr>
            <w:noProof/>
            <w:lang w:eastAsia="fr-FR"/>
          </w:rPr>
          <w:delText>états "State2" et "State10", me</w:delText>
        </w:r>
        <w:r w:rsidDel="008C2508">
          <w:rPr>
            <w:noProof/>
            <w:lang w:eastAsia="fr-FR"/>
          </w:rPr>
          <w:delText>ttre</w:delText>
        </w:r>
        <w:r w:rsidR="006038C4" w:rsidDel="008C2508">
          <w:rPr>
            <w:noProof/>
            <w:lang w:eastAsia="fr-FR"/>
          </w:rPr>
          <w:delText xml:space="preserve"> à jour la valeur du pas en ap</w:delText>
        </w:r>
        <w:r w:rsidDel="008C2508">
          <w:rPr>
            <w:noProof/>
            <w:lang w:eastAsia="fr-FR"/>
          </w:rPr>
          <w:delText>pelant la fonction "changeStep"</w:delText>
        </w:r>
        <w:r w:rsidR="00781A32" w:rsidDel="008C2508">
          <w:rPr>
            <w:noProof/>
            <w:lang w:eastAsia="fr-FR"/>
          </w:rPr>
          <w:delText xml:space="preserve"> :</w:delText>
        </w:r>
      </w:del>
    </w:p>
    <w:p w:rsidR="00A43A6B" w:rsidRDefault="00600EDD">
      <w:pPr>
        <w:pStyle w:val="Code"/>
        <w:ind w:left="720"/>
        <w:contextualSpacing/>
        <w:jc w:val="both"/>
        <w:rPr>
          <w:del w:id="7966" w:author="ghislain.aine" w:date="2015-11-05T10:16:00Z"/>
          <w:noProof/>
          <w:lang w:eastAsia="fr-FR"/>
        </w:rPr>
        <w:pPrChange w:id="7967" w:author="ghislain.aine" w:date="2015-11-05T10:16:00Z">
          <w:pPr>
            <w:pStyle w:val="Code"/>
          </w:pPr>
        </w:pPrChange>
      </w:pPr>
      <w:del w:id="7968" w:author="ghislain.aine" w:date="2015-11-05T10:16:00Z">
        <w:r w:rsidRPr="00600EDD" w:rsidDel="008C2508">
          <w:rPr>
            <w:noProof/>
            <w:lang w:eastAsia="fr-FR"/>
          </w:rPr>
          <w:delText>confReceiver.changeStep(2);</w:delText>
        </w:r>
      </w:del>
    </w:p>
    <w:p w:rsidR="004D091E" w:rsidRDefault="006038C4">
      <w:pPr>
        <w:pStyle w:val="Paragraphedeliste"/>
        <w:numPr>
          <w:ilvl w:val="0"/>
          <w:numId w:val="69"/>
        </w:numPr>
        <w:rPr>
          <w:del w:id="7969" w:author="ghislain.aine" w:date="2015-11-05T10:16:00Z"/>
          <w:noProof/>
          <w:lang w:eastAsia="fr-FR"/>
        </w:rPr>
      </w:pPr>
      <w:del w:id="7970" w:author="ghislain.aine" w:date="2015-11-05T10:16:00Z">
        <w:r w:rsidDel="008C2508">
          <w:rPr>
            <w:noProof/>
            <w:lang w:eastAsia="fr-FR"/>
          </w:rPr>
          <w:delText xml:space="preserve">Ajouter un content "stateMachine" dans le component "ConfReceiver". Pour ajouter le paramètre d'initialisation, double-cliquer sur le paramètre, et dans </w:delText>
        </w:r>
        <w:r w:rsidR="00C84909" w:rsidDel="008C2508">
          <w:rPr>
            <w:noProof/>
            <w:lang w:eastAsia="fr-FR"/>
          </w:rPr>
          <w:delText>l'onglet "Field initialization"</w:delText>
        </w:r>
        <w:r w:rsidDel="008C2508">
          <w:rPr>
            <w:noProof/>
            <w:lang w:eastAsia="fr-FR"/>
          </w:rPr>
          <w:delText xml:space="preserve"> ajouter le paramètre "this".</w:delText>
        </w:r>
      </w:del>
    </w:p>
    <w:p w:rsidR="00A43A6B" w:rsidRDefault="00A43A6B">
      <w:pPr>
        <w:keepNext/>
        <w:ind w:left="720"/>
        <w:contextualSpacing/>
        <w:rPr>
          <w:del w:id="7971" w:author="ghislain.aine" w:date="2015-11-05T10:16:00Z"/>
        </w:rPr>
        <w:pPrChange w:id="7972" w:author="ghislain.aine" w:date="2015-11-05T10:16:00Z">
          <w:pPr>
            <w:keepNext/>
            <w:jc w:val="center"/>
          </w:pPr>
        </w:pPrChange>
      </w:pPr>
      <w:del w:id="7973" w:author="ghislain.aine" w:date="2015-11-05T10:16:00Z">
        <w:r>
          <w:rPr>
            <w:noProof/>
            <w:lang w:eastAsia="fr-FR"/>
            <w:rPrChange w:id="7974" w:author="Unknown">
              <w:rPr>
                <w:noProof/>
                <w:color w:val="0000FF" w:themeColor="hyperlink"/>
                <w:u w:val="single"/>
                <w:lang w:eastAsia="fr-FR"/>
              </w:rPr>
            </w:rPrChange>
          </w:rPr>
          <w:drawing>
            <wp:inline distT="0" distB="0" distL="0" distR="0">
              <wp:extent cx="4400550" cy="762000"/>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cstate="print"/>
                      <a:srcRect/>
                      <a:stretch>
                        <a:fillRect/>
                      </a:stretch>
                    </pic:blipFill>
                    <pic:spPr bwMode="auto">
                      <a:xfrm>
                        <a:off x="0" y="0"/>
                        <a:ext cx="4400550" cy="76200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7975" w:author="ghislain.aine" w:date="2015-11-05T10:16:00Z"/>
          <w:noProof/>
          <w:lang w:eastAsia="fr-FR"/>
        </w:rPr>
        <w:pPrChange w:id="7976" w:author="ghislain.aine" w:date="2015-11-05T10:16:00Z">
          <w:pPr>
            <w:pStyle w:val="Lgende"/>
            <w:jc w:val="center"/>
          </w:pPr>
        </w:pPrChange>
      </w:pPr>
      <w:del w:id="7977"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45</w:delText>
        </w:r>
        <w:r w:rsidR="004D7EE5" w:rsidDel="008C2508">
          <w:fldChar w:fldCharType="end"/>
        </w:r>
        <w:r w:rsidDel="008C2508">
          <w:delText xml:space="preserve"> : </w:delText>
        </w:r>
        <w:r w:rsidRPr="0019679D" w:rsidDel="008C2508">
          <w:delText>Initialisation de la machine à états</w:delText>
        </w:r>
        <w:r w:rsidR="00600EDD" w:rsidRPr="005B4E31" w:rsidDel="008C2508">
          <w:rPr>
            <w:noProof/>
            <w:sz w:val="20"/>
            <w:u w:val="single"/>
            <w:lang w:eastAsia="fr-FR"/>
          </w:rPr>
          <w:delText xml:space="preserve"> </w:delText>
        </w:r>
      </w:del>
    </w:p>
    <w:p w:rsidR="00A43A6B" w:rsidRDefault="00A43A6B">
      <w:pPr>
        <w:ind w:left="720"/>
        <w:contextualSpacing/>
        <w:rPr>
          <w:del w:id="7978" w:author="ghislain.aine" w:date="2015-11-05T10:16:00Z"/>
          <w:noProof/>
          <w:lang w:eastAsia="fr-FR"/>
        </w:rPr>
        <w:pPrChange w:id="7979" w:author="ghislain.aine" w:date="2015-11-05T10:16:00Z">
          <w:pPr/>
        </w:pPrChange>
      </w:pPr>
    </w:p>
    <w:p w:rsidR="004D091E" w:rsidRDefault="003F48FB">
      <w:pPr>
        <w:pStyle w:val="Paragraphedeliste"/>
        <w:numPr>
          <w:ilvl w:val="0"/>
          <w:numId w:val="69"/>
        </w:numPr>
        <w:rPr>
          <w:del w:id="7980" w:author="ghislain.aine" w:date="2015-11-05T10:16:00Z"/>
          <w:noProof/>
          <w:lang w:eastAsia="fr-FR"/>
        </w:rPr>
      </w:pPr>
      <w:del w:id="7981" w:author="ghislain.aine" w:date="2015-11-05T10:16:00Z">
        <w:r w:rsidDel="008C2508">
          <w:rPr>
            <w:noProof/>
            <w:lang w:eastAsia="fr-FR"/>
          </w:rPr>
          <w:delText>Dans la fonction "execute" du ConfReceiver, remplacer l'appel à "changeStep" par une exécution de la StateMachine</w:delText>
        </w:r>
        <w:r w:rsidR="00781A32" w:rsidDel="008C2508">
          <w:rPr>
            <w:noProof/>
            <w:lang w:eastAsia="fr-FR"/>
          </w:rPr>
          <w:delText xml:space="preserve"> </w:delText>
        </w:r>
        <w:r w:rsidDel="008C2508">
          <w:rPr>
            <w:noProof/>
            <w:lang w:eastAsia="fr-FR"/>
          </w:rPr>
          <w:delText>:</w:delText>
        </w:r>
      </w:del>
    </w:p>
    <w:p w:rsidR="00A43A6B" w:rsidRDefault="003F48FB">
      <w:pPr>
        <w:pStyle w:val="Code"/>
        <w:ind w:left="720"/>
        <w:contextualSpacing/>
        <w:jc w:val="both"/>
        <w:rPr>
          <w:del w:id="7982" w:author="ghislain.aine" w:date="2015-11-05T10:16:00Z"/>
          <w:noProof/>
          <w:lang w:eastAsia="fr-FR"/>
        </w:rPr>
        <w:pPrChange w:id="7983" w:author="ghislain.aine" w:date="2015-11-05T10:16:00Z">
          <w:pPr>
            <w:pStyle w:val="Code"/>
          </w:pPr>
        </w:pPrChange>
      </w:pPr>
      <w:del w:id="7984" w:author="ghislain.aine" w:date="2015-11-05T10:16:00Z">
        <w:r w:rsidRPr="003F48FB" w:rsidDel="008C2508">
          <w:rPr>
            <w:noProof/>
            <w:lang w:eastAsia="fr-FR"/>
          </w:rPr>
          <w:delText>stateMachine.execute(currentTime);</w:delText>
        </w:r>
      </w:del>
    </w:p>
    <w:p w:rsidR="004D091E" w:rsidRDefault="00600EDD">
      <w:pPr>
        <w:pStyle w:val="Paragraphedeliste"/>
        <w:numPr>
          <w:ilvl w:val="0"/>
          <w:numId w:val="69"/>
        </w:numPr>
        <w:rPr>
          <w:del w:id="7985" w:author="ghislain.aine" w:date="2015-11-05T10:16:00Z"/>
          <w:noProof/>
          <w:lang w:eastAsia="fr-FR"/>
        </w:rPr>
      </w:pPr>
      <w:del w:id="7986" w:author="ghislain.aine" w:date="2015-11-05T10:16:00Z">
        <w:r w:rsidDel="008C2508">
          <w:rPr>
            <w:noProof/>
            <w:lang w:eastAsia="fr-FR"/>
          </w:rPr>
          <w:delText xml:space="preserve">Relancer le stream précédent, </w:delText>
        </w:r>
        <w:r w:rsidR="003E406F" w:rsidDel="008C2508">
          <w:rPr>
            <w:noProof/>
            <w:lang w:eastAsia="fr-FR"/>
          </w:rPr>
          <w:delText>et constater la modification périodique du pas.</w:delText>
        </w:r>
      </w:del>
    </w:p>
    <w:p w:rsidR="00A43A6B" w:rsidRDefault="00A43A6B">
      <w:pPr>
        <w:ind w:left="720"/>
        <w:contextualSpacing/>
        <w:rPr>
          <w:del w:id="7987" w:author="ghislain.aine" w:date="2015-11-05T10:16:00Z"/>
          <w:noProof/>
          <w:u w:val="single"/>
          <w:lang w:eastAsia="fr-FR"/>
        </w:rPr>
        <w:pPrChange w:id="7988" w:author="ghislain.aine" w:date="2015-11-05T10:16:00Z">
          <w:pPr/>
        </w:pPrChange>
      </w:pPr>
    </w:p>
    <w:p w:rsidR="00A43A6B" w:rsidRDefault="004D08CE">
      <w:pPr>
        <w:ind w:left="720"/>
        <w:contextualSpacing/>
        <w:rPr>
          <w:del w:id="7989" w:author="ghislain.aine" w:date="2015-11-05T10:16:00Z"/>
          <w:noProof/>
          <w:lang w:eastAsia="fr-FR"/>
        </w:rPr>
        <w:pPrChange w:id="7990" w:author="ghislain.aine" w:date="2015-11-05T10:16:00Z">
          <w:pPr/>
        </w:pPrChange>
      </w:pPr>
      <w:del w:id="7991" w:author="ghislain.aine" w:date="2015-11-05T10:16:00Z">
        <w:r w:rsidRPr="004D08CE" w:rsidDel="008C2508">
          <w:rPr>
            <w:noProof/>
            <w:u w:val="single"/>
            <w:lang w:eastAsia="fr-FR"/>
          </w:rPr>
          <w:delText>Attention</w:delText>
        </w:r>
        <w:r w:rsidR="005B4E31" w:rsidDel="008C2508">
          <w:rPr>
            <w:noProof/>
            <w:u w:val="single"/>
            <w:lang w:eastAsia="fr-FR"/>
          </w:rPr>
          <w:delText xml:space="preserve"> </w:delText>
        </w:r>
        <w:r w:rsidRPr="004D08CE" w:rsidDel="008C2508">
          <w:rPr>
            <w:noProof/>
            <w:u w:val="single"/>
            <w:lang w:eastAsia="fr-FR"/>
          </w:rPr>
          <w:delText>:</w:delText>
        </w:r>
        <w:r w:rsidDel="008C2508">
          <w:rPr>
            <w:noProof/>
            <w:lang w:eastAsia="fr-FR"/>
          </w:rPr>
          <w:delText xml:space="preserve"> Si la fonction "execute" est redéfinie</w:delText>
        </w:r>
        <w:r w:rsidR="0051539C" w:rsidDel="008C2508">
          <w:rPr>
            <w:noProof/>
            <w:lang w:eastAsia="fr-FR"/>
          </w:rPr>
          <w:delText xml:space="preserve"> après héritage</w:delText>
        </w:r>
        <w:r w:rsidDel="008C2508">
          <w:rPr>
            <w:noProof/>
            <w:lang w:eastAsia="fr-FR"/>
          </w:rPr>
          <w:delText>, il est impératif d'appeler la fonction "execute" du parent, avec la commande "super.execute()".</w:delText>
        </w:r>
        <w:r w:rsidR="0051539C" w:rsidDel="008C2508">
          <w:rPr>
            <w:noProof/>
            <w:lang w:eastAsia="fr-FR"/>
          </w:rPr>
          <w:delText xml:space="preserve"> En effet, c'est dans la méthode "execute" de la clase de base de la state machine qu'est fait le changement d'état.</w:delText>
        </w:r>
      </w:del>
    </w:p>
    <w:p w:rsidR="00A43A6B" w:rsidRDefault="00A43A6B">
      <w:pPr>
        <w:ind w:left="720"/>
        <w:contextualSpacing/>
        <w:rPr>
          <w:del w:id="7992" w:author="ghislain.aine" w:date="2015-11-05T10:16:00Z"/>
          <w:noProof/>
          <w:lang w:eastAsia="fr-FR"/>
        </w:rPr>
        <w:pPrChange w:id="7993" w:author="ghislain.aine" w:date="2015-11-05T10:16:00Z">
          <w:pPr/>
        </w:pPrChange>
      </w:pPr>
    </w:p>
    <w:p w:rsidR="00A43A6B" w:rsidRDefault="00A43A6B">
      <w:pPr>
        <w:ind w:left="720"/>
        <w:contextualSpacing/>
        <w:rPr>
          <w:del w:id="7994" w:author="ghislain.aine" w:date="2015-11-05T10:16:00Z"/>
          <w:noProof/>
          <w:lang w:eastAsia="fr-FR"/>
        </w:rPr>
        <w:pPrChange w:id="7995" w:author="ghislain.aine" w:date="2015-11-05T10:16:00Z">
          <w:pPr/>
        </w:pPrChange>
      </w:pPr>
    </w:p>
    <w:p w:rsidR="00A43A6B" w:rsidRDefault="00243E07">
      <w:pPr>
        <w:pStyle w:val="Titre2"/>
        <w:ind w:left="720"/>
        <w:rPr>
          <w:del w:id="7996" w:author="ghislain.aine" w:date="2015-11-05T10:16:00Z"/>
          <w:noProof/>
          <w:lang w:eastAsia="fr-FR"/>
        </w:rPr>
        <w:pPrChange w:id="7997" w:author="ghislain.aine" w:date="2015-11-05T10:16:00Z">
          <w:pPr>
            <w:pStyle w:val="Titre2"/>
          </w:pPr>
        </w:pPrChange>
      </w:pPr>
      <w:bookmarkStart w:id="7998" w:name="_Toc354393998"/>
      <w:del w:id="7999" w:author="ghislain.aine" w:date="2015-11-05T10:16:00Z">
        <w:r w:rsidDel="008C2508">
          <w:rPr>
            <w:noProof/>
            <w:lang w:eastAsia="fr-FR"/>
          </w:rPr>
          <w:delText>Messagerie</w:delText>
        </w:r>
        <w:bookmarkEnd w:id="7998"/>
      </w:del>
    </w:p>
    <w:p w:rsidR="00A43A6B" w:rsidRDefault="00A43A6B">
      <w:pPr>
        <w:ind w:left="720"/>
        <w:contextualSpacing/>
        <w:rPr>
          <w:del w:id="8000" w:author="ghislain.aine" w:date="2015-11-05T10:16:00Z"/>
          <w:noProof/>
          <w:lang w:eastAsia="fr-FR"/>
        </w:rPr>
        <w:pPrChange w:id="8001" w:author="ghislain.aine" w:date="2015-11-05T10:16:00Z">
          <w:pPr/>
        </w:pPrChange>
      </w:pPr>
    </w:p>
    <w:p w:rsidR="00A43A6B" w:rsidRDefault="00853ADE">
      <w:pPr>
        <w:ind w:left="720"/>
        <w:contextualSpacing/>
        <w:rPr>
          <w:del w:id="8002" w:author="ghislain.aine" w:date="2015-11-05T10:16:00Z"/>
          <w:noProof/>
          <w:lang w:eastAsia="fr-FR"/>
        </w:rPr>
        <w:pPrChange w:id="8003" w:author="ghislain.aine" w:date="2015-11-05T10:16:00Z">
          <w:pPr/>
        </w:pPrChange>
      </w:pPr>
      <w:del w:id="8004" w:author="ghislain.aine" w:date="2015-11-05T10:16:00Z">
        <w:r w:rsidDel="008C2508">
          <w:rPr>
            <w:noProof/>
            <w:lang w:eastAsia="fr-FR"/>
          </w:rPr>
          <w:delText>Un message est constitué d'un ensemble de champs, de données. La composition du message peut dépendre de la valeur de certain de ses paramètres, auxquels on affecte des conditions.</w:delText>
        </w:r>
      </w:del>
    </w:p>
    <w:p w:rsidR="00A43A6B" w:rsidRDefault="00853ADE">
      <w:pPr>
        <w:ind w:left="720"/>
        <w:contextualSpacing/>
        <w:rPr>
          <w:del w:id="8005" w:author="ghislain.aine" w:date="2015-11-05T10:16:00Z"/>
          <w:noProof/>
          <w:lang w:eastAsia="fr-FR"/>
        </w:rPr>
        <w:pPrChange w:id="8006" w:author="ghislain.aine" w:date="2015-11-05T10:16:00Z">
          <w:pPr/>
        </w:pPrChange>
      </w:pPr>
      <w:del w:id="8007" w:author="ghislain.aine" w:date="2015-11-05T10:16:00Z">
        <w:r w:rsidDel="008C2508">
          <w:rPr>
            <w:noProof/>
            <w:lang w:eastAsia="fr-FR"/>
          </w:rPr>
          <w:delText>Il peut être constitué de plusieurs sous-messages, utilisés en fonction de conditions dans un header.</w:delText>
        </w:r>
      </w:del>
    </w:p>
    <w:p w:rsidR="00A43A6B" w:rsidRDefault="00A43A6B">
      <w:pPr>
        <w:ind w:left="720"/>
        <w:contextualSpacing/>
        <w:rPr>
          <w:del w:id="8008" w:author="ghislain.aine" w:date="2015-11-05T10:16:00Z"/>
          <w:noProof/>
          <w:lang w:eastAsia="fr-FR"/>
        </w:rPr>
        <w:pPrChange w:id="8009" w:author="ghislain.aine" w:date="2015-11-05T10:16:00Z">
          <w:pPr/>
        </w:pPrChange>
      </w:pPr>
    </w:p>
    <w:p w:rsidR="00A43A6B" w:rsidRDefault="00853ADE">
      <w:pPr>
        <w:ind w:left="720"/>
        <w:contextualSpacing/>
        <w:rPr>
          <w:del w:id="8010" w:author="ghislain.aine" w:date="2015-11-05T10:16:00Z"/>
          <w:noProof/>
          <w:lang w:eastAsia="fr-FR"/>
        </w:rPr>
        <w:pPrChange w:id="8011" w:author="ghislain.aine" w:date="2015-11-05T10:16:00Z">
          <w:pPr/>
        </w:pPrChange>
      </w:pPr>
      <w:del w:id="8012" w:author="ghislain.aine" w:date="2015-11-05T10:16:00Z">
        <w:r w:rsidDel="008C2508">
          <w:rPr>
            <w:noProof/>
            <w:lang w:eastAsia="fr-FR"/>
          </w:rPr>
          <w:delText xml:space="preserve"> Il possède également deux représentations: </w:delText>
        </w:r>
      </w:del>
    </w:p>
    <w:p w:rsidR="004D091E" w:rsidRDefault="00853ADE">
      <w:pPr>
        <w:pStyle w:val="Paragraphedeliste"/>
        <w:numPr>
          <w:ilvl w:val="0"/>
          <w:numId w:val="69"/>
        </w:numPr>
        <w:rPr>
          <w:del w:id="8013" w:author="ghislain.aine" w:date="2015-11-05T10:16:00Z"/>
          <w:noProof/>
          <w:lang w:eastAsia="fr-FR"/>
        </w:rPr>
      </w:pPr>
      <w:del w:id="8014" w:author="ghislain.aine" w:date="2015-11-05T10:16:00Z">
        <w:r w:rsidDel="008C2508">
          <w:rPr>
            <w:noProof/>
            <w:lang w:eastAsia="fr-FR"/>
          </w:rPr>
          <w:delText>la représentation binaire, qui décrit l'agencement des champs, leur taille, et les conditions</w:delText>
        </w:r>
      </w:del>
    </w:p>
    <w:p w:rsidR="004D091E" w:rsidRDefault="00853ADE">
      <w:pPr>
        <w:pStyle w:val="Paragraphedeliste"/>
        <w:numPr>
          <w:ilvl w:val="0"/>
          <w:numId w:val="69"/>
        </w:numPr>
        <w:rPr>
          <w:del w:id="8015" w:author="ghislain.aine" w:date="2015-11-05T10:16:00Z"/>
          <w:noProof/>
          <w:lang w:eastAsia="fr-FR"/>
        </w:rPr>
      </w:pPr>
      <w:del w:id="8016" w:author="ghislain.aine" w:date="2015-11-05T10:16:00Z">
        <w:r w:rsidDel="008C2508">
          <w:rPr>
            <w:noProof/>
            <w:lang w:eastAsia="fr-FR"/>
          </w:rPr>
          <w:delText>la représentation visuelle, qui représente les champs à afficher</w:delText>
        </w:r>
      </w:del>
    </w:p>
    <w:p w:rsidR="00A43A6B" w:rsidRDefault="00A43A6B">
      <w:pPr>
        <w:ind w:left="720"/>
        <w:contextualSpacing/>
        <w:rPr>
          <w:del w:id="8017" w:author="ghislain.aine" w:date="2015-11-05T10:16:00Z"/>
          <w:noProof/>
          <w:lang w:eastAsia="fr-FR"/>
        </w:rPr>
        <w:pPrChange w:id="8018" w:author="ghislain.aine" w:date="2015-11-05T10:16:00Z">
          <w:pPr/>
        </w:pPrChange>
      </w:pPr>
    </w:p>
    <w:p w:rsidR="00A43A6B" w:rsidRDefault="00AA1920">
      <w:pPr>
        <w:ind w:left="720"/>
        <w:contextualSpacing/>
        <w:rPr>
          <w:del w:id="8019" w:author="ghislain.aine" w:date="2015-11-05T10:16:00Z"/>
          <w:noProof/>
          <w:lang w:eastAsia="fr-FR"/>
        </w:rPr>
        <w:pPrChange w:id="8020" w:author="ghislain.aine" w:date="2015-11-05T10:16:00Z">
          <w:pPr/>
        </w:pPrChange>
      </w:pPr>
      <w:del w:id="8021" w:author="ghislain.aine" w:date="2015-11-05T10:16:00Z">
        <w:r w:rsidDel="008C2508">
          <w:rPr>
            <w:noProof/>
            <w:lang w:eastAsia="fr-FR"/>
          </w:rPr>
          <w:delText>Pour créer une messagerie dans l'ODP, il faut créer</w:delText>
        </w:r>
        <w:r w:rsidR="00874AB9" w:rsidDel="008C2508">
          <w:rPr>
            <w:noProof/>
            <w:lang w:eastAsia="fr-FR"/>
          </w:rPr>
          <w:delText xml:space="preserve"> </w:delText>
        </w:r>
        <w:r w:rsidDel="008C2508">
          <w:rPr>
            <w:noProof/>
            <w:lang w:eastAsia="fr-FR"/>
          </w:rPr>
          <w:delText>:</w:delText>
        </w:r>
      </w:del>
    </w:p>
    <w:p w:rsidR="004D091E" w:rsidRDefault="00AA1920">
      <w:pPr>
        <w:pStyle w:val="Paragraphedeliste"/>
        <w:numPr>
          <w:ilvl w:val="0"/>
          <w:numId w:val="70"/>
        </w:numPr>
        <w:rPr>
          <w:del w:id="8022" w:author="ghislain.aine" w:date="2015-11-05T10:16:00Z"/>
          <w:noProof/>
          <w:lang w:eastAsia="fr-FR"/>
        </w:rPr>
      </w:pPr>
      <w:del w:id="8023" w:author="ghislain.aine" w:date="2015-11-05T10:16:00Z">
        <w:r w:rsidDel="008C2508">
          <w:rPr>
            <w:noProof/>
            <w:lang w:eastAsia="fr-FR"/>
          </w:rPr>
          <w:delText>Un message, avec éventuellement des sous-messages</w:delText>
        </w:r>
      </w:del>
    </w:p>
    <w:p w:rsidR="004D091E" w:rsidRDefault="00AA1920">
      <w:pPr>
        <w:pStyle w:val="Paragraphedeliste"/>
        <w:numPr>
          <w:ilvl w:val="0"/>
          <w:numId w:val="70"/>
        </w:numPr>
        <w:rPr>
          <w:del w:id="8024" w:author="ghislain.aine" w:date="2015-11-05T10:16:00Z"/>
          <w:noProof/>
          <w:lang w:eastAsia="fr-FR"/>
        </w:rPr>
      </w:pPr>
      <w:del w:id="8025" w:author="ghislain.aine" w:date="2015-11-05T10:16:00Z">
        <w:r w:rsidDel="008C2508">
          <w:rPr>
            <w:noProof/>
            <w:lang w:eastAsia="fr-FR"/>
          </w:rPr>
          <w:delText>Une interface permet</w:delText>
        </w:r>
        <w:r w:rsidR="0042041E" w:rsidDel="008C2508">
          <w:rPr>
            <w:noProof/>
            <w:lang w:eastAsia="fr-FR"/>
          </w:rPr>
          <w:delText>tant</w:delText>
        </w:r>
        <w:r w:rsidDel="008C2508">
          <w:rPr>
            <w:noProof/>
            <w:lang w:eastAsia="fr-FR"/>
          </w:rPr>
          <w:delText xml:space="preserve"> d'accéder au message</w:delText>
        </w:r>
      </w:del>
    </w:p>
    <w:p w:rsidR="004D091E" w:rsidRDefault="00AA1920">
      <w:pPr>
        <w:pStyle w:val="Paragraphedeliste"/>
        <w:numPr>
          <w:ilvl w:val="0"/>
          <w:numId w:val="70"/>
        </w:numPr>
        <w:rPr>
          <w:del w:id="8026" w:author="ghislain.aine" w:date="2015-11-05T10:16:00Z"/>
          <w:noProof/>
          <w:lang w:eastAsia="fr-FR"/>
        </w:rPr>
      </w:pPr>
      <w:del w:id="8027" w:author="ghislain.aine" w:date="2015-11-05T10:16:00Z">
        <w:r w:rsidDel="008C2508">
          <w:rPr>
            <w:noProof/>
            <w:lang w:eastAsia="fr-FR"/>
          </w:rPr>
          <w:delText>Un protocol</w:delText>
        </w:r>
        <w:r w:rsidR="00874AB9" w:rsidDel="008C2508">
          <w:rPr>
            <w:noProof/>
            <w:lang w:eastAsia="fr-FR"/>
          </w:rPr>
          <w:delText>e</w:delText>
        </w:r>
      </w:del>
    </w:p>
    <w:p w:rsidR="004D091E" w:rsidRDefault="00AA1920">
      <w:pPr>
        <w:pStyle w:val="Paragraphedeliste"/>
        <w:numPr>
          <w:ilvl w:val="0"/>
          <w:numId w:val="70"/>
        </w:numPr>
        <w:rPr>
          <w:del w:id="8028" w:author="ghislain.aine" w:date="2015-11-05T10:16:00Z"/>
          <w:noProof/>
          <w:lang w:eastAsia="fr-FR"/>
        </w:rPr>
      </w:pPr>
      <w:del w:id="8029" w:author="ghislain.aine" w:date="2015-11-05T10:16:00Z">
        <w:r w:rsidDel="008C2508">
          <w:rPr>
            <w:noProof/>
            <w:lang w:eastAsia="fr-FR"/>
          </w:rPr>
          <w:delText>Un décodeur</w:delText>
        </w:r>
      </w:del>
    </w:p>
    <w:p w:rsidR="004D091E" w:rsidRDefault="00AA1920">
      <w:pPr>
        <w:pStyle w:val="Paragraphedeliste"/>
        <w:numPr>
          <w:ilvl w:val="0"/>
          <w:numId w:val="70"/>
        </w:numPr>
        <w:rPr>
          <w:del w:id="8030" w:author="ghislain.aine" w:date="2015-11-05T10:16:00Z"/>
          <w:noProof/>
          <w:lang w:eastAsia="fr-FR"/>
        </w:rPr>
      </w:pPr>
      <w:del w:id="8031" w:author="ghislain.aine" w:date="2015-11-05T10:16:00Z">
        <w:r w:rsidDel="008C2508">
          <w:rPr>
            <w:noProof/>
            <w:lang w:eastAsia="fr-FR"/>
          </w:rPr>
          <w:delText>Un protocol provider permettant d'afficher le message dans un viewer</w:delText>
        </w:r>
      </w:del>
    </w:p>
    <w:p w:rsidR="00A43A6B" w:rsidRDefault="0042041E">
      <w:pPr>
        <w:ind w:left="720"/>
        <w:contextualSpacing/>
        <w:rPr>
          <w:del w:id="8032" w:author="ghislain.aine" w:date="2015-11-05T10:16:00Z"/>
          <w:noProof/>
          <w:lang w:eastAsia="fr-FR"/>
        </w:rPr>
        <w:pPrChange w:id="8033" w:author="ghislain.aine" w:date="2015-11-05T10:16:00Z">
          <w:pPr/>
        </w:pPrChange>
      </w:pPr>
      <w:del w:id="8034" w:author="ghislain.aine" w:date="2015-11-05T10:16:00Z">
        <w:r w:rsidDel="008C2508">
          <w:rPr>
            <w:noProof/>
            <w:lang w:eastAsia="fr-FR"/>
          </w:rPr>
          <w:delText>Nous allons créer une messagerie, et transférer le message via le réseau en utilisant des composants Starlinx.</w:delText>
        </w:r>
      </w:del>
    </w:p>
    <w:p w:rsidR="00A43A6B" w:rsidRDefault="00A43A6B">
      <w:pPr>
        <w:ind w:left="720"/>
        <w:contextualSpacing/>
        <w:rPr>
          <w:del w:id="8035" w:author="ghislain.aine" w:date="2015-11-05T10:16:00Z"/>
          <w:noProof/>
          <w:lang w:eastAsia="fr-FR"/>
        </w:rPr>
        <w:pPrChange w:id="8036" w:author="ghislain.aine" w:date="2015-11-05T10:16:00Z">
          <w:pPr/>
        </w:pPrChange>
      </w:pPr>
    </w:p>
    <w:p w:rsidR="00A43A6B" w:rsidRDefault="0042041E">
      <w:pPr>
        <w:pStyle w:val="Titre3"/>
        <w:ind w:left="720"/>
        <w:rPr>
          <w:del w:id="8037" w:author="ghislain.aine" w:date="2015-11-05T10:16:00Z"/>
          <w:noProof/>
          <w:lang w:eastAsia="fr-FR"/>
        </w:rPr>
        <w:pPrChange w:id="8038" w:author="ghislain.aine" w:date="2015-11-05T10:16:00Z">
          <w:pPr>
            <w:pStyle w:val="Titre3"/>
          </w:pPr>
        </w:pPrChange>
      </w:pPr>
      <w:bookmarkStart w:id="8039" w:name="_Toc354393999"/>
      <w:del w:id="8040" w:author="ghislain.aine" w:date="2015-11-05T10:16:00Z">
        <w:r w:rsidDel="008C2508">
          <w:rPr>
            <w:noProof/>
            <w:lang w:eastAsia="fr-FR"/>
          </w:rPr>
          <w:delText>Décodeur</w:delText>
        </w:r>
        <w:bookmarkEnd w:id="8039"/>
      </w:del>
    </w:p>
    <w:p w:rsidR="00A43A6B" w:rsidRDefault="00A43A6B">
      <w:pPr>
        <w:ind w:left="720"/>
        <w:contextualSpacing/>
        <w:rPr>
          <w:del w:id="8041" w:author="ghislain.aine" w:date="2015-11-05T10:16:00Z"/>
          <w:noProof/>
          <w:lang w:eastAsia="fr-FR"/>
        </w:rPr>
        <w:pPrChange w:id="8042" w:author="ghislain.aine" w:date="2015-11-05T10:16:00Z">
          <w:pPr/>
        </w:pPrChange>
      </w:pPr>
    </w:p>
    <w:p w:rsidR="00A43A6B" w:rsidRDefault="000779A8">
      <w:pPr>
        <w:ind w:left="720"/>
        <w:contextualSpacing/>
        <w:rPr>
          <w:del w:id="8043" w:author="ghislain.aine" w:date="2015-11-05T10:16:00Z"/>
          <w:noProof/>
          <w:lang w:eastAsia="fr-FR"/>
        </w:rPr>
        <w:pPrChange w:id="8044" w:author="ghislain.aine" w:date="2015-11-05T10:16:00Z">
          <w:pPr/>
        </w:pPrChange>
      </w:pPr>
      <w:del w:id="8045" w:author="ghislain.aine" w:date="2015-11-05T10:16:00Z">
        <w:r w:rsidRPr="009769AF" w:rsidDel="008C2508">
          <w:rPr>
            <w:noProof/>
            <w:lang w:eastAsia="fr-FR"/>
          </w:rPr>
          <w:delText>Le décodeur est un composant qui re</w:delText>
        </w:r>
        <w:r w:rsidR="00530964" w:rsidRPr="009769AF" w:rsidDel="008C2508">
          <w:rPr>
            <w:noProof/>
            <w:lang w:eastAsia="fr-FR"/>
          </w:rPr>
          <w:delText>çoit le message brut, et renvoit le message décodé, encapsulé dans un "InterComponentMessageData".</w:delText>
        </w:r>
      </w:del>
    </w:p>
    <w:p w:rsidR="00A43A6B" w:rsidRDefault="00A43A6B">
      <w:pPr>
        <w:ind w:left="720"/>
        <w:contextualSpacing/>
        <w:rPr>
          <w:del w:id="8046" w:author="ghislain.aine" w:date="2015-11-05T10:16:00Z"/>
          <w:noProof/>
          <w:lang w:eastAsia="fr-FR"/>
        </w:rPr>
        <w:pPrChange w:id="8047" w:author="ghislain.aine" w:date="2015-11-05T10:16:00Z">
          <w:pPr/>
        </w:pPrChange>
      </w:pPr>
    </w:p>
    <w:p w:rsidR="00A43A6B" w:rsidRDefault="00530964">
      <w:pPr>
        <w:ind w:left="720"/>
        <w:contextualSpacing/>
        <w:rPr>
          <w:del w:id="8048" w:author="ghislain.aine" w:date="2015-11-05T10:16:00Z"/>
          <w:noProof/>
          <w:lang w:eastAsia="fr-FR"/>
        </w:rPr>
        <w:pPrChange w:id="8049" w:author="ghislain.aine" w:date="2015-11-05T10:16:00Z">
          <w:pPr/>
        </w:pPrChange>
      </w:pPr>
      <w:del w:id="8050" w:author="ghislain.aine" w:date="2015-11-05T10:16:00Z">
        <w:r w:rsidRPr="009769AF" w:rsidDel="008C2508">
          <w:rPr>
            <w:noProof/>
            <w:lang w:eastAsia="fr-FR"/>
          </w:rPr>
          <w:delText>Lorsque le message arrive sur une pin, un signal est émis. Une transaction permet de lier ce signal à une fonct</w:delText>
        </w:r>
        <w:r w:rsidR="00853ADE" w:rsidRPr="009769AF" w:rsidDel="008C2508">
          <w:rPr>
            <w:noProof/>
            <w:lang w:eastAsia="fr-FR"/>
          </w:rPr>
          <w:delText>ion, qui traite alors le message, et le transmet au protocole.</w:delText>
        </w:r>
      </w:del>
    </w:p>
    <w:p w:rsidR="00A43A6B" w:rsidRDefault="00A43A6B">
      <w:pPr>
        <w:ind w:left="720"/>
        <w:contextualSpacing/>
        <w:rPr>
          <w:del w:id="8051" w:author="ghislain.aine" w:date="2015-11-05T10:16:00Z"/>
          <w:noProof/>
          <w:lang w:eastAsia="fr-FR"/>
        </w:rPr>
        <w:pPrChange w:id="8052" w:author="ghislain.aine" w:date="2015-11-05T10:16:00Z">
          <w:pPr/>
        </w:pPrChange>
      </w:pPr>
    </w:p>
    <w:p w:rsidR="004D091E" w:rsidRDefault="00530964">
      <w:pPr>
        <w:pStyle w:val="Paragraphedeliste"/>
        <w:numPr>
          <w:ilvl w:val="0"/>
          <w:numId w:val="71"/>
        </w:numPr>
        <w:rPr>
          <w:del w:id="8053" w:author="ghislain.aine" w:date="2015-11-05T10:16:00Z"/>
          <w:noProof/>
          <w:lang w:eastAsia="fr-FR"/>
        </w:rPr>
      </w:pPr>
      <w:del w:id="8054" w:author="ghislain.aine" w:date="2015-11-05T10:16:00Z">
        <w:r w:rsidRPr="009769AF" w:rsidDel="008C2508">
          <w:rPr>
            <w:noProof/>
            <w:lang w:eastAsia="fr-FR"/>
          </w:rPr>
          <w:delText>Créer un composant "Decoder", et y ajouter deux pins en cliquant sur "Component I/O" de la fenêtre d'édition du composant :</w:delText>
        </w:r>
      </w:del>
    </w:p>
    <w:p w:rsidR="00A43A6B" w:rsidRDefault="00530964">
      <w:pPr>
        <w:pStyle w:val="Paragraphedeliste"/>
        <w:numPr>
          <w:ilvl w:val="1"/>
          <w:numId w:val="71"/>
        </w:numPr>
        <w:ind w:left="720"/>
        <w:rPr>
          <w:del w:id="8055" w:author="ghislain.aine" w:date="2015-11-05T10:16:00Z"/>
          <w:noProof/>
          <w:lang w:eastAsia="fr-FR"/>
        </w:rPr>
        <w:pPrChange w:id="8056" w:author="ghislain.aine" w:date="2015-11-05T10:16:00Z">
          <w:pPr>
            <w:pStyle w:val="Paragraphedeliste"/>
            <w:numPr>
              <w:ilvl w:val="1"/>
              <w:numId w:val="71"/>
            </w:numPr>
            <w:ind w:left="1440" w:hanging="360"/>
          </w:pPr>
        </w:pPrChange>
      </w:pPr>
      <w:del w:id="8057" w:author="ghislain.aine" w:date="2015-11-05T10:16:00Z">
        <w:r w:rsidRPr="009769AF" w:rsidDel="008C2508">
          <w:rPr>
            <w:noProof/>
            <w:lang w:eastAsia="fr-FR"/>
          </w:rPr>
          <w:delText>dataIn, récupère le message brut</w:delText>
        </w:r>
      </w:del>
    </w:p>
    <w:p w:rsidR="00A43A6B" w:rsidRDefault="00530964">
      <w:pPr>
        <w:pStyle w:val="Paragraphedeliste"/>
        <w:numPr>
          <w:ilvl w:val="1"/>
          <w:numId w:val="71"/>
        </w:numPr>
        <w:ind w:left="720"/>
        <w:rPr>
          <w:del w:id="8058" w:author="ghislain.aine" w:date="2015-11-05T10:16:00Z"/>
          <w:noProof/>
          <w:lang w:eastAsia="fr-FR"/>
        </w:rPr>
        <w:pPrChange w:id="8059" w:author="ghislain.aine" w:date="2015-11-05T10:16:00Z">
          <w:pPr>
            <w:pStyle w:val="Paragraphedeliste"/>
            <w:numPr>
              <w:ilvl w:val="1"/>
              <w:numId w:val="71"/>
            </w:numPr>
            <w:ind w:left="1440" w:hanging="360"/>
          </w:pPr>
        </w:pPrChange>
      </w:pPr>
      <w:del w:id="8060" w:author="ghislain.aine" w:date="2015-11-05T10:16:00Z">
        <w:r w:rsidRPr="009769AF" w:rsidDel="008C2508">
          <w:rPr>
            <w:noProof/>
            <w:lang w:eastAsia="fr-FR"/>
          </w:rPr>
          <w:delText>dataOut, renvoir le message décodé</w:delText>
        </w:r>
      </w:del>
    </w:p>
    <w:p w:rsidR="00A43A6B" w:rsidRDefault="00530964">
      <w:pPr>
        <w:pStyle w:val="Paragraphedeliste"/>
        <w:numPr>
          <w:ilvl w:val="1"/>
          <w:numId w:val="71"/>
        </w:numPr>
        <w:ind w:left="720"/>
        <w:rPr>
          <w:del w:id="8061" w:author="ghislain.aine" w:date="2015-11-05T10:16:00Z"/>
          <w:noProof/>
          <w:lang w:eastAsia="fr-FR"/>
        </w:rPr>
        <w:pPrChange w:id="8062" w:author="ghislain.aine" w:date="2015-11-05T10:16:00Z">
          <w:pPr>
            <w:pStyle w:val="Paragraphedeliste"/>
            <w:numPr>
              <w:ilvl w:val="1"/>
              <w:numId w:val="71"/>
            </w:numPr>
            <w:ind w:left="1440" w:hanging="360"/>
          </w:pPr>
        </w:pPrChange>
      </w:pPr>
      <w:del w:id="8063" w:author="ghislain.aine" w:date="2015-11-05T10:16:00Z">
        <w:r w:rsidRPr="009769AF" w:rsidDel="008C2508">
          <w:rPr>
            <w:noProof/>
            <w:lang w:eastAsia="fr-FR"/>
          </w:rPr>
          <w:delText>Les deux sont de type "InterComponentMessageData", accessible dans "tdlcommon\data". Faire glisser la définition dans le champ "IO Data" de la fenêtre "IOComponent details"</w:delText>
        </w:r>
      </w:del>
    </w:p>
    <w:p w:rsidR="00A43A6B" w:rsidRDefault="00A43A6B">
      <w:pPr>
        <w:pStyle w:val="Paragraphedeliste"/>
        <w:rPr>
          <w:del w:id="8064" w:author="ghislain.aine" w:date="2015-11-05T10:16:00Z"/>
          <w:noProof/>
          <w:lang w:eastAsia="fr-FR"/>
        </w:rPr>
        <w:pPrChange w:id="8065" w:author="ghislain.aine" w:date="2015-11-05T10:16:00Z">
          <w:pPr>
            <w:pStyle w:val="Paragraphedeliste"/>
            <w:ind w:left="1440"/>
          </w:pPr>
        </w:pPrChange>
      </w:pPr>
    </w:p>
    <w:p w:rsidR="00A43A6B" w:rsidRDefault="00A43A6B">
      <w:pPr>
        <w:keepNext/>
        <w:ind w:left="720"/>
        <w:contextualSpacing/>
        <w:rPr>
          <w:del w:id="8066" w:author="ghislain.aine" w:date="2015-11-05T10:16:00Z"/>
        </w:rPr>
        <w:pPrChange w:id="8067" w:author="ghislain.aine" w:date="2015-11-05T10:16:00Z">
          <w:pPr>
            <w:keepNext/>
            <w:jc w:val="center"/>
          </w:pPr>
        </w:pPrChange>
      </w:pPr>
      <w:del w:id="8068" w:author="ghislain.aine" w:date="2015-11-05T10:16:00Z">
        <w:r>
          <w:rPr>
            <w:noProof/>
            <w:lang w:eastAsia="fr-FR"/>
            <w:rPrChange w:id="8069" w:author="Unknown">
              <w:rPr>
                <w:noProof/>
                <w:color w:val="0000FF" w:themeColor="hyperlink"/>
                <w:u w:val="single"/>
                <w:lang w:eastAsia="fr-FR"/>
              </w:rPr>
            </w:rPrChange>
          </w:rPr>
          <w:lastRenderedPageBreak/>
          <w:drawing>
            <wp:inline distT="0" distB="0" distL="0" distR="0">
              <wp:extent cx="2781300" cy="1466850"/>
              <wp:effectExtent l="19050" t="0" r="0" b="0"/>
              <wp:docPr id="72"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2" cstate="print"/>
                      <a:srcRect/>
                      <a:stretch>
                        <a:fillRect/>
                      </a:stretch>
                    </pic:blipFill>
                    <pic:spPr bwMode="auto">
                      <a:xfrm>
                        <a:off x="0" y="0"/>
                        <a:ext cx="2781300" cy="146685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070" w:author="ghislain.aine" w:date="2015-11-05T10:16:00Z"/>
          <w:noProof/>
          <w:lang w:eastAsia="fr-FR"/>
        </w:rPr>
        <w:pPrChange w:id="8071" w:author="ghislain.aine" w:date="2015-11-05T10:16:00Z">
          <w:pPr>
            <w:pStyle w:val="Lgende"/>
            <w:jc w:val="center"/>
          </w:pPr>
        </w:pPrChange>
      </w:pPr>
      <w:del w:id="8072"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46</w:delText>
        </w:r>
        <w:r w:rsidR="004D7EE5" w:rsidDel="008C2508">
          <w:fldChar w:fldCharType="end"/>
        </w:r>
        <w:r w:rsidDel="008C2508">
          <w:delText xml:space="preserve"> : </w:delText>
        </w:r>
        <w:r w:rsidRPr="00D10745" w:rsidDel="008C2508">
          <w:delText>Configuration d'une pin du décodeur</w:delText>
        </w:r>
        <w:r w:rsidR="00530964" w:rsidRPr="009769AF" w:rsidDel="008C2508">
          <w:rPr>
            <w:noProof/>
            <w:sz w:val="20"/>
            <w:u w:val="single"/>
            <w:lang w:eastAsia="fr-FR"/>
          </w:rPr>
          <w:delText xml:space="preserve"> </w:delText>
        </w:r>
      </w:del>
    </w:p>
    <w:p w:rsidR="00A43A6B" w:rsidRDefault="00A43A6B">
      <w:pPr>
        <w:ind w:left="720"/>
        <w:contextualSpacing/>
        <w:rPr>
          <w:del w:id="8073" w:author="ghislain.aine" w:date="2015-11-05T10:16:00Z"/>
          <w:noProof/>
          <w:lang w:eastAsia="fr-FR"/>
        </w:rPr>
        <w:pPrChange w:id="8074" w:author="ghislain.aine" w:date="2015-11-05T10:16:00Z">
          <w:pPr/>
        </w:pPrChange>
      </w:pPr>
    </w:p>
    <w:p w:rsidR="00A43A6B" w:rsidRDefault="00A0044C">
      <w:pPr>
        <w:ind w:left="720"/>
        <w:contextualSpacing/>
        <w:rPr>
          <w:del w:id="8075" w:author="ghislain.aine" w:date="2015-11-05T10:16:00Z"/>
          <w:noProof/>
          <w:lang w:eastAsia="fr-FR"/>
        </w:rPr>
        <w:pPrChange w:id="8076" w:author="ghislain.aine" w:date="2015-11-05T10:16:00Z">
          <w:pPr/>
        </w:pPrChange>
      </w:pPr>
      <w:del w:id="8077" w:author="ghislain.aine" w:date="2015-11-05T10:16:00Z">
        <w:r w:rsidRPr="009769AF" w:rsidDel="008C2508">
          <w:rPr>
            <w:noProof/>
            <w:lang w:eastAsia="fr-FR"/>
          </w:rPr>
          <w:delText>L'ajout des datas aura automatiquement rajouté deux process, un par data.</w:delText>
        </w:r>
      </w:del>
    </w:p>
    <w:p w:rsidR="00A43A6B" w:rsidRDefault="00530964">
      <w:pPr>
        <w:pStyle w:val="Paragraphedeliste"/>
        <w:numPr>
          <w:ilvl w:val="0"/>
          <w:numId w:val="72"/>
        </w:numPr>
        <w:ind w:left="720"/>
        <w:rPr>
          <w:del w:id="8078" w:author="ghislain.aine" w:date="2015-11-05T10:16:00Z"/>
          <w:noProof/>
          <w:lang w:eastAsia="fr-FR"/>
        </w:rPr>
        <w:pPrChange w:id="8079" w:author="ghislain.aine" w:date="2015-11-05T10:16:00Z">
          <w:pPr>
            <w:pStyle w:val="Paragraphedeliste"/>
            <w:numPr>
              <w:numId w:val="72"/>
            </w:numPr>
            <w:ind w:left="709" w:hanging="360"/>
          </w:pPr>
        </w:pPrChange>
      </w:pPr>
      <w:del w:id="8080" w:author="ghislain.aine" w:date="2015-11-05T10:16:00Z">
        <w:r w:rsidRPr="009769AF" w:rsidDel="008C2508">
          <w:rPr>
            <w:noProof/>
            <w:lang w:eastAsia="fr-FR"/>
          </w:rPr>
          <w:delText>C</w:delText>
        </w:r>
        <w:r w:rsidR="00A0044C" w:rsidRPr="009769AF" w:rsidDel="008C2508">
          <w:rPr>
            <w:noProof/>
            <w:lang w:eastAsia="fr-FR"/>
          </w:rPr>
          <w:delText>réer une fonction de</w:delText>
        </w:r>
        <w:r w:rsidRPr="009769AF" w:rsidDel="008C2508">
          <w:rPr>
            <w:noProof/>
            <w:lang w:eastAsia="fr-FR"/>
          </w:rPr>
          <w:delText xml:space="preserve"> réception</w:delText>
        </w:r>
        <w:r w:rsidR="00002CA1" w:rsidDel="008C2508">
          <w:rPr>
            <w:noProof/>
            <w:lang w:eastAsia="fr-FR"/>
          </w:rPr>
          <w:delText xml:space="preserve"> </w:delText>
        </w:r>
        <w:r w:rsidRPr="009769AF" w:rsidDel="008C2508">
          <w:rPr>
            <w:noProof/>
            <w:lang w:eastAsia="fr-FR"/>
          </w:rPr>
          <w:delText xml:space="preserve">: receiveFromNetwork. </w:delText>
        </w:r>
        <w:r w:rsidR="00002CA1" w:rsidDel="008C2508">
          <w:rPr>
            <w:noProof/>
            <w:lang w:eastAsia="fr-FR"/>
          </w:rPr>
          <w:delText>Cette</w:delText>
        </w:r>
        <w:r w:rsidRPr="009769AF" w:rsidDel="008C2508">
          <w:rPr>
            <w:noProof/>
            <w:lang w:eastAsia="fr-FR"/>
          </w:rPr>
          <w:delText xml:space="preserve"> fonction prend en paramètre une data de type "InterComponentMessageData"</w:delText>
        </w:r>
      </w:del>
    </w:p>
    <w:p w:rsidR="00A43A6B" w:rsidRDefault="00530964">
      <w:pPr>
        <w:pStyle w:val="Paragraphedeliste"/>
        <w:numPr>
          <w:ilvl w:val="0"/>
          <w:numId w:val="72"/>
        </w:numPr>
        <w:ind w:left="720"/>
        <w:rPr>
          <w:del w:id="8081" w:author="ghislain.aine" w:date="2015-11-05T10:16:00Z"/>
          <w:noProof/>
          <w:lang w:eastAsia="fr-FR"/>
        </w:rPr>
        <w:pPrChange w:id="8082" w:author="ghislain.aine" w:date="2015-11-05T10:16:00Z">
          <w:pPr>
            <w:pStyle w:val="Paragraphedeliste"/>
            <w:numPr>
              <w:numId w:val="72"/>
            </w:numPr>
            <w:ind w:left="709" w:hanging="360"/>
          </w:pPr>
        </w:pPrChange>
      </w:pPr>
      <w:del w:id="8083" w:author="ghislain.aine" w:date="2015-11-05T10:16:00Z">
        <w:r w:rsidRPr="009769AF" w:rsidDel="008C2508">
          <w:rPr>
            <w:noProof/>
            <w:lang w:eastAsia="fr-FR"/>
          </w:rPr>
          <w:delText>Créer une transaction qui va lier le signal de réception de la data à la fonction de réception.</w:delText>
        </w:r>
        <w:r w:rsidRPr="009769AF" w:rsidDel="008C2508">
          <w:rPr>
            <w:noProof/>
            <w:lang w:eastAsia="fr-FR"/>
          </w:rPr>
          <w:br/>
        </w:r>
        <w:r w:rsidR="002D1481" w:rsidRPr="009769AF" w:rsidDel="008C2508">
          <w:rPr>
            <w:noProof/>
            <w:lang w:eastAsia="fr-FR"/>
          </w:rPr>
          <w:delText>Connecter le signal "onReceiveDataViadataIn" au process "receiveFromNetwork" en les glissant depuis la fenêtre "Context".</w:delText>
        </w:r>
      </w:del>
    </w:p>
    <w:p w:rsidR="00A43A6B" w:rsidRDefault="002D1481">
      <w:pPr>
        <w:pStyle w:val="Paragraphedeliste"/>
        <w:rPr>
          <w:del w:id="8084" w:author="ghislain.aine" w:date="2015-11-05T10:16:00Z"/>
          <w:noProof/>
          <w:lang w:eastAsia="fr-FR"/>
        </w:rPr>
        <w:pPrChange w:id="8085" w:author="ghislain.aine" w:date="2015-11-05T10:16:00Z">
          <w:pPr>
            <w:pStyle w:val="Paragraphedeliste"/>
            <w:ind w:left="709"/>
          </w:pPr>
        </w:pPrChange>
      </w:pPr>
      <w:del w:id="8086" w:author="ghislain.aine" w:date="2015-11-05T10:16:00Z">
        <w:r w:rsidRPr="009769AF" w:rsidDel="008C2508">
          <w:rPr>
            <w:noProof/>
            <w:lang w:eastAsia="fr-FR"/>
          </w:rPr>
          <w:delText xml:space="preserve"> Le signal et le process doivent avoir les mêmes paramètres. Le signal ayant été créé avec un paramètre, il faut ajouter le même paramètre à la fonction "receiveFromNetwork".</w:delText>
        </w:r>
      </w:del>
    </w:p>
    <w:p w:rsidR="00A43A6B" w:rsidRDefault="00A43A6B">
      <w:pPr>
        <w:pStyle w:val="Paragraphedeliste"/>
        <w:rPr>
          <w:del w:id="8087" w:author="ghislain.aine" w:date="2015-11-05T10:16:00Z"/>
          <w:noProof/>
          <w:lang w:eastAsia="fr-FR"/>
        </w:rPr>
        <w:pPrChange w:id="8088" w:author="ghislain.aine" w:date="2015-11-05T10:16:00Z">
          <w:pPr>
            <w:pStyle w:val="Paragraphedeliste"/>
            <w:ind w:left="1068"/>
          </w:pPr>
        </w:pPrChange>
      </w:pPr>
    </w:p>
    <w:p w:rsidR="00A43A6B" w:rsidRDefault="00A43A6B">
      <w:pPr>
        <w:keepNext/>
        <w:ind w:left="720"/>
        <w:contextualSpacing/>
        <w:rPr>
          <w:del w:id="8089" w:author="ghislain.aine" w:date="2015-11-05T10:16:00Z"/>
        </w:rPr>
        <w:pPrChange w:id="8090" w:author="ghislain.aine" w:date="2015-11-05T10:16:00Z">
          <w:pPr>
            <w:keepNext/>
            <w:jc w:val="center"/>
          </w:pPr>
        </w:pPrChange>
      </w:pPr>
      <w:del w:id="8091" w:author="ghislain.aine" w:date="2015-11-05T10:16:00Z">
        <w:r>
          <w:rPr>
            <w:noProof/>
            <w:lang w:eastAsia="fr-FR"/>
            <w:rPrChange w:id="8092" w:author="Unknown">
              <w:rPr>
                <w:noProof/>
                <w:color w:val="0000FF" w:themeColor="hyperlink"/>
                <w:u w:val="single"/>
                <w:lang w:eastAsia="fr-FR"/>
              </w:rPr>
            </w:rPrChange>
          </w:rPr>
          <w:drawing>
            <wp:inline distT="0" distB="0" distL="0" distR="0">
              <wp:extent cx="2686050" cy="1333500"/>
              <wp:effectExtent l="1905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3" cstate="print"/>
                      <a:srcRect/>
                      <a:stretch>
                        <a:fillRect/>
                      </a:stretch>
                    </pic:blipFill>
                    <pic:spPr bwMode="auto">
                      <a:xfrm>
                        <a:off x="0" y="0"/>
                        <a:ext cx="2686050" cy="133350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093" w:author="ghislain.aine" w:date="2015-11-05T10:16:00Z"/>
        </w:rPr>
        <w:pPrChange w:id="8094" w:author="ghislain.aine" w:date="2015-11-05T10:16:00Z">
          <w:pPr>
            <w:pStyle w:val="Lgende"/>
            <w:jc w:val="center"/>
          </w:pPr>
        </w:pPrChange>
      </w:pPr>
      <w:del w:id="8095"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47</w:delText>
        </w:r>
        <w:r w:rsidR="004D7EE5" w:rsidDel="008C2508">
          <w:fldChar w:fldCharType="end"/>
        </w:r>
        <w:r w:rsidDel="008C2508">
          <w:delText xml:space="preserve"> : </w:delText>
        </w:r>
        <w:r w:rsidRPr="00997350" w:rsidDel="008C2508">
          <w:delText>Paramètre d'une transaction</w:delText>
        </w:r>
      </w:del>
    </w:p>
    <w:p w:rsidR="00A43A6B" w:rsidRDefault="00A43A6B">
      <w:pPr>
        <w:ind w:left="720"/>
        <w:contextualSpacing/>
        <w:rPr>
          <w:del w:id="8096" w:author="ghislain.aine" w:date="2015-11-05T10:16:00Z"/>
          <w:noProof/>
          <w:color w:val="000078"/>
          <w:sz w:val="24"/>
          <w:szCs w:val="24"/>
          <w:lang w:eastAsia="fr-FR"/>
        </w:rPr>
        <w:pPrChange w:id="8097" w:author="ghislain.aine" w:date="2015-11-05T10:16:00Z">
          <w:pPr>
            <w:spacing w:after="200" w:line="276" w:lineRule="auto"/>
            <w:jc w:val="left"/>
          </w:pPr>
        </w:pPrChange>
      </w:pPr>
    </w:p>
    <w:p w:rsidR="00A43A6B" w:rsidRDefault="00853ADE">
      <w:pPr>
        <w:pStyle w:val="Titre3"/>
        <w:ind w:left="720"/>
        <w:rPr>
          <w:del w:id="8098" w:author="ghislain.aine" w:date="2015-11-05T10:16:00Z"/>
          <w:noProof/>
          <w:lang w:eastAsia="fr-FR"/>
        </w:rPr>
        <w:pPrChange w:id="8099" w:author="ghislain.aine" w:date="2015-11-05T10:16:00Z">
          <w:pPr>
            <w:pStyle w:val="Titre3"/>
          </w:pPr>
        </w:pPrChange>
      </w:pPr>
      <w:bookmarkStart w:id="8100" w:name="_Toc354394000"/>
      <w:del w:id="8101" w:author="ghislain.aine" w:date="2015-11-05T10:16:00Z">
        <w:r w:rsidDel="008C2508">
          <w:rPr>
            <w:noProof/>
            <w:lang w:eastAsia="fr-FR"/>
          </w:rPr>
          <w:delText xml:space="preserve">Message et </w:delText>
        </w:r>
        <w:r w:rsidR="007642BE" w:rsidDel="008C2508">
          <w:rPr>
            <w:noProof/>
            <w:lang w:eastAsia="fr-FR"/>
          </w:rPr>
          <w:delText>Protocole</w:delText>
        </w:r>
        <w:bookmarkEnd w:id="8100"/>
      </w:del>
    </w:p>
    <w:p w:rsidR="00A43A6B" w:rsidRDefault="00A43A6B">
      <w:pPr>
        <w:ind w:left="720"/>
        <w:contextualSpacing/>
        <w:rPr>
          <w:del w:id="8102" w:author="ghislain.aine" w:date="2015-11-05T10:16:00Z"/>
          <w:noProof/>
          <w:lang w:eastAsia="fr-FR"/>
        </w:rPr>
        <w:pPrChange w:id="8103" w:author="ghislain.aine" w:date="2015-11-05T10:16:00Z">
          <w:pPr/>
        </w:pPrChange>
      </w:pPr>
    </w:p>
    <w:p w:rsidR="00A43A6B" w:rsidRDefault="00853ADE">
      <w:pPr>
        <w:ind w:left="720"/>
        <w:contextualSpacing/>
        <w:rPr>
          <w:del w:id="8104" w:author="ghislain.aine" w:date="2015-11-05T10:16:00Z"/>
          <w:noProof/>
          <w:lang w:eastAsia="fr-FR"/>
        </w:rPr>
        <w:pPrChange w:id="8105" w:author="ghislain.aine" w:date="2015-11-05T10:16:00Z">
          <w:pPr/>
        </w:pPrChange>
      </w:pPr>
      <w:del w:id="8106" w:author="ghislain.aine" w:date="2015-11-05T10:16:00Z">
        <w:r w:rsidDel="008C2508">
          <w:rPr>
            <w:noProof/>
            <w:lang w:eastAsia="fr-FR"/>
          </w:rPr>
          <w:delText>Nous allons créer un message contenant un paramètre d'identification, un paramètre indiquant le type de donnée contenue dans le message, et la donnée : pas ou période.</w:delText>
        </w:r>
      </w:del>
    </w:p>
    <w:p w:rsidR="00A43A6B" w:rsidRDefault="00A43A6B">
      <w:pPr>
        <w:ind w:left="720"/>
        <w:contextualSpacing/>
        <w:rPr>
          <w:del w:id="8107" w:author="ghislain.aine" w:date="2015-11-05T10:16:00Z"/>
          <w:noProof/>
          <w:lang w:eastAsia="fr-FR"/>
        </w:rPr>
        <w:pPrChange w:id="8108" w:author="ghislain.aine" w:date="2015-11-05T10:16:00Z">
          <w:pPr/>
        </w:pPrChange>
      </w:pPr>
    </w:p>
    <w:p w:rsidR="00A43A6B" w:rsidRDefault="00853ADE">
      <w:pPr>
        <w:ind w:left="720"/>
        <w:contextualSpacing/>
        <w:rPr>
          <w:del w:id="8109" w:author="ghislain.aine" w:date="2015-11-05T10:16:00Z"/>
          <w:noProof/>
          <w:lang w:eastAsia="fr-FR"/>
        </w:rPr>
        <w:pPrChange w:id="8110" w:author="ghislain.aine" w:date="2015-11-05T10:16:00Z">
          <w:pPr/>
        </w:pPrChange>
      </w:pPr>
      <w:del w:id="8111" w:author="ghislain.aine" w:date="2015-11-05T10:16:00Z">
        <w:r w:rsidDel="008C2508">
          <w:rPr>
            <w:noProof/>
            <w:lang w:eastAsia="fr-FR"/>
          </w:rPr>
          <w:delText>En fonction du type de donnée, deux sous-messages seront utilisés</w:delText>
        </w:r>
        <w:r w:rsidR="00430D44" w:rsidDel="008C2508">
          <w:rPr>
            <w:noProof/>
            <w:lang w:eastAsia="fr-FR"/>
          </w:rPr>
          <w:delText xml:space="preserve"> </w:delText>
        </w:r>
        <w:r w:rsidDel="008C2508">
          <w:rPr>
            <w:noProof/>
            <w:lang w:eastAsia="fr-FR"/>
          </w:rPr>
          <w:delText>: un pour le pas, et un autre pour la période.</w:delText>
        </w:r>
      </w:del>
    </w:p>
    <w:p w:rsidR="00A43A6B" w:rsidRDefault="00A43A6B">
      <w:pPr>
        <w:ind w:left="720"/>
        <w:contextualSpacing/>
        <w:rPr>
          <w:del w:id="8112" w:author="ghislain.aine" w:date="2015-11-05T10:16:00Z"/>
          <w:noProof/>
          <w:lang w:eastAsia="fr-FR"/>
        </w:rPr>
        <w:pPrChange w:id="8113" w:author="ghislain.aine" w:date="2015-11-05T10:16:00Z">
          <w:pPr/>
        </w:pPrChange>
      </w:pPr>
    </w:p>
    <w:p w:rsidR="004D091E" w:rsidRDefault="00853ADE">
      <w:pPr>
        <w:pStyle w:val="Paragraphedeliste"/>
        <w:numPr>
          <w:ilvl w:val="0"/>
          <w:numId w:val="73"/>
        </w:numPr>
        <w:rPr>
          <w:del w:id="8114" w:author="ghislain.aine" w:date="2015-11-05T10:16:00Z"/>
          <w:noProof/>
          <w:lang w:eastAsia="fr-FR"/>
        </w:rPr>
      </w:pPr>
      <w:del w:id="8115" w:author="ghislain.aine" w:date="2015-11-05T10:16:00Z">
        <w:r w:rsidDel="008C2508">
          <w:rPr>
            <w:noProof/>
            <w:lang w:eastAsia="fr-FR"/>
          </w:rPr>
          <w:delText>Création des champs</w:delText>
        </w:r>
      </w:del>
    </w:p>
    <w:p w:rsidR="00A43A6B" w:rsidRDefault="00853ADE">
      <w:pPr>
        <w:pStyle w:val="Paragraphedeliste"/>
        <w:numPr>
          <w:ilvl w:val="1"/>
          <w:numId w:val="73"/>
        </w:numPr>
        <w:ind w:left="720"/>
        <w:rPr>
          <w:del w:id="8116" w:author="ghislain.aine" w:date="2015-11-05T10:16:00Z"/>
          <w:noProof/>
          <w:lang w:eastAsia="fr-FR"/>
        </w:rPr>
        <w:pPrChange w:id="8117" w:author="ghislain.aine" w:date="2015-11-05T10:16:00Z">
          <w:pPr>
            <w:pStyle w:val="Paragraphedeliste"/>
            <w:numPr>
              <w:ilvl w:val="1"/>
              <w:numId w:val="73"/>
            </w:numPr>
            <w:ind w:left="1440" w:hanging="360"/>
          </w:pPr>
        </w:pPrChange>
      </w:pPr>
      <w:del w:id="8118" w:author="ghislain.aine" w:date="2015-11-05T10:16:00Z">
        <w:r w:rsidDel="008C2508">
          <w:rPr>
            <w:noProof/>
            <w:lang w:eastAsia="fr-FR"/>
          </w:rPr>
          <w:delText>Créer une catégorie "Dictionnary"</w:delText>
        </w:r>
      </w:del>
    </w:p>
    <w:p w:rsidR="00A43A6B" w:rsidRDefault="00853ADE">
      <w:pPr>
        <w:pStyle w:val="Paragraphedeliste"/>
        <w:numPr>
          <w:ilvl w:val="1"/>
          <w:numId w:val="73"/>
        </w:numPr>
        <w:ind w:left="720"/>
        <w:rPr>
          <w:del w:id="8119" w:author="ghislain.aine" w:date="2015-11-05T10:16:00Z"/>
          <w:noProof/>
          <w:lang w:eastAsia="fr-FR"/>
        </w:rPr>
        <w:pPrChange w:id="8120" w:author="ghislain.aine" w:date="2015-11-05T10:16:00Z">
          <w:pPr>
            <w:pStyle w:val="Paragraphedeliste"/>
            <w:numPr>
              <w:ilvl w:val="1"/>
              <w:numId w:val="73"/>
            </w:numPr>
            <w:ind w:left="1440" w:hanging="360"/>
          </w:pPr>
        </w:pPrChange>
      </w:pPr>
      <w:del w:id="8121" w:author="ghislain.aine" w:date="2015-11-05T10:16:00Z">
        <w:r w:rsidDel="008C2508">
          <w:rPr>
            <w:noProof/>
            <w:lang w:eastAsia="fr-FR"/>
          </w:rPr>
          <w:delText>Créer une définition de type "IntegerDefinition", nommée "MessageType"</w:delText>
        </w:r>
      </w:del>
    </w:p>
    <w:p w:rsidR="00A43A6B" w:rsidRDefault="00853ADE">
      <w:pPr>
        <w:pStyle w:val="Paragraphedeliste"/>
        <w:numPr>
          <w:ilvl w:val="1"/>
          <w:numId w:val="73"/>
        </w:numPr>
        <w:ind w:left="720"/>
        <w:rPr>
          <w:del w:id="8122" w:author="ghislain.aine" w:date="2015-11-05T10:16:00Z"/>
          <w:noProof/>
          <w:lang w:eastAsia="fr-FR"/>
        </w:rPr>
        <w:pPrChange w:id="8123" w:author="ghislain.aine" w:date="2015-11-05T10:16:00Z">
          <w:pPr>
            <w:pStyle w:val="Paragraphedeliste"/>
            <w:numPr>
              <w:ilvl w:val="1"/>
              <w:numId w:val="73"/>
            </w:numPr>
            <w:ind w:left="1440" w:hanging="360"/>
          </w:pPr>
        </w:pPrChange>
      </w:pPr>
      <w:del w:id="8124" w:author="ghislain.aine" w:date="2015-11-05T10:16:00Z">
        <w:r w:rsidDel="008C2508">
          <w:rPr>
            <w:noProof/>
            <w:lang w:eastAsia="fr-FR"/>
          </w:rPr>
          <w:delText>Lui ajouter une représentation binaire</w:delText>
        </w:r>
      </w:del>
    </w:p>
    <w:p w:rsidR="00A43A6B" w:rsidRDefault="00853ADE">
      <w:pPr>
        <w:pStyle w:val="Paragraphedeliste"/>
        <w:numPr>
          <w:ilvl w:val="1"/>
          <w:numId w:val="73"/>
        </w:numPr>
        <w:ind w:left="720"/>
        <w:rPr>
          <w:del w:id="8125" w:author="ghislain.aine" w:date="2015-11-05T10:16:00Z"/>
          <w:noProof/>
          <w:lang w:eastAsia="fr-FR"/>
        </w:rPr>
        <w:pPrChange w:id="8126" w:author="ghislain.aine" w:date="2015-11-05T10:16:00Z">
          <w:pPr>
            <w:pStyle w:val="Paragraphedeliste"/>
            <w:numPr>
              <w:ilvl w:val="1"/>
              <w:numId w:val="73"/>
            </w:numPr>
            <w:ind w:left="1440" w:hanging="360"/>
          </w:pPr>
        </w:pPrChange>
      </w:pPr>
      <w:del w:id="8127" w:author="ghislain.aine" w:date="2015-11-05T10:16:00Z">
        <w:r w:rsidDel="008C2508">
          <w:rPr>
            <w:noProof/>
            <w:lang w:eastAsia="fr-FR"/>
          </w:rPr>
          <w:delText>Modifie</w:delText>
        </w:r>
        <w:r w:rsidR="00821261" w:rsidDel="008C2508">
          <w:rPr>
            <w:noProof/>
            <w:lang w:eastAsia="fr-FR"/>
          </w:rPr>
          <w:delText>r</w:delText>
        </w:r>
        <w:r w:rsidDel="008C2508">
          <w:rPr>
            <w:noProof/>
            <w:lang w:eastAsia="fr-FR"/>
          </w:rPr>
          <w:delText xml:space="preserve"> la taille de la donnée en éditant</w:delText>
        </w:r>
        <w:r w:rsidR="00A71001" w:rsidDel="008C2508">
          <w:rPr>
            <w:noProof/>
            <w:lang w:eastAsia="fr-FR"/>
          </w:rPr>
          <w:delText xml:space="preserve"> </w:delText>
        </w:r>
        <w:r w:rsidDel="008C2508">
          <w:rPr>
            <w:noProof/>
            <w:lang w:eastAsia="fr-FR"/>
          </w:rPr>
          <w:delText>le champ "Bit size" de la représentation binaire : 4</w:delText>
        </w:r>
      </w:del>
    </w:p>
    <w:p w:rsidR="00A43A6B" w:rsidRDefault="00853ADE">
      <w:pPr>
        <w:pStyle w:val="Paragraphedeliste"/>
        <w:numPr>
          <w:ilvl w:val="1"/>
          <w:numId w:val="73"/>
        </w:numPr>
        <w:ind w:left="720"/>
        <w:rPr>
          <w:del w:id="8128" w:author="ghislain.aine" w:date="2015-11-05T10:16:00Z"/>
          <w:noProof/>
          <w:lang w:eastAsia="fr-FR"/>
        </w:rPr>
        <w:pPrChange w:id="8129" w:author="ghislain.aine" w:date="2015-11-05T10:16:00Z">
          <w:pPr>
            <w:pStyle w:val="Paragraphedeliste"/>
            <w:numPr>
              <w:ilvl w:val="1"/>
              <w:numId w:val="73"/>
            </w:numPr>
            <w:ind w:left="1440" w:hanging="360"/>
          </w:pPr>
        </w:pPrChange>
      </w:pPr>
      <w:del w:id="8130" w:author="ghislain.aine" w:date="2015-11-05T10:16:00Z">
        <w:r w:rsidDel="008C2508">
          <w:rPr>
            <w:noProof/>
            <w:lang w:eastAsia="fr-FR"/>
          </w:rPr>
          <w:delText>Ce champ permet de savoir si la donnée est de type "pas" ou "période". Il peut donc être pratique d'utiliser une énumération.</w:delText>
        </w:r>
      </w:del>
    </w:p>
    <w:p w:rsidR="00A43A6B" w:rsidRDefault="00853ADE">
      <w:pPr>
        <w:pStyle w:val="Paragraphedeliste"/>
        <w:numPr>
          <w:ilvl w:val="0"/>
          <w:numId w:val="74"/>
        </w:numPr>
        <w:ind w:left="720"/>
        <w:rPr>
          <w:del w:id="8131" w:author="ghislain.aine" w:date="2015-11-05T10:16:00Z"/>
          <w:noProof/>
          <w:lang w:eastAsia="fr-FR"/>
        </w:rPr>
        <w:pPrChange w:id="8132" w:author="ghislain.aine" w:date="2015-11-05T10:16:00Z">
          <w:pPr>
            <w:pStyle w:val="Paragraphedeliste"/>
            <w:numPr>
              <w:numId w:val="74"/>
            </w:numPr>
            <w:ind w:left="1418" w:hanging="360"/>
          </w:pPr>
        </w:pPrChange>
      </w:pPr>
      <w:del w:id="8133" w:author="ghislain.aine" w:date="2015-11-05T10:16:00Z">
        <w:r w:rsidDel="008C2508">
          <w:rPr>
            <w:noProof/>
            <w:lang w:eastAsia="fr-FR"/>
          </w:rPr>
          <w:delText xml:space="preserve">Dans la fenêtre d'édition de la définition, dans la dernière partie "Enum </w:delText>
        </w:r>
        <w:r w:rsidR="00397B75" w:rsidDel="008C2508">
          <w:rPr>
            <w:noProof/>
            <w:lang w:eastAsia="fr-FR"/>
          </w:rPr>
          <w:delText>values", cocher l'option "Used"</w:delText>
        </w:r>
        <w:r w:rsidDel="008C2508">
          <w:rPr>
            <w:noProof/>
            <w:lang w:eastAsia="fr-FR"/>
          </w:rPr>
          <w:delText xml:space="preserve"> et entrer les deux énumérations. Par convention, les enums sont toujours écrits en majuscules</w:delText>
        </w:r>
      </w:del>
    </w:p>
    <w:p w:rsidR="004D091E" w:rsidRDefault="004D091E">
      <w:pPr>
        <w:pStyle w:val="Paragraphedeliste"/>
        <w:rPr>
          <w:del w:id="8134" w:author="ghislain.aine" w:date="2015-11-05T10:16:00Z"/>
          <w:noProof/>
          <w:lang w:eastAsia="fr-FR"/>
        </w:rPr>
      </w:pPr>
    </w:p>
    <w:p w:rsidR="00A43A6B" w:rsidRDefault="00A43A6B">
      <w:pPr>
        <w:keepNext/>
        <w:ind w:left="720"/>
        <w:contextualSpacing/>
        <w:rPr>
          <w:del w:id="8135" w:author="ghislain.aine" w:date="2015-11-05T10:16:00Z"/>
        </w:rPr>
        <w:pPrChange w:id="8136" w:author="ghislain.aine" w:date="2015-11-05T10:16:00Z">
          <w:pPr>
            <w:keepNext/>
            <w:jc w:val="center"/>
          </w:pPr>
        </w:pPrChange>
      </w:pPr>
      <w:del w:id="8137" w:author="ghislain.aine" w:date="2015-11-05T10:16:00Z">
        <w:r>
          <w:rPr>
            <w:noProof/>
            <w:lang w:eastAsia="fr-FR"/>
            <w:rPrChange w:id="8138" w:author="Unknown">
              <w:rPr>
                <w:noProof/>
                <w:color w:val="0000FF" w:themeColor="hyperlink"/>
                <w:u w:val="single"/>
                <w:lang w:eastAsia="fr-FR"/>
              </w:rPr>
            </w:rPrChange>
          </w:rPr>
          <w:lastRenderedPageBreak/>
          <w:drawing>
            <wp:inline distT="0" distB="0" distL="0" distR="0">
              <wp:extent cx="2686050" cy="1181100"/>
              <wp:effectExtent l="1905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4" cstate="print"/>
                      <a:srcRect/>
                      <a:stretch>
                        <a:fillRect/>
                      </a:stretch>
                    </pic:blipFill>
                    <pic:spPr bwMode="auto">
                      <a:xfrm>
                        <a:off x="0" y="0"/>
                        <a:ext cx="2686050" cy="1181100"/>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139" w:author="ghislain.aine" w:date="2015-11-05T10:16:00Z"/>
          <w:noProof/>
          <w:lang w:eastAsia="fr-FR"/>
        </w:rPr>
        <w:pPrChange w:id="8140" w:author="ghislain.aine" w:date="2015-11-05T10:16:00Z">
          <w:pPr>
            <w:pStyle w:val="Lgende"/>
            <w:jc w:val="center"/>
          </w:pPr>
        </w:pPrChange>
      </w:pPr>
      <w:del w:id="8141"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48</w:delText>
        </w:r>
        <w:r w:rsidR="004D7EE5" w:rsidDel="008C2508">
          <w:fldChar w:fldCharType="end"/>
        </w:r>
        <w:r w:rsidDel="008C2508">
          <w:delText xml:space="preserve"> : </w:delText>
        </w:r>
        <w:r w:rsidRPr="00805411" w:rsidDel="008C2508">
          <w:delText>Création d'une énumération</w:delText>
        </w:r>
        <w:r w:rsidR="00853ADE" w:rsidRPr="00821261" w:rsidDel="008C2508">
          <w:rPr>
            <w:noProof/>
            <w:sz w:val="20"/>
            <w:u w:val="single"/>
            <w:lang w:eastAsia="fr-FR"/>
          </w:rPr>
          <w:delText xml:space="preserve"> </w:delText>
        </w:r>
      </w:del>
    </w:p>
    <w:p w:rsidR="00A43A6B" w:rsidRDefault="00A43A6B">
      <w:pPr>
        <w:ind w:left="720"/>
        <w:contextualSpacing/>
        <w:rPr>
          <w:del w:id="8142" w:author="ghislain.aine" w:date="2015-11-05T10:16:00Z"/>
          <w:noProof/>
          <w:lang w:eastAsia="fr-FR"/>
        </w:rPr>
        <w:pPrChange w:id="8143" w:author="ghislain.aine" w:date="2015-11-05T10:16:00Z">
          <w:pPr/>
        </w:pPrChange>
      </w:pPr>
    </w:p>
    <w:p w:rsidR="00A43A6B" w:rsidRDefault="00A71001">
      <w:pPr>
        <w:pStyle w:val="Paragraphedeliste"/>
        <w:numPr>
          <w:ilvl w:val="1"/>
          <w:numId w:val="74"/>
        </w:numPr>
        <w:ind w:left="720"/>
        <w:rPr>
          <w:del w:id="8144" w:author="ghislain.aine" w:date="2015-11-05T10:16:00Z"/>
          <w:noProof/>
          <w:lang w:eastAsia="fr-FR"/>
        </w:rPr>
        <w:pPrChange w:id="8145" w:author="ghislain.aine" w:date="2015-11-05T10:16:00Z">
          <w:pPr>
            <w:pStyle w:val="Paragraphedeliste"/>
            <w:numPr>
              <w:ilvl w:val="1"/>
              <w:numId w:val="74"/>
            </w:numPr>
            <w:ind w:left="1788" w:hanging="360"/>
          </w:pPr>
        </w:pPrChange>
      </w:pPr>
      <w:del w:id="8146" w:author="ghislain.aine" w:date="2015-11-05T10:16:00Z">
        <w:r w:rsidDel="008C2508">
          <w:rPr>
            <w:noProof/>
            <w:lang w:eastAsia="fr-FR"/>
          </w:rPr>
          <w:delText>Créer une définition de type "DoubleDefinition", nommée "UuidType"</w:delText>
        </w:r>
      </w:del>
    </w:p>
    <w:p w:rsidR="00A43A6B" w:rsidRDefault="00A71001">
      <w:pPr>
        <w:pStyle w:val="Paragraphedeliste"/>
        <w:numPr>
          <w:ilvl w:val="1"/>
          <w:numId w:val="74"/>
        </w:numPr>
        <w:ind w:left="720"/>
        <w:rPr>
          <w:del w:id="8147" w:author="ghislain.aine" w:date="2015-11-05T10:16:00Z"/>
          <w:noProof/>
          <w:lang w:eastAsia="fr-FR"/>
        </w:rPr>
        <w:pPrChange w:id="8148" w:author="ghislain.aine" w:date="2015-11-05T10:16:00Z">
          <w:pPr>
            <w:pStyle w:val="Paragraphedeliste"/>
            <w:numPr>
              <w:ilvl w:val="1"/>
              <w:numId w:val="74"/>
            </w:numPr>
            <w:ind w:left="1788" w:hanging="360"/>
          </w:pPr>
        </w:pPrChange>
      </w:pPr>
      <w:del w:id="8149" w:author="ghislain.aine" w:date="2015-11-05T10:16:00Z">
        <w:r w:rsidDel="008C2508">
          <w:rPr>
            <w:noProof/>
            <w:lang w:eastAsia="fr-FR"/>
          </w:rPr>
          <w:delText>Lui ajouter une représentation binaire</w:delText>
        </w:r>
      </w:del>
    </w:p>
    <w:p w:rsidR="00A43A6B" w:rsidRDefault="00A71001">
      <w:pPr>
        <w:pStyle w:val="Paragraphedeliste"/>
        <w:numPr>
          <w:ilvl w:val="1"/>
          <w:numId w:val="74"/>
        </w:numPr>
        <w:ind w:left="720"/>
        <w:rPr>
          <w:del w:id="8150" w:author="ghislain.aine" w:date="2015-11-05T10:16:00Z"/>
          <w:noProof/>
          <w:lang w:eastAsia="fr-FR"/>
        </w:rPr>
        <w:pPrChange w:id="8151" w:author="ghislain.aine" w:date="2015-11-05T10:16:00Z">
          <w:pPr>
            <w:pStyle w:val="Paragraphedeliste"/>
            <w:numPr>
              <w:ilvl w:val="1"/>
              <w:numId w:val="74"/>
            </w:numPr>
            <w:ind w:left="1788" w:hanging="360"/>
          </w:pPr>
        </w:pPrChange>
      </w:pPr>
      <w:del w:id="8152" w:author="ghislain.aine" w:date="2015-11-05T10:16:00Z">
        <w:r w:rsidDel="008C2508">
          <w:rPr>
            <w:noProof/>
            <w:lang w:eastAsia="fr-FR"/>
          </w:rPr>
          <w:delText>Modifier la taille de la donnée en éditant le champ "Bit size" de la représentation binaire : 64</w:delText>
        </w:r>
      </w:del>
    </w:p>
    <w:p w:rsidR="00A43A6B" w:rsidRDefault="00A43A6B">
      <w:pPr>
        <w:ind w:left="720"/>
        <w:contextualSpacing/>
        <w:rPr>
          <w:del w:id="8153" w:author="ghislain.aine" w:date="2015-11-05T10:16:00Z"/>
          <w:noProof/>
          <w:lang w:eastAsia="fr-FR"/>
        </w:rPr>
        <w:pPrChange w:id="8154" w:author="ghislain.aine" w:date="2015-11-05T10:16:00Z">
          <w:pPr/>
        </w:pPrChange>
      </w:pPr>
    </w:p>
    <w:p w:rsidR="004D091E" w:rsidRDefault="00A71001">
      <w:pPr>
        <w:pStyle w:val="Paragraphedeliste"/>
        <w:numPr>
          <w:ilvl w:val="0"/>
          <w:numId w:val="73"/>
        </w:numPr>
        <w:rPr>
          <w:del w:id="8155" w:author="ghislain.aine" w:date="2015-11-05T10:16:00Z"/>
          <w:noProof/>
          <w:lang w:eastAsia="fr-FR"/>
        </w:rPr>
      </w:pPr>
      <w:del w:id="8156" w:author="ghislain.aine" w:date="2015-11-05T10:16:00Z">
        <w:r w:rsidDel="008C2508">
          <w:rPr>
            <w:noProof/>
            <w:lang w:eastAsia="fr-FR"/>
          </w:rPr>
          <w:delText>Création du message</w:delText>
        </w:r>
      </w:del>
    </w:p>
    <w:p w:rsidR="00A43A6B" w:rsidRDefault="00A71001">
      <w:pPr>
        <w:pStyle w:val="Paragraphedeliste"/>
        <w:numPr>
          <w:ilvl w:val="1"/>
          <w:numId w:val="73"/>
        </w:numPr>
        <w:ind w:left="720"/>
        <w:rPr>
          <w:del w:id="8157" w:author="ghislain.aine" w:date="2015-11-05T10:16:00Z"/>
          <w:noProof/>
          <w:lang w:eastAsia="fr-FR"/>
        </w:rPr>
        <w:pPrChange w:id="8158" w:author="ghislain.aine" w:date="2015-11-05T10:16:00Z">
          <w:pPr>
            <w:pStyle w:val="Paragraphedeliste"/>
            <w:numPr>
              <w:ilvl w:val="1"/>
              <w:numId w:val="73"/>
            </w:numPr>
            <w:ind w:left="1440" w:hanging="360"/>
          </w:pPr>
        </w:pPrChange>
      </w:pPr>
      <w:del w:id="8159" w:author="ghislain.aine" w:date="2015-11-05T10:16:00Z">
        <w:r w:rsidDel="008C2508">
          <w:rPr>
            <w:noProof/>
            <w:lang w:eastAsia="fr-FR"/>
          </w:rPr>
          <w:delText>Créer une catégorie "Protocole"</w:delText>
        </w:r>
      </w:del>
    </w:p>
    <w:p w:rsidR="00A43A6B" w:rsidRDefault="00A71001">
      <w:pPr>
        <w:pStyle w:val="Paragraphedeliste"/>
        <w:numPr>
          <w:ilvl w:val="1"/>
          <w:numId w:val="73"/>
        </w:numPr>
        <w:ind w:left="720"/>
        <w:rPr>
          <w:del w:id="8160" w:author="ghislain.aine" w:date="2015-11-05T10:16:00Z"/>
          <w:noProof/>
          <w:lang w:eastAsia="fr-FR"/>
        </w:rPr>
        <w:pPrChange w:id="8161" w:author="ghislain.aine" w:date="2015-11-05T10:16:00Z">
          <w:pPr>
            <w:pStyle w:val="Paragraphedeliste"/>
            <w:numPr>
              <w:ilvl w:val="1"/>
              <w:numId w:val="73"/>
            </w:numPr>
            <w:ind w:left="1440" w:hanging="360"/>
          </w:pPr>
        </w:pPrChange>
      </w:pPr>
      <w:del w:id="8162" w:author="ghislain.aine" w:date="2015-11-05T10:16:00Z">
        <w:r w:rsidDel="008C2508">
          <w:rPr>
            <w:noProof/>
            <w:lang w:eastAsia="fr-FR"/>
          </w:rPr>
          <w:delText>Créer un message "rootMessage"</w:delText>
        </w:r>
      </w:del>
    </w:p>
    <w:p w:rsidR="00A43A6B" w:rsidRDefault="00A71001">
      <w:pPr>
        <w:pStyle w:val="Paragraphedeliste"/>
        <w:numPr>
          <w:ilvl w:val="1"/>
          <w:numId w:val="73"/>
        </w:numPr>
        <w:ind w:left="720"/>
        <w:rPr>
          <w:del w:id="8163" w:author="ghislain.aine" w:date="2015-11-05T10:16:00Z"/>
          <w:noProof/>
          <w:lang w:eastAsia="fr-FR"/>
        </w:rPr>
        <w:pPrChange w:id="8164" w:author="ghislain.aine" w:date="2015-11-05T10:16:00Z">
          <w:pPr>
            <w:pStyle w:val="Paragraphedeliste"/>
            <w:numPr>
              <w:ilvl w:val="1"/>
              <w:numId w:val="73"/>
            </w:numPr>
            <w:ind w:left="1440" w:hanging="360"/>
          </w:pPr>
        </w:pPrChange>
      </w:pPr>
      <w:del w:id="8165" w:author="ghislain.aine" w:date="2015-11-05T10:16:00Z">
        <w:r w:rsidDel="008C2508">
          <w:rPr>
            <w:noProof/>
            <w:lang w:eastAsia="fr-FR"/>
          </w:rPr>
          <w:delText>Ajouter un champ de type UuidType</w:delText>
        </w:r>
      </w:del>
    </w:p>
    <w:p w:rsidR="00A43A6B" w:rsidRDefault="00A71001">
      <w:pPr>
        <w:pStyle w:val="Paragraphedeliste"/>
        <w:numPr>
          <w:ilvl w:val="1"/>
          <w:numId w:val="73"/>
        </w:numPr>
        <w:ind w:left="720"/>
        <w:rPr>
          <w:del w:id="8166" w:author="ghislain.aine" w:date="2015-11-05T10:16:00Z"/>
          <w:noProof/>
          <w:lang w:eastAsia="fr-FR"/>
        </w:rPr>
        <w:pPrChange w:id="8167" w:author="ghislain.aine" w:date="2015-11-05T10:16:00Z">
          <w:pPr>
            <w:pStyle w:val="Paragraphedeliste"/>
            <w:numPr>
              <w:ilvl w:val="1"/>
              <w:numId w:val="73"/>
            </w:numPr>
            <w:ind w:left="1440" w:hanging="360"/>
          </w:pPr>
        </w:pPrChange>
      </w:pPr>
      <w:del w:id="8168" w:author="ghislain.aine" w:date="2015-11-05T10:16:00Z">
        <w:r w:rsidDel="008C2508">
          <w:rPr>
            <w:noProof/>
            <w:lang w:eastAsia="fr-FR"/>
          </w:rPr>
          <w:delText>Ajouter un champ de type MessageType</w:delText>
        </w:r>
      </w:del>
    </w:p>
    <w:p w:rsidR="00A43A6B" w:rsidRDefault="00A71001">
      <w:pPr>
        <w:pStyle w:val="Paragraphedeliste"/>
        <w:numPr>
          <w:ilvl w:val="1"/>
          <w:numId w:val="73"/>
        </w:numPr>
        <w:ind w:left="720"/>
        <w:rPr>
          <w:del w:id="8169" w:author="ghislain.aine" w:date="2015-11-05T10:16:00Z"/>
          <w:noProof/>
          <w:lang w:eastAsia="fr-FR"/>
        </w:rPr>
        <w:pPrChange w:id="8170" w:author="ghislain.aine" w:date="2015-11-05T10:16:00Z">
          <w:pPr>
            <w:pStyle w:val="Paragraphedeliste"/>
            <w:numPr>
              <w:ilvl w:val="1"/>
              <w:numId w:val="73"/>
            </w:numPr>
            <w:ind w:left="1440" w:hanging="360"/>
          </w:pPr>
        </w:pPrChange>
      </w:pPr>
      <w:del w:id="8171" w:author="ghislain.aine" w:date="2015-11-05T10:16:00Z">
        <w:r w:rsidDel="008C2508">
          <w:rPr>
            <w:noProof/>
            <w:lang w:eastAsia="fr-FR"/>
          </w:rPr>
          <w:delText>Ajouter un champ "data" de type integer</w:delText>
        </w:r>
      </w:del>
    </w:p>
    <w:p w:rsidR="00A43A6B" w:rsidRDefault="00A71001">
      <w:pPr>
        <w:pStyle w:val="Paragraphedeliste"/>
        <w:numPr>
          <w:ilvl w:val="1"/>
          <w:numId w:val="73"/>
        </w:numPr>
        <w:ind w:left="720"/>
        <w:rPr>
          <w:del w:id="8172" w:author="ghislain.aine" w:date="2015-11-05T10:16:00Z"/>
          <w:noProof/>
          <w:lang w:eastAsia="fr-FR"/>
        </w:rPr>
        <w:pPrChange w:id="8173" w:author="ghislain.aine" w:date="2015-11-05T10:16:00Z">
          <w:pPr>
            <w:pStyle w:val="Paragraphedeliste"/>
            <w:numPr>
              <w:ilvl w:val="1"/>
              <w:numId w:val="73"/>
            </w:numPr>
            <w:ind w:left="1440" w:hanging="360"/>
          </w:pPr>
        </w:pPrChange>
      </w:pPr>
      <w:del w:id="8174" w:author="ghislain.aine" w:date="2015-11-05T10:16:00Z">
        <w:r w:rsidDel="008C2508">
          <w:rPr>
            <w:noProof/>
            <w:lang w:eastAsia="fr-FR"/>
          </w:rPr>
          <w:delText>Créer une représentation binaire et ajouter les champs en les glissant à partir de la fenêtre "Context"</w:delText>
        </w:r>
      </w:del>
    </w:p>
    <w:p w:rsidR="00A43A6B" w:rsidRDefault="00A71001">
      <w:pPr>
        <w:pStyle w:val="Paragraphedeliste"/>
        <w:numPr>
          <w:ilvl w:val="1"/>
          <w:numId w:val="73"/>
        </w:numPr>
        <w:ind w:left="720"/>
        <w:rPr>
          <w:del w:id="8175" w:author="ghislain.aine" w:date="2015-11-05T10:16:00Z"/>
          <w:noProof/>
          <w:lang w:eastAsia="fr-FR"/>
        </w:rPr>
        <w:pPrChange w:id="8176" w:author="ghislain.aine" w:date="2015-11-05T10:16:00Z">
          <w:pPr>
            <w:pStyle w:val="Paragraphedeliste"/>
            <w:numPr>
              <w:ilvl w:val="1"/>
              <w:numId w:val="73"/>
            </w:numPr>
            <w:ind w:left="1440" w:hanging="360"/>
          </w:pPr>
        </w:pPrChange>
      </w:pPr>
      <w:del w:id="8177" w:author="ghislain.aine" w:date="2015-11-05T10:16:00Z">
        <w:r w:rsidDel="008C2508">
          <w:rPr>
            <w:noProof/>
            <w:lang w:eastAsia="fr-FR"/>
          </w:rPr>
          <w:delText>Dans les paramètres de la représentation, mettre le paramètre "Position usage" sur "Order Position". Cela permet de lire les champs dans l'ordre d'apparition dans la liste</w:delText>
        </w:r>
      </w:del>
    </w:p>
    <w:p w:rsidR="00A43A6B" w:rsidRDefault="00A71001">
      <w:pPr>
        <w:pStyle w:val="Paragraphedeliste"/>
        <w:numPr>
          <w:ilvl w:val="1"/>
          <w:numId w:val="73"/>
        </w:numPr>
        <w:ind w:left="720"/>
        <w:rPr>
          <w:del w:id="8178" w:author="ghislain.aine" w:date="2015-11-05T10:16:00Z"/>
          <w:noProof/>
          <w:lang w:eastAsia="fr-FR"/>
        </w:rPr>
        <w:pPrChange w:id="8179" w:author="ghislain.aine" w:date="2015-11-05T10:16:00Z">
          <w:pPr>
            <w:pStyle w:val="Paragraphedeliste"/>
            <w:numPr>
              <w:ilvl w:val="1"/>
              <w:numId w:val="73"/>
            </w:numPr>
            <w:ind w:left="1440" w:hanging="360"/>
          </w:pPr>
        </w:pPrChange>
      </w:pPr>
      <w:del w:id="8180" w:author="ghislain.aine" w:date="2015-11-05T10:16:00Z">
        <w:r w:rsidDel="008C2508">
          <w:rPr>
            <w:noProof/>
            <w:lang w:eastAsia="fr-FR"/>
          </w:rPr>
          <w:delText>Dans un premier temps, on ne défini pas de</w:delText>
        </w:r>
        <w:r w:rsidR="00397B75" w:rsidDel="008C2508">
          <w:rPr>
            <w:noProof/>
            <w:lang w:eastAsia="fr-FR"/>
          </w:rPr>
          <w:delText xml:space="preserve"> condition sur la data</w:delText>
        </w:r>
        <w:r w:rsidDel="008C2508">
          <w:rPr>
            <w:noProof/>
            <w:lang w:eastAsia="fr-FR"/>
          </w:rPr>
          <w:delText>. On utilisera uniquement le pas, indépendamment de la valeur de "Messag</w:delText>
        </w:r>
        <w:r w:rsidR="00DF3F19" w:rsidDel="008C2508">
          <w:rPr>
            <w:noProof/>
            <w:lang w:eastAsia="fr-FR"/>
          </w:rPr>
          <w:delText>e</w:delText>
        </w:r>
        <w:r w:rsidDel="008C2508">
          <w:rPr>
            <w:noProof/>
            <w:lang w:eastAsia="fr-FR"/>
          </w:rPr>
          <w:delText>Type"</w:delText>
        </w:r>
      </w:del>
    </w:p>
    <w:p w:rsidR="00A43A6B" w:rsidRDefault="0051539C">
      <w:pPr>
        <w:pStyle w:val="Paragraphedeliste"/>
        <w:numPr>
          <w:ilvl w:val="1"/>
          <w:numId w:val="73"/>
        </w:numPr>
        <w:ind w:left="720"/>
        <w:rPr>
          <w:del w:id="8181" w:author="ghislain.aine" w:date="2015-11-05T10:16:00Z"/>
          <w:noProof/>
          <w:lang w:eastAsia="fr-FR"/>
        </w:rPr>
        <w:pPrChange w:id="8182" w:author="ghislain.aine" w:date="2015-11-05T10:16:00Z">
          <w:pPr>
            <w:pStyle w:val="Paragraphedeliste"/>
            <w:numPr>
              <w:ilvl w:val="1"/>
              <w:numId w:val="73"/>
            </w:numPr>
            <w:ind w:left="1440" w:hanging="360"/>
          </w:pPr>
        </w:pPrChange>
      </w:pPr>
      <w:del w:id="8183" w:author="ghislain.aine" w:date="2015-11-05T10:16:00Z">
        <w:r w:rsidDel="008C2508">
          <w:rPr>
            <w:noProof/>
            <w:lang w:eastAsia="fr-FR"/>
          </w:rPr>
          <w:delText xml:space="preserve">Le message contenu dans un "InterComponentMessageData" doit être de type "IBaseMessage". </w:delText>
        </w:r>
        <w:r w:rsidR="00A71001" w:rsidDel="008C2508">
          <w:rPr>
            <w:noProof/>
            <w:lang w:eastAsia="fr-FR"/>
          </w:rPr>
          <w:delText>Ajouter au message une interface IBaseMessage, présente dans "tdlcommon\interface", et créer les fonctions non implémentées</w:delText>
        </w:r>
      </w:del>
    </w:p>
    <w:p w:rsidR="00A43A6B" w:rsidRDefault="00A71001">
      <w:pPr>
        <w:pStyle w:val="Paragraphedeliste"/>
        <w:numPr>
          <w:ilvl w:val="1"/>
          <w:numId w:val="73"/>
        </w:numPr>
        <w:ind w:left="720"/>
        <w:rPr>
          <w:del w:id="8184" w:author="ghislain.aine" w:date="2015-11-05T10:16:00Z"/>
          <w:noProof/>
          <w:lang w:eastAsia="fr-FR"/>
        </w:rPr>
        <w:pPrChange w:id="8185" w:author="ghislain.aine" w:date="2015-11-05T10:16:00Z">
          <w:pPr>
            <w:pStyle w:val="Paragraphedeliste"/>
            <w:numPr>
              <w:ilvl w:val="1"/>
              <w:numId w:val="73"/>
            </w:numPr>
            <w:ind w:left="1440" w:hanging="360"/>
          </w:pPr>
        </w:pPrChange>
      </w:pPr>
      <w:del w:id="8186" w:author="ghislain.aine" w:date="2015-11-05T10:16:00Z">
        <w:r w:rsidDel="008C2508">
          <w:rPr>
            <w:noProof/>
            <w:lang w:eastAsia="fr-FR"/>
          </w:rPr>
          <w:delText>Implémenter la fonction "encode" en utilis</w:delText>
        </w:r>
        <w:r w:rsidR="00397B75" w:rsidDel="008C2508">
          <w:rPr>
            <w:noProof/>
            <w:lang w:eastAsia="fr-FR"/>
          </w:rPr>
          <w:delText xml:space="preserve">ant celle définie dans protolg3 </w:delText>
        </w:r>
        <w:r w:rsidDel="008C2508">
          <w:rPr>
            <w:noProof/>
            <w:lang w:eastAsia="fr-FR"/>
          </w:rPr>
          <w:delText>:</w:delText>
        </w:r>
      </w:del>
    </w:p>
    <w:p w:rsidR="00A43A6B" w:rsidRDefault="00A71001">
      <w:pPr>
        <w:pStyle w:val="Code"/>
        <w:ind w:left="720"/>
        <w:contextualSpacing/>
        <w:jc w:val="both"/>
        <w:rPr>
          <w:del w:id="8187" w:author="ghislain.aine" w:date="2015-11-05T10:16:00Z"/>
          <w:noProof/>
          <w:lang w:val="en-US" w:eastAsia="fr-FR"/>
        </w:rPr>
        <w:pPrChange w:id="8188" w:author="ghislain.aine" w:date="2015-11-05T10:16:00Z">
          <w:pPr>
            <w:pStyle w:val="Code"/>
          </w:pPr>
        </w:pPrChange>
      </w:pPr>
      <w:del w:id="8189" w:author="ghislain.aine" w:date="2015-11-05T10:16:00Z">
        <w:r w:rsidRPr="00B96774" w:rsidDel="008C2508">
          <w:rPr>
            <w:noProof/>
            <w:lang w:val="en-US" w:eastAsia="fr-FR"/>
          </w:rPr>
          <w:delText>protolg3.tools.BinaryTools.encode(this,</w:delText>
        </w:r>
        <w:r w:rsidDel="008C2508">
          <w:rPr>
            <w:noProof/>
            <w:lang w:val="en-US" w:eastAsia="fr-FR"/>
          </w:rPr>
          <w:delText xml:space="preserve"> </w:delText>
        </w:r>
        <w:r w:rsidRPr="00B96774" w:rsidDel="008C2508">
          <w:rPr>
            <w:noProof/>
            <w:lang w:val="en-US" w:eastAsia="fr-FR"/>
          </w:rPr>
          <w:delText>data);</w:delText>
        </w:r>
      </w:del>
    </w:p>
    <w:p w:rsidR="00A43A6B" w:rsidRDefault="00A71001">
      <w:pPr>
        <w:pStyle w:val="Paragraphedeliste"/>
        <w:numPr>
          <w:ilvl w:val="0"/>
          <w:numId w:val="75"/>
        </w:numPr>
        <w:ind w:left="720"/>
        <w:rPr>
          <w:del w:id="8190" w:author="ghislain.aine" w:date="2015-11-05T10:16:00Z"/>
          <w:noProof/>
          <w:lang w:eastAsia="fr-FR"/>
        </w:rPr>
        <w:pPrChange w:id="8191" w:author="ghislain.aine" w:date="2015-11-05T10:16:00Z">
          <w:pPr>
            <w:pStyle w:val="Paragraphedeliste"/>
            <w:numPr>
              <w:numId w:val="75"/>
            </w:numPr>
            <w:ind w:left="1418" w:hanging="360"/>
          </w:pPr>
        </w:pPrChange>
      </w:pPr>
      <w:del w:id="8192" w:author="ghislain.aine" w:date="2015-11-05T10:16:00Z">
        <w:r w:rsidRPr="00A71001" w:rsidDel="008C2508">
          <w:rPr>
            <w:noProof/>
            <w:lang w:eastAsia="fr-FR"/>
          </w:rPr>
          <w:delText>Implémenter les autres fonctions en renvoyant simplement une valeur quelconque dans les fonctions qui nécessitent une valeur de retour</w:delText>
        </w:r>
        <w:r w:rsidDel="008C2508">
          <w:rPr>
            <w:noProof/>
            <w:lang w:eastAsia="fr-FR"/>
          </w:rPr>
          <w:delText>. Attention, il est nécessaire d'éditer au moins une fois chacune des fonctions pour ne pas avoir le message "Process is empty".</w:delText>
        </w:r>
      </w:del>
    </w:p>
    <w:p w:rsidR="004D091E" w:rsidRDefault="004D091E">
      <w:pPr>
        <w:pStyle w:val="Paragraphedeliste"/>
        <w:rPr>
          <w:del w:id="8193" w:author="ghislain.aine" w:date="2015-11-05T10:16:00Z"/>
          <w:noProof/>
          <w:lang w:eastAsia="fr-FR"/>
        </w:rPr>
      </w:pPr>
    </w:p>
    <w:p w:rsidR="004D091E" w:rsidRDefault="000963AF">
      <w:pPr>
        <w:pStyle w:val="Paragraphedeliste"/>
        <w:numPr>
          <w:ilvl w:val="0"/>
          <w:numId w:val="73"/>
        </w:numPr>
        <w:rPr>
          <w:del w:id="8194" w:author="ghislain.aine" w:date="2015-11-05T10:16:00Z"/>
          <w:noProof/>
          <w:lang w:eastAsia="fr-FR"/>
        </w:rPr>
      </w:pPr>
      <w:del w:id="8195" w:author="ghislain.aine" w:date="2015-11-05T10:16:00Z">
        <w:r w:rsidDel="008C2508">
          <w:rPr>
            <w:noProof/>
            <w:lang w:eastAsia="fr-FR"/>
          </w:rPr>
          <w:delText>Le composant ConfObserver sera c</w:delText>
        </w:r>
        <w:r w:rsidR="005564AB" w:rsidDel="008C2508">
          <w:rPr>
            <w:noProof/>
            <w:lang w:eastAsia="fr-FR"/>
          </w:rPr>
          <w:delText>hargé de transmettre le message</w:delText>
        </w:r>
      </w:del>
    </w:p>
    <w:p w:rsidR="00A43A6B" w:rsidRDefault="00044048">
      <w:pPr>
        <w:pStyle w:val="Paragraphedeliste"/>
        <w:numPr>
          <w:ilvl w:val="1"/>
          <w:numId w:val="73"/>
        </w:numPr>
        <w:ind w:left="720"/>
        <w:rPr>
          <w:del w:id="8196" w:author="ghislain.aine" w:date="2015-11-05T10:16:00Z"/>
          <w:noProof/>
          <w:lang w:eastAsia="fr-FR"/>
        </w:rPr>
        <w:pPrChange w:id="8197" w:author="ghislain.aine" w:date="2015-11-05T10:16:00Z">
          <w:pPr>
            <w:pStyle w:val="Paragraphedeliste"/>
            <w:numPr>
              <w:ilvl w:val="1"/>
              <w:numId w:val="73"/>
            </w:numPr>
            <w:ind w:left="1440" w:hanging="360"/>
          </w:pPr>
        </w:pPrChange>
      </w:pPr>
      <w:del w:id="8198" w:author="ghislain.aine" w:date="2015-11-05T10:16:00Z">
        <w:r w:rsidDel="008C2508">
          <w:rPr>
            <w:noProof/>
            <w:lang w:eastAsia="fr-FR"/>
          </w:rPr>
          <w:delText>A</w:delText>
        </w:r>
        <w:r w:rsidR="000963AF" w:rsidDel="008C2508">
          <w:rPr>
            <w:noProof/>
            <w:lang w:eastAsia="fr-FR"/>
          </w:rPr>
          <w:delText>jouter une pin</w:delText>
        </w:r>
        <w:r w:rsidDel="008C2508">
          <w:rPr>
            <w:noProof/>
            <w:lang w:eastAsia="fr-FR"/>
          </w:rPr>
          <w:delText xml:space="preserve"> "DataOut"</w:delText>
        </w:r>
        <w:r w:rsidR="0044262F" w:rsidDel="008C2508">
          <w:rPr>
            <w:noProof/>
            <w:lang w:eastAsia="fr-FR"/>
          </w:rPr>
          <w:delText>, et lui donner comme data</w:delText>
        </w:r>
        <w:r w:rsidDel="008C2508">
          <w:rPr>
            <w:noProof/>
            <w:lang w:eastAsia="fr-FR"/>
          </w:rPr>
          <w:delText xml:space="preserve"> un "InterComponentMessageData"</w:delText>
        </w:r>
      </w:del>
    </w:p>
    <w:p w:rsidR="00A43A6B" w:rsidRDefault="00A43A6B">
      <w:pPr>
        <w:pStyle w:val="Paragraphedeliste"/>
        <w:rPr>
          <w:del w:id="8199" w:author="ghislain.aine" w:date="2015-11-05T10:16:00Z"/>
          <w:noProof/>
          <w:lang w:eastAsia="fr-FR"/>
        </w:rPr>
        <w:pPrChange w:id="8200" w:author="ghislain.aine" w:date="2015-11-05T10:16:00Z">
          <w:pPr>
            <w:pStyle w:val="Paragraphedeliste"/>
            <w:ind w:left="1440"/>
          </w:pPr>
        </w:pPrChange>
      </w:pPr>
    </w:p>
    <w:p w:rsidR="00A43A6B" w:rsidRDefault="00F82F47">
      <w:pPr>
        <w:pStyle w:val="Paragraphedeliste"/>
        <w:numPr>
          <w:ilvl w:val="1"/>
          <w:numId w:val="73"/>
        </w:numPr>
        <w:ind w:left="720"/>
        <w:rPr>
          <w:del w:id="8201" w:author="ghislain.aine" w:date="2015-11-05T10:16:00Z"/>
          <w:noProof/>
          <w:lang w:eastAsia="fr-FR"/>
        </w:rPr>
        <w:pPrChange w:id="8202" w:author="ghislain.aine" w:date="2015-11-05T10:16:00Z">
          <w:pPr>
            <w:pStyle w:val="Paragraphedeliste"/>
            <w:numPr>
              <w:ilvl w:val="1"/>
              <w:numId w:val="73"/>
            </w:numPr>
            <w:ind w:left="1440" w:hanging="360"/>
          </w:pPr>
        </w:pPrChange>
      </w:pPr>
      <w:del w:id="8203" w:author="ghislain.aine" w:date="2015-11-05T10:16:00Z">
        <w:r w:rsidDel="008C2508">
          <w:rPr>
            <w:noProof/>
            <w:lang w:eastAsia="fr-FR"/>
          </w:rPr>
          <w:delText xml:space="preserve">Dans la fonction </w:delText>
        </w:r>
        <w:r w:rsidR="00044048" w:rsidDel="008C2508">
          <w:rPr>
            <w:noProof/>
            <w:lang w:eastAsia="fr-FR"/>
          </w:rPr>
          <w:delText>notifyStepChanged</w:delText>
        </w:r>
        <w:r w:rsidDel="008C2508">
          <w:rPr>
            <w:noProof/>
            <w:lang w:eastAsia="fr-FR"/>
          </w:rPr>
          <w:delText xml:space="preserve">, </w:delText>
        </w:r>
        <w:r w:rsidR="00044048" w:rsidDel="008C2508">
          <w:rPr>
            <w:noProof/>
            <w:lang w:eastAsia="fr-FR"/>
          </w:rPr>
          <w:delText>créer un rootMessage (glisser-déplacer) :</w:delText>
        </w:r>
      </w:del>
    </w:p>
    <w:p w:rsidR="00A43A6B" w:rsidRDefault="007C0D8F">
      <w:pPr>
        <w:pStyle w:val="Code"/>
        <w:ind w:left="720"/>
        <w:contextualSpacing/>
        <w:jc w:val="both"/>
        <w:rPr>
          <w:del w:id="8204" w:author="ghislain.aine" w:date="2015-11-05T10:16:00Z"/>
          <w:noProof/>
          <w:lang w:val="en-US" w:eastAsia="fr-FR"/>
        </w:rPr>
        <w:pPrChange w:id="8205" w:author="ghislain.aine" w:date="2015-11-05T10:16:00Z">
          <w:pPr>
            <w:pStyle w:val="Code"/>
          </w:pPr>
        </w:pPrChange>
      </w:pPr>
      <w:del w:id="8206" w:author="ghislain.aine" w:date="2015-11-05T10:16:00Z">
        <w:r w:rsidRPr="00044048" w:rsidDel="008C2508">
          <w:rPr>
            <w:noProof/>
            <w:lang w:val="en-US" w:eastAsia="fr-FR"/>
          </w:rPr>
          <w:delText>tp.Protocole.rootMessage msg = new tp.Protocole.rootMessage();</w:delText>
        </w:r>
      </w:del>
    </w:p>
    <w:p w:rsidR="00A43A6B" w:rsidRDefault="000C5420">
      <w:pPr>
        <w:pStyle w:val="Code"/>
        <w:ind w:left="720"/>
        <w:contextualSpacing/>
        <w:jc w:val="both"/>
        <w:rPr>
          <w:del w:id="8207" w:author="ghislain.aine" w:date="2015-11-05T10:16:00Z"/>
          <w:noProof/>
          <w:lang w:eastAsia="fr-FR"/>
        </w:rPr>
        <w:pPrChange w:id="8208" w:author="ghislain.aine" w:date="2015-11-05T10:16:00Z">
          <w:pPr>
            <w:pStyle w:val="Code"/>
          </w:pPr>
        </w:pPrChange>
      </w:pPr>
      <w:del w:id="8209" w:author="ghislain.aine" w:date="2015-11-05T10:16:00Z">
        <w:r w:rsidRPr="000C5420" w:rsidDel="008C2508">
          <w:rPr>
            <w:noProof/>
            <w:lang w:eastAsia="fr-FR"/>
          </w:rPr>
          <w:delText xml:space="preserve">msg.uuidType = 1234; </w:delText>
        </w:r>
        <w:r w:rsidRPr="00D15D51" w:rsidDel="008C2508">
          <w:rPr>
            <w:noProof/>
            <w:color w:val="008000"/>
          </w:rPr>
          <w:delText>//1234 est une valeur arbitraire</w:delText>
        </w:r>
      </w:del>
    </w:p>
    <w:p w:rsidR="00A43A6B" w:rsidRDefault="000C5420">
      <w:pPr>
        <w:pStyle w:val="Code"/>
        <w:ind w:left="720"/>
        <w:contextualSpacing/>
        <w:jc w:val="both"/>
        <w:rPr>
          <w:del w:id="8210" w:author="ghislain.aine" w:date="2015-11-05T10:16:00Z"/>
          <w:noProof/>
          <w:color w:val="008000"/>
        </w:rPr>
        <w:pPrChange w:id="8211" w:author="ghislain.aine" w:date="2015-11-05T10:16:00Z">
          <w:pPr>
            <w:pStyle w:val="Code"/>
          </w:pPr>
        </w:pPrChange>
      </w:pPr>
      <w:del w:id="8212" w:author="ghislain.aine" w:date="2015-11-05T10:16:00Z">
        <w:r w:rsidRPr="000C6864" w:rsidDel="008C2508">
          <w:rPr>
            <w:noProof/>
            <w:lang w:eastAsia="fr-FR"/>
          </w:rPr>
          <w:delText>msg.messageType =</w:delText>
        </w:r>
        <w:r w:rsidR="00044048" w:rsidRPr="00044048" w:rsidDel="008C2508">
          <w:rPr>
            <w:noProof/>
            <w:lang w:eastAsia="fr-FR"/>
          </w:rPr>
          <w:delText>tp.Dictionnary.MessageType.STEP</w:delText>
        </w:r>
        <w:r w:rsidRPr="000C6864" w:rsidDel="008C2508">
          <w:rPr>
            <w:noProof/>
            <w:lang w:eastAsia="fr-FR"/>
          </w:rPr>
          <w:delText>;</w:delText>
        </w:r>
        <w:r w:rsidR="00044048" w:rsidDel="008C2508">
          <w:rPr>
            <w:noProof/>
            <w:lang w:eastAsia="fr-FR"/>
          </w:rPr>
          <w:delText xml:space="preserve"> </w:delText>
        </w:r>
        <w:r w:rsidR="00044048" w:rsidRPr="00D15D51" w:rsidDel="008C2508">
          <w:rPr>
            <w:noProof/>
            <w:color w:val="008000"/>
          </w:rPr>
          <w:delText>//enum</w:delText>
        </w:r>
      </w:del>
    </w:p>
    <w:p w:rsidR="00A43A6B" w:rsidRDefault="000C5420">
      <w:pPr>
        <w:pStyle w:val="Code"/>
        <w:ind w:left="720"/>
        <w:contextualSpacing/>
        <w:jc w:val="both"/>
        <w:rPr>
          <w:del w:id="8213" w:author="ghislain.aine" w:date="2015-11-05T10:16:00Z"/>
          <w:noProof/>
          <w:color w:val="008000"/>
        </w:rPr>
        <w:pPrChange w:id="8214" w:author="ghislain.aine" w:date="2015-11-05T10:16:00Z">
          <w:pPr>
            <w:pStyle w:val="Code"/>
          </w:pPr>
        </w:pPrChange>
      </w:pPr>
      <w:del w:id="8215" w:author="ghislain.aine" w:date="2015-11-05T10:16:00Z">
        <w:r w:rsidRPr="000C5420" w:rsidDel="008C2508">
          <w:rPr>
            <w:noProof/>
            <w:lang w:eastAsia="fr-FR"/>
          </w:rPr>
          <w:delText xml:space="preserve">msg.data = step; </w:delText>
        </w:r>
        <w:r w:rsidRPr="00D15D51" w:rsidDel="008C2508">
          <w:rPr>
            <w:noProof/>
            <w:color w:val="008000"/>
          </w:rPr>
          <w:delText>//step est la valeur reçue en paramètre de la fonction courante</w:delText>
        </w:r>
      </w:del>
    </w:p>
    <w:p w:rsidR="00A43A6B" w:rsidRDefault="00044048">
      <w:pPr>
        <w:pStyle w:val="Paragraphedeliste"/>
        <w:numPr>
          <w:ilvl w:val="1"/>
          <w:numId w:val="73"/>
        </w:numPr>
        <w:ind w:left="720"/>
        <w:rPr>
          <w:del w:id="8216" w:author="ghislain.aine" w:date="2015-11-05T10:16:00Z"/>
          <w:noProof/>
          <w:lang w:eastAsia="fr-FR"/>
        </w:rPr>
        <w:pPrChange w:id="8217" w:author="ghislain.aine" w:date="2015-11-05T10:16:00Z">
          <w:pPr>
            <w:pStyle w:val="Paragraphedeliste"/>
            <w:numPr>
              <w:ilvl w:val="1"/>
              <w:numId w:val="73"/>
            </w:numPr>
            <w:ind w:left="1440" w:hanging="360"/>
          </w:pPr>
        </w:pPrChange>
      </w:pPr>
      <w:del w:id="8218" w:author="ghislain.aine" w:date="2015-11-05T10:16:00Z">
        <w:r w:rsidDel="008C2508">
          <w:rPr>
            <w:noProof/>
            <w:lang w:eastAsia="fr-FR"/>
          </w:rPr>
          <w:delText>C</w:delText>
        </w:r>
        <w:r w:rsidR="00B96774" w:rsidDel="008C2508">
          <w:rPr>
            <w:noProof/>
            <w:lang w:eastAsia="fr-FR"/>
          </w:rPr>
          <w:delText>réer un message de type "InterComponentMessageData"</w:delText>
        </w:r>
      </w:del>
    </w:p>
    <w:p w:rsidR="00A43A6B" w:rsidRDefault="005564AB">
      <w:pPr>
        <w:pStyle w:val="Paragraphedeliste"/>
        <w:numPr>
          <w:ilvl w:val="1"/>
          <w:numId w:val="73"/>
        </w:numPr>
        <w:ind w:left="720"/>
        <w:rPr>
          <w:del w:id="8219" w:author="ghislain.aine" w:date="2015-11-05T10:16:00Z"/>
          <w:noProof/>
          <w:lang w:eastAsia="fr-FR"/>
        </w:rPr>
        <w:pPrChange w:id="8220" w:author="ghislain.aine" w:date="2015-11-05T10:16:00Z">
          <w:pPr>
            <w:pStyle w:val="Paragraphedeliste"/>
            <w:numPr>
              <w:ilvl w:val="1"/>
              <w:numId w:val="73"/>
            </w:numPr>
            <w:ind w:left="1440" w:hanging="360"/>
          </w:pPr>
        </w:pPrChange>
      </w:pPr>
      <w:del w:id="8221" w:author="ghislain.aine" w:date="2015-11-05T10:16:00Z">
        <w:r w:rsidDel="008C2508">
          <w:rPr>
            <w:noProof/>
            <w:lang w:eastAsia="fr-FR"/>
          </w:rPr>
          <w:delText>A</w:delText>
        </w:r>
        <w:r w:rsidR="00B96774" w:rsidDel="008C2508">
          <w:rPr>
            <w:noProof/>
            <w:lang w:eastAsia="fr-FR"/>
          </w:rPr>
          <w:delText xml:space="preserve">ffecter à sa variable message </w:delText>
        </w:r>
        <w:r w:rsidR="00DF3F19" w:rsidDel="008C2508">
          <w:rPr>
            <w:noProof/>
            <w:lang w:eastAsia="fr-FR"/>
          </w:rPr>
          <w:delText>le message créé, puis l'envoyer :</w:delText>
        </w:r>
      </w:del>
    </w:p>
    <w:p w:rsidR="00A43A6B" w:rsidRDefault="00B96774">
      <w:pPr>
        <w:pStyle w:val="Code"/>
        <w:ind w:left="720"/>
        <w:contextualSpacing/>
        <w:jc w:val="both"/>
        <w:rPr>
          <w:del w:id="8222" w:author="ghislain.aine" w:date="2015-11-05T10:16:00Z"/>
          <w:noProof/>
          <w:lang w:val="en-US" w:eastAsia="fr-FR"/>
        </w:rPr>
        <w:pPrChange w:id="8223" w:author="ghislain.aine" w:date="2015-11-05T10:16:00Z">
          <w:pPr>
            <w:pStyle w:val="Code"/>
          </w:pPr>
        </w:pPrChange>
      </w:pPr>
      <w:del w:id="8224" w:author="ghislain.aine" w:date="2015-11-05T10:16:00Z">
        <w:r w:rsidRPr="00DF3F19" w:rsidDel="008C2508">
          <w:rPr>
            <w:noProof/>
            <w:lang w:val="en-US" w:eastAsia="fr-FR"/>
          </w:rPr>
          <w:delText>tdlcommon.data.In</w:delText>
        </w:r>
        <w:r w:rsidR="007C0D8F" w:rsidRPr="00DF3F19" w:rsidDel="008C2508">
          <w:rPr>
            <w:noProof/>
            <w:lang w:val="en-US" w:eastAsia="fr-FR"/>
          </w:rPr>
          <w:delText>terComponentMessageData msgData = new tdlcommon.data.InterComponentMessageData();</w:delText>
        </w:r>
      </w:del>
    </w:p>
    <w:p w:rsidR="00A43A6B" w:rsidRDefault="00B96774">
      <w:pPr>
        <w:pStyle w:val="Code"/>
        <w:ind w:left="720"/>
        <w:contextualSpacing/>
        <w:jc w:val="both"/>
        <w:rPr>
          <w:del w:id="8225" w:author="ghislain.aine" w:date="2015-11-05T10:16:00Z"/>
          <w:noProof/>
          <w:lang w:val="en-US" w:eastAsia="fr-FR"/>
        </w:rPr>
        <w:pPrChange w:id="8226" w:author="ghislain.aine" w:date="2015-11-05T10:16:00Z">
          <w:pPr>
            <w:pStyle w:val="Code"/>
          </w:pPr>
        </w:pPrChange>
      </w:pPr>
      <w:del w:id="8227" w:author="ghislain.aine" w:date="2015-11-05T10:16:00Z">
        <w:r w:rsidRPr="000C6864" w:rsidDel="008C2508">
          <w:rPr>
            <w:noProof/>
            <w:lang w:val="en-US" w:eastAsia="fr-FR"/>
          </w:rPr>
          <w:delText>msgData.message = msg;</w:delText>
        </w:r>
      </w:del>
    </w:p>
    <w:p w:rsidR="00A43A6B" w:rsidRDefault="00B96774">
      <w:pPr>
        <w:pStyle w:val="Code"/>
        <w:ind w:left="720"/>
        <w:contextualSpacing/>
        <w:jc w:val="both"/>
        <w:rPr>
          <w:del w:id="8228" w:author="ghislain.aine" w:date="2015-11-05T10:16:00Z"/>
          <w:noProof/>
          <w:lang w:val="en-US" w:eastAsia="fr-FR"/>
        </w:rPr>
        <w:pPrChange w:id="8229" w:author="ghislain.aine" w:date="2015-11-05T10:16:00Z">
          <w:pPr>
            <w:pStyle w:val="Code"/>
          </w:pPr>
        </w:pPrChange>
      </w:pPr>
      <w:del w:id="8230" w:author="ghislain.aine" w:date="2015-11-05T10:16:00Z">
        <w:r w:rsidRPr="000C6864" w:rsidDel="008C2508">
          <w:rPr>
            <w:noProof/>
            <w:lang w:val="en-US" w:eastAsia="fr-FR"/>
          </w:rPr>
          <w:delText>sendDataViaDataOut(msgData);</w:delText>
        </w:r>
      </w:del>
    </w:p>
    <w:p w:rsidR="00A43A6B" w:rsidRDefault="002D4C49">
      <w:pPr>
        <w:pStyle w:val="Paragraphedeliste"/>
        <w:numPr>
          <w:ilvl w:val="1"/>
          <w:numId w:val="73"/>
        </w:numPr>
        <w:ind w:left="720"/>
        <w:rPr>
          <w:del w:id="8231" w:author="ghislain.aine" w:date="2015-11-05T10:16:00Z"/>
          <w:noProof/>
          <w:lang w:eastAsia="fr-FR"/>
        </w:rPr>
        <w:pPrChange w:id="8232" w:author="ghislain.aine" w:date="2015-11-05T10:16:00Z">
          <w:pPr>
            <w:pStyle w:val="Paragraphedeliste"/>
            <w:numPr>
              <w:ilvl w:val="1"/>
              <w:numId w:val="73"/>
            </w:numPr>
            <w:ind w:left="1440" w:hanging="360"/>
          </w:pPr>
        </w:pPrChange>
      </w:pPr>
      <w:del w:id="8233" w:author="ghislain.aine" w:date="2015-11-05T10:16:00Z">
        <w:r w:rsidDel="008C2508">
          <w:rPr>
            <w:noProof/>
            <w:lang w:eastAsia="fr-FR"/>
          </w:rPr>
          <w:lastRenderedPageBreak/>
          <w:delText xml:space="preserve">Ajouter une trace de debug dans la fonction </w:delText>
        </w:r>
        <w:r w:rsidR="005564AB" w:rsidDel="008C2508">
          <w:rPr>
            <w:noProof/>
            <w:lang w:eastAsia="fr-FR"/>
          </w:rPr>
          <w:delText>"receiveFromNetwork" du decoder</w:delText>
        </w:r>
      </w:del>
    </w:p>
    <w:p w:rsidR="004D091E" w:rsidRDefault="004D091E">
      <w:pPr>
        <w:pStyle w:val="Paragraphedeliste"/>
        <w:rPr>
          <w:del w:id="8234" w:author="ghislain.aine" w:date="2015-11-05T10:16:00Z"/>
          <w:noProof/>
          <w:lang w:eastAsia="fr-FR"/>
        </w:rPr>
      </w:pPr>
    </w:p>
    <w:p w:rsidR="004D091E" w:rsidRDefault="0046062D">
      <w:pPr>
        <w:pStyle w:val="Paragraphedeliste"/>
        <w:numPr>
          <w:ilvl w:val="0"/>
          <w:numId w:val="73"/>
        </w:numPr>
        <w:rPr>
          <w:del w:id="8235" w:author="ghislain.aine" w:date="2015-11-05T10:16:00Z"/>
          <w:noProof/>
          <w:lang w:eastAsia="fr-FR"/>
        </w:rPr>
      </w:pPr>
      <w:del w:id="8236" w:author="ghislain.aine" w:date="2015-11-05T10:16:00Z">
        <w:r w:rsidDel="008C2508">
          <w:rPr>
            <w:noProof/>
            <w:lang w:eastAsia="fr-FR"/>
          </w:rPr>
          <w:delText>Créer un stream avec</w:delText>
        </w:r>
        <w:r w:rsidR="005564AB" w:rsidDel="008C2508">
          <w:rPr>
            <w:noProof/>
            <w:lang w:eastAsia="fr-FR"/>
          </w:rPr>
          <w:delText xml:space="preserve"> </w:delText>
        </w:r>
        <w:r w:rsidDel="008C2508">
          <w:rPr>
            <w:noProof/>
            <w:lang w:eastAsia="fr-FR"/>
          </w:rPr>
          <w:delText>:</w:delText>
        </w:r>
      </w:del>
    </w:p>
    <w:p w:rsidR="00A43A6B" w:rsidRDefault="0046062D">
      <w:pPr>
        <w:pStyle w:val="Paragraphedeliste"/>
        <w:numPr>
          <w:ilvl w:val="1"/>
          <w:numId w:val="73"/>
        </w:numPr>
        <w:ind w:left="720"/>
        <w:rPr>
          <w:del w:id="8237" w:author="ghislain.aine" w:date="2015-11-05T10:16:00Z"/>
          <w:noProof/>
          <w:lang w:eastAsia="fr-FR"/>
        </w:rPr>
        <w:pPrChange w:id="8238" w:author="ghislain.aine" w:date="2015-11-05T10:16:00Z">
          <w:pPr>
            <w:pStyle w:val="Paragraphedeliste"/>
            <w:numPr>
              <w:ilvl w:val="1"/>
              <w:numId w:val="73"/>
            </w:numPr>
            <w:ind w:left="1440" w:hanging="360"/>
          </w:pPr>
        </w:pPrChange>
      </w:pPr>
      <w:del w:id="8239" w:author="ghislain.aine" w:date="2015-11-05T10:16:00Z">
        <w:r w:rsidDel="008C2508">
          <w:rPr>
            <w:noProof/>
            <w:lang w:eastAsia="fr-FR"/>
          </w:rPr>
          <w:delText>Côté émission</w:delText>
        </w:r>
      </w:del>
    </w:p>
    <w:p w:rsidR="00A43A6B" w:rsidRDefault="0046062D">
      <w:pPr>
        <w:pStyle w:val="Paragraphedeliste"/>
        <w:numPr>
          <w:ilvl w:val="2"/>
          <w:numId w:val="73"/>
        </w:numPr>
        <w:ind w:left="720"/>
        <w:rPr>
          <w:del w:id="8240" w:author="ghislain.aine" w:date="2015-11-05T10:16:00Z"/>
          <w:noProof/>
          <w:lang w:eastAsia="fr-FR"/>
        </w:rPr>
        <w:pPrChange w:id="8241" w:author="ghislain.aine" w:date="2015-11-05T10:16:00Z">
          <w:pPr>
            <w:pStyle w:val="Paragraphedeliste"/>
            <w:numPr>
              <w:ilvl w:val="2"/>
              <w:numId w:val="73"/>
            </w:numPr>
            <w:ind w:left="1843" w:hanging="360"/>
          </w:pPr>
        </w:pPrChange>
      </w:pPr>
      <w:del w:id="8242" w:author="ghislain.aine" w:date="2015-11-05T10:16:00Z">
        <w:r w:rsidDel="008C2508">
          <w:rPr>
            <w:noProof/>
            <w:lang w:eastAsia="fr-FR"/>
          </w:rPr>
          <w:delText>Un context</w:delText>
        </w:r>
      </w:del>
    </w:p>
    <w:p w:rsidR="00A43A6B" w:rsidRDefault="0046062D">
      <w:pPr>
        <w:pStyle w:val="Paragraphedeliste"/>
        <w:numPr>
          <w:ilvl w:val="2"/>
          <w:numId w:val="73"/>
        </w:numPr>
        <w:ind w:left="720"/>
        <w:rPr>
          <w:del w:id="8243" w:author="ghislain.aine" w:date="2015-11-05T10:16:00Z"/>
          <w:noProof/>
          <w:lang w:eastAsia="fr-FR"/>
        </w:rPr>
        <w:pPrChange w:id="8244" w:author="ghislain.aine" w:date="2015-11-05T10:16:00Z">
          <w:pPr>
            <w:pStyle w:val="Paragraphedeliste"/>
            <w:numPr>
              <w:ilvl w:val="2"/>
              <w:numId w:val="73"/>
            </w:numPr>
            <w:ind w:left="1843" w:hanging="360"/>
          </w:pPr>
        </w:pPrChange>
      </w:pPr>
      <w:del w:id="8245" w:author="ghislain.aine" w:date="2015-11-05T10:16:00Z">
        <w:r w:rsidDel="008C2508">
          <w:rPr>
            <w:noProof/>
            <w:lang w:eastAsia="fr-FR"/>
          </w:rPr>
          <w:delText>Un confObserver</w:delText>
        </w:r>
      </w:del>
    </w:p>
    <w:p w:rsidR="00A43A6B" w:rsidRDefault="0046062D">
      <w:pPr>
        <w:pStyle w:val="Paragraphedeliste"/>
        <w:numPr>
          <w:ilvl w:val="2"/>
          <w:numId w:val="73"/>
        </w:numPr>
        <w:ind w:left="720"/>
        <w:rPr>
          <w:del w:id="8246" w:author="ghislain.aine" w:date="2015-11-05T10:16:00Z"/>
          <w:noProof/>
          <w:lang w:eastAsia="fr-FR"/>
        </w:rPr>
        <w:pPrChange w:id="8247" w:author="ghislain.aine" w:date="2015-11-05T10:16:00Z">
          <w:pPr>
            <w:pStyle w:val="Paragraphedeliste"/>
            <w:numPr>
              <w:ilvl w:val="2"/>
              <w:numId w:val="73"/>
            </w:numPr>
            <w:ind w:left="1843" w:hanging="360"/>
          </w:pPr>
        </w:pPrChange>
      </w:pPr>
      <w:del w:id="8248" w:author="ghislain.aine" w:date="2015-11-05T10:16:00Z">
        <w:r w:rsidDel="008C2508">
          <w:rPr>
            <w:noProof/>
            <w:lang w:eastAsia="fr-FR"/>
          </w:rPr>
          <w:delText>un DemoDataComponent</w:delText>
        </w:r>
      </w:del>
    </w:p>
    <w:p w:rsidR="00A43A6B" w:rsidRDefault="0046062D">
      <w:pPr>
        <w:pStyle w:val="Paragraphedeliste"/>
        <w:numPr>
          <w:ilvl w:val="2"/>
          <w:numId w:val="73"/>
        </w:numPr>
        <w:ind w:left="720"/>
        <w:rPr>
          <w:del w:id="8249" w:author="ghislain.aine" w:date="2015-11-05T10:16:00Z"/>
          <w:noProof/>
          <w:lang w:eastAsia="fr-FR"/>
        </w:rPr>
        <w:pPrChange w:id="8250" w:author="ghislain.aine" w:date="2015-11-05T10:16:00Z">
          <w:pPr>
            <w:pStyle w:val="Paragraphedeliste"/>
            <w:numPr>
              <w:ilvl w:val="2"/>
              <w:numId w:val="73"/>
            </w:numPr>
            <w:ind w:left="1843" w:hanging="360"/>
          </w:pPr>
        </w:pPrChange>
      </w:pPr>
      <w:del w:id="8251" w:author="ghislain.aine" w:date="2015-11-05T10:16:00Z">
        <w:r w:rsidDel="008C2508">
          <w:rPr>
            <w:noProof/>
            <w:lang w:eastAsia="fr-FR"/>
          </w:rPr>
          <w:delText>un ComLinkSocket</w:delText>
        </w:r>
      </w:del>
    </w:p>
    <w:p w:rsidR="00A43A6B" w:rsidRDefault="0046062D">
      <w:pPr>
        <w:pStyle w:val="Paragraphedeliste"/>
        <w:numPr>
          <w:ilvl w:val="1"/>
          <w:numId w:val="73"/>
        </w:numPr>
        <w:ind w:left="720"/>
        <w:rPr>
          <w:del w:id="8252" w:author="ghislain.aine" w:date="2015-11-05T10:16:00Z"/>
          <w:noProof/>
          <w:lang w:eastAsia="fr-FR"/>
        </w:rPr>
        <w:pPrChange w:id="8253" w:author="ghislain.aine" w:date="2015-11-05T10:16:00Z">
          <w:pPr>
            <w:pStyle w:val="Paragraphedeliste"/>
            <w:numPr>
              <w:ilvl w:val="1"/>
              <w:numId w:val="73"/>
            </w:numPr>
            <w:ind w:left="1440" w:hanging="360"/>
          </w:pPr>
        </w:pPrChange>
      </w:pPr>
      <w:del w:id="8254" w:author="ghislain.aine" w:date="2015-11-05T10:16:00Z">
        <w:r w:rsidDel="008C2508">
          <w:rPr>
            <w:noProof/>
            <w:lang w:eastAsia="fr-FR"/>
          </w:rPr>
          <w:delText>Côté réception</w:delText>
        </w:r>
      </w:del>
    </w:p>
    <w:p w:rsidR="00A43A6B" w:rsidRDefault="0046062D">
      <w:pPr>
        <w:pStyle w:val="Paragraphedeliste"/>
        <w:numPr>
          <w:ilvl w:val="2"/>
          <w:numId w:val="73"/>
        </w:numPr>
        <w:ind w:left="720"/>
        <w:rPr>
          <w:del w:id="8255" w:author="ghislain.aine" w:date="2015-11-05T10:16:00Z"/>
          <w:noProof/>
          <w:lang w:eastAsia="fr-FR"/>
        </w:rPr>
        <w:pPrChange w:id="8256" w:author="ghislain.aine" w:date="2015-11-05T10:16:00Z">
          <w:pPr>
            <w:pStyle w:val="Paragraphedeliste"/>
            <w:numPr>
              <w:ilvl w:val="2"/>
              <w:numId w:val="73"/>
            </w:numPr>
            <w:ind w:left="1843" w:hanging="360"/>
          </w:pPr>
        </w:pPrChange>
      </w:pPr>
      <w:del w:id="8257" w:author="ghislain.aine" w:date="2015-11-05T10:16:00Z">
        <w:r w:rsidDel="008C2508">
          <w:rPr>
            <w:noProof/>
            <w:lang w:eastAsia="fr-FR"/>
          </w:rPr>
          <w:delText>un Decoder</w:delText>
        </w:r>
      </w:del>
    </w:p>
    <w:p w:rsidR="00A43A6B" w:rsidRDefault="0046062D">
      <w:pPr>
        <w:pStyle w:val="Paragraphedeliste"/>
        <w:numPr>
          <w:ilvl w:val="2"/>
          <w:numId w:val="73"/>
        </w:numPr>
        <w:ind w:left="720"/>
        <w:rPr>
          <w:del w:id="8258" w:author="ghislain.aine" w:date="2015-11-05T10:16:00Z"/>
          <w:noProof/>
          <w:lang w:eastAsia="fr-FR"/>
        </w:rPr>
        <w:pPrChange w:id="8259" w:author="ghislain.aine" w:date="2015-11-05T10:16:00Z">
          <w:pPr>
            <w:pStyle w:val="Paragraphedeliste"/>
            <w:numPr>
              <w:ilvl w:val="2"/>
              <w:numId w:val="73"/>
            </w:numPr>
            <w:ind w:left="1843" w:hanging="360"/>
          </w:pPr>
        </w:pPrChange>
      </w:pPr>
      <w:del w:id="8260" w:author="ghislain.aine" w:date="2015-11-05T10:16:00Z">
        <w:r w:rsidDel="008C2508">
          <w:rPr>
            <w:noProof/>
            <w:lang w:eastAsia="fr-FR"/>
          </w:rPr>
          <w:delText>un ComLinkSocket</w:delText>
        </w:r>
      </w:del>
    </w:p>
    <w:p w:rsidR="00A43A6B" w:rsidRDefault="00A43A6B">
      <w:pPr>
        <w:pStyle w:val="Paragraphedeliste"/>
        <w:rPr>
          <w:del w:id="8261" w:author="ghislain.aine" w:date="2015-11-05T10:16:00Z"/>
          <w:noProof/>
          <w:lang w:eastAsia="fr-FR"/>
        </w:rPr>
        <w:pPrChange w:id="8262" w:author="ghislain.aine" w:date="2015-11-05T10:16:00Z">
          <w:pPr>
            <w:pStyle w:val="Paragraphedeliste"/>
            <w:ind w:left="1440"/>
          </w:pPr>
        </w:pPrChange>
      </w:pPr>
    </w:p>
    <w:p w:rsidR="004D091E" w:rsidRDefault="0046062D">
      <w:pPr>
        <w:pStyle w:val="Paragraphedeliste"/>
        <w:numPr>
          <w:ilvl w:val="0"/>
          <w:numId w:val="73"/>
        </w:numPr>
        <w:rPr>
          <w:del w:id="8263" w:author="ghislain.aine" w:date="2015-11-05T10:16:00Z"/>
          <w:noProof/>
          <w:lang w:eastAsia="fr-FR"/>
        </w:rPr>
      </w:pPr>
      <w:del w:id="8264" w:author="ghislain.aine" w:date="2015-11-05T10:16:00Z">
        <w:r w:rsidDel="008C2508">
          <w:rPr>
            <w:noProof/>
            <w:lang w:eastAsia="fr-FR"/>
          </w:rPr>
          <w:delText>Ajouter un executor, et</w:delText>
        </w:r>
        <w:r w:rsidR="005564AB" w:rsidDel="008C2508">
          <w:rPr>
            <w:noProof/>
            <w:lang w:eastAsia="fr-FR"/>
          </w:rPr>
          <w:delText xml:space="preserve"> rendre les sockets exécutables</w:delText>
        </w:r>
      </w:del>
    </w:p>
    <w:p w:rsidR="004D091E" w:rsidRDefault="004D091E">
      <w:pPr>
        <w:pStyle w:val="Paragraphedeliste"/>
        <w:rPr>
          <w:del w:id="8265" w:author="ghislain.aine" w:date="2015-11-05T10:16:00Z"/>
          <w:noProof/>
          <w:lang w:eastAsia="fr-FR"/>
        </w:rPr>
      </w:pPr>
    </w:p>
    <w:p w:rsidR="004D091E" w:rsidRDefault="0046062D">
      <w:pPr>
        <w:pStyle w:val="Paragraphedeliste"/>
        <w:numPr>
          <w:ilvl w:val="0"/>
          <w:numId w:val="73"/>
        </w:numPr>
        <w:rPr>
          <w:del w:id="8266" w:author="ghislain.aine" w:date="2015-11-05T10:16:00Z"/>
          <w:noProof/>
          <w:lang w:eastAsia="fr-FR"/>
        </w:rPr>
      </w:pPr>
      <w:del w:id="8267" w:author="ghislain.aine" w:date="2015-11-05T10:16:00Z">
        <w:r w:rsidDel="008C2508">
          <w:rPr>
            <w:noProof/>
            <w:lang w:eastAsia="fr-FR"/>
          </w:rPr>
          <w:delText>Côté réception, paramétrer le ComLinkSocket en serveur.</w:delText>
        </w:r>
        <w:r w:rsidR="00DF3F19" w:rsidDel="008C2508">
          <w:rPr>
            <w:noProof/>
            <w:lang w:eastAsia="fr-FR"/>
          </w:rPr>
          <w:delText xml:space="preserve"> S'assurer que les ports d'émission </w:delText>
        </w:r>
        <w:r w:rsidR="005564AB" w:rsidDel="008C2508">
          <w:rPr>
            <w:noProof/>
            <w:lang w:eastAsia="fr-FR"/>
          </w:rPr>
          <w:delText>et de réception sont identiques</w:delText>
        </w:r>
      </w:del>
    </w:p>
    <w:p w:rsidR="00A43A6B" w:rsidRDefault="00A43A6B">
      <w:pPr>
        <w:pStyle w:val="Lgende"/>
        <w:spacing w:after="0"/>
        <w:ind w:left="720"/>
        <w:contextualSpacing/>
        <w:rPr>
          <w:del w:id="8268" w:author="ghislain.aine" w:date="2015-11-05T10:16:00Z"/>
          <w:noProof/>
          <w:sz w:val="20"/>
          <w:u w:val="single"/>
          <w:lang w:eastAsia="fr-FR"/>
        </w:rPr>
        <w:pPrChange w:id="8269" w:author="ghislain.aine" w:date="2015-11-05T10:16:00Z">
          <w:pPr>
            <w:pStyle w:val="Lgende"/>
            <w:jc w:val="center"/>
          </w:pPr>
        </w:pPrChange>
      </w:pPr>
      <w:del w:id="8270" w:author="ghislain.aine" w:date="2015-11-05T10:16:00Z">
        <w:r>
          <w:rPr>
            <w:noProof/>
            <w:lang w:eastAsia="fr-FR"/>
            <w:rPrChange w:id="8271" w:author="Unknown">
              <w:rPr>
                <w:noProof/>
                <w:color w:val="0000FF" w:themeColor="hyperlink"/>
                <w:u w:val="single"/>
                <w:lang w:eastAsia="fr-FR"/>
              </w:rPr>
            </w:rPrChange>
          </w:rPr>
          <w:drawing>
            <wp:inline distT="0" distB="0" distL="0" distR="0">
              <wp:extent cx="5760720" cy="3165007"/>
              <wp:effectExtent l="19050" t="0" r="0"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srcRect/>
                      <a:stretch>
                        <a:fillRect/>
                      </a:stretch>
                    </pic:blipFill>
                    <pic:spPr bwMode="auto">
                      <a:xfrm>
                        <a:off x="0" y="0"/>
                        <a:ext cx="5760720" cy="3165007"/>
                      </a:xfrm>
                      <a:prstGeom prst="rect">
                        <a:avLst/>
                      </a:prstGeom>
                      <a:noFill/>
                      <a:ln w="9525">
                        <a:noFill/>
                        <a:miter lim="800000"/>
                        <a:headEnd/>
                        <a:tailEnd/>
                      </a:ln>
                    </pic:spPr>
                  </pic:pic>
                </a:graphicData>
              </a:graphic>
            </wp:inline>
          </w:drawing>
        </w:r>
        <w:r w:rsidR="0009409C"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49</w:delText>
        </w:r>
        <w:r w:rsidR="004D7EE5" w:rsidDel="008C2508">
          <w:fldChar w:fldCharType="end"/>
        </w:r>
        <w:r w:rsidR="0009409C" w:rsidDel="008C2508">
          <w:delText xml:space="preserve"> : </w:delText>
        </w:r>
        <w:r w:rsidR="0009409C" w:rsidRPr="00503F40" w:rsidDel="008C2508">
          <w:delText>Utilisation d'un décodeur</w:delText>
        </w:r>
      </w:del>
    </w:p>
    <w:p w:rsidR="00A43A6B" w:rsidRDefault="00710115">
      <w:pPr>
        <w:pStyle w:val="Titre3"/>
        <w:ind w:left="720"/>
        <w:rPr>
          <w:del w:id="8272" w:author="ghislain.aine" w:date="2015-11-05T10:16:00Z"/>
          <w:noProof/>
          <w:lang w:eastAsia="fr-FR"/>
        </w:rPr>
        <w:pPrChange w:id="8273" w:author="ghislain.aine" w:date="2015-11-05T10:16:00Z">
          <w:pPr>
            <w:pStyle w:val="Titre3"/>
          </w:pPr>
        </w:pPrChange>
      </w:pPr>
      <w:bookmarkStart w:id="8274" w:name="_Toc354145225"/>
      <w:bookmarkStart w:id="8275" w:name="_Toc354145226"/>
      <w:bookmarkStart w:id="8276" w:name="_Toc354394001"/>
      <w:bookmarkEnd w:id="8274"/>
      <w:bookmarkEnd w:id="8275"/>
      <w:del w:id="8277" w:author="ghislain.aine" w:date="2015-11-05T10:16:00Z">
        <w:r w:rsidDel="008C2508">
          <w:rPr>
            <w:noProof/>
            <w:lang w:eastAsia="fr-FR"/>
          </w:rPr>
          <w:delText>D</w:delText>
        </w:r>
        <w:r w:rsidR="00DF3F19" w:rsidDel="008C2508">
          <w:rPr>
            <w:noProof/>
            <w:lang w:eastAsia="fr-FR"/>
          </w:rPr>
          <w:delText>écodage</w:delText>
        </w:r>
        <w:bookmarkEnd w:id="8276"/>
      </w:del>
    </w:p>
    <w:p w:rsidR="00A43A6B" w:rsidRDefault="00A43A6B">
      <w:pPr>
        <w:ind w:left="720"/>
        <w:contextualSpacing/>
        <w:rPr>
          <w:del w:id="8278" w:author="ghislain.aine" w:date="2015-11-05T10:16:00Z"/>
          <w:noProof/>
          <w:lang w:eastAsia="fr-FR"/>
        </w:rPr>
        <w:pPrChange w:id="8279" w:author="ghislain.aine" w:date="2015-11-05T10:16:00Z">
          <w:pPr/>
        </w:pPrChange>
      </w:pPr>
    </w:p>
    <w:p w:rsidR="00A43A6B" w:rsidRDefault="00DF3F19">
      <w:pPr>
        <w:ind w:left="720"/>
        <w:contextualSpacing/>
        <w:rPr>
          <w:del w:id="8280" w:author="ghislain.aine" w:date="2015-11-05T10:16:00Z"/>
          <w:noProof/>
          <w:lang w:eastAsia="fr-FR"/>
        </w:rPr>
        <w:pPrChange w:id="8281" w:author="ghislain.aine" w:date="2015-11-05T10:16:00Z">
          <w:pPr/>
        </w:pPrChange>
      </w:pPr>
      <w:del w:id="8282" w:author="ghislain.aine" w:date="2015-11-05T10:16:00Z">
        <w:r w:rsidDel="008C2508">
          <w:rPr>
            <w:noProof/>
            <w:lang w:eastAsia="fr-FR"/>
          </w:rPr>
          <w:delText>Le message est transmit au décodeur. Il faut ensuite le décoder, puis le traiter.</w:delText>
        </w:r>
      </w:del>
    </w:p>
    <w:p w:rsidR="00A43A6B" w:rsidRDefault="00A43A6B">
      <w:pPr>
        <w:ind w:left="720"/>
        <w:contextualSpacing/>
        <w:rPr>
          <w:del w:id="8283" w:author="ghislain.aine" w:date="2015-11-05T10:16:00Z"/>
          <w:noProof/>
          <w:lang w:eastAsia="fr-FR"/>
        </w:rPr>
        <w:pPrChange w:id="8284" w:author="ghislain.aine" w:date="2015-11-05T10:16:00Z">
          <w:pPr/>
        </w:pPrChange>
      </w:pPr>
    </w:p>
    <w:p w:rsidR="004D091E" w:rsidRDefault="00DF3F19">
      <w:pPr>
        <w:pStyle w:val="Paragraphedeliste"/>
        <w:numPr>
          <w:ilvl w:val="0"/>
          <w:numId w:val="76"/>
        </w:numPr>
        <w:rPr>
          <w:del w:id="8285" w:author="ghislain.aine" w:date="2015-11-05T10:16:00Z"/>
          <w:noProof/>
          <w:lang w:eastAsia="fr-FR"/>
        </w:rPr>
      </w:pPr>
      <w:del w:id="8286" w:author="ghislain.aine" w:date="2015-11-05T10:16:00Z">
        <w:r w:rsidDel="008C2508">
          <w:rPr>
            <w:noProof/>
            <w:lang w:eastAsia="fr-FR"/>
          </w:rPr>
          <w:delText>D</w:delText>
        </w:r>
        <w:r w:rsidR="00401C69" w:rsidDel="008C2508">
          <w:rPr>
            <w:noProof/>
            <w:lang w:eastAsia="fr-FR"/>
          </w:rPr>
          <w:delText>ans la fonction de réception "receiveFromNetwork"</w:delText>
        </w:r>
        <w:r w:rsidDel="008C2508">
          <w:rPr>
            <w:noProof/>
            <w:lang w:eastAsia="fr-FR"/>
          </w:rPr>
          <w:delText xml:space="preserve"> du décodeur</w:delText>
        </w:r>
        <w:r w:rsidR="00401C69" w:rsidDel="008C2508">
          <w:rPr>
            <w:noProof/>
            <w:lang w:eastAsia="fr-FR"/>
          </w:rPr>
          <w:delText>, décoder la trame. Pour cela, créer un tableau de byte, puis le remplir avec la fonction "encode" du message reçu</w:delText>
        </w:r>
        <w:r w:rsidR="006B2889" w:rsidDel="008C2508">
          <w:rPr>
            <w:noProof/>
            <w:lang w:eastAsia="fr-FR"/>
          </w:rPr>
          <w:delText xml:space="preserve"> </w:delText>
        </w:r>
        <w:r w:rsidR="00401C69" w:rsidDel="008C2508">
          <w:rPr>
            <w:noProof/>
            <w:lang w:eastAsia="fr-FR"/>
          </w:rPr>
          <w:delText>:</w:delText>
        </w:r>
      </w:del>
    </w:p>
    <w:p w:rsidR="00A43A6B" w:rsidRDefault="00401C69">
      <w:pPr>
        <w:pStyle w:val="Code"/>
        <w:ind w:left="720"/>
        <w:contextualSpacing/>
        <w:jc w:val="both"/>
        <w:rPr>
          <w:del w:id="8287" w:author="ghislain.aine" w:date="2015-11-05T10:16:00Z"/>
          <w:noProof/>
          <w:lang w:val="en-US" w:eastAsia="fr-FR"/>
        </w:rPr>
        <w:pPrChange w:id="8288" w:author="ghislain.aine" w:date="2015-11-05T10:16:00Z">
          <w:pPr>
            <w:pStyle w:val="Code"/>
          </w:pPr>
        </w:pPrChange>
      </w:pPr>
      <w:del w:id="8289" w:author="ghislain.aine" w:date="2015-11-05T10:16:00Z">
        <w:r w:rsidRPr="00401C69" w:rsidDel="008C2508">
          <w:rPr>
            <w:noProof/>
            <w:lang w:val="en-US" w:eastAsia="fr-FR"/>
          </w:rPr>
          <w:delText>byte[] tab = new byte[1];</w:delText>
        </w:r>
      </w:del>
    </w:p>
    <w:p w:rsidR="00A43A6B" w:rsidRDefault="00401C69">
      <w:pPr>
        <w:pStyle w:val="Code"/>
        <w:ind w:left="720"/>
        <w:contextualSpacing/>
        <w:jc w:val="both"/>
        <w:rPr>
          <w:del w:id="8290" w:author="ghislain.aine" w:date="2015-11-05T10:16:00Z"/>
          <w:noProof/>
          <w:lang w:val="en-US" w:eastAsia="fr-FR"/>
        </w:rPr>
        <w:pPrChange w:id="8291" w:author="ghislain.aine" w:date="2015-11-05T10:16:00Z">
          <w:pPr>
            <w:pStyle w:val="Code"/>
          </w:pPr>
        </w:pPrChange>
      </w:pPr>
      <w:del w:id="8292" w:author="ghislain.aine" w:date="2015-11-05T10:16:00Z">
        <w:r w:rsidRPr="000C6864" w:rsidDel="008C2508">
          <w:rPr>
            <w:noProof/>
            <w:lang w:val="en-US" w:eastAsia="fr-FR"/>
          </w:rPr>
          <w:delText>data.message.encode(tab);</w:delText>
        </w:r>
      </w:del>
    </w:p>
    <w:p w:rsidR="004D091E" w:rsidRDefault="009332C3">
      <w:pPr>
        <w:pStyle w:val="Paragraphedeliste"/>
        <w:numPr>
          <w:ilvl w:val="0"/>
          <w:numId w:val="76"/>
        </w:numPr>
        <w:rPr>
          <w:del w:id="8293" w:author="ghislain.aine" w:date="2015-11-05T10:16:00Z"/>
          <w:noProof/>
          <w:lang w:eastAsia="fr-FR"/>
        </w:rPr>
      </w:pPr>
      <w:del w:id="8294" w:author="ghislain.aine" w:date="2015-11-05T10:16:00Z">
        <w:r w:rsidRPr="00F95923" w:rsidDel="008C2508">
          <w:rPr>
            <w:noProof/>
            <w:lang w:eastAsia="fr-FR"/>
          </w:rPr>
          <w:delText>Créer une instance de protoco</w:delText>
        </w:r>
        <w:r w:rsidR="006B2889" w:rsidDel="008C2508">
          <w:rPr>
            <w:noProof/>
            <w:lang w:eastAsia="fr-FR"/>
          </w:rPr>
          <w:delText>lDefinition dans le dé</w:delText>
        </w:r>
        <w:r w:rsidRPr="00F95923" w:rsidDel="008C2508">
          <w:rPr>
            <w:noProof/>
            <w:lang w:eastAsia="fr-FR"/>
          </w:rPr>
          <w:delText>code</w:delText>
        </w:r>
        <w:r w:rsidR="006B2889" w:rsidDel="008C2508">
          <w:rPr>
            <w:noProof/>
            <w:lang w:eastAsia="fr-FR"/>
          </w:rPr>
          <w:delText>u</w:delText>
        </w:r>
        <w:r w:rsidRPr="00F95923" w:rsidDel="008C2508">
          <w:rPr>
            <w:noProof/>
            <w:lang w:eastAsia="fr-FR"/>
          </w:rPr>
          <w:delText>r</w:delText>
        </w:r>
        <w:r w:rsidR="006B2889" w:rsidDel="008C2508">
          <w:rPr>
            <w:noProof/>
            <w:lang w:eastAsia="fr-FR"/>
          </w:rPr>
          <w:delText>, et a</w:delText>
        </w:r>
        <w:r w:rsidR="00F95923" w:rsidDel="008C2508">
          <w:rPr>
            <w:noProof/>
            <w:lang w:eastAsia="fr-FR"/>
          </w:rPr>
          <w:delText>ppeler la fonction "pushBinaryData"</w:delText>
        </w:r>
        <w:r w:rsidR="006B2889" w:rsidDel="008C2508">
          <w:rPr>
            <w:noProof/>
            <w:lang w:eastAsia="fr-FR"/>
          </w:rPr>
          <w:delText xml:space="preserve"> </w:delText>
        </w:r>
        <w:r w:rsidR="00F95923" w:rsidDel="008C2508">
          <w:rPr>
            <w:noProof/>
            <w:lang w:eastAsia="fr-FR"/>
          </w:rPr>
          <w:delText>:</w:delText>
        </w:r>
      </w:del>
    </w:p>
    <w:p w:rsidR="00A43A6B" w:rsidRDefault="00F95923">
      <w:pPr>
        <w:pStyle w:val="Code"/>
        <w:ind w:left="720"/>
        <w:contextualSpacing/>
        <w:jc w:val="both"/>
        <w:rPr>
          <w:del w:id="8295" w:author="ghislain.aine" w:date="2015-11-05T10:16:00Z"/>
          <w:noProof/>
          <w:lang w:eastAsia="fr-FR"/>
        </w:rPr>
        <w:pPrChange w:id="8296" w:author="ghislain.aine" w:date="2015-11-05T10:16:00Z">
          <w:pPr>
            <w:pStyle w:val="Code"/>
          </w:pPr>
        </w:pPrChange>
      </w:pPr>
      <w:del w:id="8297" w:author="ghislain.aine" w:date="2015-11-05T10:16:00Z">
        <w:r w:rsidRPr="00F95923" w:rsidDel="008C2508">
          <w:rPr>
            <w:noProof/>
            <w:lang w:eastAsia="fr-FR"/>
          </w:rPr>
          <w:delText>protocol.pushBinaryData(tab);</w:delText>
        </w:r>
      </w:del>
    </w:p>
    <w:p w:rsidR="004D091E" w:rsidRDefault="00CC103D">
      <w:pPr>
        <w:pStyle w:val="Paragraphedeliste"/>
        <w:numPr>
          <w:ilvl w:val="0"/>
          <w:numId w:val="76"/>
        </w:numPr>
        <w:rPr>
          <w:del w:id="8298" w:author="ghislain.aine" w:date="2015-11-05T10:16:00Z"/>
          <w:noProof/>
          <w:lang w:eastAsia="fr-FR"/>
        </w:rPr>
      </w:pPr>
      <w:del w:id="8299" w:author="ghislain.aine" w:date="2015-11-05T10:16:00Z">
        <w:r w:rsidDel="008C2508">
          <w:rPr>
            <w:noProof/>
            <w:lang w:eastAsia="fr-FR"/>
          </w:rPr>
          <w:delText>Créer un</w:delText>
        </w:r>
        <w:r w:rsidR="006B2889" w:rsidDel="008C2508">
          <w:rPr>
            <w:noProof/>
            <w:lang w:eastAsia="fr-FR"/>
          </w:rPr>
          <w:delText>e fonction "onDecode" dans le dé</w:delText>
        </w:r>
        <w:r w:rsidDel="008C2508">
          <w:rPr>
            <w:noProof/>
            <w:lang w:eastAsia="fr-FR"/>
          </w:rPr>
          <w:delText>code</w:delText>
        </w:r>
        <w:r w:rsidR="006B2889" w:rsidDel="008C2508">
          <w:rPr>
            <w:noProof/>
            <w:lang w:eastAsia="fr-FR"/>
          </w:rPr>
          <w:delText>u</w:delText>
        </w:r>
        <w:r w:rsidDel="008C2508">
          <w:rPr>
            <w:noProof/>
            <w:lang w:eastAsia="fr-FR"/>
          </w:rPr>
          <w:delText>r, ave</w:delText>
        </w:r>
        <w:r w:rsidR="006B2889" w:rsidDel="008C2508">
          <w:rPr>
            <w:noProof/>
            <w:lang w:eastAsia="fr-FR"/>
          </w:rPr>
          <w:delText>c en paramètre un "RootMessage"</w:delText>
        </w:r>
      </w:del>
    </w:p>
    <w:p w:rsidR="004D091E" w:rsidRDefault="002D322E">
      <w:pPr>
        <w:pStyle w:val="Paragraphedeliste"/>
        <w:numPr>
          <w:ilvl w:val="0"/>
          <w:numId w:val="76"/>
        </w:numPr>
        <w:rPr>
          <w:del w:id="8300" w:author="ghislain.aine" w:date="2015-11-05T10:16:00Z"/>
          <w:noProof/>
          <w:lang w:eastAsia="fr-FR"/>
        </w:rPr>
      </w:pPr>
      <w:del w:id="8301" w:author="ghislain.aine" w:date="2015-11-05T10:16:00Z">
        <w:r w:rsidDel="008C2508">
          <w:rPr>
            <w:noProof/>
            <w:lang w:eastAsia="fr-FR"/>
          </w:rPr>
          <w:lastRenderedPageBreak/>
          <w:delText>Ajouter une transaction</w:delText>
        </w:r>
        <w:r w:rsidR="006B2889" w:rsidDel="008C2508">
          <w:rPr>
            <w:noProof/>
            <w:lang w:eastAsia="fr-FR"/>
          </w:rPr>
          <w:delText xml:space="preserve"> "decodeTransaction"</w:delText>
        </w:r>
        <w:r w:rsidDel="008C2508">
          <w:rPr>
            <w:noProof/>
            <w:lang w:eastAsia="fr-FR"/>
          </w:rPr>
          <w:delText>, du signal "onReceive" du protocole vers la fonction "onDecode", en utilisant</w:delText>
        </w:r>
        <w:r w:rsidR="006B2889" w:rsidDel="008C2508">
          <w:rPr>
            <w:noProof/>
            <w:lang w:eastAsia="fr-FR"/>
          </w:rPr>
          <w:delText xml:space="preserve"> le contexte (glisser-déplacer)</w:delText>
        </w:r>
      </w:del>
    </w:p>
    <w:p w:rsidR="004D091E" w:rsidRDefault="004D091E">
      <w:pPr>
        <w:pStyle w:val="Paragraphedeliste"/>
        <w:rPr>
          <w:del w:id="8302" w:author="ghislain.aine" w:date="2015-11-05T10:16:00Z"/>
          <w:noProof/>
          <w:lang w:eastAsia="fr-FR"/>
        </w:rPr>
      </w:pPr>
    </w:p>
    <w:p w:rsidR="00A43A6B" w:rsidRDefault="00A43A6B">
      <w:pPr>
        <w:pStyle w:val="Lgende"/>
        <w:spacing w:after="0"/>
        <w:ind w:left="720"/>
        <w:contextualSpacing/>
        <w:rPr>
          <w:del w:id="8303" w:author="ghislain.aine" w:date="2015-11-05T10:16:00Z"/>
          <w:noProof/>
          <w:lang w:eastAsia="fr-FR"/>
        </w:rPr>
        <w:pPrChange w:id="8304" w:author="ghislain.aine" w:date="2015-11-05T10:16:00Z">
          <w:pPr>
            <w:pStyle w:val="Lgende"/>
            <w:jc w:val="center"/>
          </w:pPr>
        </w:pPrChange>
      </w:pPr>
      <w:del w:id="8305" w:author="ghislain.aine" w:date="2015-11-05T10:16:00Z">
        <w:r>
          <w:rPr>
            <w:noProof/>
            <w:lang w:eastAsia="fr-FR"/>
            <w:rPrChange w:id="8306" w:author="Unknown">
              <w:rPr>
                <w:noProof/>
                <w:color w:val="0000FF" w:themeColor="hyperlink"/>
                <w:u w:val="single"/>
                <w:lang w:eastAsia="fr-FR"/>
              </w:rPr>
            </w:rPrChange>
          </w:rPr>
          <w:drawing>
            <wp:inline distT="0" distB="0" distL="0" distR="0">
              <wp:extent cx="2562225" cy="1257300"/>
              <wp:effectExtent l="19050" t="0" r="9525" b="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cstate="print"/>
                      <a:srcRect/>
                      <a:stretch>
                        <a:fillRect/>
                      </a:stretch>
                    </pic:blipFill>
                    <pic:spPr bwMode="auto">
                      <a:xfrm>
                        <a:off x="0" y="0"/>
                        <a:ext cx="2562225" cy="1257300"/>
                      </a:xfrm>
                      <a:prstGeom prst="rect">
                        <a:avLst/>
                      </a:prstGeom>
                      <a:noFill/>
                      <a:ln w="9525">
                        <a:noFill/>
                        <a:miter lim="800000"/>
                        <a:headEnd/>
                        <a:tailEnd/>
                      </a:ln>
                    </pic:spPr>
                  </pic:pic>
                </a:graphicData>
              </a:graphic>
            </wp:inline>
          </w:drawing>
        </w:r>
        <w:r w:rsidR="006B2889" w:rsidDel="008C2508">
          <w:rPr>
            <w:noProof/>
            <w:lang w:eastAsia="fr-FR"/>
          </w:rPr>
          <w:br/>
        </w:r>
        <w:r w:rsidR="0009409C"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50</w:delText>
        </w:r>
        <w:r w:rsidR="004D7EE5" w:rsidDel="008C2508">
          <w:fldChar w:fldCharType="end"/>
        </w:r>
        <w:r w:rsidR="0009409C" w:rsidDel="008C2508">
          <w:delText xml:space="preserve"> : </w:delText>
        </w:r>
        <w:r w:rsidR="0009409C" w:rsidRPr="00CA6660" w:rsidDel="008C2508">
          <w:delText>Configuration de la transaction de décodage</w:delText>
        </w:r>
      </w:del>
    </w:p>
    <w:p w:rsidR="00A43A6B" w:rsidRDefault="00A43A6B">
      <w:pPr>
        <w:ind w:left="720"/>
        <w:contextualSpacing/>
        <w:rPr>
          <w:del w:id="8307" w:author="ghislain.aine" w:date="2015-11-05T10:16:00Z"/>
          <w:noProof/>
          <w:lang w:eastAsia="fr-FR"/>
        </w:rPr>
        <w:pPrChange w:id="8308" w:author="ghislain.aine" w:date="2015-11-05T10:16:00Z">
          <w:pPr/>
        </w:pPrChange>
      </w:pPr>
    </w:p>
    <w:p w:rsidR="004D091E" w:rsidRDefault="008A5F36">
      <w:pPr>
        <w:pStyle w:val="Paragraphedeliste"/>
        <w:numPr>
          <w:ilvl w:val="0"/>
          <w:numId w:val="77"/>
        </w:numPr>
        <w:rPr>
          <w:del w:id="8309" w:author="ghislain.aine" w:date="2015-11-05T10:16:00Z"/>
          <w:noProof/>
          <w:lang w:eastAsia="fr-FR"/>
        </w:rPr>
      </w:pPr>
      <w:del w:id="8310" w:author="ghislain.aine" w:date="2015-11-05T10:16:00Z">
        <w:r w:rsidDel="008C2508">
          <w:rPr>
            <w:noProof/>
            <w:lang w:eastAsia="fr-FR"/>
          </w:rPr>
          <w:delText>Ajouter une trace dans la f</w:delText>
        </w:r>
        <w:r w:rsidR="006B2889" w:rsidDel="008C2508">
          <w:rPr>
            <w:noProof/>
            <w:lang w:eastAsia="fr-FR"/>
          </w:rPr>
          <w:delText>onction "onDecode", puis tester</w:delText>
        </w:r>
      </w:del>
    </w:p>
    <w:p w:rsidR="00A43A6B" w:rsidRDefault="00A43A6B">
      <w:pPr>
        <w:ind w:left="720"/>
        <w:contextualSpacing/>
        <w:rPr>
          <w:del w:id="8311" w:author="ghislain.aine" w:date="2015-11-05T10:16:00Z"/>
          <w:noProof/>
          <w:lang w:eastAsia="fr-FR"/>
        </w:rPr>
        <w:pPrChange w:id="8312" w:author="ghislain.aine" w:date="2015-11-05T10:16:00Z">
          <w:pPr/>
        </w:pPrChange>
      </w:pPr>
    </w:p>
    <w:p w:rsidR="00A43A6B" w:rsidRDefault="006B2889">
      <w:pPr>
        <w:ind w:left="720"/>
        <w:contextualSpacing/>
        <w:rPr>
          <w:del w:id="8313" w:author="ghislain.aine" w:date="2015-11-05T10:16:00Z"/>
          <w:noProof/>
          <w:lang w:eastAsia="fr-FR"/>
        </w:rPr>
        <w:pPrChange w:id="8314" w:author="ghislain.aine" w:date="2015-11-05T10:16:00Z">
          <w:pPr/>
        </w:pPrChange>
      </w:pPr>
      <w:del w:id="8315" w:author="ghislain.aine" w:date="2015-11-05T10:16:00Z">
        <w:r w:rsidDel="008C2508">
          <w:rPr>
            <w:noProof/>
            <w:lang w:eastAsia="fr-FR"/>
          </w:rPr>
          <w:delText>Le protocole, utilisé avec la fonction "pushBinaryData", traite la donnée. Si le décodage s'est effectué avec succés, il émet le signal "onReceive".</w:delText>
        </w:r>
      </w:del>
    </w:p>
    <w:p w:rsidR="00A43A6B" w:rsidRDefault="00270CB0">
      <w:pPr>
        <w:ind w:left="720"/>
        <w:contextualSpacing/>
        <w:rPr>
          <w:del w:id="8316" w:author="ghislain.aine" w:date="2015-11-05T10:16:00Z"/>
          <w:noProof/>
          <w:lang w:eastAsia="fr-FR"/>
        </w:rPr>
        <w:pPrChange w:id="8317" w:author="ghislain.aine" w:date="2015-11-05T10:16:00Z">
          <w:pPr/>
        </w:pPrChange>
      </w:pPr>
      <w:del w:id="8318" w:author="ghislain.aine" w:date="2015-11-05T10:16:00Z">
        <w:r w:rsidDel="008C2508">
          <w:rPr>
            <w:noProof/>
            <w:lang w:eastAsia="fr-FR"/>
          </w:rPr>
          <w:delText>Il reste ensuite à envoyer les informations au ConfReceiver.</w:delText>
        </w:r>
      </w:del>
    </w:p>
    <w:p w:rsidR="00A43A6B" w:rsidRDefault="00A43A6B">
      <w:pPr>
        <w:ind w:left="720"/>
        <w:contextualSpacing/>
        <w:rPr>
          <w:del w:id="8319" w:author="ghislain.aine" w:date="2015-11-05T10:16:00Z"/>
          <w:noProof/>
          <w:lang w:eastAsia="fr-FR"/>
        </w:rPr>
        <w:pPrChange w:id="8320" w:author="ghislain.aine" w:date="2015-11-05T10:16:00Z">
          <w:pPr/>
        </w:pPrChange>
      </w:pPr>
    </w:p>
    <w:p w:rsidR="004D091E" w:rsidRDefault="006B2889">
      <w:pPr>
        <w:pStyle w:val="Paragraphedeliste"/>
        <w:numPr>
          <w:ilvl w:val="0"/>
          <w:numId w:val="77"/>
        </w:numPr>
        <w:rPr>
          <w:del w:id="8321" w:author="ghislain.aine" w:date="2015-11-05T10:16:00Z"/>
          <w:noProof/>
          <w:lang w:eastAsia="fr-FR"/>
        </w:rPr>
      </w:pPr>
      <w:del w:id="8322" w:author="ghislain.aine" w:date="2015-11-05T10:16:00Z">
        <w:r w:rsidDel="008C2508">
          <w:rPr>
            <w:noProof/>
            <w:lang w:eastAsia="fr-FR"/>
          </w:rPr>
          <w:delText>Dans la fonction "onDecode" du décodeur, envoyer le message vers la pin de sortie</w:delText>
        </w:r>
      </w:del>
    </w:p>
    <w:p w:rsidR="004D091E" w:rsidRDefault="006B2889">
      <w:pPr>
        <w:pStyle w:val="Paragraphedeliste"/>
        <w:numPr>
          <w:ilvl w:val="0"/>
          <w:numId w:val="77"/>
        </w:numPr>
        <w:rPr>
          <w:del w:id="8323" w:author="ghislain.aine" w:date="2015-11-05T10:16:00Z"/>
          <w:noProof/>
          <w:lang w:eastAsia="fr-FR"/>
        </w:rPr>
      </w:pPr>
      <w:del w:id="8324" w:author="ghislain.aine" w:date="2015-11-05T10:16:00Z">
        <w:r w:rsidDel="008C2508">
          <w:rPr>
            <w:noProof/>
            <w:lang w:eastAsia="fr-FR"/>
          </w:rPr>
          <w:delText>M</w:delText>
        </w:r>
        <w:r w:rsidR="00581C3F" w:rsidDel="008C2508">
          <w:rPr>
            <w:noProof/>
            <w:lang w:eastAsia="fr-FR"/>
          </w:rPr>
          <w:delText>odifier le ConfReceiv</w:delText>
        </w:r>
        <w:r w:rsidDel="008C2508">
          <w:rPr>
            <w:noProof/>
            <w:lang w:eastAsia="fr-FR"/>
          </w:rPr>
          <w:delText>er pour réceptionner le message :</w:delText>
        </w:r>
      </w:del>
    </w:p>
    <w:p w:rsidR="00A43A6B" w:rsidRDefault="00581C3F">
      <w:pPr>
        <w:pStyle w:val="Paragraphedeliste"/>
        <w:numPr>
          <w:ilvl w:val="1"/>
          <w:numId w:val="77"/>
        </w:numPr>
        <w:ind w:left="720"/>
        <w:rPr>
          <w:del w:id="8325" w:author="ghislain.aine" w:date="2015-11-05T10:16:00Z"/>
          <w:noProof/>
          <w:lang w:eastAsia="fr-FR"/>
        </w:rPr>
        <w:pPrChange w:id="8326" w:author="ghislain.aine" w:date="2015-11-05T10:16:00Z">
          <w:pPr>
            <w:pStyle w:val="Paragraphedeliste"/>
            <w:numPr>
              <w:ilvl w:val="1"/>
              <w:numId w:val="77"/>
            </w:numPr>
            <w:ind w:left="1440" w:hanging="360"/>
          </w:pPr>
        </w:pPrChange>
      </w:pPr>
      <w:del w:id="8327" w:author="ghislain.aine" w:date="2015-11-05T10:16:00Z">
        <w:r w:rsidDel="008C2508">
          <w:rPr>
            <w:noProof/>
            <w:lang w:eastAsia="fr-FR"/>
          </w:rPr>
          <w:delText>Ajouter une pin</w:delText>
        </w:r>
        <w:r w:rsidR="006B2889" w:rsidDel="008C2508">
          <w:rPr>
            <w:noProof/>
            <w:lang w:eastAsia="fr-FR"/>
          </w:rPr>
          <w:delText xml:space="preserve"> "dataIn"</w:delText>
        </w:r>
      </w:del>
    </w:p>
    <w:p w:rsidR="00A43A6B" w:rsidRDefault="006B2889">
      <w:pPr>
        <w:pStyle w:val="Paragraphedeliste"/>
        <w:numPr>
          <w:ilvl w:val="1"/>
          <w:numId w:val="77"/>
        </w:numPr>
        <w:ind w:left="720"/>
        <w:rPr>
          <w:del w:id="8328" w:author="ghislain.aine" w:date="2015-11-05T10:16:00Z"/>
          <w:noProof/>
          <w:lang w:eastAsia="fr-FR"/>
        </w:rPr>
        <w:pPrChange w:id="8329" w:author="ghislain.aine" w:date="2015-11-05T10:16:00Z">
          <w:pPr>
            <w:pStyle w:val="Paragraphedeliste"/>
            <w:numPr>
              <w:ilvl w:val="1"/>
              <w:numId w:val="77"/>
            </w:numPr>
            <w:ind w:left="1440" w:hanging="360"/>
          </w:pPr>
        </w:pPrChange>
      </w:pPr>
      <w:del w:id="8330" w:author="ghislain.aine" w:date="2015-11-05T10:16:00Z">
        <w:r w:rsidDel="008C2508">
          <w:rPr>
            <w:noProof/>
            <w:lang w:eastAsia="fr-FR"/>
          </w:rPr>
          <w:delText>Créer une fonction "messageReceiv</w:delText>
        </w:r>
        <w:r w:rsidR="00706C7A" w:rsidDel="008C2508">
          <w:rPr>
            <w:noProof/>
            <w:lang w:eastAsia="fr-FR"/>
          </w:rPr>
          <w:delText>ed"</w:delText>
        </w:r>
        <w:r w:rsidDel="008C2508">
          <w:rPr>
            <w:noProof/>
            <w:lang w:eastAsia="fr-FR"/>
          </w:rPr>
          <w:delText xml:space="preserve"> avec un InterComponentMessageData en paramètre</w:delText>
        </w:r>
      </w:del>
    </w:p>
    <w:p w:rsidR="00A43A6B" w:rsidRDefault="006B2889">
      <w:pPr>
        <w:pStyle w:val="Paragraphedeliste"/>
        <w:numPr>
          <w:ilvl w:val="1"/>
          <w:numId w:val="77"/>
        </w:numPr>
        <w:ind w:left="720"/>
        <w:rPr>
          <w:del w:id="8331" w:author="ghislain.aine" w:date="2015-11-05T10:16:00Z"/>
          <w:noProof/>
          <w:lang w:eastAsia="fr-FR"/>
        </w:rPr>
        <w:pPrChange w:id="8332" w:author="ghislain.aine" w:date="2015-11-05T10:16:00Z">
          <w:pPr>
            <w:pStyle w:val="Paragraphedeliste"/>
            <w:numPr>
              <w:ilvl w:val="1"/>
              <w:numId w:val="77"/>
            </w:numPr>
            <w:ind w:left="1440" w:hanging="360"/>
          </w:pPr>
        </w:pPrChange>
      </w:pPr>
      <w:del w:id="8333" w:author="ghislain.aine" w:date="2015-11-05T10:16:00Z">
        <w:r w:rsidDel="008C2508">
          <w:rPr>
            <w:noProof/>
            <w:lang w:eastAsia="fr-FR"/>
          </w:rPr>
          <w:delText>C</w:delText>
        </w:r>
        <w:r w:rsidR="00581C3F" w:rsidDel="008C2508">
          <w:rPr>
            <w:noProof/>
            <w:lang w:eastAsia="fr-FR"/>
          </w:rPr>
          <w:delText xml:space="preserve">réer une transaction pour appeler </w:delText>
        </w:r>
        <w:r w:rsidDel="008C2508">
          <w:rPr>
            <w:noProof/>
            <w:lang w:eastAsia="fr-FR"/>
          </w:rPr>
          <w:delText>la</w:delText>
        </w:r>
        <w:r w:rsidR="00581C3F" w:rsidDel="008C2508">
          <w:rPr>
            <w:noProof/>
            <w:lang w:eastAsia="fr-FR"/>
          </w:rPr>
          <w:delText xml:space="preserve"> fonction </w:delText>
        </w:r>
        <w:r w:rsidDel="008C2508">
          <w:rPr>
            <w:noProof/>
            <w:lang w:eastAsia="fr-FR"/>
          </w:rPr>
          <w:delText xml:space="preserve">"messageReceived" </w:delText>
        </w:r>
        <w:r w:rsidR="00581C3F" w:rsidDel="008C2508">
          <w:rPr>
            <w:noProof/>
            <w:lang w:eastAsia="fr-FR"/>
          </w:rPr>
          <w:delText>lors de la réception du message</w:delText>
        </w:r>
      </w:del>
    </w:p>
    <w:p w:rsidR="00A43A6B" w:rsidRDefault="00A43A6B">
      <w:pPr>
        <w:ind w:left="720"/>
        <w:contextualSpacing/>
        <w:rPr>
          <w:del w:id="8334" w:author="ghislain.aine" w:date="2015-11-05T10:16:00Z"/>
          <w:noProof/>
          <w:lang w:eastAsia="fr-FR"/>
        </w:rPr>
        <w:pPrChange w:id="8335" w:author="ghislain.aine" w:date="2015-11-05T10:16:00Z">
          <w:pPr/>
        </w:pPrChange>
      </w:pPr>
    </w:p>
    <w:p w:rsidR="00A43A6B" w:rsidRDefault="006B2889">
      <w:pPr>
        <w:ind w:left="720"/>
        <w:contextualSpacing/>
        <w:rPr>
          <w:del w:id="8336" w:author="ghislain.aine" w:date="2015-11-05T10:16:00Z"/>
          <w:noProof/>
          <w:lang w:eastAsia="fr-FR"/>
        </w:rPr>
        <w:pPrChange w:id="8337" w:author="ghislain.aine" w:date="2015-11-05T10:16:00Z">
          <w:pPr/>
        </w:pPrChange>
      </w:pPr>
      <w:del w:id="8338" w:author="ghislain.aine" w:date="2015-11-05T10:16:00Z">
        <w:r w:rsidDel="008C2508">
          <w:rPr>
            <w:noProof/>
            <w:lang w:eastAsia="fr-FR"/>
          </w:rPr>
          <w:delText>Pour utiliser la donnée lors de la réception du message</w:delText>
        </w:r>
        <w:r w:rsidR="00F6058D" w:rsidDel="008C2508">
          <w:rPr>
            <w:noProof/>
            <w:lang w:eastAsia="fr-FR"/>
          </w:rPr>
          <w:delText>, il faut récupérer le rootMessage à partir du DataInterComponentMessage. Soit en faisant un "dynamic_cast", soit plus propre en faisant un "queryInterface".</w:delText>
        </w:r>
      </w:del>
    </w:p>
    <w:p w:rsidR="00A43A6B" w:rsidRDefault="00A43A6B">
      <w:pPr>
        <w:ind w:left="720"/>
        <w:contextualSpacing/>
        <w:rPr>
          <w:del w:id="8339" w:author="ghislain.aine" w:date="2015-11-05T10:16:00Z"/>
          <w:noProof/>
          <w:lang w:eastAsia="fr-FR"/>
        </w:rPr>
        <w:pPrChange w:id="8340" w:author="ghislain.aine" w:date="2015-11-05T10:16:00Z">
          <w:pPr/>
        </w:pPrChange>
      </w:pPr>
    </w:p>
    <w:p w:rsidR="00A43A6B" w:rsidRDefault="00C848BE">
      <w:pPr>
        <w:ind w:left="720"/>
        <w:contextualSpacing/>
        <w:rPr>
          <w:del w:id="8341" w:author="ghislain.aine" w:date="2015-11-05T10:16:00Z"/>
          <w:noProof/>
          <w:lang w:eastAsia="fr-FR"/>
        </w:rPr>
        <w:pPrChange w:id="8342" w:author="ghislain.aine" w:date="2015-11-05T10:16:00Z">
          <w:pPr/>
        </w:pPrChange>
      </w:pPr>
      <w:del w:id="8343" w:author="ghislain.aine" w:date="2015-11-05T10:16:00Z">
        <w:r w:rsidDel="008C2508">
          <w:rPr>
            <w:noProof/>
            <w:lang w:eastAsia="fr-FR"/>
          </w:rPr>
          <w:delText>Pour utiliser un queryInterface</w:delText>
        </w:r>
        <w:r w:rsidR="00706C7A" w:rsidDel="008C2508">
          <w:rPr>
            <w:noProof/>
            <w:lang w:eastAsia="fr-FR"/>
          </w:rPr>
          <w:delText xml:space="preserve"> </w:delText>
        </w:r>
        <w:r w:rsidDel="008C2508">
          <w:rPr>
            <w:noProof/>
            <w:lang w:eastAsia="fr-FR"/>
          </w:rPr>
          <w:delText>:</w:delText>
        </w:r>
      </w:del>
    </w:p>
    <w:p w:rsidR="004D091E" w:rsidRDefault="00C848BE">
      <w:pPr>
        <w:pStyle w:val="Paragraphedeliste"/>
        <w:numPr>
          <w:ilvl w:val="0"/>
          <w:numId w:val="78"/>
        </w:numPr>
        <w:rPr>
          <w:del w:id="8344" w:author="ghislain.aine" w:date="2015-11-05T10:16:00Z"/>
          <w:noProof/>
          <w:lang w:eastAsia="fr-FR"/>
        </w:rPr>
      </w:pPr>
      <w:del w:id="8345" w:author="ghislain.aine" w:date="2015-11-05T10:16:00Z">
        <w:r w:rsidDel="008C2508">
          <w:rPr>
            <w:noProof/>
            <w:lang w:eastAsia="fr-FR"/>
          </w:rPr>
          <w:delText>Créer une interface "IRootMessage", qui possède deux fonctions</w:delText>
        </w:r>
        <w:r w:rsidR="00706C7A" w:rsidDel="008C2508">
          <w:rPr>
            <w:noProof/>
            <w:lang w:eastAsia="fr-FR"/>
          </w:rPr>
          <w:delText xml:space="preserve"> : getType et getData</w:delText>
        </w:r>
      </w:del>
    </w:p>
    <w:p w:rsidR="004D091E" w:rsidRDefault="00C848BE">
      <w:pPr>
        <w:pStyle w:val="Paragraphedeliste"/>
        <w:numPr>
          <w:ilvl w:val="0"/>
          <w:numId w:val="78"/>
        </w:numPr>
        <w:rPr>
          <w:del w:id="8346" w:author="ghislain.aine" w:date="2015-11-05T10:16:00Z"/>
          <w:noProof/>
          <w:lang w:eastAsia="fr-FR"/>
        </w:rPr>
      </w:pPr>
      <w:del w:id="8347" w:author="ghislain.aine" w:date="2015-11-05T10:16:00Z">
        <w:r w:rsidDel="008C2508">
          <w:rPr>
            <w:noProof/>
            <w:lang w:eastAsia="fr-FR"/>
          </w:rPr>
          <w:delText xml:space="preserve">Ajouter </w:delText>
        </w:r>
        <w:r w:rsidR="00362FA6" w:rsidDel="008C2508">
          <w:rPr>
            <w:noProof/>
            <w:lang w:eastAsia="fr-FR"/>
          </w:rPr>
          <w:delText>cette interface</w:delText>
        </w:r>
        <w:r w:rsidDel="008C2508">
          <w:rPr>
            <w:noProof/>
            <w:lang w:eastAsia="fr-FR"/>
          </w:rPr>
          <w:delText xml:space="preserve"> à rootMessag</w:delText>
        </w:r>
        <w:r w:rsidR="00706C7A" w:rsidDel="008C2508">
          <w:rPr>
            <w:noProof/>
            <w:lang w:eastAsia="fr-FR"/>
          </w:rPr>
          <w:delText>e, et implémenter les fonctions</w:delText>
        </w:r>
      </w:del>
    </w:p>
    <w:p w:rsidR="00A43A6B" w:rsidRDefault="00BC6139">
      <w:pPr>
        <w:ind w:left="720"/>
        <w:contextualSpacing/>
        <w:rPr>
          <w:del w:id="8348" w:author="ghislain.aine" w:date="2015-11-05T10:16:00Z"/>
          <w:noProof/>
          <w:lang w:eastAsia="fr-FR"/>
        </w:rPr>
        <w:pPrChange w:id="8349" w:author="ghislain.aine" w:date="2015-11-05T10:16:00Z">
          <w:pPr>
            <w:spacing w:after="200" w:line="276" w:lineRule="auto"/>
            <w:jc w:val="left"/>
          </w:pPr>
        </w:pPrChange>
      </w:pPr>
      <w:del w:id="8350" w:author="ghislain.aine" w:date="2015-11-05T10:16:00Z">
        <w:r w:rsidDel="008C2508">
          <w:rPr>
            <w:noProof/>
            <w:lang w:eastAsia="fr-FR"/>
          </w:rPr>
          <w:br w:type="page"/>
        </w:r>
      </w:del>
    </w:p>
    <w:p w:rsidR="004D091E" w:rsidRDefault="005444FE">
      <w:pPr>
        <w:pStyle w:val="Paragraphedeliste"/>
        <w:numPr>
          <w:ilvl w:val="0"/>
          <w:numId w:val="78"/>
        </w:numPr>
        <w:rPr>
          <w:del w:id="8351" w:author="ghislain.aine" w:date="2015-11-05T10:16:00Z"/>
          <w:noProof/>
          <w:lang w:eastAsia="fr-FR"/>
        </w:rPr>
      </w:pPr>
      <w:del w:id="8352" w:author="ghislain.aine" w:date="2015-11-05T10:16:00Z">
        <w:r w:rsidDel="008C2508">
          <w:rPr>
            <w:noProof/>
            <w:lang w:eastAsia="fr-FR"/>
          </w:rPr>
          <w:lastRenderedPageBreak/>
          <w:delText>Dans la fonction "messageReceived", récupérer le message en utilisant un queryInterface</w:delText>
        </w:r>
        <w:r w:rsidR="00C31C3E" w:rsidDel="008C2508">
          <w:rPr>
            <w:noProof/>
            <w:lang w:eastAsia="fr-FR"/>
          </w:rPr>
          <w:delText xml:space="preserve"> </w:delText>
        </w:r>
        <w:r w:rsidDel="008C2508">
          <w:rPr>
            <w:noProof/>
            <w:lang w:eastAsia="fr-FR"/>
          </w:rPr>
          <w:delText>:</w:delText>
        </w:r>
      </w:del>
    </w:p>
    <w:p w:rsidR="00A43A6B" w:rsidRDefault="005444FE">
      <w:pPr>
        <w:pStyle w:val="Code"/>
        <w:ind w:left="720"/>
        <w:contextualSpacing/>
        <w:jc w:val="both"/>
        <w:rPr>
          <w:del w:id="8353" w:author="ghislain.aine" w:date="2015-11-05T10:16:00Z"/>
          <w:noProof/>
          <w:lang w:eastAsia="fr-FR"/>
        </w:rPr>
        <w:pPrChange w:id="8354" w:author="ghislain.aine" w:date="2015-11-05T10:16:00Z">
          <w:pPr>
            <w:pStyle w:val="Code"/>
          </w:pPr>
        </w:pPrChange>
      </w:pPr>
      <w:del w:id="8355" w:author="ghislain.aine" w:date="2015-11-05T10:16:00Z">
        <w:r w:rsidRPr="005444FE" w:rsidDel="008C2508">
          <w:rPr>
            <w:noProof/>
            <w:lang w:eastAsia="fr-FR"/>
          </w:rPr>
          <w:delText>tp.Protocole.rootMessage msg = (tp.Protocole.rootMessage)message.message.queryInterface(</w:delText>
        </w:r>
        <w:r w:rsidR="00C31C3E" w:rsidDel="008C2508">
          <w:rPr>
            <w:noProof/>
            <w:lang w:eastAsia="fr-FR"/>
          </w:rPr>
          <w:delText xml:space="preserve"> </w:delText>
        </w:r>
        <w:r w:rsidRPr="005444FE" w:rsidDel="008C2508">
          <w:rPr>
            <w:noProof/>
            <w:lang w:eastAsia="fr-FR"/>
          </w:rPr>
          <w:delText>idof(tp.Interface.IRootMessage));</w:delText>
        </w:r>
      </w:del>
    </w:p>
    <w:p w:rsidR="004D091E" w:rsidRDefault="00362FA6">
      <w:pPr>
        <w:pStyle w:val="Paragraphedeliste"/>
        <w:rPr>
          <w:del w:id="8356" w:author="ghislain.aine" w:date="2015-11-05T10:16:00Z"/>
          <w:noProof/>
          <w:lang w:eastAsia="fr-FR"/>
        </w:rPr>
      </w:pPr>
      <w:del w:id="8357" w:author="ghislain.aine" w:date="2015-11-05T10:16:00Z">
        <w:r w:rsidDel="008C2508">
          <w:rPr>
            <w:noProof/>
            <w:lang w:eastAsia="fr-FR"/>
          </w:rPr>
          <w:delText>Si le queryInterface a fonctionné, utiliser la fonction de notification "changeStep" pour enregistrer la nouvelle valeur</w:delText>
        </w:r>
      </w:del>
    </w:p>
    <w:p w:rsidR="004D091E" w:rsidRDefault="005444FE">
      <w:pPr>
        <w:pStyle w:val="Paragraphedeliste"/>
        <w:numPr>
          <w:ilvl w:val="0"/>
          <w:numId w:val="79"/>
        </w:numPr>
        <w:rPr>
          <w:del w:id="8358" w:author="ghislain.aine" w:date="2015-11-05T10:16:00Z"/>
          <w:rFonts w:ascii="Courier New" w:hAnsi="Courier New" w:cs="Courier New"/>
          <w:sz w:val="20"/>
          <w:szCs w:val="20"/>
        </w:rPr>
      </w:pPr>
      <w:del w:id="8359" w:author="ghislain.aine" w:date="2015-11-05T10:16:00Z">
        <w:r w:rsidDel="008C2508">
          <w:rPr>
            <w:noProof/>
            <w:lang w:eastAsia="fr-FR"/>
          </w:rPr>
          <w:delText>Implémenter la fonction queryInterface en t</w:delText>
        </w:r>
        <w:r w:rsidR="00362FA6" w:rsidDel="008C2508">
          <w:rPr>
            <w:noProof/>
            <w:lang w:eastAsia="fr-FR"/>
          </w:rPr>
          <w:delText>estant le type passé en entrer :</w:delText>
        </w:r>
      </w:del>
    </w:p>
    <w:p w:rsidR="00A43A6B" w:rsidRDefault="00362FA6">
      <w:pPr>
        <w:pStyle w:val="Code"/>
        <w:ind w:left="720"/>
        <w:contextualSpacing/>
        <w:jc w:val="both"/>
        <w:rPr>
          <w:del w:id="8360" w:author="ghislain.aine" w:date="2015-11-05T10:16:00Z"/>
          <w:lang w:val="en-US"/>
        </w:rPr>
        <w:pPrChange w:id="8361" w:author="ghislain.aine" w:date="2015-11-05T10:16:00Z">
          <w:pPr>
            <w:pStyle w:val="Code"/>
          </w:pPr>
        </w:pPrChange>
      </w:pPr>
      <w:del w:id="8362" w:author="ghislain.aine" w:date="2015-11-05T10:16:00Z">
        <w:r w:rsidRPr="00362FA6" w:rsidDel="008C2508">
          <w:rPr>
            <w:b/>
            <w:bCs/>
            <w:color w:val="7F0055"/>
            <w:lang w:val="en-US"/>
          </w:rPr>
          <w:delText>if</w:delText>
        </w:r>
        <w:r w:rsidRPr="00362FA6" w:rsidDel="008C2508">
          <w:rPr>
            <w:lang w:val="en-US"/>
          </w:rPr>
          <w:delText xml:space="preserve"> (iidref == </w:delText>
        </w:r>
        <w:r w:rsidRPr="00362FA6" w:rsidDel="008C2508">
          <w:rPr>
            <w:b/>
            <w:bCs/>
            <w:color w:val="7F0055"/>
            <w:lang w:val="en-US"/>
          </w:rPr>
          <w:delText>idof</w:delText>
        </w:r>
        <w:r w:rsidRPr="00362FA6" w:rsidDel="008C2508">
          <w:rPr>
            <w:lang w:val="en-US"/>
          </w:rPr>
          <w:delText>(tp.Interface.IRootMessage)) {</w:delText>
        </w:r>
      </w:del>
    </w:p>
    <w:p w:rsidR="00A43A6B" w:rsidRDefault="00362FA6">
      <w:pPr>
        <w:pStyle w:val="Code"/>
        <w:ind w:left="720"/>
        <w:contextualSpacing/>
        <w:jc w:val="both"/>
        <w:rPr>
          <w:del w:id="8363" w:author="ghislain.aine" w:date="2015-11-05T10:16:00Z"/>
          <w:color w:val="000000"/>
          <w:lang w:val="en-US"/>
        </w:rPr>
        <w:pPrChange w:id="8364" w:author="ghislain.aine" w:date="2015-11-05T10:16:00Z">
          <w:pPr>
            <w:pStyle w:val="Code"/>
          </w:pPr>
        </w:pPrChange>
      </w:pPr>
      <w:del w:id="8365" w:author="ghislain.aine" w:date="2015-11-05T10:16:00Z">
        <w:r w:rsidDel="008C2508">
          <w:rPr>
            <w:color w:val="000000"/>
            <w:lang w:val="en-US"/>
          </w:rPr>
          <w:tab/>
        </w:r>
        <w:r w:rsidRPr="00362FA6" w:rsidDel="008C2508">
          <w:rPr>
            <w:lang w:val="en-US"/>
          </w:rPr>
          <w:delText>return</w:delText>
        </w:r>
        <w:r w:rsidRPr="00362FA6" w:rsidDel="008C2508">
          <w:rPr>
            <w:color w:val="000000"/>
            <w:lang w:val="en-US"/>
          </w:rPr>
          <w:delText xml:space="preserve"> </w:delText>
        </w:r>
        <w:r w:rsidRPr="00362FA6" w:rsidDel="008C2508">
          <w:rPr>
            <w:lang w:val="en-US"/>
          </w:rPr>
          <w:delText>this</w:delText>
        </w:r>
        <w:r w:rsidRPr="00362FA6" w:rsidDel="008C2508">
          <w:rPr>
            <w:color w:val="000000"/>
            <w:lang w:val="en-US"/>
          </w:rPr>
          <w:delText>;</w:delText>
        </w:r>
      </w:del>
    </w:p>
    <w:p w:rsidR="00A43A6B" w:rsidRDefault="00362FA6">
      <w:pPr>
        <w:pStyle w:val="Code"/>
        <w:ind w:left="720"/>
        <w:contextualSpacing/>
        <w:jc w:val="both"/>
        <w:rPr>
          <w:del w:id="8366" w:author="ghislain.aine" w:date="2015-11-05T10:16:00Z"/>
          <w:noProof/>
          <w:lang w:eastAsia="fr-FR"/>
        </w:rPr>
        <w:pPrChange w:id="8367" w:author="ghislain.aine" w:date="2015-11-05T10:16:00Z">
          <w:pPr>
            <w:pStyle w:val="Code"/>
          </w:pPr>
        </w:pPrChange>
      </w:pPr>
      <w:del w:id="8368" w:author="ghislain.aine" w:date="2015-11-05T10:16:00Z">
        <w:r w:rsidDel="008C2508">
          <w:delText>}</w:delText>
        </w:r>
      </w:del>
    </w:p>
    <w:p w:rsidR="004D091E" w:rsidRDefault="00706C7A">
      <w:pPr>
        <w:pStyle w:val="Paragraphedeliste"/>
        <w:numPr>
          <w:ilvl w:val="0"/>
          <w:numId w:val="79"/>
        </w:numPr>
        <w:rPr>
          <w:del w:id="8369" w:author="ghislain.aine" w:date="2015-11-05T10:16:00Z"/>
          <w:noProof/>
          <w:lang w:eastAsia="fr-FR"/>
        </w:rPr>
      </w:pPr>
      <w:del w:id="8370" w:author="ghislain.aine" w:date="2015-11-05T10:16:00Z">
        <w:r w:rsidDel="008C2508">
          <w:rPr>
            <w:noProof/>
            <w:lang w:eastAsia="fr-FR"/>
          </w:rPr>
          <w:delText>Câ</w:delText>
        </w:r>
        <w:r w:rsidR="00FF1D5B" w:rsidDel="008C2508">
          <w:rPr>
            <w:noProof/>
            <w:lang w:eastAsia="fr-FR"/>
          </w:rPr>
          <w:delText>bler ensuite les bons composants pour tester dans Streamwork</w:delText>
        </w:r>
      </w:del>
    </w:p>
    <w:p w:rsidR="004D091E" w:rsidRDefault="004D091E">
      <w:pPr>
        <w:pStyle w:val="Paragraphedeliste"/>
        <w:rPr>
          <w:del w:id="8371" w:author="ghislain.aine" w:date="2015-11-05T10:16:00Z"/>
          <w:noProof/>
          <w:lang w:eastAsia="fr-FR"/>
        </w:rPr>
      </w:pPr>
    </w:p>
    <w:p w:rsidR="00A43A6B" w:rsidRDefault="00A43A6B">
      <w:pPr>
        <w:keepNext/>
        <w:ind w:left="720"/>
        <w:contextualSpacing/>
        <w:rPr>
          <w:del w:id="8372" w:author="ghislain.aine" w:date="2015-11-05T10:16:00Z"/>
        </w:rPr>
        <w:pPrChange w:id="8373" w:author="ghislain.aine" w:date="2015-11-05T10:16:00Z">
          <w:pPr>
            <w:keepNext/>
            <w:jc w:val="center"/>
          </w:pPr>
        </w:pPrChange>
      </w:pPr>
      <w:del w:id="8374" w:author="ghislain.aine" w:date="2015-11-05T10:16:00Z">
        <w:r>
          <w:rPr>
            <w:noProof/>
            <w:lang w:eastAsia="fr-FR"/>
            <w:rPrChange w:id="8375" w:author="Unknown">
              <w:rPr>
                <w:noProof/>
                <w:color w:val="0000FF" w:themeColor="hyperlink"/>
                <w:u w:val="single"/>
                <w:lang w:eastAsia="fr-FR"/>
              </w:rPr>
            </w:rPrChange>
          </w:rPr>
          <w:drawing>
            <wp:inline distT="0" distB="0" distL="0" distR="0">
              <wp:extent cx="5153025" cy="3387255"/>
              <wp:effectExtent l="19050" t="0" r="9525" b="0"/>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5151322" cy="338613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376" w:author="ghislain.aine" w:date="2015-11-05T10:16:00Z"/>
          <w:noProof/>
          <w:lang w:eastAsia="fr-FR"/>
        </w:rPr>
        <w:pPrChange w:id="8377" w:author="ghislain.aine" w:date="2015-11-05T10:16:00Z">
          <w:pPr>
            <w:pStyle w:val="Lgende"/>
            <w:jc w:val="center"/>
          </w:pPr>
        </w:pPrChange>
      </w:pPr>
      <w:del w:id="8378"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51</w:delText>
        </w:r>
        <w:r w:rsidR="004D7EE5" w:rsidDel="008C2508">
          <w:fldChar w:fldCharType="end"/>
        </w:r>
        <w:r w:rsidDel="008C2508">
          <w:delText xml:space="preserve"> : </w:delText>
        </w:r>
        <w:r w:rsidRPr="001955A8" w:rsidDel="008C2508">
          <w:delText>Réception de la donnée</w:delText>
        </w:r>
        <w:r w:rsidR="00362FA6" w:rsidRPr="00821261" w:rsidDel="008C2508">
          <w:rPr>
            <w:noProof/>
            <w:sz w:val="20"/>
            <w:u w:val="single"/>
            <w:lang w:eastAsia="fr-FR"/>
          </w:rPr>
          <w:delText xml:space="preserve"> </w:delText>
        </w:r>
      </w:del>
    </w:p>
    <w:p w:rsidR="00A43A6B" w:rsidRDefault="00362FA6">
      <w:pPr>
        <w:pStyle w:val="Titre3"/>
        <w:ind w:left="720"/>
        <w:rPr>
          <w:del w:id="8379" w:author="ghislain.aine" w:date="2015-11-05T10:16:00Z"/>
          <w:noProof/>
          <w:lang w:eastAsia="fr-FR"/>
        </w:rPr>
        <w:pPrChange w:id="8380" w:author="ghislain.aine" w:date="2015-11-05T10:16:00Z">
          <w:pPr>
            <w:pStyle w:val="Titre3"/>
          </w:pPr>
        </w:pPrChange>
      </w:pPr>
      <w:bookmarkStart w:id="8381" w:name="_Toc354394002"/>
      <w:del w:id="8382" w:author="ghislain.aine" w:date="2015-11-05T10:16:00Z">
        <w:r w:rsidDel="008C2508">
          <w:rPr>
            <w:noProof/>
            <w:lang w:eastAsia="fr-FR"/>
          </w:rPr>
          <w:delText>Sous-message</w:delText>
        </w:r>
        <w:bookmarkEnd w:id="8381"/>
      </w:del>
    </w:p>
    <w:p w:rsidR="00A43A6B" w:rsidRDefault="00A43A6B">
      <w:pPr>
        <w:ind w:left="720"/>
        <w:contextualSpacing/>
        <w:rPr>
          <w:del w:id="8383" w:author="ghislain.aine" w:date="2015-11-05T10:16:00Z"/>
          <w:noProof/>
          <w:lang w:eastAsia="fr-FR"/>
        </w:rPr>
        <w:pPrChange w:id="8384" w:author="ghislain.aine" w:date="2015-11-05T10:16:00Z">
          <w:pPr/>
        </w:pPrChange>
      </w:pPr>
    </w:p>
    <w:p w:rsidR="00A43A6B" w:rsidRDefault="009938FE">
      <w:pPr>
        <w:ind w:left="720"/>
        <w:contextualSpacing/>
        <w:rPr>
          <w:del w:id="8385" w:author="ghislain.aine" w:date="2015-11-05T10:16:00Z"/>
          <w:noProof/>
          <w:lang w:eastAsia="fr-FR"/>
        </w:rPr>
        <w:pPrChange w:id="8386" w:author="ghislain.aine" w:date="2015-11-05T10:16:00Z">
          <w:pPr/>
        </w:pPrChange>
      </w:pPr>
      <w:del w:id="8387" w:author="ghislain.aine" w:date="2015-11-05T10:16:00Z">
        <w:r w:rsidDel="008C2508">
          <w:rPr>
            <w:noProof/>
            <w:lang w:eastAsia="fr-FR"/>
          </w:rPr>
          <w:delText>L'utilisation de conditions sur des champs permet de choisir le contenu du message à décoder en fonction de la valeur de certains champs.</w:delText>
        </w:r>
      </w:del>
    </w:p>
    <w:p w:rsidR="00A43A6B" w:rsidRDefault="009938FE">
      <w:pPr>
        <w:ind w:left="720"/>
        <w:contextualSpacing/>
        <w:rPr>
          <w:del w:id="8388" w:author="ghislain.aine" w:date="2015-11-05T10:16:00Z"/>
          <w:noProof/>
          <w:lang w:eastAsia="fr-FR"/>
        </w:rPr>
        <w:pPrChange w:id="8389" w:author="ghislain.aine" w:date="2015-11-05T10:16:00Z">
          <w:pPr/>
        </w:pPrChange>
      </w:pPr>
      <w:del w:id="8390" w:author="ghislain.aine" w:date="2015-11-05T10:16:00Z">
        <w:r w:rsidDel="008C2508">
          <w:rPr>
            <w:noProof/>
            <w:lang w:eastAsia="fr-FR"/>
          </w:rPr>
          <w:delText>Dans notre exemple, cela permet de savoir si la data transmise est un pas ou une période, en fonction de la valeur du champ "messageType".</w:delText>
        </w:r>
      </w:del>
    </w:p>
    <w:p w:rsidR="00A43A6B" w:rsidRDefault="00A43A6B">
      <w:pPr>
        <w:ind w:left="720"/>
        <w:contextualSpacing/>
        <w:rPr>
          <w:del w:id="8391" w:author="ghislain.aine" w:date="2015-11-05T10:16:00Z"/>
          <w:noProof/>
          <w:lang w:eastAsia="fr-FR"/>
        </w:rPr>
        <w:pPrChange w:id="8392" w:author="ghislain.aine" w:date="2015-11-05T10:16:00Z">
          <w:pPr/>
        </w:pPrChange>
      </w:pPr>
    </w:p>
    <w:p w:rsidR="00A43A6B" w:rsidRDefault="009938FE">
      <w:pPr>
        <w:ind w:left="720"/>
        <w:contextualSpacing/>
        <w:rPr>
          <w:del w:id="8393" w:author="ghislain.aine" w:date="2015-11-05T10:16:00Z"/>
          <w:noProof/>
          <w:lang w:eastAsia="fr-FR"/>
        </w:rPr>
        <w:pPrChange w:id="8394" w:author="ghislain.aine" w:date="2015-11-05T10:16:00Z">
          <w:pPr/>
        </w:pPrChange>
      </w:pPr>
      <w:del w:id="8395" w:author="ghislain.aine" w:date="2015-11-05T10:16:00Z">
        <w:r w:rsidDel="008C2508">
          <w:rPr>
            <w:noProof/>
            <w:lang w:eastAsia="fr-FR"/>
          </w:rPr>
          <w:delText>Pour cela, on crée des sous-messages, un par type de décodage (dans notr</w:delText>
        </w:r>
        <w:r w:rsidR="002605F8" w:rsidDel="008C2508">
          <w:rPr>
            <w:noProof/>
            <w:lang w:eastAsia="fr-FR"/>
          </w:rPr>
          <w:delText>e</w:delText>
        </w:r>
        <w:r w:rsidDel="008C2508">
          <w:rPr>
            <w:noProof/>
            <w:lang w:eastAsia="fr-FR"/>
          </w:rPr>
          <w:delText xml:space="preserve"> cas, un par valeur possible de messageType).</w:delText>
        </w:r>
      </w:del>
    </w:p>
    <w:p w:rsidR="00A43A6B" w:rsidRDefault="00A43A6B">
      <w:pPr>
        <w:ind w:left="720"/>
        <w:contextualSpacing/>
        <w:rPr>
          <w:del w:id="8396" w:author="ghislain.aine" w:date="2015-11-05T10:16:00Z"/>
          <w:noProof/>
          <w:lang w:eastAsia="fr-FR"/>
        </w:rPr>
        <w:pPrChange w:id="8397" w:author="ghislain.aine" w:date="2015-11-05T10:16:00Z">
          <w:pPr/>
        </w:pPrChange>
      </w:pPr>
    </w:p>
    <w:p w:rsidR="004D091E" w:rsidRDefault="002A7580">
      <w:pPr>
        <w:pStyle w:val="Paragraphedeliste"/>
        <w:numPr>
          <w:ilvl w:val="0"/>
          <w:numId w:val="79"/>
        </w:numPr>
        <w:spacing w:before="240"/>
        <w:rPr>
          <w:del w:id="8398" w:author="ghislain.aine" w:date="2015-11-05T10:16:00Z"/>
          <w:noProof/>
          <w:lang w:eastAsia="fr-FR"/>
        </w:rPr>
      </w:pPr>
      <w:del w:id="8399" w:author="ghislain.aine" w:date="2015-11-05T10:16:00Z">
        <w:r w:rsidDel="008C2508">
          <w:rPr>
            <w:noProof/>
            <w:lang w:eastAsia="fr-FR"/>
          </w:rPr>
          <w:delText>Dans le message "rootMess</w:delText>
        </w:r>
        <w:r w:rsidR="00F34623" w:rsidDel="008C2508">
          <w:rPr>
            <w:noProof/>
            <w:lang w:eastAsia="fr-FR"/>
          </w:rPr>
          <w:delText>age", supprimer le champ "data" (ainsi que dans la représe</w:delText>
        </w:r>
        <w:r w:rsidR="002605F8" w:rsidDel="008C2508">
          <w:rPr>
            <w:noProof/>
            <w:lang w:eastAsia="fr-FR"/>
          </w:rPr>
          <w:delText>ntation binaire et l'interface)</w:delText>
        </w:r>
      </w:del>
    </w:p>
    <w:p w:rsidR="004D091E" w:rsidRDefault="002A7580">
      <w:pPr>
        <w:pStyle w:val="Paragraphedeliste"/>
        <w:numPr>
          <w:ilvl w:val="0"/>
          <w:numId w:val="79"/>
        </w:numPr>
        <w:rPr>
          <w:del w:id="8400" w:author="ghislain.aine" w:date="2015-11-05T10:16:00Z"/>
          <w:noProof/>
          <w:lang w:eastAsia="fr-FR"/>
        </w:rPr>
      </w:pPr>
      <w:del w:id="8401" w:author="ghislain.aine" w:date="2015-11-05T10:16:00Z">
        <w:r w:rsidDel="008C2508">
          <w:rPr>
            <w:noProof/>
            <w:lang w:eastAsia="fr-FR"/>
          </w:rPr>
          <w:delText>Créer deux messages qui héritent de rootMessage</w:delText>
        </w:r>
        <w:r w:rsidR="002605F8" w:rsidDel="008C2508">
          <w:rPr>
            <w:noProof/>
            <w:lang w:eastAsia="fr-FR"/>
          </w:rPr>
          <w:delText>: "messageStep" et "messagePeriode"</w:delText>
        </w:r>
        <w:r w:rsidDel="008C2508">
          <w:rPr>
            <w:noProof/>
            <w:lang w:eastAsia="fr-FR"/>
          </w:rPr>
          <w:delText>.</w:delText>
        </w:r>
        <w:r w:rsidR="00B478E4" w:rsidDel="008C2508">
          <w:rPr>
            <w:noProof/>
            <w:lang w:eastAsia="fr-FR"/>
          </w:rPr>
          <w:delText xml:space="preserve"> Pour créer un sous-message, faire un clique-droit sur le rootMessage, et faire "Create Inherited Definition"</w:delText>
        </w:r>
      </w:del>
    </w:p>
    <w:p w:rsidR="004D091E" w:rsidRDefault="008D68FF">
      <w:pPr>
        <w:pStyle w:val="Paragraphedeliste"/>
        <w:numPr>
          <w:ilvl w:val="0"/>
          <w:numId w:val="79"/>
        </w:numPr>
        <w:rPr>
          <w:del w:id="8402" w:author="ghislain.aine" w:date="2015-11-05T10:16:00Z"/>
          <w:noProof/>
          <w:lang w:eastAsia="fr-FR"/>
        </w:rPr>
      </w:pPr>
      <w:del w:id="8403" w:author="ghislain.aine" w:date="2015-11-05T10:16:00Z">
        <w:r w:rsidDel="008C2508">
          <w:rPr>
            <w:noProof/>
            <w:lang w:eastAsia="fr-FR"/>
          </w:rPr>
          <w:lastRenderedPageBreak/>
          <w:delText>Dans chacun des sous-message, ajouter un champ "data"</w:delText>
        </w:r>
        <w:r w:rsidR="002605F8" w:rsidDel="008C2508">
          <w:rPr>
            <w:noProof/>
            <w:lang w:eastAsia="fr-FR"/>
          </w:rPr>
          <w:delText xml:space="preserve"> de type integer</w:delText>
        </w:r>
        <w:r w:rsidDel="008C2508">
          <w:rPr>
            <w:noProof/>
            <w:lang w:eastAsia="fr-FR"/>
          </w:rPr>
          <w:delText>. Puis créer les représentations binair</w:delText>
        </w:r>
        <w:r w:rsidR="00706C7A" w:rsidDel="008C2508">
          <w:rPr>
            <w:noProof/>
            <w:lang w:eastAsia="fr-FR"/>
          </w:rPr>
          <w:delText>es en remettant tous les champs</w:delText>
        </w:r>
      </w:del>
    </w:p>
    <w:p w:rsidR="004D091E" w:rsidRDefault="008D68FF">
      <w:pPr>
        <w:pStyle w:val="Paragraphedeliste"/>
        <w:numPr>
          <w:ilvl w:val="0"/>
          <w:numId w:val="79"/>
        </w:numPr>
        <w:rPr>
          <w:del w:id="8404" w:author="ghislain.aine" w:date="2015-11-05T10:16:00Z"/>
          <w:noProof/>
          <w:lang w:eastAsia="fr-FR"/>
        </w:rPr>
      </w:pPr>
      <w:del w:id="8405" w:author="ghislain.aine" w:date="2015-11-05T10:16:00Z">
        <w:r w:rsidDel="008C2508">
          <w:rPr>
            <w:noProof/>
            <w:lang w:eastAsia="fr-FR"/>
          </w:rPr>
          <w:delText>Créer les conditions en cliquant s</w:delText>
        </w:r>
        <w:r w:rsidR="002605F8" w:rsidDel="008C2508">
          <w:rPr>
            <w:noProof/>
            <w:lang w:eastAsia="fr-FR"/>
          </w:rPr>
          <w:delText>ur l'onglet "Constraint Editor"</w:delText>
        </w:r>
      </w:del>
    </w:p>
    <w:p w:rsidR="00A43A6B" w:rsidRDefault="00A43A6B">
      <w:pPr>
        <w:keepNext/>
        <w:ind w:left="720"/>
        <w:contextualSpacing/>
        <w:rPr>
          <w:del w:id="8406" w:author="ghislain.aine" w:date="2015-11-05T10:16:00Z"/>
        </w:rPr>
        <w:pPrChange w:id="8407" w:author="ghislain.aine" w:date="2015-11-05T10:16:00Z">
          <w:pPr>
            <w:keepNext/>
            <w:jc w:val="center"/>
          </w:pPr>
        </w:pPrChange>
      </w:pPr>
      <w:del w:id="8408" w:author="ghislain.aine" w:date="2015-11-05T10:16:00Z">
        <w:r>
          <w:rPr>
            <w:noProof/>
            <w:lang w:eastAsia="fr-FR"/>
            <w:rPrChange w:id="8409" w:author="Unknown">
              <w:rPr>
                <w:noProof/>
                <w:color w:val="0000FF" w:themeColor="hyperlink"/>
                <w:u w:val="single"/>
                <w:lang w:eastAsia="fr-FR"/>
              </w:rPr>
            </w:rPrChange>
          </w:rPr>
          <w:drawing>
            <wp:inline distT="0" distB="0" distL="0" distR="0">
              <wp:extent cx="3238500" cy="1419225"/>
              <wp:effectExtent l="19050" t="0" r="0" b="0"/>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srcRect/>
                      <a:stretch>
                        <a:fillRect/>
                      </a:stretch>
                    </pic:blipFill>
                    <pic:spPr bwMode="auto">
                      <a:xfrm>
                        <a:off x="0" y="0"/>
                        <a:ext cx="3238500" cy="1419225"/>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410" w:author="ghislain.aine" w:date="2015-11-05T10:16:00Z"/>
          <w:noProof/>
          <w:sz w:val="20"/>
          <w:u w:val="single"/>
          <w:lang w:eastAsia="fr-FR"/>
        </w:rPr>
        <w:pPrChange w:id="8411" w:author="ghislain.aine" w:date="2015-11-05T10:16:00Z">
          <w:pPr>
            <w:pStyle w:val="Lgende"/>
            <w:jc w:val="center"/>
          </w:pPr>
        </w:pPrChange>
      </w:pPr>
      <w:del w:id="8412"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52</w:delText>
        </w:r>
        <w:r w:rsidR="004D7EE5" w:rsidDel="008C2508">
          <w:fldChar w:fldCharType="end"/>
        </w:r>
        <w:r w:rsidDel="008C2508">
          <w:delText xml:space="preserve"> : </w:delText>
        </w:r>
        <w:r w:rsidRPr="00595F0B" w:rsidDel="008C2508">
          <w:delText>Condition d'utilisation du message</w:delText>
        </w:r>
        <w:r w:rsidR="002605F8" w:rsidRPr="00821261" w:rsidDel="008C2508">
          <w:rPr>
            <w:noProof/>
            <w:sz w:val="20"/>
            <w:u w:val="single"/>
            <w:lang w:eastAsia="fr-FR"/>
          </w:rPr>
          <w:delText xml:space="preserve"> </w:delText>
        </w:r>
      </w:del>
    </w:p>
    <w:p w:rsidR="00A43A6B" w:rsidRDefault="00A43A6B">
      <w:pPr>
        <w:ind w:left="720"/>
        <w:contextualSpacing/>
        <w:rPr>
          <w:del w:id="8413" w:author="ghislain.aine" w:date="2015-11-05T10:16:00Z"/>
          <w:noProof/>
          <w:lang w:eastAsia="fr-FR"/>
        </w:rPr>
        <w:pPrChange w:id="8414" w:author="ghislain.aine" w:date="2015-11-05T10:16:00Z">
          <w:pPr/>
        </w:pPrChange>
      </w:pPr>
    </w:p>
    <w:p w:rsidR="004D091E" w:rsidRDefault="008D68FF">
      <w:pPr>
        <w:pStyle w:val="Paragraphedeliste"/>
        <w:numPr>
          <w:ilvl w:val="0"/>
          <w:numId w:val="80"/>
        </w:numPr>
        <w:rPr>
          <w:del w:id="8415" w:author="ghislain.aine" w:date="2015-11-05T10:16:00Z"/>
          <w:noProof/>
          <w:lang w:eastAsia="fr-FR"/>
        </w:rPr>
      </w:pPr>
      <w:del w:id="8416" w:author="ghislain.aine" w:date="2015-11-05T10:16:00Z">
        <w:r w:rsidDel="008C2508">
          <w:rPr>
            <w:noProof/>
            <w:lang w:eastAsia="fr-FR"/>
          </w:rPr>
          <w:delText>Modifier la fonction "notifyStepChanged" du composant "ConfObserver" pour qu'il envoi un message de type "messageStep"</w:delText>
        </w:r>
      </w:del>
    </w:p>
    <w:p w:rsidR="004D091E" w:rsidRDefault="008D68FF">
      <w:pPr>
        <w:pStyle w:val="Paragraphedeliste"/>
        <w:numPr>
          <w:ilvl w:val="0"/>
          <w:numId w:val="80"/>
        </w:numPr>
        <w:rPr>
          <w:del w:id="8417" w:author="ghislain.aine" w:date="2015-11-05T10:16:00Z"/>
          <w:noProof/>
          <w:lang w:eastAsia="fr-FR"/>
        </w:rPr>
      </w:pPr>
      <w:del w:id="8418" w:author="ghislain.aine" w:date="2015-11-05T10:16:00Z">
        <w:r w:rsidDel="008C2508">
          <w:rPr>
            <w:noProof/>
            <w:lang w:eastAsia="fr-FR"/>
          </w:rPr>
          <w:delText>Ajouter l'envoi d'un "message</w:delText>
        </w:r>
        <w:r w:rsidR="002605F8" w:rsidDel="008C2508">
          <w:rPr>
            <w:noProof/>
            <w:lang w:eastAsia="fr-FR"/>
          </w:rPr>
          <w:delText>Periode</w:delText>
        </w:r>
        <w:r w:rsidDel="008C2508">
          <w:rPr>
            <w:noProof/>
            <w:lang w:eastAsia="fr-FR"/>
          </w:rPr>
          <w:delText xml:space="preserve">" dans la </w:delText>
        </w:r>
        <w:r w:rsidR="002605F8" w:rsidDel="008C2508">
          <w:rPr>
            <w:noProof/>
            <w:lang w:eastAsia="fr-FR"/>
          </w:rPr>
          <w:delText>fonction "notifyPeriodeChanged"</w:delText>
        </w:r>
      </w:del>
    </w:p>
    <w:p w:rsidR="004D091E" w:rsidRDefault="00442047">
      <w:pPr>
        <w:pStyle w:val="Paragraphedeliste"/>
        <w:numPr>
          <w:ilvl w:val="0"/>
          <w:numId w:val="80"/>
        </w:numPr>
        <w:rPr>
          <w:del w:id="8419" w:author="ghislain.aine" w:date="2015-11-05T10:16:00Z"/>
          <w:noProof/>
          <w:lang w:eastAsia="fr-FR"/>
        </w:rPr>
      </w:pPr>
      <w:del w:id="8420" w:author="ghislain.aine" w:date="2015-11-05T10:16:00Z">
        <w:r w:rsidDel="008C2508">
          <w:rPr>
            <w:noProof/>
            <w:lang w:eastAsia="fr-FR"/>
          </w:rPr>
          <w:delText>Dans la fonction "messageReceived" du composant "ConfReceiver", remplacer l'utilisation du message "rootMessage" par les nouvelles classes, en fonct</w:delText>
        </w:r>
        <w:r w:rsidR="00706C7A" w:rsidDel="008C2508">
          <w:rPr>
            <w:noProof/>
            <w:lang w:eastAsia="fr-FR"/>
          </w:rPr>
          <w:delText>ion de la valeur du messageType</w:delText>
        </w:r>
      </w:del>
    </w:p>
    <w:p w:rsidR="00A43A6B" w:rsidRDefault="009370BD">
      <w:pPr>
        <w:pStyle w:val="Code"/>
        <w:ind w:left="720"/>
        <w:contextualSpacing/>
        <w:jc w:val="both"/>
        <w:rPr>
          <w:del w:id="8421" w:author="ghislain.aine" w:date="2015-11-05T10:16:00Z"/>
          <w:noProof/>
          <w:lang w:eastAsia="fr-FR"/>
        </w:rPr>
        <w:pPrChange w:id="8422" w:author="ghislain.aine" w:date="2015-11-05T10:16:00Z">
          <w:pPr>
            <w:pStyle w:val="Code"/>
          </w:pPr>
        </w:pPrChange>
      </w:pPr>
      <w:del w:id="8423" w:author="ghislain.aine" w:date="2015-11-05T10:16:00Z">
        <w:r w:rsidRPr="00706C7A" w:rsidDel="008C2508">
          <w:rPr>
            <w:noProof/>
            <w:color w:val="0000FF"/>
          </w:rPr>
          <w:delText>if</w:delText>
        </w:r>
        <w:r w:rsidDel="008C2508">
          <w:rPr>
            <w:noProof/>
            <w:lang w:eastAsia="fr-FR"/>
          </w:rPr>
          <w:delText xml:space="preserve"> (msg) {</w:delText>
        </w:r>
      </w:del>
    </w:p>
    <w:p w:rsidR="00A43A6B" w:rsidRDefault="00C31C3E">
      <w:pPr>
        <w:pStyle w:val="Code"/>
        <w:ind w:left="720"/>
        <w:contextualSpacing/>
        <w:jc w:val="both"/>
        <w:rPr>
          <w:del w:id="8424" w:author="ghislain.aine" w:date="2015-11-05T10:16:00Z"/>
          <w:noProof/>
          <w:color w:val="008000"/>
        </w:rPr>
        <w:pPrChange w:id="8425" w:author="ghislain.aine" w:date="2015-11-05T10:16:00Z">
          <w:pPr>
            <w:pStyle w:val="Code"/>
          </w:pPr>
        </w:pPrChange>
      </w:pPr>
      <w:del w:id="8426" w:author="ghislain.aine" w:date="2015-11-05T10:16:00Z">
        <w:r w:rsidDel="008C2508">
          <w:rPr>
            <w:noProof/>
            <w:lang w:eastAsia="fr-FR"/>
          </w:rPr>
          <w:tab/>
        </w:r>
        <w:r w:rsidR="009370BD" w:rsidRPr="00D15D51" w:rsidDel="008C2508">
          <w:rPr>
            <w:noProof/>
            <w:color w:val="008000"/>
          </w:rPr>
          <w:delText>//Recuperation du pas</w:delText>
        </w:r>
      </w:del>
    </w:p>
    <w:p w:rsidR="00A43A6B" w:rsidRDefault="00C31C3E">
      <w:pPr>
        <w:pStyle w:val="Code"/>
        <w:ind w:left="720"/>
        <w:contextualSpacing/>
        <w:jc w:val="both"/>
        <w:rPr>
          <w:del w:id="8427" w:author="ghislain.aine" w:date="2015-11-05T10:16:00Z"/>
          <w:noProof/>
          <w:lang w:eastAsia="fr-FR"/>
        </w:rPr>
        <w:pPrChange w:id="8428" w:author="ghislain.aine" w:date="2015-11-05T10:16:00Z">
          <w:pPr>
            <w:pStyle w:val="Code"/>
          </w:pPr>
        </w:pPrChange>
      </w:pPr>
      <w:del w:id="8429" w:author="ghislain.aine" w:date="2015-11-05T10:16:00Z">
        <w:r w:rsidRPr="0009409C" w:rsidDel="008C2508">
          <w:rPr>
            <w:noProof/>
            <w:lang w:eastAsia="fr-FR"/>
          </w:rPr>
          <w:tab/>
        </w:r>
        <w:r w:rsidR="009370BD" w:rsidRPr="00706C7A" w:rsidDel="008C2508">
          <w:rPr>
            <w:noProof/>
            <w:color w:val="0000FF"/>
          </w:rPr>
          <w:delText>if</w:delText>
        </w:r>
        <w:r w:rsidR="009370BD" w:rsidRPr="0009409C" w:rsidDel="008C2508">
          <w:rPr>
            <w:noProof/>
            <w:lang w:eastAsia="fr-FR"/>
          </w:rPr>
          <w:delText xml:space="preserve"> (msg.getMessageType() == </w:delText>
        </w:r>
        <w:r w:rsidR="002605F8" w:rsidRPr="0009409C" w:rsidDel="008C2508">
          <w:rPr>
            <w:noProof/>
            <w:lang w:eastAsia="fr-FR"/>
          </w:rPr>
          <w:delText>tp.Dictionnary.MessageType.STEP</w:delText>
        </w:r>
        <w:r w:rsidR="009370BD" w:rsidRPr="0009409C" w:rsidDel="008C2508">
          <w:rPr>
            <w:noProof/>
            <w:lang w:eastAsia="fr-FR"/>
          </w:rPr>
          <w:delText>) {</w:delText>
        </w:r>
      </w:del>
    </w:p>
    <w:p w:rsidR="00A43A6B" w:rsidRDefault="009370BD">
      <w:pPr>
        <w:pStyle w:val="Code"/>
        <w:ind w:left="720"/>
        <w:contextualSpacing/>
        <w:jc w:val="both"/>
        <w:rPr>
          <w:del w:id="8430" w:author="ghislain.aine" w:date="2015-11-05T10:16:00Z"/>
          <w:noProof/>
          <w:lang w:eastAsia="fr-FR"/>
        </w:rPr>
        <w:pPrChange w:id="8431" w:author="ghislain.aine" w:date="2015-11-05T10:16:00Z">
          <w:pPr>
            <w:pStyle w:val="Code"/>
          </w:pPr>
        </w:pPrChange>
      </w:pPr>
      <w:del w:id="8432" w:author="ghislain.aine" w:date="2015-11-05T10:16:00Z">
        <w:r w:rsidRPr="0009409C" w:rsidDel="008C2508">
          <w:rPr>
            <w:noProof/>
            <w:lang w:eastAsia="fr-FR"/>
          </w:rPr>
          <w:tab/>
          <w:delText xml:space="preserve">    </w:delText>
        </w:r>
        <w:r w:rsidRPr="0009409C" w:rsidDel="008C2508">
          <w:rPr>
            <w:noProof/>
            <w:lang w:eastAsia="fr-FR"/>
          </w:rPr>
          <w:tab/>
          <w:delText>tp.Protocole.messageStep stepmsg = (tp.Protocole.messageStep)msg;</w:delText>
        </w:r>
      </w:del>
    </w:p>
    <w:p w:rsidR="00A43A6B" w:rsidRDefault="009370BD">
      <w:pPr>
        <w:pStyle w:val="Code"/>
        <w:ind w:left="720"/>
        <w:contextualSpacing/>
        <w:jc w:val="both"/>
        <w:rPr>
          <w:del w:id="8433" w:author="ghislain.aine" w:date="2015-11-05T10:16:00Z"/>
          <w:noProof/>
          <w:lang w:val="en-US" w:eastAsia="fr-FR"/>
        </w:rPr>
        <w:pPrChange w:id="8434" w:author="ghislain.aine" w:date="2015-11-05T10:16:00Z">
          <w:pPr>
            <w:pStyle w:val="Code"/>
          </w:pPr>
        </w:pPrChange>
      </w:pPr>
      <w:del w:id="8435" w:author="ghislain.aine" w:date="2015-11-05T10:16:00Z">
        <w:r w:rsidRPr="0009409C" w:rsidDel="008C2508">
          <w:rPr>
            <w:noProof/>
            <w:lang w:eastAsia="fr-FR"/>
          </w:rPr>
          <w:tab/>
          <w:delText xml:space="preserve">    </w:delText>
        </w:r>
        <w:r w:rsidRPr="0009409C" w:rsidDel="008C2508">
          <w:rPr>
            <w:noProof/>
            <w:lang w:eastAsia="fr-FR"/>
          </w:rPr>
          <w:tab/>
        </w:r>
        <w:r w:rsidRPr="00921425" w:rsidDel="008C2508">
          <w:rPr>
            <w:noProof/>
            <w:color w:val="0000FF"/>
            <w:lang w:val="en-US"/>
          </w:rPr>
          <w:delText>if</w:delText>
        </w:r>
        <w:r w:rsidRPr="009370BD" w:rsidDel="008C2508">
          <w:rPr>
            <w:noProof/>
            <w:lang w:val="en-US" w:eastAsia="fr-FR"/>
          </w:rPr>
          <w:delText xml:space="preserve"> (stepmsg) {</w:delText>
        </w:r>
      </w:del>
    </w:p>
    <w:p w:rsidR="00A43A6B" w:rsidRDefault="009370BD">
      <w:pPr>
        <w:pStyle w:val="Code"/>
        <w:ind w:left="720"/>
        <w:contextualSpacing/>
        <w:jc w:val="both"/>
        <w:rPr>
          <w:del w:id="8436" w:author="ghislain.aine" w:date="2015-11-05T10:16:00Z"/>
          <w:noProof/>
          <w:lang w:val="en-US" w:eastAsia="fr-FR"/>
        </w:rPr>
        <w:pPrChange w:id="8437" w:author="ghislain.aine" w:date="2015-11-05T10:16:00Z">
          <w:pPr>
            <w:pStyle w:val="Code"/>
          </w:pPr>
        </w:pPrChange>
      </w:pPr>
      <w:del w:id="8438" w:author="ghislain.aine" w:date="2015-11-05T10:16:00Z">
        <w:r w:rsidRPr="009370BD" w:rsidDel="008C2508">
          <w:rPr>
            <w:noProof/>
            <w:lang w:val="en-US" w:eastAsia="fr-FR"/>
          </w:rPr>
          <w:tab/>
          <w:delText xml:space="preserve">    </w:delText>
        </w:r>
        <w:r w:rsidRPr="009370BD" w:rsidDel="008C2508">
          <w:rPr>
            <w:noProof/>
            <w:lang w:val="en-US" w:eastAsia="fr-FR"/>
          </w:rPr>
          <w:tab/>
        </w:r>
        <w:r w:rsidRPr="009370BD" w:rsidDel="008C2508">
          <w:rPr>
            <w:noProof/>
            <w:lang w:val="en-US" w:eastAsia="fr-FR"/>
          </w:rPr>
          <w:tab/>
          <w:delText>this.changeStep(stepmsg.data);</w:delText>
        </w:r>
      </w:del>
    </w:p>
    <w:p w:rsidR="00A43A6B" w:rsidRDefault="009370BD">
      <w:pPr>
        <w:pStyle w:val="Code"/>
        <w:ind w:left="720"/>
        <w:contextualSpacing/>
        <w:jc w:val="both"/>
        <w:rPr>
          <w:del w:id="8439" w:author="ghislain.aine" w:date="2015-11-05T10:16:00Z"/>
          <w:noProof/>
          <w:lang w:val="en-US" w:eastAsia="fr-FR"/>
        </w:rPr>
        <w:pPrChange w:id="8440" w:author="ghislain.aine" w:date="2015-11-05T10:16:00Z">
          <w:pPr>
            <w:pStyle w:val="Code"/>
          </w:pPr>
        </w:pPrChange>
      </w:pPr>
      <w:del w:id="8441" w:author="ghislain.aine" w:date="2015-11-05T10:16:00Z">
        <w:r w:rsidRPr="009370BD" w:rsidDel="008C2508">
          <w:rPr>
            <w:noProof/>
            <w:lang w:val="en-US" w:eastAsia="fr-FR"/>
          </w:rPr>
          <w:tab/>
          <w:delText xml:space="preserve">    </w:delText>
        </w:r>
        <w:r w:rsidRPr="009370BD" w:rsidDel="008C2508">
          <w:rPr>
            <w:noProof/>
            <w:lang w:val="en-US" w:eastAsia="fr-FR"/>
          </w:rPr>
          <w:tab/>
          <w:delText>}</w:delText>
        </w:r>
      </w:del>
    </w:p>
    <w:p w:rsidR="00A43A6B" w:rsidRDefault="00C31C3E">
      <w:pPr>
        <w:pStyle w:val="Code"/>
        <w:ind w:left="720"/>
        <w:contextualSpacing/>
        <w:jc w:val="both"/>
        <w:rPr>
          <w:del w:id="8442" w:author="ghislain.aine" w:date="2015-11-05T10:16:00Z"/>
          <w:noProof/>
          <w:lang w:val="en-US" w:eastAsia="fr-FR"/>
        </w:rPr>
        <w:pPrChange w:id="8443" w:author="ghislain.aine" w:date="2015-11-05T10:16:00Z">
          <w:pPr>
            <w:pStyle w:val="Code"/>
          </w:pPr>
        </w:pPrChange>
      </w:pPr>
      <w:del w:id="8444" w:author="ghislain.aine" w:date="2015-11-05T10:16:00Z">
        <w:r w:rsidDel="008C2508">
          <w:rPr>
            <w:noProof/>
            <w:lang w:val="en-US" w:eastAsia="fr-FR"/>
          </w:rPr>
          <w:tab/>
        </w:r>
        <w:r w:rsidR="009370BD" w:rsidRPr="009370BD" w:rsidDel="008C2508">
          <w:rPr>
            <w:noProof/>
            <w:lang w:val="en-US" w:eastAsia="fr-FR"/>
          </w:rPr>
          <w:delText xml:space="preserve">}    </w:delText>
        </w:r>
      </w:del>
    </w:p>
    <w:p w:rsidR="00A43A6B" w:rsidRDefault="00C31C3E">
      <w:pPr>
        <w:pStyle w:val="Code"/>
        <w:ind w:left="720"/>
        <w:contextualSpacing/>
        <w:jc w:val="both"/>
        <w:rPr>
          <w:del w:id="8445" w:author="ghislain.aine" w:date="2015-11-05T10:16:00Z"/>
          <w:noProof/>
          <w:color w:val="008000"/>
          <w:lang w:val="en-US"/>
        </w:rPr>
        <w:pPrChange w:id="8446" w:author="ghislain.aine" w:date="2015-11-05T10:16:00Z">
          <w:pPr>
            <w:pStyle w:val="Code"/>
          </w:pPr>
        </w:pPrChange>
      </w:pPr>
      <w:del w:id="8447" w:author="ghislain.aine" w:date="2015-11-05T10:16:00Z">
        <w:r w:rsidDel="008C2508">
          <w:rPr>
            <w:noProof/>
            <w:lang w:val="en-US" w:eastAsia="fr-FR"/>
          </w:rPr>
          <w:tab/>
        </w:r>
        <w:r w:rsidR="009370BD" w:rsidRPr="0009409C" w:rsidDel="008C2508">
          <w:rPr>
            <w:noProof/>
            <w:color w:val="008000"/>
            <w:lang w:val="en-US"/>
          </w:rPr>
          <w:delText>//Recuperation de la periode</w:delText>
        </w:r>
      </w:del>
    </w:p>
    <w:p w:rsidR="00A43A6B" w:rsidRDefault="00C31C3E">
      <w:pPr>
        <w:pStyle w:val="Code"/>
        <w:ind w:left="720"/>
        <w:contextualSpacing/>
        <w:jc w:val="both"/>
        <w:rPr>
          <w:del w:id="8448" w:author="ghislain.aine" w:date="2015-11-05T10:16:00Z"/>
          <w:noProof/>
          <w:lang w:val="en-US" w:eastAsia="fr-FR"/>
        </w:rPr>
        <w:pPrChange w:id="8449" w:author="ghislain.aine" w:date="2015-11-05T10:16:00Z">
          <w:pPr>
            <w:pStyle w:val="Code"/>
          </w:pPr>
        </w:pPrChange>
      </w:pPr>
      <w:del w:id="8450" w:author="ghislain.aine" w:date="2015-11-05T10:16:00Z">
        <w:r w:rsidDel="008C2508">
          <w:rPr>
            <w:noProof/>
            <w:lang w:val="en-US" w:eastAsia="fr-FR"/>
          </w:rPr>
          <w:tab/>
        </w:r>
        <w:r w:rsidR="009370BD" w:rsidRPr="00921425" w:rsidDel="008C2508">
          <w:rPr>
            <w:noProof/>
            <w:color w:val="0000FF"/>
            <w:lang w:val="en-US"/>
          </w:rPr>
          <w:delText>else</w:delText>
        </w:r>
        <w:r w:rsidR="009370BD" w:rsidRPr="009370BD" w:rsidDel="008C2508">
          <w:rPr>
            <w:noProof/>
            <w:lang w:val="en-US" w:eastAsia="fr-FR"/>
          </w:rPr>
          <w:delText xml:space="preserve"> </w:delText>
        </w:r>
        <w:r w:rsidR="009370BD" w:rsidRPr="00921425" w:rsidDel="008C2508">
          <w:rPr>
            <w:noProof/>
            <w:color w:val="0000FF"/>
            <w:lang w:val="en-US"/>
          </w:rPr>
          <w:delText>if</w:delText>
        </w:r>
        <w:r w:rsidR="009370BD" w:rsidRPr="009370BD" w:rsidDel="008C2508">
          <w:rPr>
            <w:noProof/>
            <w:lang w:val="en-US" w:eastAsia="fr-FR"/>
          </w:rPr>
          <w:delText xml:space="preserve"> (msg.getMessageType() == </w:delText>
        </w:r>
        <w:r w:rsidR="002605F8" w:rsidRPr="002605F8" w:rsidDel="008C2508">
          <w:rPr>
            <w:noProof/>
            <w:lang w:val="en-US" w:eastAsia="fr-FR"/>
          </w:rPr>
          <w:delText>tp.Dictionnary.MessageType.PERIODE</w:delText>
        </w:r>
        <w:r w:rsidR="009370BD" w:rsidRPr="009370BD" w:rsidDel="008C2508">
          <w:rPr>
            <w:noProof/>
            <w:lang w:val="en-US" w:eastAsia="fr-FR"/>
          </w:rPr>
          <w:delText>) {</w:delText>
        </w:r>
      </w:del>
    </w:p>
    <w:p w:rsidR="00A43A6B" w:rsidRDefault="009370BD">
      <w:pPr>
        <w:pStyle w:val="Code"/>
        <w:ind w:left="720"/>
        <w:contextualSpacing/>
        <w:jc w:val="both"/>
        <w:rPr>
          <w:del w:id="8451" w:author="ghislain.aine" w:date="2015-11-05T10:16:00Z"/>
          <w:noProof/>
          <w:lang w:val="en-US" w:eastAsia="fr-FR"/>
        </w:rPr>
        <w:pPrChange w:id="8452" w:author="ghislain.aine" w:date="2015-11-05T10:16:00Z">
          <w:pPr>
            <w:pStyle w:val="Code"/>
          </w:pPr>
        </w:pPrChange>
      </w:pPr>
      <w:del w:id="8453" w:author="ghislain.aine" w:date="2015-11-05T10:16:00Z">
        <w:r w:rsidRPr="009370BD" w:rsidDel="008C2508">
          <w:rPr>
            <w:noProof/>
            <w:lang w:val="en-US" w:eastAsia="fr-FR"/>
          </w:rPr>
          <w:tab/>
          <w:delText xml:space="preserve">    </w:delText>
        </w:r>
        <w:r w:rsidRPr="009370BD" w:rsidDel="008C2508">
          <w:rPr>
            <w:noProof/>
            <w:lang w:val="en-US" w:eastAsia="fr-FR"/>
          </w:rPr>
          <w:tab/>
          <w:delText>tp.Protocole.message</w:delText>
        </w:r>
        <w:r w:rsidR="002605F8" w:rsidDel="008C2508">
          <w:rPr>
            <w:noProof/>
            <w:lang w:val="en-US" w:eastAsia="fr-FR"/>
          </w:rPr>
          <w:delText>Periode</w:delText>
        </w:r>
        <w:r w:rsidRPr="009370BD" w:rsidDel="008C2508">
          <w:rPr>
            <w:noProof/>
            <w:lang w:val="en-US" w:eastAsia="fr-FR"/>
          </w:rPr>
          <w:delText xml:space="preserve"> </w:delText>
        </w:r>
        <w:r w:rsidR="002605F8" w:rsidDel="008C2508">
          <w:rPr>
            <w:noProof/>
            <w:lang w:val="en-US" w:eastAsia="fr-FR"/>
          </w:rPr>
          <w:delText>periode</w:delText>
        </w:r>
        <w:r w:rsidRPr="009370BD" w:rsidDel="008C2508">
          <w:rPr>
            <w:noProof/>
            <w:lang w:val="en-US" w:eastAsia="fr-FR"/>
          </w:rPr>
          <w:delText>msg = (tp.Protocole.message</w:delText>
        </w:r>
        <w:r w:rsidR="002605F8" w:rsidDel="008C2508">
          <w:rPr>
            <w:noProof/>
            <w:lang w:val="en-US" w:eastAsia="fr-FR"/>
          </w:rPr>
          <w:delText>Periode</w:delText>
        </w:r>
        <w:r w:rsidRPr="009370BD" w:rsidDel="008C2508">
          <w:rPr>
            <w:noProof/>
            <w:lang w:val="en-US" w:eastAsia="fr-FR"/>
          </w:rPr>
          <w:delText>)msg;</w:delText>
        </w:r>
      </w:del>
    </w:p>
    <w:p w:rsidR="00A43A6B" w:rsidRDefault="009370BD">
      <w:pPr>
        <w:pStyle w:val="Code"/>
        <w:ind w:left="720"/>
        <w:contextualSpacing/>
        <w:jc w:val="both"/>
        <w:rPr>
          <w:del w:id="8454" w:author="ghislain.aine" w:date="2015-11-05T10:16:00Z"/>
          <w:noProof/>
          <w:lang w:val="en-US" w:eastAsia="fr-FR"/>
        </w:rPr>
        <w:pPrChange w:id="8455" w:author="ghislain.aine" w:date="2015-11-05T10:16:00Z">
          <w:pPr>
            <w:pStyle w:val="Code"/>
          </w:pPr>
        </w:pPrChange>
      </w:pPr>
      <w:del w:id="8456" w:author="ghislain.aine" w:date="2015-11-05T10:16:00Z">
        <w:r w:rsidRPr="009370BD" w:rsidDel="008C2508">
          <w:rPr>
            <w:noProof/>
            <w:lang w:val="en-US" w:eastAsia="fr-FR"/>
          </w:rPr>
          <w:tab/>
          <w:delText xml:space="preserve">    </w:delText>
        </w:r>
        <w:r w:rsidRPr="009370BD" w:rsidDel="008C2508">
          <w:rPr>
            <w:noProof/>
            <w:lang w:val="en-US" w:eastAsia="fr-FR"/>
          </w:rPr>
          <w:tab/>
        </w:r>
        <w:r w:rsidRPr="00706C7A" w:rsidDel="008C2508">
          <w:rPr>
            <w:noProof/>
            <w:color w:val="0000FF"/>
          </w:rPr>
          <w:delText>if</w:delText>
        </w:r>
        <w:r w:rsidRPr="002605F8" w:rsidDel="008C2508">
          <w:rPr>
            <w:noProof/>
            <w:lang w:val="en-US" w:eastAsia="fr-FR"/>
          </w:rPr>
          <w:delText xml:space="preserve"> (</w:delText>
        </w:r>
        <w:r w:rsidR="002605F8" w:rsidDel="008C2508">
          <w:rPr>
            <w:noProof/>
            <w:lang w:val="en-US" w:eastAsia="fr-FR"/>
          </w:rPr>
          <w:delText>periode</w:delText>
        </w:r>
        <w:r w:rsidR="002605F8" w:rsidRPr="009370BD" w:rsidDel="008C2508">
          <w:rPr>
            <w:noProof/>
            <w:lang w:val="en-US" w:eastAsia="fr-FR"/>
          </w:rPr>
          <w:delText>msg</w:delText>
        </w:r>
        <w:r w:rsidRPr="002605F8" w:rsidDel="008C2508">
          <w:rPr>
            <w:noProof/>
            <w:lang w:val="en-US" w:eastAsia="fr-FR"/>
          </w:rPr>
          <w:delText>) {</w:delText>
        </w:r>
      </w:del>
    </w:p>
    <w:p w:rsidR="00A43A6B" w:rsidRDefault="00C31C3E">
      <w:pPr>
        <w:pStyle w:val="Code"/>
        <w:ind w:left="720"/>
        <w:contextualSpacing/>
        <w:jc w:val="both"/>
        <w:rPr>
          <w:del w:id="8457" w:author="ghislain.aine" w:date="2015-11-05T10:16:00Z"/>
          <w:noProof/>
          <w:lang w:eastAsia="fr-FR"/>
        </w:rPr>
        <w:pPrChange w:id="8458" w:author="ghislain.aine" w:date="2015-11-05T10:16:00Z">
          <w:pPr>
            <w:pStyle w:val="Code"/>
          </w:pPr>
        </w:pPrChange>
      </w:pPr>
      <w:del w:id="8459" w:author="ghislain.aine" w:date="2015-11-05T10:16:00Z">
        <w:r w:rsidDel="008C2508">
          <w:rPr>
            <w:noProof/>
            <w:lang w:eastAsia="fr-FR"/>
          </w:rPr>
          <w:tab/>
        </w:r>
        <w:r w:rsidDel="008C2508">
          <w:rPr>
            <w:noProof/>
            <w:lang w:eastAsia="fr-FR"/>
          </w:rPr>
          <w:tab/>
        </w:r>
        <w:r w:rsidR="009370BD" w:rsidDel="008C2508">
          <w:rPr>
            <w:noProof/>
            <w:lang w:eastAsia="fr-FR"/>
          </w:rPr>
          <w:delText xml:space="preserve">} </w:delText>
        </w:r>
      </w:del>
    </w:p>
    <w:p w:rsidR="00A43A6B" w:rsidRDefault="00C31C3E">
      <w:pPr>
        <w:pStyle w:val="Code"/>
        <w:ind w:left="720"/>
        <w:contextualSpacing/>
        <w:jc w:val="both"/>
        <w:rPr>
          <w:del w:id="8460" w:author="ghislain.aine" w:date="2015-11-05T10:16:00Z"/>
          <w:noProof/>
          <w:lang w:eastAsia="fr-FR"/>
        </w:rPr>
        <w:pPrChange w:id="8461" w:author="ghislain.aine" w:date="2015-11-05T10:16:00Z">
          <w:pPr>
            <w:pStyle w:val="Code"/>
          </w:pPr>
        </w:pPrChange>
      </w:pPr>
      <w:del w:id="8462" w:author="ghislain.aine" w:date="2015-11-05T10:16:00Z">
        <w:r w:rsidDel="008C2508">
          <w:rPr>
            <w:noProof/>
            <w:lang w:eastAsia="fr-FR"/>
          </w:rPr>
          <w:tab/>
        </w:r>
        <w:r w:rsidR="009370BD" w:rsidDel="008C2508">
          <w:rPr>
            <w:noProof/>
            <w:lang w:eastAsia="fr-FR"/>
          </w:rPr>
          <w:delText>}</w:delText>
        </w:r>
      </w:del>
    </w:p>
    <w:p w:rsidR="00A43A6B" w:rsidRDefault="009370BD">
      <w:pPr>
        <w:pStyle w:val="Code"/>
        <w:ind w:left="720"/>
        <w:contextualSpacing/>
        <w:jc w:val="both"/>
        <w:rPr>
          <w:del w:id="8463" w:author="ghislain.aine" w:date="2015-11-05T10:16:00Z"/>
          <w:noProof/>
          <w:lang w:eastAsia="fr-FR"/>
        </w:rPr>
        <w:pPrChange w:id="8464" w:author="ghislain.aine" w:date="2015-11-05T10:16:00Z">
          <w:pPr>
            <w:pStyle w:val="Code"/>
          </w:pPr>
        </w:pPrChange>
      </w:pPr>
      <w:del w:id="8465" w:author="ghislain.aine" w:date="2015-11-05T10:16:00Z">
        <w:r w:rsidDel="008C2508">
          <w:rPr>
            <w:noProof/>
            <w:lang w:eastAsia="fr-FR"/>
          </w:rPr>
          <w:delText>}</w:delText>
        </w:r>
      </w:del>
    </w:p>
    <w:p w:rsidR="004D091E" w:rsidRDefault="002605F8">
      <w:pPr>
        <w:pStyle w:val="Paragraphedeliste"/>
        <w:numPr>
          <w:ilvl w:val="0"/>
          <w:numId w:val="81"/>
        </w:numPr>
        <w:rPr>
          <w:del w:id="8466" w:author="ghislain.aine" w:date="2015-11-05T10:16:00Z"/>
          <w:noProof/>
          <w:lang w:eastAsia="fr-FR"/>
        </w:rPr>
      </w:pPr>
      <w:del w:id="8467" w:author="ghislain.aine" w:date="2015-11-05T10:16:00Z">
        <w:r w:rsidDel="008C2508">
          <w:rPr>
            <w:noProof/>
            <w:lang w:eastAsia="fr-FR"/>
          </w:rPr>
          <w:delText>Tester avec le stream précédent</w:delText>
        </w:r>
      </w:del>
    </w:p>
    <w:p w:rsidR="00A43A6B" w:rsidRDefault="00A43A6B">
      <w:pPr>
        <w:ind w:left="720"/>
        <w:contextualSpacing/>
        <w:rPr>
          <w:del w:id="8468" w:author="ghislain.aine" w:date="2015-11-05T10:16:00Z"/>
          <w:noProof/>
          <w:lang w:eastAsia="fr-FR"/>
        </w:rPr>
        <w:pPrChange w:id="8469" w:author="ghislain.aine" w:date="2015-11-05T10:16:00Z">
          <w:pPr/>
        </w:pPrChange>
      </w:pPr>
    </w:p>
    <w:p w:rsidR="00A43A6B" w:rsidRDefault="00A43A6B">
      <w:pPr>
        <w:ind w:left="720"/>
        <w:contextualSpacing/>
        <w:rPr>
          <w:del w:id="8470" w:author="ghislain.aine" w:date="2015-11-05T10:16:00Z"/>
          <w:noProof/>
          <w:lang w:eastAsia="fr-FR"/>
        </w:rPr>
        <w:pPrChange w:id="8471" w:author="ghislain.aine" w:date="2015-11-05T10:16:00Z">
          <w:pPr/>
        </w:pPrChange>
      </w:pPr>
    </w:p>
    <w:p w:rsidR="00A43A6B" w:rsidRDefault="00AA2560">
      <w:pPr>
        <w:pStyle w:val="Titre3"/>
        <w:ind w:left="720"/>
        <w:rPr>
          <w:del w:id="8472" w:author="ghislain.aine" w:date="2015-11-05T10:16:00Z"/>
          <w:noProof/>
          <w:lang w:eastAsia="fr-FR"/>
        </w:rPr>
        <w:pPrChange w:id="8473" w:author="ghislain.aine" w:date="2015-11-05T10:16:00Z">
          <w:pPr>
            <w:pStyle w:val="Titre3"/>
          </w:pPr>
        </w:pPrChange>
      </w:pPr>
      <w:bookmarkStart w:id="8474" w:name="_Toc354394003"/>
      <w:del w:id="8475" w:author="ghislain.aine" w:date="2015-11-05T10:16:00Z">
        <w:r w:rsidDel="008C2508">
          <w:rPr>
            <w:noProof/>
            <w:lang w:eastAsia="fr-FR"/>
          </w:rPr>
          <w:delText>Représentation visuelle</w:delText>
        </w:r>
        <w:bookmarkEnd w:id="8474"/>
      </w:del>
    </w:p>
    <w:p w:rsidR="00A43A6B" w:rsidRDefault="00A43A6B">
      <w:pPr>
        <w:ind w:left="720"/>
        <w:contextualSpacing/>
        <w:rPr>
          <w:del w:id="8476" w:author="ghislain.aine" w:date="2015-11-05T10:16:00Z"/>
          <w:lang w:eastAsia="fr-FR"/>
        </w:rPr>
        <w:pPrChange w:id="8477" w:author="ghislain.aine" w:date="2015-11-05T10:16:00Z">
          <w:pPr/>
        </w:pPrChange>
      </w:pPr>
    </w:p>
    <w:p w:rsidR="00A43A6B" w:rsidRDefault="00AA2560">
      <w:pPr>
        <w:ind w:left="720"/>
        <w:contextualSpacing/>
        <w:rPr>
          <w:del w:id="8478" w:author="ghislain.aine" w:date="2015-11-05T10:16:00Z"/>
          <w:noProof/>
          <w:lang w:eastAsia="fr-FR"/>
        </w:rPr>
        <w:pPrChange w:id="8479" w:author="ghislain.aine" w:date="2015-11-05T10:16:00Z">
          <w:pPr/>
        </w:pPrChange>
      </w:pPr>
      <w:del w:id="8480" w:author="ghislain.aine" w:date="2015-11-05T10:16:00Z">
        <w:r w:rsidDel="008C2508">
          <w:rPr>
            <w:noProof/>
            <w:lang w:eastAsia="fr-FR"/>
          </w:rPr>
          <w:delText>Les représentations visuelles permettent de définir les noms avec lesquels seront vus les champs dans des interfaces de visualisation.</w:delText>
        </w:r>
      </w:del>
    </w:p>
    <w:p w:rsidR="00A43A6B" w:rsidRDefault="00A43A6B">
      <w:pPr>
        <w:ind w:left="720"/>
        <w:contextualSpacing/>
        <w:rPr>
          <w:del w:id="8481" w:author="ghislain.aine" w:date="2015-11-05T10:16:00Z"/>
          <w:noProof/>
          <w:lang w:eastAsia="fr-FR"/>
        </w:rPr>
        <w:pPrChange w:id="8482" w:author="ghislain.aine" w:date="2015-11-05T10:16:00Z">
          <w:pPr/>
        </w:pPrChange>
      </w:pPr>
    </w:p>
    <w:p w:rsidR="004D091E" w:rsidRDefault="00AA2560">
      <w:pPr>
        <w:pStyle w:val="Paragraphedeliste"/>
        <w:numPr>
          <w:ilvl w:val="0"/>
          <w:numId w:val="81"/>
        </w:numPr>
        <w:rPr>
          <w:del w:id="8483" w:author="ghislain.aine" w:date="2015-11-05T10:16:00Z"/>
          <w:noProof/>
          <w:lang w:eastAsia="fr-FR"/>
        </w:rPr>
      </w:pPr>
      <w:del w:id="8484" w:author="ghislain.aine" w:date="2015-11-05T10:16:00Z">
        <w:r w:rsidDel="008C2508">
          <w:rPr>
            <w:noProof/>
            <w:lang w:eastAsia="fr-FR"/>
          </w:rPr>
          <w:delText>Dans l'exemple précédent, ajouter une représentation visuelle par messagerie, et afficher la data avec son nom (</w:delText>
        </w:r>
        <w:r w:rsidR="00706C7A" w:rsidDel="008C2508">
          <w:rPr>
            <w:noProof/>
            <w:lang w:eastAsia="fr-FR"/>
          </w:rPr>
          <w:delText>par exemple "pas" et "periode")</w:delText>
        </w:r>
      </w:del>
    </w:p>
    <w:p w:rsidR="00A43A6B" w:rsidRDefault="00A43A6B">
      <w:pPr>
        <w:ind w:left="720"/>
        <w:contextualSpacing/>
        <w:rPr>
          <w:del w:id="8485" w:author="ghislain.aine" w:date="2015-11-05T10:16:00Z"/>
          <w:noProof/>
          <w:lang w:eastAsia="fr-FR"/>
        </w:rPr>
        <w:pPrChange w:id="8486" w:author="ghislain.aine" w:date="2015-11-05T10:16:00Z">
          <w:pPr/>
        </w:pPrChange>
      </w:pPr>
    </w:p>
    <w:p w:rsidR="00A43A6B" w:rsidRDefault="00AF40D8">
      <w:pPr>
        <w:ind w:left="720"/>
        <w:contextualSpacing/>
        <w:rPr>
          <w:del w:id="8487" w:author="ghislain.aine" w:date="2015-11-05T10:16:00Z"/>
          <w:noProof/>
          <w:lang w:eastAsia="fr-FR"/>
        </w:rPr>
        <w:pPrChange w:id="8488" w:author="ghislain.aine" w:date="2015-11-05T10:16:00Z">
          <w:pPr/>
        </w:pPrChange>
      </w:pPr>
      <w:del w:id="8489" w:author="ghislain.aine" w:date="2015-11-05T10:16:00Z">
        <w:r w:rsidDel="008C2508">
          <w:rPr>
            <w:noProof/>
            <w:lang w:eastAsia="fr-FR"/>
          </w:rPr>
          <w:delText>Pour voir les champs et leur représentation visuelle, on peut utiliser le composant "viewerSequencer".</w:delText>
        </w:r>
      </w:del>
    </w:p>
    <w:p w:rsidR="00A43A6B" w:rsidRDefault="00A43A6B">
      <w:pPr>
        <w:ind w:left="720"/>
        <w:contextualSpacing/>
        <w:rPr>
          <w:del w:id="8490" w:author="ghislain.aine" w:date="2015-11-05T10:16:00Z"/>
          <w:noProof/>
          <w:lang w:eastAsia="fr-FR"/>
        </w:rPr>
        <w:pPrChange w:id="8491" w:author="ghislain.aine" w:date="2015-11-05T10:16:00Z">
          <w:pPr/>
        </w:pPrChange>
      </w:pPr>
    </w:p>
    <w:p w:rsidR="00A43A6B" w:rsidRDefault="00B643DA">
      <w:pPr>
        <w:ind w:left="720"/>
        <w:contextualSpacing/>
        <w:rPr>
          <w:del w:id="8492" w:author="ghislain.aine" w:date="2015-11-05T10:16:00Z"/>
          <w:noProof/>
          <w:lang w:eastAsia="fr-FR"/>
        </w:rPr>
        <w:pPrChange w:id="8493" w:author="ghislain.aine" w:date="2015-11-05T10:16:00Z">
          <w:pPr/>
        </w:pPrChange>
      </w:pPr>
      <w:del w:id="8494" w:author="ghislain.aine" w:date="2015-11-05T10:16:00Z">
        <w:r w:rsidDel="008C2508">
          <w:rPr>
            <w:noProof/>
            <w:lang w:eastAsia="fr-FR"/>
          </w:rPr>
          <w:delText>P</w:delText>
        </w:r>
        <w:r w:rsidR="00AF40D8" w:rsidDel="008C2508">
          <w:rPr>
            <w:noProof/>
            <w:lang w:eastAsia="fr-FR"/>
          </w:rPr>
          <w:delText>our cela:</w:delText>
        </w:r>
      </w:del>
    </w:p>
    <w:p w:rsidR="004D091E" w:rsidRDefault="00AF40D8">
      <w:pPr>
        <w:pStyle w:val="Paragraphedeliste"/>
        <w:numPr>
          <w:ilvl w:val="0"/>
          <w:numId w:val="81"/>
        </w:numPr>
        <w:rPr>
          <w:del w:id="8495" w:author="ghislain.aine" w:date="2015-11-05T10:16:00Z"/>
          <w:noProof/>
          <w:lang w:eastAsia="fr-FR"/>
        </w:rPr>
      </w:pPr>
      <w:del w:id="8496" w:author="ghislain.aine" w:date="2015-11-05T10:16:00Z">
        <w:r w:rsidDel="008C2508">
          <w:rPr>
            <w:noProof/>
            <w:lang w:eastAsia="fr-FR"/>
          </w:rPr>
          <w:delText>Créer un nouveau composant "ProtocolProvider"</w:delText>
        </w:r>
      </w:del>
    </w:p>
    <w:p w:rsidR="004D091E" w:rsidRDefault="007A5B47">
      <w:pPr>
        <w:pStyle w:val="Paragraphedeliste"/>
        <w:numPr>
          <w:ilvl w:val="0"/>
          <w:numId w:val="81"/>
        </w:numPr>
        <w:rPr>
          <w:del w:id="8497" w:author="ghislain.aine" w:date="2015-11-05T10:16:00Z"/>
          <w:noProof/>
          <w:lang w:eastAsia="fr-FR"/>
        </w:rPr>
      </w:pPr>
      <w:del w:id="8498" w:author="ghislain.aine" w:date="2015-11-05T10:16:00Z">
        <w:r w:rsidDel="008C2508">
          <w:rPr>
            <w:noProof/>
            <w:lang w:eastAsia="fr-FR"/>
          </w:rPr>
          <w:delText>Lui a</w:delText>
        </w:r>
        <w:r w:rsidR="00AF40D8" w:rsidDel="008C2508">
          <w:rPr>
            <w:noProof/>
            <w:lang w:eastAsia="fr-FR"/>
          </w:rPr>
          <w:delText>jouter l'interface "protolg3.contracts.IProtocolProvider"</w:delText>
        </w:r>
      </w:del>
    </w:p>
    <w:p w:rsidR="004D091E" w:rsidRDefault="00AF40D8">
      <w:pPr>
        <w:pStyle w:val="Paragraphedeliste"/>
        <w:numPr>
          <w:ilvl w:val="0"/>
          <w:numId w:val="81"/>
        </w:numPr>
        <w:rPr>
          <w:del w:id="8499" w:author="ghislain.aine" w:date="2015-11-05T10:16:00Z"/>
          <w:noProof/>
          <w:lang w:eastAsia="fr-FR"/>
        </w:rPr>
      </w:pPr>
      <w:del w:id="8500" w:author="ghislain.aine" w:date="2015-11-05T10:16:00Z">
        <w:r w:rsidDel="008C2508">
          <w:rPr>
            <w:noProof/>
            <w:lang w:eastAsia="fr-FR"/>
          </w:rPr>
          <w:delText>Ajouter les process non implémentés</w:delText>
        </w:r>
      </w:del>
    </w:p>
    <w:p w:rsidR="004D091E" w:rsidRDefault="00092A83">
      <w:pPr>
        <w:pStyle w:val="Paragraphedeliste"/>
        <w:numPr>
          <w:ilvl w:val="0"/>
          <w:numId w:val="81"/>
        </w:numPr>
        <w:rPr>
          <w:del w:id="8501" w:author="ghislain.aine" w:date="2015-11-05T10:16:00Z"/>
          <w:noProof/>
          <w:lang w:eastAsia="fr-FR"/>
        </w:rPr>
      </w:pPr>
      <w:del w:id="8502" w:author="ghislain.aine" w:date="2015-11-05T10:16:00Z">
        <w:r w:rsidDel="008C2508">
          <w:rPr>
            <w:noProof/>
            <w:lang w:eastAsia="fr-FR"/>
          </w:rPr>
          <w:delText>Ajouter un field d</w:delText>
        </w:r>
        <w:r w:rsidR="007A5B47" w:rsidDel="008C2508">
          <w:rPr>
            <w:noProof/>
            <w:lang w:eastAsia="fr-FR"/>
          </w:rPr>
          <w:delText>u</w:delText>
        </w:r>
        <w:r w:rsidDel="008C2508">
          <w:rPr>
            <w:noProof/>
            <w:lang w:eastAsia="fr-FR"/>
          </w:rPr>
          <w:delText xml:space="preserve"> type </w:delText>
        </w:r>
        <w:r w:rsidR="007A5B47" w:rsidDel="008C2508">
          <w:rPr>
            <w:noProof/>
            <w:lang w:eastAsia="fr-FR"/>
          </w:rPr>
          <w:delText>du protocole créé</w:delText>
        </w:r>
        <w:r w:rsidDel="008C2508">
          <w:rPr>
            <w:noProof/>
            <w:lang w:eastAsia="fr-FR"/>
          </w:rPr>
          <w:delText>, nommé "protocol"</w:delText>
        </w:r>
      </w:del>
    </w:p>
    <w:p w:rsidR="004D091E" w:rsidRDefault="00092A83">
      <w:pPr>
        <w:pStyle w:val="Paragraphedeliste"/>
        <w:numPr>
          <w:ilvl w:val="0"/>
          <w:numId w:val="81"/>
        </w:numPr>
        <w:rPr>
          <w:del w:id="8503" w:author="ghislain.aine" w:date="2015-11-05T10:16:00Z"/>
          <w:noProof/>
          <w:lang w:eastAsia="fr-FR"/>
        </w:rPr>
      </w:pPr>
      <w:del w:id="8504" w:author="ghislain.aine" w:date="2015-11-05T10:16:00Z">
        <w:r w:rsidDel="008C2508">
          <w:rPr>
            <w:noProof/>
            <w:lang w:eastAsia="fr-FR"/>
          </w:rPr>
          <w:delText xml:space="preserve">Dans "getProtocol", </w:delText>
        </w:r>
        <w:r w:rsidR="007A5B47" w:rsidDel="008C2508">
          <w:rPr>
            <w:noProof/>
            <w:lang w:eastAsia="fr-FR"/>
          </w:rPr>
          <w:delText>retourner la variable "protocol"</w:delText>
        </w:r>
      </w:del>
    </w:p>
    <w:p w:rsidR="004D091E" w:rsidRDefault="00AC74D4">
      <w:pPr>
        <w:pStyle w:val="Paragraphedeliste"/>
        <w:numPr>
          <w:ilvl w:val="0"/>
          <w:numId w:val="81"/>
        </w:numPr>
        <w:rPr>
          <w:del w:id="8505" w:author="ghislain.aine" w:date="2015-11-05T10:16:00Z"/>
          <w:noProof/>
          <w:lang w:eastAsia="fr-FR"/>
        </w:rPr>
      </w:pPr>
      <w:del w:id="8506" w:author="ghislain.aine" w:date="2015-11-05T10:16:00Z">
        <w:r w:rsidDel="008C2508">
          <w:rPr>
            <w:noProof/>
            <w:lang w:eastAsia="fr-FR"/>
          </w:rPr>
          <w:delText xml:space="preserve">Faire hériter rootMessage de IBaseMessageView et </w:delText>
        </w:r>
        <w:r w:rsidR="007A5B47" w:rsidDel="008C2508">
          <w:rPr>
            <w:noProof/>
            <w:lang w:eastAsia="fr-FR"/>
          </w:rPr>
          <w:delText xml:space="preserve">ajouter </w:delText>
        </w:r>
        <w:r w:rsidDel="008C2508">
          <w:rPr>
            <w:noProof/>
            <w:lang w:eastAsia="fr-FR"/>
          </w:rPr>
          <w:delText xml:space="preserve">les fonctions </w:delText>
        </w:r>
        <w:r w:rsidR="007A5B47" w:rsidDel="008C2508">
          <w:rPr>
            <w:noProof/>
            <w:lang w:eastAsia="fr-FR"/>
          </w:rPr>
          <w:delText>non implémentées</w:delText>
        </w:r>
      </w:del>
    </w:p>
    <w:p w:rsidR="004D091E" w:rsidRDefault="007A5B47">
      <w:pPr>
        <w:pStyle w:val="Paragraphedeliste"/>
        <w:numPr>
          <w:ilvl w:val="0"/>
          <w:numId w:val="81"/>
        </w:numPr>
        <w:rPr>
          <w:del w:id="8507" w:author="ghislain.aine" w:date="2015-11-05T10:16:00Z"/>
          <w:noProof/>
          <w:lang w:eastAsia="fr-FR"/>
        </w:rPr>
      </w:pPr>
      <w:del w:id="8508" w:author="ghislain.aine" w:date="2015-11-05T10:16:00Z">
        <w:r w:rsidDel="008C2508">
          <w:rPr>
            <w:noProof/>
            <w:lang w:eastAsia="fr-FR"/>
          </w:rPr>
          <w:delText>Implémenter la fonction "displayDetailsAsTree" en utilisant la fonction "toDetails" définie dans protolg3 :</w:delText>
        </w:r>
      </w:del>
    </w:p>
    <w:p w:rsidR="00A43A6B" w:rsidRDefault="007A5B47">
      <w:pPr>
        <w:pStyle w:val="Code"/>
        <w:ind w:left="720"/>
        <w:contextualSpacing/>
        <w:jc w:val="both"/>
        <w:rPr>
          <w:del w:id="8509" w:author="ghislain.aine" w:date="2015-11-05T10:16:00Z"/>
          <w:noProof/>
          <w:lang w:val="en-US" w:eastAsia="fr-FR"/>
        </w:rPr>
        <w:pPrChange w:id="8510" w:author="ghislain.aine" w:date="2015-11-05T10:16:00Z">
          <w:pPr>
            <w:pStyle w:val="Code"/>
          </w:pPr>
        </w:pPrChange>
      </w:pPr>
      <w:del w:id="8511" w:author="ghislain.aine" w:date="2015-11-05T10:16:00Z">
        <w:r w:rsidRPr="00921425" w:rsidDel="008C2508">
          <w:rPr>
            <w:noProof/>
            <w:color w:val="0000FF"/>
            <w:lang w:val="en-US"/>
          </w:rPr>
          <w:delText>return</w:delText>
        </w:r>
        <w:r w:rsidRPr="00A71001" w:rsidDel="008C2508">
          <w:rPr>
            <w:noProof/>
            <w:lang w:val="en-US" w:eastAsia="fr-FR"/>
          </w:rPr>
          <w:delText xml:space="preserve"> protolg3.tools.DetailsTools.toDetails(this);</w:delText>
        </w:r>
      </w:del>
    </w:p>
    <w:p w:rsidR="004D091E" w:rsidRDefault="000C6864">
      <w:pPr>
        <w:pStyle w:val="Paragraphedeliste"/>
        <w:numPr>
          <w:ilvl w:val="0"/>
          <w:numId w:val="82"/>
        </w:numPr>
        <w:rPr>
          <w:del w:id="8512" w:author="ghislain.aine" w:date="2015-11-05T10:16:00Z"/>
          <w:noProof/>
          <w:lang w:eastAsia="fr-FR"/>
        </w:rPr>
      </w:pPr>
      <w:del w:id="8513" w:author="ghislain.aine" w:date="2015-11-05T10:16:00Z">
        <w:r w:rsidDel="008C2508">
          <w:rPr>
            <w:noProof/>
            <w:lang w:eastAsia="fr-FR"/>
          </w:rPr>
          <w:delText>Dans la fonction "</w:delText>
        </w:r>
        <w:r w:rsidRPr="000C6864" w:rsidDel="008C2508">
          <w:rPr>
            <w:noProof/>
            <w:lang w:eastAsia="fr-FR"/>
          </w:rPr>
          <w:delText>displayContextDetailsAsTree</w:delText>
        </w:r>
        <w:r w:rsidR="00706C7A" w:rsidDel="008C2508">
          <w:rPr>
            <w:noProof/>
            <w:lang w:eastAsia="fr-FR"/>
          </w:rPr>
          <w:delText>", retourner 0</w:delText>
        </w:r>
        <w:r w:rsidR="0051539C" w:rsidDel="008C2508">
          <w:rPr>
            <w:noProof/>
            <w:lang w:eastAsia="fr-FR"/>
          </w:rPr>
          <w:delText>. S'il y avait un context, il faudrait l'utiliser dans cette fonction</w:delText>
        </w:r>
      </w:del>
    </w:p>
    <w:p w:rsidR="004D091E" w:rsidRDefault="00C11760">
      <w:pPr>
        <w:pStyle w:val="Paragraphedeliste"/>
        <w:numPr>
          <w:ilvl w:val="0"/>
          <w:numId w:val="82"/>
        </w:numPr>
        <w:rPr>
          <w:del w:id="8514" w:author="ghislain.aine" w:date="2015-11-05T10:16:00Z"/>
          <w:noProof/>
          <w:lang w:eastAsia="fr-FR"/>
        </w:rPr>
      </w:pPr>
      <w:del w:id="8515" w:author="ghislain.aine" w:date="2015-11-05T10:16:00Z">
        <w:r w:rsidDel="008C2508">
          <w:rPr>
            <w:noProof/>
            <w:lang w:eastAsia="fr-FR"/>
          </w:rPr>
          <w:delText>Modifier la fonction "queryInterface" pour répondre à toutes les interfaces implémentées</w:delText>
        </w:r>
      </w:del>
    </w:p>
    <w:p w:rsidR="00A43A6B" w:rsidRDefault="00C11760">
      <w:pPr>
        <w:pStyle w:val="Code"/>
        <w:ind w:left="720"/>
        <w:contextualSpacing/>
        <w:jc w:val="both"/>
        <w:rPr>
          <w:del w:id="8516" w:author="ghislain.aine" w:date="2015-11-05T10:16:00Z"/>
          <w:noProof/>
          <w:lang w:val="en-US" w:eastAsia="fr-FR"/>
        </w:rPr>
        <w:pPrChange w:id="8517" w:author="ghislain.aine" w:date="2015-11-05T10:16:00Z">
          <w:pPr>
            <w:pStyle w:val="Code"/>
          </w:pPr>
        </w:pPrChange>
      </w:pPr>
      <w:del w:id="8518" w:author="ghislain.aine" w:date="2015-11-05T10:16:00Z">
        <w:r w:rsidRPr="00921425" w:rsidDel="008C2508">
          <w:rPr>
            <w:noProof/>
            <w:color w:val="0000FF"/>
            <w:lang w:val="en-US"/>
          </w:rPr>
          <w:delText>if</w:delText>
        </w:r>
        <w:r w:rsidRPr="00C31C3E" w:rsidDel="008C2508">
          <w:rPr>
            <w:noProof/>
            <w:lang w:val="en-US" w:eastAsia="fr-FR"/>
          </w:rPr>
          <w:delText xml:space="preserve"> (iidref == </w:delText>
        </w:r>
        <w:r w:rsidRPr="00921425" w:rsidDel="008C2508">
          <w:rPr>
            <w:noProof/>
            <w:color w:val="0000FF"/>
            <w:lang w:val="en-US"/>
          </w:rPr>
          <w:delText>idof</w:delText>
        </w:r>
        <w:r w:rsidRPr="00C31C3E" w:rsidDel="008C2508">
          <w:rPr>
            <w:noProof/>
            <w:lang w:val="en-US" w:eastAsia="fr-FR"/>
          </w:rPr>
          <w:delText>(tp.Interface.IRootMessage)) {</w:delText>
        </w:r>
      </w:del>
    </w:p>
    <w:p w:rsidR="00A43A6B" w:rsidRDefault="00C31C3E">
      <w:pPr>
        <w:pStyle w:val="Code"/>
        <w:ind w:left="720"/>
        <w:contextualSpacing/>
        <w:jc w:val="both"/>
        <w:rPr>
          <w:del w:id="8519" w:author="ghislain.aine" w:date="2015-11-05T10:16:00Z"/>
          <w:noProof/>
          <w:lang w:val="en-US" w:eastAsia="fr-FR"/>
        </w:rPr>
        <w:pPrChange w:id="8520" w:author="ghislain.aine" w:date="2015-11-05T10:16:00Z">
          <w:pPr>
            <w:pStyle w:val="Code"/>
          </w:pPr>
        </w:pPrChange>
      </w:pPr>
      <w:del w:id="8521" w:author="ghislain.aine" w:date="2015-11-05T10:16:00Z">
        <w:r w:rsidDel="008C2508">
          <w:rPr>
            <w:noProof/>
            <w:lang w:val="en-US" w:eastAsia="fr-FR"/>
          </w:rPr>
          <w:tab/>
        </w:r>
        <w:r w:rsidR="00C11760" w:rsidRPr="00921425" w:rsidDel="008C2508">
          <w:rPr>
            <w:noProof/>
            <w:color w:val="0000FF"/>
            <w:lang w:val="en-US"/>
          </w:rPr>
          <w:delText>return</w:delText>
        </w:r>
        <w:r w:rsidR="00C11760" w:rsidRPr="000C6864" w:rsidDel="008C2508">
          <w:rPr>
            <w:noProof/>
            <w:lang w:val="en-US" w:eastAsia="fr-FR"/>
          </w:rPr>
          <w:delText xml:space="preserve"> this;</w:delText>
        </w:r>
      </w:del>
    </w:p>
    <w:p w:rsidR="00A43A6B" w:rsidRDefault="00C11760">
      <w:pPr>
        <w:pStyle w:val="Code"/>
        <w:ind w:left="720"/>
        <w:contextualSpacing/>
        <w:jc w:val="both"/>
        <w:rPr>
          <w:del w:id="8522" w:author="ghislain.aine" w:date="2015-11-05T10:16:00Z"/>
          <w:noProof/>
          <w:lang w:val="en-US" w:eastAsia="fr-FR"/>
        </w:rPr>
        <w:pPrChange w:id="8523" w:author="ghislain.aine" w:date="2015-11-05T10:16:00Z">
          <w:pPr>
            <w:pStyle w:val="Code"/>
          </w:pPr>
        </w:pPrChange>
      </w:pPr>
      <w:del w:id="8524" w:author="ghislain.aine" w:date="2015-11-05T10:16:00Z">
        <w:r w:rsidRPr="000C6864" w:rsidDel="008C2508">
          <w:rPr>
            <w:noProof/>
            <w:lang w:val="en-US" w:eastAsia="fr-FR"/>
          </w:rPr>
          <w:delText>}</w:delText>
        </w:r>
      </w:del>
    </w:p>
    <w:p w:rsidR="00A43A6B" w:rsidRDefault="00C11760">
      <w:pPr>
        <w:pStyle w:val="Code"/>
        <w:ind w:left="720"/>
        <w:contextualSpacing/>
        <w:jc w:val="both"/>
        <w:rPr>
          <w:del w:id="8525" w:author="ghislain.aine" w:date="2015-11-05T10:16:00Z"/>
          <w:noProof/>
          <w:lang w:val="en-US" w:eastAsia="fr-FR"/>
        </w:rPr>
        <w:pPrChange w:id="8526" w:author="ghislain.aine" w:date="2015-11-05T10:16:00Z">
          <w:pPr>
            <w:pStyle w:val="Code"/>
          </w:pPr>
        </w:pPrChange>
      </w:pPr>
      <w:del w:id="8527" w:author="ghislain.aine" w:date="2015-11-05T10:16:00Z">
        <w:r w:rsidRPr="00921425" w:rsidDel="008C2508">
          <w:rPr>
            <w:noProof/>
            <w:color w:val="0000FF"/>
            <w:lang w:val="en-US"/>
          </w:rPr>
          <w:delText>if</w:delText>
        </w:r>
        <w:r w:rsidRPr="00C11760" w:rsidDel="008C2508">
          <w:rPr>
            <w:noProof/>
            <w:lang w:val="en-US" w:eastAsia="fr-FR"/>
          </w:rPr>
          <w:delText xml:space="preserve"> (iidref == </w:delText>
        </w:r>
        <w:r w:rsidRPr="00921425" w:rsidDel="008C2508">
          <w:rPr>
            <w:noProof/>
            <w:color w:val="0000FF"/>
            <w:lang w:val="en-US"/>
          </w:rPr>
          <w:delText>idof</w:delText>
        </w:r>
        <w:r w:rsidRPr="00C11760" w:rsidDel="008C2508">
          <w:rPr>
            <w:noProof/>
            <w:lang w:val="en-US" w:eastAsia="fr-FR"/>
          </w:rPr>
          <w:delText>(tdlcommon.interfaces.IBaseMessage)) {</w:delText>
        </w:r>
      </w:del>
    </w:p>
    <w:p w:rsidR="00A43A6B" w:rsidRDefault="00C31C3E">
      <w:pPr>
        <w:pStyle w:val="Code"/>
        <w:ind w:left="720"/>
        <w:contextualSpacing/>
        <w:jc w:val="both"/>
        <w:rPr>
          <w:del w:id="8528" w:author="ghislain.aine" w:date="2015-11-05T10:16:00Z"/>
          <w:noProof/>
          <w:lang w:val="en-US" w:eastAsia="fr-FR"/>
        </w:rPr>
        <w:pPrChange w:id="8529" w:author="ghislain.aine" w:date="2015-11-05T10:16:00Z">
          <w:pPr>
            <w:pStyle w:val="Code"/>
          </w:pPr>
        </w:pPrChange>
      </w:pPr>
      <w:del w:id="8530" w:author="ghislain.aine" w:date="2015-11-05T10:16:00Z">
        <w:r w:rsidDel="008C2508">
          <w:rPr>
            <w:noProof/>
            <w:lang w:val="en-US" w:eastAsia="fr-FR"/>
          </w:rPr>
          <w:tab/>
        </w:r>
        <w:r w:rsidR="00C11760" w:rsidRPr="00921425" w:rsidDel="008C2508">
          <w:rPr>
            <w:noProof/>
            <w:color w:val="0000FF"/>
            <w:lang w:val="en-US"/>
          </w:rPr>
          <w:delText>return</w:delText>
        </w:r>
        <w:r w:rsidR="00C11760" w:rsidRPr="000C6864" w:rsidDel="008C2508">
          <w:rPr>
            <w:noProof/>
            <w:lang w:val="en-US" w:eastAsia="fr-FR"/>
          </w:rPr>
          <w:delText xml:space="preserve"> this;</w:delText>
        </w:r>
      </w:del>
    </w:p>
    <w:p w:rsidR="00A43A6B" w:rsidRDefault="00C11760">
      <w:pPr>
        <w:pStyle w:val="Code"/>
        <w:ind w:left="720"/>
        <w:contextualSpacing/>
        <w:jc w:val="both"/>
        <w:rPr>
          <w:del w:id="8531" w:author="ghislain.aine" w:date="2015-11-05T10:16:00Z"/>
          <w:noProof/>
          <w:lang w:val="en-US" w:eastAsia="fr-FR"/>
        </w:rPr>
        <w:pPrChange w:id="8532" w:author="ghislain.aine" w:date="2015-11-05T10:16:00Z">
          <w:pPr>
            <w:pStyle w:val="Code"/>
          </w:pPr>
        </w:pPrChange>
      </w:pPr>
      <w:del w:id="8533" w:author="ghislain.aine" w:date="2015-11-05T10:16:00Z">
        <w:r w:rsidRPr="000C6864" w:rsidDel="008C2508">
          <w:rPr>
            <w:noProof/>
            <w:lang w:val="en-US" w:eastAsia="fr-FR"/>
          </w:rPr>
          <w:delText>}</w:delText>
        </w:r>
      </w:del>
    </w:p>
    <w:p w:rsidR="00A43A6B" w:rsidRDefault="00C11760">
      <w:pPr>
        <w:pStyle w:val="Code"/>
        <w:ind w:left="720"/>
        <w:contextualSpacing/>
        <w:jc w:val="both"/>
        <w:rPr>
          <w:del w:id="8534" w:author="ghislain.aine" w:date="2015-11-05T10:16:00Z"/>
          <w:noProof/>
          <w:lang w:val="en-US" w:eastAsia="fr-FR"/>
        </w:rPr>
        <w:pPrChange w:id="8535" w:author="ghislain.aine" w:date="2015-11-05T10:16:00Z">
          <w:pPr>
            <w:pStyle w:val="Code"/>
          </w:pPr>
        </w:pPrChange>
      </w:pPr>
      <w:del w:id="8536" w:author="ghislain.aine" w:date="2015-11-05T10:16:00Z">
        <w:r w:rsidRPr="00921425" w:rsidDel="008C2508">
          <w:rPr>
            <w:noProof/>
            <w:color w:val="0000FF"/>
            <w:lang w:val="en-US"/>
          </w:rPr>
          <w:delText>if</w:delText>
        </w:r>
        <w:r w:rsidRPr="00C11760" w:rsidDel="008C2508">
          <w:rPr>
            <w:noProof/>
            <w:lang w:val="en-US" w:eastAsia="fr-FR"/>
          </w:rPr>
          <w:delText xml:space="preserve"> (iidref == </w:delText>
        </w:r>
        <w:r w:rsidRPr="00921425" w:rsidDel="008C2508">
          <w:rPr>
            <w:noProof/>
            <w:color w:val="0000FF"/>
            <w:lang w:val="en-US"/>
          </w:rPr>
          <w:delText>idof</w:delText>
        </w:r>
        <w:r w:rsidRPr="00C11760" w:rsidDel="008C2508">
          <w:rPr>
            <w:noProof/>
            <w:lang w:val="en-US" w:eastAsia="fr-FR"/>
          </w:rPr>
          <w:delText>(tdlcommon.interfaces.IBaseMessageView)) {</w:delText>
        </w:r>
      </w:del>
    </w:p>
    <w:p w:rsidR="00A43A6B" w:rsidRDefault="00C31C3E">
      <w:pPr>
        <w:pStyle w:val="Code"/>
        <w:ind w:left="720"/>
        <w:contextualSpacing/>
        <w:jc w:val="both"/>
        <w:rPr>
          <w:del w:id="8537" w:author="ghislain.aine" w:date="2015-11-05T10:16:00Z"/>
          <w:noProof/>
          <w:lang w:eastAsia="fr-FR"/>
        </w:rPr>
        <w:pPrChange w:id="8538" w:author="ghislain.aine" w:date="2015-11-05T10:16:00Z">
          <w:pPr>
            <w:pStyle w:val="Code"/>
          </w:pPr>
        </w:pPrChange>
      </w:pPr>
      <w:del w:id="8539" w:author="ghislain.aine" w:date="2015-11-05T10:16:00Z">
        <w:r w:rsidDel="008C2508">
          <w:rPr>
            <w:noProof/>
            <w:lang w:val="en-US" w:eastAsia="fr-FR"/>
          </w:rPr>
          <w:tab/>
        </w:r>
        <w:r w:rsidR="00C11760" w:rsidRPr="00706C7A" w:rsidDel="008C2508">
          <w:rPr>
            <w:noProof/>
            <w:color w:val="0000FF"/>
          </w:rPr>
          <w:delText>return</w:delText>
        </w:r>
        <w:r w:rsidR="00C11760" w:rsidDel="008C2508">
          <w:rPr>
            <w:noProof/>
            <w:lang w:eastAsia="fr-FR"/>
          </w:rPr>
          <w:delText xml:space="preserve"> this;</w:delText>
        </w:r>
      </w:del>
    </w:p>
    <w:p w:rsidR="00A43A6B" w:rsidRDefault="00C11760">
      <w:pPr>
        <w:pStyle w:val="Code"/>
        <w:ind w:left="720"/>
        <w:contextualSpacing/>
        <w:jc w:val="both"/>
        <w:rPr>
          <w:del w:id="8540" w:author="ghislain.aine" w:date="2015-11-05T10:16:00Z"/>
          <w:noProof/>
          <w:lang w:eastAsia="fr-FR"/>
        </w:rPr>
        <w:pPrChange w:id="8541" w:author="ghislain.aine" w:date="2015-11-05T10:16:00Z">
          <w:pPr>
            <w:pStyle w:val="Code"/>
          </w:pPr>
        </w:pPrChange>
      </w:pPr>
      <w:del w:id="8542" w:author="ghislain.aine" w:date="2015-11-05T10:16:00Z">
        <w:r w:rsidDel="008C2508">
          <w:rPr>
            <w:noProof/>
            <w:lang w:eastAsia="fr-FR"/>
          </w:rPr>
          <w:delText>}</w:delText>
        </w:r>
      </w:del>
    </w:p>
    <w:p w:rsidR="00A43A6B" w:rsidRDefault="00A43A6B">
      <w:pPr>
        <w:ind w:left="720"/>
        <w:contextualSpacing/>
        <w:rPr>
          <w:del w:id="8543" w:author="ghislain.aine" w:date="2015-11-05T10:16:00Z"/>
          <w:noProof/>
          <w:lang w:eastAsia="fr-FR"/>
        </w:rPr>
        <w:pPrChange w:id="8544" w:author="ghislain.aine" w:date="2015-11-05T10:16:00Z">
          <w:pPr/>
        </w:pPrChange>
      </w:pPr>
    </w:p>
    <w:p w:rsidR="00A43A6B" w:rsidRDefault="007A5B47">
      <w:pPr>
        <w:ind w:left="720"/>
        <w:contextualSpacing/>
        <w:rPr>
          <w:del w:id="8545" w:author="ghislain.aine" w:date="2015-11-05T10:16:00Z"/>
          <w:noProof/>
          <w:lang w:eastAsia="fr-FR"/>
        </w:rPr>
        <w:pPrChange w:id="8546" w:author="ghislain.aine" w:date="2015-11-05T10:16:00Z">
          <w:pPr/>
        </w:pPrChange>
      </w:pPr>
      <w:del w:id="8547" w:author="ghislain.aine" w:date="2015-11-05T10:16:00Z">
        <w:r w:rsidDel="008C2508">
          <w:rPr>
            <w:noProof/>
            <w:lang w:eastAsia="fr-FR"/>
          </w:rPr>
          <w:delText>Il ne reste plus qu'à utiliser les composants dans le stream précédent.</w:delText>
        </w:r>
      </w:del>
    </w:p>
    <w:p w:rsidR="00A43A6B" w:rsidRDefault="00A43A6B">
      <w:pPr>
        <w:ind w:left="720"/>
        <w:contextualSpacing/>
        <w:rPr>
          <w:del w:id="8548" w:author="ghislain.aine" w:date="2015-11-05T10:16:00Z"/>
          <w:noProof/>
          <w:lang w:eastAsia="fr-FR"/>
        </w:rPr>
        <w:pPrChange w:id="8549" w:author="ghislain.aine" w:date="2015-11-05T10:16:00Z">
          <w:pPr/>
        </w:pPrChange>
      </w:pPr>
    </w:p>
    <w:p w:rsidR="004D091E" w:rsidRDefault="007A5B47">
      <w:pPr>
        <w:pStyle w:val="Paragraphedeliste"/>
        <w:numPr>
          <w:ilvl w:val="0"/>
          <w:numId w:val="83"/>
        </w:numPr>
        <w:rPr>
          <w:del w:id="8550" w:author="ghislain.aine" w:date="2015-11-05T10:16:00Z"/>
          <w:noProof/>
          <w:lang w:eastAsia="fr-FR"/>
        </w:rPr>
      </w:pPr>
      <w:del w:id="8551" w:author="ghislain.aine" w:date="2015-11-05T10:16:00Z">
        <w:r w:rsidDel="008C2508">
          <w:rPr>
            <w:noProof/>
            <w:lang w:eastAsia="fr-FR"/>
          </w:rPr>
          <w:delText>Ajouter un composant viewerSequencer</w:delText>
        </w:r>
      </w:del>
    </w:p>
    <w:p w:rsidR="004D091E" w:rsidRDefault="007A5B47">
      <w:pPr>
        <w:pStyle w:val="Paragraphedeliste"/>
        <w:numPr>
          <w:ilvl w:val="0"/>
          <w:numId w:val="83"/>
        </w:numPr>
        <w:rPr>
          <w:del w:id="8552" w:author="ghislain.aine" w:date="2015-11-05T10:16:00Z"/>
          <w:noProof/>
          <w:lang w:eastAsia="fr-FR"/>
        </w:rPr>
      </w:pPr>
      <w:del w:id="8553" w:author="ghislain.aine" w:date="2015-11-05T10:16:00Z">
        <w:r w:rsidDel="008C2508">
          <w:rPr>
            <w:noProof/>
            <w:lang w:eastAsia="fr-FR"/>
          </w:rPr>
          <w:delText>Ajouter un composant ProtocoleProvider, connecté au viewerSequencer et au GlobalContext</w:delText>
        </w:r>
      </w:del>
    </w:p>
    <w:p w:rsidR="004D091E" w:rsidRDefault="007A5B47">
      <w:pPr>
        <w:pStyle w:val="Paragraphedeliste"/>
        <w:numPr>
          <w:ilvl w:val="0"/>
          <w:numId w:val="83"/>
        </w:numPr>
        <w:rPr>
          <w:del w:id="8554" w:author="ghislain.aine" w:date="2015-11-05T10:16:00Z"/>
          <w:noProof/>
          <w:lang w:eastAsia="fr-FR"/>
        </w:rPr>
      </w:pPr>
      <w:del w:id="8555" w:author="ghislain.aine" w:date="2015-11-05T10:16:00Z">
        <w:r w:rsidDel="008C2508">
          <w:rPr>
            <w:noProof/>
            <w:lang w:eastAsia="fr-FR"/>
          </w:rPr>
          <w:delText>Pour utiliser la pin du décodeur sans déconnecter le ConfReceiver, utiliser un composant MuxDemu</w:delText>
        </w:r>
        <w:r w:rsidR="00706C7A" w:rsidDel="008C2508">
          <w:rPr>
            <w:noProof/>
            <w:lang w:eastAsia="fr-FR"/>
          </w:rPr>
          <w:delText>x</w:delText>
        </w:r>
        <w:r w:rsidDel="008C2508">
          <w:rPr>
            <w:noProof/>
            <w:lang w:eastAsia="fr-FR"/>
          </w:rPr>
          <w:delText>, avec une pin en entrée et deux en sortie. Ce composant permet simplement de transférer une data sur plusieurs pins</w:delText>
        </w:r>
      </w:del>
    </w:p>
    <w:p w:rsidR="004D091E" w:rsidRDefault="007A5B47">
      <w:pPr>
        <w:pStyle w:val="Paragraphedeliste"/>
        <w:numPr>
          <w:ilvl w:val="0"/>
          <w:numId w:val="83"/>
        </w:numPr>
        <w:rPr>
          <w:del w:id="8556" w:author="ghislain.aine" w:date="2015-11-05T10:16:00Z"/>
          <w:noProof/>
          <w:lang w:eastAsia="fr-FR"/>
        </w:rPr>
      </w:pPr>
      <w:del w:id="8557" w:author="ghislain.aine" w:date="2015-11-05T10:16:00Z">
        <w:r w:rsidDel="008C2508">
          <w:rPr>
            <w:noProof/>
            <w:lang w:eastAsia="fr-FR"/>
          </w:rPr>
          <w:delText>Tester</w:delText>
        </w:r>
      </w:del>
    </w:p>
    <w:p w:rsidR="00A43A6B" w:rsidRDefault="00A43A6B">
      <w:pPr>
        <w:ind w:left="720"/>
        <w:contextualSpacing/>
        <w:rPr>
          <w:del w:id="8558" w:author="ghislain.aine" w:date="2015-11-05T10:16:00Z"/>
          <w:noProof/>
          <w:lang w:eastAsia="fr-FR"/>
        </w:rPr>
        <w:pPrChange w:id="8559" w:author="ghislain.aine" w:date="2015-11-05T10:16:00Z">
          <w:pPr/>
        </w:pPrChange>
      </w:pPr>
    </w:p>
    <w:p w:rsidR="00A43A6B" w:rsidRDefault="00A43A6B">
      <w:pPr>
        <w:keepNext/>
        <w:ind w:left="720"/>
        <w:contextualSpacing/>
        <w:rPr>
          <w:del w:id="8560" w:author="ghislain.aine" w:date="2015-11-05T10:16:00Z"/>
        </w:rPr>
        <w:pPrChange w:id="8561" w:author="ghislain.aine" w:date="2015-11-05T10:16:00Z">
          <w:pPr>
            <w:keepNext/>
            <w:jc w:val="center"/>
          </w:pPr>
        </w:pPrChange>
      </w:pPr>
      <w:del w:id="8562" w:author="ghislain.aine" w:date="2015-11-05T10:16:00Z">
        <w:r>
          <w:rPr>
            <w:noProof/>
            <w:lang w:eastAsia="fr-FR"/>
            <w:rPrChange w:id="8563" w:author="Unknown">
              <w:rPr>
                <w:noProof/>
                <w:color w:val="0000FF" w:themeColor="hyperlink"/>
                <w:u w:val="single"/>
                <w:lang w:eastAsia="fr-FR"/>
              </w:rPr>
            </w:rPrChange>
          </w:rPr>
          <w:drawing>
            <wp:inline distT="0" distB="0" distL="0" distR="0">
              <wp:extent cx="3714750" cy="1729574"/>
              <wp:effectExtent l="1905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srcRect/>
                      <a:stretch>
                        <a:fillRect/>
                      </a:stretch>
                    </pic:blipFill>
                    <pic:spPr bwMode="auto">
                      <a:xfrm>
                        <a:off x="0" y="0"/>
                        <a:ext cx="3714750" cy="1729574"/>
                      </a:xfrm>
                      <a:prstGeom prst="rect">
                        <a:avLst/>
                      </a:prstGeom>
                      <a:noFill/>
                      <a:ln w="9525">
                        <a:noFill/>
                        <a:miter lim="800000"/>
                        <a:headEnd/>
                        <a:tailEnd/>
                      </a:ln>
                    </pic:spPr>
                  </pic:pic>
                </a:graphicData>
              </a:graphic>
            </wp:inline>
          </w:drawing>
        </w:r>
      </w:del>
    </w:p>
    <w:p w:rsidR="00A43A6B" w:rsidRDefault="0009409C">
      <w:pPr>
        <w:pStyle w:val="Lgende"/>
        <w:spacing w:after="0"/>
        <w:ind w:left="720"/>
        <w:contextualSpacing/>
        <w:rPr>
          <w:del w:id="8564" w:author="ghislain.aine" w:date="2015-11-05T10:16:00Z"/>
          <w:noProof/>
          <w:lang w:eastAsia="fr-FR"/>
        </w:rPr>
        <w:pPrChange w:id="8565" w:author="ghislain.aine" w:date="2015-11-05T10:16:00Z">
          <w:pPr>
            <w:pStyle w:val="Lgende"/>
            <w:jc w:val="center"/>
          </w:pPr>
        </w:pPrChange>
      </w:pPr>
      <w:del w:id="8566" w:author="ghislain.aine" w:date="2015-11-05T10:16:00Z">
        <w:r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53</w:delText>
        </w:r>
        <w:r w:rsidR="004D7EE5" w:rsidDel="008C2508">
          <w:fldChar w:fldCharType="end"/>
        </w:r>
        <w:r w:rsidDel="008C2508">
          <w:delText xml:space="preserve"> : </w:delText>
        </w:r>
        <w:r w:rsidRPr="0046263C" w:rsidDel="008C2508">
          <w:delText>Utilisation du viewerSequencer</w:delText>
        </w:r>
        <w:r w:rsidR="007A5B47" w:rsidRPr="00B643DA" w:rsidDel="008C2508">
          <w:rPr>
            <w:noProof/>
            <w:sz w:val="20"/>
            <w:u w:val="single"/>
            <w:lang w:eastAsia="fr-FR"/>
          </w:rPr>
          <w:delText xml:space="preserve"> </w:delText>
        </w:r>
      </w:del>
    </w:p>
    <w:p w:rsidR="00A43A6B" w:rsidRDefault="000C68E2">
      <w:pPr>
        <w:ind w:left="720"/>
        <w:contextualSpacing/>
        <w:rPr>
          <w:del w:id="8567" w:author="ghislain.aine" w:date="2015-11-05T10:16:00Z"/>
          <w:noProof/>
          <w:lang w:eastAsia="fr-FR"/>
        </w:rPr>
        <w:pPrChange w:id="8568" w:author="ghislain.aine" w:date="2015-11-05T10:16:00Z">
          <w:pPr/>
        </w:pPrChange>
      </w:pPr>
      <w:del w:id="8569" w:author="ghislain.aine" w:date="2015-11-05T10:16:00Z">
        <w:r w:rsidDel="008C2508">
          <w:rPr>
            <w:noProof/>
            <w:lang w:eastAsia="fr-FR"/>
          </w:rPr>
          <w:delText>Il est possible d'utiliser plusieurs représentations visuelles, et de choisir celle à utiliser en fonction de paramètres, de valeurs de champs.</w:delText>
        </w:r>
      </w:del>
    </w:p>
    <w:p w:rsidR="00A43A6B" w:rsidRDefault="00A43A6B">
      <w:pPr>
        <w:ind w:left="720"/>
        <w:contextualSpacing/>
        <w:rPr>
          <w:del w:id="8570" w:author="ghislain.aine" w:date="2015-11-05T10:16:00Z"/>
          <w:noProof/>
          <w:lang w:eastAsia="fr-FR"/>
        </w:rPr>
        <w:pPrChange w:id="8571" w:author="ghislain.aine" w:date="2015-11-05T10:16:00Z">
          <w:pPr/>
        </w:pPrChange>
      </w:pPr>
    </w:p>
    <w:p w:rsidR="00A43A6B" w:rsidRDefault="000C68E2">
      <w:pPr>
        <w:ind w:left="720"/>
        <w:contextualSpacing/>
        <w:rPr>
          <w:del w:id="8572" w:author="ghislain.aine" w:date="2015-11-05T10:16:00Z"/>
          <w:noProof/>
          <w:lang w:eastAsia="fr-FR"/>
        </w:rPr>
        <w:pPrChange w:id="8573" w:author="ghislain.aine" w:date="2015-11-05T10:16:00Z">
          <w:pPr/>
        </w:pPrChange>
      </w:pPr>
      <w:del w:id="8574" w:author="ghislain.aine" w:date="2015-11-05T10:16:00Z">
        <w:r w:rsidDel="008C2508">
          <w:rPr>
            <w:noProof/>
            <w:lang w:eastAsia="fr-FR"/>
          </w:rPr>
          <w:delText>Pour cela, on va utiliser uniquement le rootMessage, avec les paramètres "pas" et</w:delText>
        </w:r>
        <w:r w:rsidR="007A5B47" w:rsidDel="008C2508">
          <w:rPr>
            <w:noProof/>
            <w:lang w:eastAsia="fr-FR"/>
          </w:rPr>
          <w:delText xml:space="preserve"> "periode"</w:delText>
        </w:r>
        <w:r w:rsidDel="008C2508">
          <w:rPr>
            <w:noProof/>
            <w:lang w:eastAsia="fr-FR"/>
          </w:rPr>
          <w:delText xml:space="preserve">. </w:delText>
        </w:r>
      </w:del>
    </w:p>
    <w:p w:rsidR="00A43A6B" w:rsidRDefault="00A43A6B">
      <w:pPr>
        <w:ind w:left="720"/>
        <w:contextualSpacing/>
        <w:rPr>
          <w:del w:id="8575" w:author="ghislain.aine" w:date="2015-11-05T10:16:00Z"/>
          <w:noProof/>
          <w:lang w:eastAsia="fr-FR"/>
        </w:rPr>
        <w:pPrChange w:id="8576" w:author="ghislain.aine" w:date="2015-11-05T10:16:00Z">
          <w:pPr/>
        </w:pPrChange>
      </w:pPr>
    </w:p>
    <w:p w:rsidR="004D091E" w:rsidRDefault="000C02C5">
      <w:pPr>
        <w:pStyle w:val="Paragraphedeliste"/>
        <w:numPr>
          <w:ilvl w:val="0"/>
          <w:numId w:val="84"/>
        </w:numPr>
        <w:rPr>
          <w:del w:id="8577" w:author="ghislain.aine" w:date="2015-11-05T10:16:00Z"/>
          <w:noProof/>
          <w:lang w:eastAsia="fr-FR"/>
        </w:rPr>
      </w:pPr>
      <w:del w:id="8578" w:author="ghislain.aine" w:date="2015-11-05T10:16:00Z">
        <w:r w:rsidDel="008C2508">
          <w:rPr>
            <w:noProof/>
            <w:lang w:eastAsia="fr-FR"/>
          </w:rPr>
          <w:lastRenderedPageBreak/>
          <w:delText xml:space="preserve">Supprimer les </w:delText>
        </w:r>
        <w:r w:rsidR="001677E4" w:rsidDel="008C2508">
          <w:rPr>
            <w:noProof/>
            <w:lang w:eastAsia="fr-FR"/>
          </w:rPr>
          <w:delText>sous-messages</w:delText>
        </w:r>
        <w:r w:rsidDel="008C2508">
          <w:rPr>
            <w:noProof/>
            <w:lang w:eastAsia="fr-FR"/>
          </w:rPr>
          <w:delText>. Il n'est pas possible d'utiliser le message principal s'il a des sous-messages. Il est d</w:delText>
        </w:r>
        <w:r w:rsidR="00706C7A" w:rsidDel="008C2508">
          <w:rPr>
            <w:noProof/>
            <w:lang w:eastAsia="fr-FR"/>
          </w:rPr>
          <w:delText>onc nécessaire de les supprimer</w:delText>
        </w:r>
      </w:del>
    </w:p>
    <w:p w:rsidR="004D091E" w:rsidRDefault="001677E4">
      <w:pPr>
        <w:pStyle w:val="Paragraphedeliste"/>
        <w:numPr>
          <w:ilvl w:val="0"/>
          <w:numId w:val="84"/>
        </w:numPr>
        <w:rPr>
          <w:del w:id="8579" w:author="ghislain.aine" w:date="2015-11-05T10:16:00Z"/>
          <w:noProof/>
          <w:lang w:eastAsia="fr-FR"/>
        </w:rPr>
      </w:pPr>
      <w:del w:id="8580" w:author="ghislain.aine" w:date="2015-11-05T10:16:00Z">
        <w:r w:rsidDel="008C2508">
          <w:rPr>
            <w:noProof/>
            <w:lang w:eastAsia="fr-FR"/>
          </w:rPr>
          <w:delText>Ajouter les champs "pas" et "periode" dans le rootMessage,</w:delText>
        </w:r>
        <w:r w:rsidR="00706C7A" w:rsidDel="008C2508">
          <w:rPr>
            <w:noProof/>
            <w:lang w:eastAsia="fr-FR"/>
          </w:rPr>
          <w:delText xml:space="preserve"> dans la représentation binaire</w:delText>
        </w:r>
      </w:del>
    </w:p>
    <w:p w:rsidR="004D091E" w:rsidRDefault="001677E4">
      <w:pPr>
        <w:pStyle w:val="Paragraphedeliste"/>
        <w:numPr>
          <w:ilvl w:val="0"/>
          <w:numId w:val="84"/>
        </w:numPr>
        <w:rPr>
          <w:del w:id="8581" w:author="ghislain.aine" w:date="2015-11-05T10:16:00Z"/>
          <w:noProof/>
          <w:lang w:eastAsia="fr-FR"/>
        </w:rPr>
      </w:pPr>
      <w:del w:id="8582" w:author="ghislain.aine" w:date="2015-11-05T10:16:00Z">
        <w:r w:rsidDel="008C2508">
          <w:rPr>
            <w:noProof/>
            <w:lang w:eastAsia="fr-FR"/>
          </w:rPr>
          <w:delText>Créer deux représentations visuelles, une pour le pas</w:delText>
        </w:r>
        <w:r w:rsidR="00706C7A" w:rsidDel="008C2508">
          <w:rPr>
            <w:noProof/>
            <w:lang w:eastAsia="fr-FR"/>
          </w:rPr>
          <w:delText xml:space="preserve"> et</w:delText>
        </w:r>
        <w:r w:rsidDel="008C2508">
          <w:rPr>
            <w:noProof/>
            <w:lang w:eastAsia="fr-FR"/>
          </w:rPr>
          <w:delText xml:space="preserve"> une pour la période, a</w:delText>
        </w:r>
        <w:r w:rsidR="002E14E6" w:rsidDel="008C2508">
          <w:rPr>
            <w:noProof/>
            <w:lang w:eastAsia="fr-FR"/>
          </w:rPr>
          <w:delText>vec la condition correspondante</w:delText>
        </w:r>
      </w:del>
    </w:p>
    <w:p w:rsidR="004D091E" w:rsidRDefault="004D091E">
      <w:pPr>
        <w:pStyle w:val="Paragraphedeliste"/>
        <w:rPr>
          <w:del w:id="8583" w:author="ghislain.aine" w:date="2015-11-05T10:16:00Z"/>
          <w:noProof/>
          <w:lang w:eastAsia="fr-FR"/>
        </w:rPr>
      </w:pPr>
    </w:p>
    <w:p w:rsidR="00A43A6B" w:rsidRDefault="00A43A6B">
      <w:pPr>
        <w:pStyle w:val="Lgende"/>
        <w:spacing w:after="0"/>
        <w:ind w:left="720"/>
        <w:contextualSpacing/>
        <w:rPr>
          <w:del w:id="8584" w:author="ghislain.aine" w:date="2015-11-05T10:16:00Z"/>
        </w:rPr>
        <w:pPrChange w:id="8585" w:author="ghislain.aine" w:date="2015-11-05T10:16:00Z">
          <w:pPr>
            <w:pStyle w:val="Lgende"/>
            <w:jc w:val="center"/>
          </w:pPr>
        </w:pPrChange>
      </w:pPr>
      <w:del w:id="8586" w:author="ghislain.aine" w:date="2015-11-05T10:16:00Z">
        <w:r>
          <w:rPr>
            <w:noProof/>
            <w:lang w:eastAsia="fr-FR"/>
            <w:rPrChange w:id="8587" w:author="Unknown">
              <w:rPr>
                <w:noProof/>
                <w:color w:val="0000FF" w:themeColor="hyperlink"/>
                <w:u w:val="single"/>
                <w:lang w:eastAsia="fr-FR"/>
              </w:rPr>
            </w:rPrChange>
          </w:rPr>
          <w:drawing>
            <wp:inline distT="0" distB="0" distL="0" distR="0">
              <wp:extent cx="4743450" cy="1160921"/>
              <wp:effectExtent l="19050" t="0" r="0" b="0"/>
              <wp:docPr id="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srcRect/>
                      <a:stretch>
                        <a:fillRect/>
                      </a:stretch>
                    </pic:blipFill>
                    <pic:spPr bwMode="auto">
                      <a:xfrm>
                        <a:off x="0" y="0"/>
                        <a:ext cx="4743450" cy="1160921"/>
                      </a:xfrm>
                      <a:prstGeom prst="rect">
                        <a:avLst/>
                      </a:prstGeom>
                      <a:noFill/>
                      <a:ln w="9525">
                        <a:noFill/>
                        <a:miter lim="800000"/>
                        <a:headEnd/>
                        <a:tailEnd/>
                      </a:ln>
                    </pic:spPr>
                  </pic:pic>
                </a:graphicData>
              </a:graphic>
            </wp:inline>
          </w:drawing>
        </w:r>
        <w:r w:rsidR="00B643DA" w:rsidDel="008C2508">
          <w:rPr>
            <w:noProof/>
            <w:lang w:eastAsia="fr-FR"/>
          </w:rPr>
          <w:br/>
        </w:r>
        <w:r w:rsidR="0009409C" w:rsidDel="008C2508">
          <w:delText xml:space="preserve">Image </w:delText>
        </w:r>
        <w:r w:rsidR="004D7EE5" w:rsidDel="008C2508">
          <w:fldChar w:fldCharType="begin"/>
        </w:r>
        <w:r w:rsidR="00AC7B68" w:rsidDel="008C2508">
          <w:delInstrText xml:space="preserve"> SEQ Image \* ARABIC </w:delInstrText>
        </w:r>
        <w:r w:rsidR="004D7EE5" w:rsidDel="008C2508">
          <w:fldChar w:fldCharType="separate"/>
        </w:r>
        <w:r w:rsidR="004313EA" w:rsidDel="008C2508">
          <w:rPr>
            <w:noProof/>
          </w:rPr>
          <w:delText>54</w:delText>
        </w:r>
        <w:r w:rsidR="004D7EE5" w:rsidDel="008C2508">
          <w:fldChar w:fldCharType="end"/>
        </w:r>
        <w:r w:rsidR="0009409C" w:rsidDel="008C2508">
          <w:delText xml:space="preserve"> : </w:delText>
        </w:r>
        <w:r w:rsidR="0009409C" w:rsidRPr="00A010EC" w:rsidDel="008C2508">
          <w:delText>Utilisation d'une condition sur une représentation visuelle</w:delText>
        </w:r>
      </w:del>
    </w:p>
    <w:p w:rsidR="00A43A6B" w:rsidRDefault="00A43A6B">
      <w:pPr>
        <w:ind w:left="720"/>
        <w:contextualSpacing/>
        <w:rPr>
          <w:del w:id="8588" w:author="ghislain.aine" w:date="2015-11-05T10:16:00Z"/>
        </w:rPr>
        <w:pPrChange w:id="8589" w:author="ghislain.aine" w:date="2015-11-05T10:16:00Z">
          <w:pPr/>
        </w:pPrChange>
      </w:pPr>
    </w:p>
    <w:p w:rsidR="004D091E" w:rsidRDefault="000D5E28">
      <w:pPr>
        <w:pStyle w:val="Paragraphedeliste"/>
        <w:numPr>
          <w:ilvl w:val="0"/>
          <w:numId w:val="85"/>
        </w:numPr>
        <w:rPr>
          <w:del w:id="8590" w:author="ghislain.aine" w:date="2015-11-05T10:16:00Z"/>
          <w:noProof/>
          <w:lang w:eastAsia="fr-FR"/>
        </w:rPr>
      </w:pPr>
      <w:del w:id="8591" w:author="ghislain.aine" w:date="2015-11-05T10:16:00Z">
        <w:r w:rsidDel="008C2508">
          <w:rPr>
            <w:noProof/>
            <w:lang w:eastAsia="fr-FR"/>
          </w:rPr>
          <w:delText>Modifier les fonctions de notification</w:delText>
        </w:r>
        <w:r w:rsidR="00706C7A" w:rsidDel="008C2508">
          <w:rPr>
            <w:noProof/>
            <w:lang w:eastAsia="fr-FR"/>
          </w:rPr>
          <w:delText>s</w:delText>
        </w:r>
        <w:r w:rsidDel="008C2508">
          <w:rPr>
            <w:noProof/>
            <w:lang w:eastAsia="fr-FR"/>
          </w:rPr>
          <w:delText xml:space="preserve"> pour qu'elles envoient les deux champs. Le ch</w:delText>
        </w:r>
        <w:r w:rsidR="00706C7A" w:rsidDel="008C2508">
          <w:rPr>
            <w:noProof/>
            <w:lang w:eastAsia="fr-FR"/>
          </w:rPr>
          <w:delText>amp non concerné est mis à zéro</w:delText>
        </w:r>
      </w:del>
    </w:p>
    <w:p w:rsidR="004D091E" w:rsidRDefault="00AF27AC">
      <w:pPr>
        <w:pStyle w:val="Paragraphedeliste"/>
        <w:numPr>
          <w:ilvl w:val="0"/>
          <w:numId w:val="85"/>
        </w:numPr>
        <w:rPr>
          <w:del w:id="8592" w:author="ghislain.aine" w:date="2015-11-05T10:16:00Z"/>
          <w:noProof/>
          <w:lang w:eastAsia="fr-FR"/>
        </w:rPr>
      </w:pPr>
      <w:del w:id="8593" w:author="ghislain.aine" w:date="2015-11-05T10:16:00Z">
        <w:r w:rsidDel="008C2508">
          <w:rPr>
            <w:noProof/>
            <w:lang w:eastAsia="fr-FR"/>
          </w:rPr>
          <w:delText xml:space="preserve">Exécuter le stream sans le modifier. Les messages doivent apparaître dans le viewerSequencer avec </w:delText>
        </w:r>
        <w:r w:rsidR="00706C7A" w:rsidDel="008C2508">
          <w:rPr>
            <w:noProof/>
            <w:lang w:eastAsia="fr-FR"/>
          </w:rPr>
          <w:delText>uniquement le paramètre modifié</w:delText>
        </w:r>
      </w:del>
    </w:p>
    <w:p w:rsidR="004D091E" w:rsidRDefault="004D091E">
      <w:pPr>
        <w:pStyle w:val="Paragraphedeliste"/>
        <w:rPr>
          <w:del w:id="8594" w:author="ghislain.aine" w:date="2015-11-05T10:16:00Z"/>
          <w:noProof/>
          <w:lang w:eastAsia="fr-FR"/>
        </w:rPr>
      </w:pPr>
    </w:p>
    <w:p w:rsidR="004D091E" w:rsidRDefault="004D091E">
      <w:pPr>
        <w:pStyle w:val="Paragraphedeliste"/>
        <w:rPr>
          <w:del w:id="8595" w:author="ghislain.aine" w:date="2015-11-05T10:16:00Z"/>
          <w:noProof/>
          <w:lang w:eastAsia="fr-FR"/>
        </w:rPr>
      </w:pPr>
    </w:p>
    <w:p w:rsidR="00A43A6B" w:rsidRDefault="00147278">
      <w:pPr>
        <w:pStyle w:val="Titre2"/>
        <w:ind w:left="720"/>
        <w:rPr>
          <w:del w:id="8596" w:author="ghislain.aine" w:date="2015-11-05T10:16:00Z"/>
          <w:noProof/>
          <w:lang w:eastAsia="fr-FR"/>
        </w:rPr>
        <w:pPrChange w:id="8597" w:author="ghislain.aine" w:date="2015-11-05T10:16:00Z">
          <w:pPr>
            <w:pStyle w:val="Titre2"/>
          </w:pPr>
        </w:pPrChange>
      </w:pPr>
      <w:bookmarkStart w:id="8598" w:name="_Toc354394004"/>
      <w:del w:id="8599" w:author="ghislain.aine" w:date="2015-11-05T10:16:00Z">
        <w:r w:rsidDel="008C2508">
          <w:rPr>
            <w:noProof/>
            <w:lang w:eastAsia="fr-FR"/>
          </w:rPr>
          <w:delText>Remarque : gestion d'un context</w:delText>
        </w:r>
        <w:bookmarkEnd w:id="8598"/>
      </w:del>
    </w:p>
    <w:p w:rsidR="00A43A6B" w:rsidRDefault="00A43A6B">
      <w:pPr>
        <w:ind w:left="720"/>
        <w:contextualSpacing/>
        <w:rPr>
          <w:del w:id="8600" w:author="ghislain.aine" w:date="2015-11-05T10:16:00Z"/>
          <w:lang w:eastAsia="fr-FR"/>
        </w:rPr>
        <w:pPrChange w:id="8601" w:author="ghislain.aine" w:date="2015-11-05T10:16:00Z">
          <w:pPr/>
        </w:pPrChange>
      </w:pPr>
    </w:p>
    <w:p w:rsidR="00A43A6B" w:rsidRDefault="00243CD5">
      <w:pPr>
        <w:ind w:left="720"/>
        <w:contextualSpacing/>
        <w:rPr>
          <w:del w:id="8602" w:author="ghislain.aine" w:date="2015-11-05T10:16:00Z"/>
          <w:noProof/>
          <w:lang w:eastAsia="fr-FR"/>
        </w:rPr>
        <w:pPrChange w:id="8603" w:author="ghislain.aine" w:date="2015-11-05T10:16:00Z">
          <w:pPr/>
        </w:pPrChange>
      </w:pPr>
      <w:del w:id="8604" w:author="ghislain.aine" w:date="2015-11-05T10:16:00Z">
        <w:r w:rsidDel="008C2508">
          <w:rPr>
            <w:noProof/>
            <w:lang w:eastAsia="fr-FR"/>
          </w:rPr>
          <w:delText xml:space="preserve">Lors du décodage d'un message, il peut </w:delText>
        </w:r>
        <w:r w:rsidR="004313EA" w:rsidDel="008C2508">
          <w:rPr>
            <w:noProof/>
            <w:lang w:eastAsia="fr-FR"/>
          </w:rPr>
          <w:delText>ê</w:delText>
        </w:r>
        <w:r w:rsidDel="008C2508">
          <w:rPr>
            <w:noProof/>
            <w:lang w:eastAsia="fr-FR"/>
          </w:rPr>
          <w:delText>tre int</w:delText>
        </w:r>
        <w:r w:rsidR="004313EA" w:rsidDel="008C2508">
          <w:rPr>
            <w:noProof/>
            <w:lang w:eastAsia="fr-FR"/>
          </w:rPr>
          <w:delText>é</w:delText>
        </w:r>
        <w:r w:rsidDel="008C2508">
          <w:rPr>
            <w:noProof/>
            <w:lang w:eastAsia="fr-FR"/>
          </w:rPr>
          <w:delText>ressant d'avoir accés au contexte de r</w:delText>
        </w:r>
        <w:r w:rsidR="004313EA" w:rsidDel="008C2508">
          <w:rPr>
            <w:noProof/>
            <w:lang w:eastAsia="fr-FR"/>
          </w:rPr>
          <w:delText>é</w:delText>
        </w:r>
        <w:r w:rsidDel="008C2508">
          <w:rPr>
            <w:noProof/>
            <w:lang w:eastAsia="fr-FR"/>
          </w:rPr>
          <w:delText>ception de ce message. Par exemple les informations sur l'entité ayant émise le message, ou tout autre information provenant du protocol d</w:delText>
        </w:r>
        <w:r w:rsidR="004313EA" w:rsidDel="008C2508">
          <w:rPr>
            <w:noProof/>
            <w:lang w:eastAsia="fr-FR"/>
          </w:rPr>
          <w:delText>é</w:delText>
        </w:r>
        <w:r w:rsidDel="008C2508">
          <w:rPr>
            <w:noProof/>
            <w:lang w:eastAsia="fr-FR"/>
          </w:rPr>
          <w:delText>j</w:delText>
        </w:r>
        <w:r w:rsidR="004313EA" w:rsidDel="008C2508">
          <w:rPr>
            <w:noProof/>
            <w:lang w:eastAsia="fr-FR"/>
          </w:rPr>
          <w:delText>à</w:delText>
        </w:r>
        <w:r w:rsidDel="008C2508">
          <w:rPr>
            <w:noProof/>
            <w:lang w:eastAsia="fr-FR"/>
          </w:rPr>
          <w:delText xml:space="preserve"> décodé qui encapsul</w:delText>
        </w:r>
        <w:r w:rsidR="004313EA" w:rsidDel="008C2508">
          <w:rPr>
            <w:noProof/>
            <w:lang w:eastAsia="fr-FR"/>
          </w:rPr>
          <w:delText>e</w:delText>
        </w:r>
        <w:r w:rsidDel="008C2508">
          <w:rPr>
            <w:noProof/>
            <w:lang w:eastAsia="fr-FR"/>
          </w:rPr>
          <w:delText xml:space="preserve"> le message que l'on cherche à d</w:delText>
        </w:r>
        <w:r w:rsidR="004313EA" w:rsidDel="008C2508">
          <w:rPr>
            <w:noProof/>
            <w:lang w:eastAsia="fr-FR"/>
          </w:rPr>
          <w:delText>é</w:delText>
        </w:r>
        <w:r w:rsidDel="008C2508">
          <w:rPr>
            <w:noProof/>
            <w:lang w:eastAsia="fr-FR"/>
          </w:rPr>
          <w:delText>coder.</w:delText>
        </w:r>
      </w:del>
    </w:p>
    <w:p w:rsidR="00A43A6B" w:rsidRDefault="00A43A6B">
      <w:pPr>
        <w:ind w:left="720"/>
        <w:contextualSpacing/>
        <w:rPr>
          <w:del w:id="8605" w:author="ghislain.aine" w:date="2015-11-05T10:16:00Z"/>
          <w:noProof/>
          <w:lang w:eastAsia="fr-FR"/>
        </w:rPr>
        <w:pPrChange w:id="8606" w:author="ghislain.aine" w:date="2015-11-05T10:16:00Z">
          <w:pPr/>
        </w:pPrChange>
      </w:pPr>
    </w:p>
    <w:p w:rsidR="00A43A6B" w:rsidRDefault="00243CD5">
      <w:pPr>
        <w:ind w:left="720"/>
        <w:contextualSpacing/>
        <w:rPr>
          <w:del w:id="8607" w:author="ghislain.aine" w:date="2015-11-05T10:16:00Z"/>
          <w:noProof/>
          <w:lang w:eastAsia="fr-FR"/>
        </w:rPr>
        <w:pPrChange w:id="8608" w:author="ghislain.aine" w:date="2015-11-05T10:16:00Z">
          <w:pPr/>
        </w:pPrChange>
      </w:pPr>
      <w:del w:id="8609" w:author="ghislain.aine" w:date="2015-11-05T10:16:00Z">
        <w:r w:rsidDel="008C2508">
          <w:rPr>
            <w:noProof/>
            <w:lang w:eastAsia="fr-FR"/>
          </w:rPr>
          <w:delText>Pour cela</w:delText>
        </w:r>
        <w:r w:rsidR="004313EA" w:rsidDel="008C2508">
          <w:rPr>
            <w:noProof/>
            <w:lang w:eastAsia="fr-FR"/>
          </w:rPr>
          <w:delText>,</w:delText>
        </w:r>
        <w:r w:rsidDel="008C2508">
          <w:rPr>
            <w:noProof/>
            <w:lang w:eastAsia="fr-FR"/>
          </w:rPr>
          <w:delText xml:space="preserve"> l'</w:delText>
        </w:r>
        <w:r w:rsidR="004313EA" w:rsidDel="008C2508">
          <w:rPr>
            <w:noProof/>
            <w:lang w:eastAsia="fr-FR"/>
          </w:rPr>
          <w:delText>ODP</w:delText>
        </w:r>
        <w:r w:rsidDel="008C2508">
          <w:rPr>
            <w:noProof/>
            <w:lang w:eastAsia="fr-FR"/>
          </w:rPr>
          <w:delText xml:space="preserve"> int</w:delText>
        </w:r>
        <w:r w:rsidR="004313EA" w:rsidDel="008C2508">
          <w:rPr>
            <w:noProof/>
            <w:lang w:eastAsia="fr-FR"/>
          </w:rPr>
          <w:delText>è</w:delText>
        </w:r>
        <w:r w:rsidDel="008C2508">
          <w:rPr>
            <w:noProof/>
            <w:lang w:eastAsia="fr-FR"/>
          </w:rPr>
          <w:delText>gre un mécanisme plut</w:delText>
        </w:r>
        <w:r w:rsidR="004313EA" w:rsidDel="008C2508">
          <w:rPr>
            <w:noProof/>
            <w:lang w:eastAsia="fr-FR"/>
          </w:rPr>
          <w:delText>ô</w:delText>
        </w:r>
        <w:r w:rsidDel="008C2508">
          <w:rPr>
            <w:noProof/>
            <w:lang w:eastAsia="fr-FR"/>
          </w:rPr>
          <w:delText xml:space="preserve">t simple. Le protocol contient en </w:delText>
        </w:r>
        <w:r w:rsidR="004313EA" w:rsidDel="008C2508">
          <w:rPr>
            <w:noProof/>
            <w:lang w:eastAsia="fr-FR"/>
          </w:rPr>
          <w:delText>"</w:delText>
        </w:r>
        <w:r w:rsidDel="008C2508">
          <w:rPr>
            <w:noProof/>
            <w:lang w:eastAsia="fr-FR"/>
          </w:rPr>
          <w:delText>content</w:delText>
        </w:r>
        <w:r w:rsidR="004313EA" w:rsidDel="008C2508">
          <w:rPr>
            <w:noProof/>
            <w:lang w:eastAsia="fr-FR"/>
          </w:rPr>
          <w:delText>"</w:delText>
        </w:r>
        <w:r w:rsidDel="008C2508">
          <w:rPr>
            <w:noProof/>
            <w:lang w:eastAsia="fr-FR"/>
          </w:rPr>
          <w:delText xml:space="preserve"> une interface d</w:delText>
        </w:r>
        <w:r w:rsidR="004313EA" w:rsidDel="008C2508">
          <w:rPr>
            <w:noProof/>
            <w:lang w:eastAsia="fr-FR"/>
          </w:rPr>
          <w:delText>e</w:delText>
        </w:r>
        <w:r w:rsidDel="008C2508">
          <w:rPr>
            <w:noProof/>
            <w:lang w:eastAsia="fr-FR"/>
          </w:rPr>
          <w:delText xml:space="preserve"> type </w:delText>
        </w:r>
        <w:r w:rsidR="004313EA" w:rsidDel="008C2508">
          <w:rPr>
            <w:noProof/>
            <w:lang w:eastAsia="fr-FR"/>
          </w:rPr>
          <w:delText>"</w:delText>
        </w:r>
        <w:r w:rsidDel="008C2508">
          <w:rPr>
            <w:noProof/>
            <w:lang w:eastAsia="fr-FR"/>
          </w:rPr>
          <w:delText>IProtocolContext</w:delText>
        </w:r>
        <w:r w:rsidR="004313EA" w:rsidDel="008C2508">
          <w:rPr>
            <w:noProof/>
            <w:lang w:eastAsia="fr-FR"/>
          </w:rPr>
          <w:delText>"</w:delText>
        </w:r>
        <w:r w:rsidDel="008C2508">
          <w:rPr>
            <w:noProof/>
            <w:lang w:eastAsia="fr-FR"/>
          </w:rPr>
          <w:delText>. Si on d</w:delText>
        </w:r>
        <w:r w:rsidR="004313EA" w:rsidDel="008C2508">
          <w:rPr>
            <w:noProof/>
            <w:lang w:eastAsia="fr-FR"/>
          </w:rPr>
          <w:delText>é</w:delText>
        </w:r>
        <w:r w:rsidDel="008C2508">
          <w:rPr>
            <w:noProof/>
            <w:lang w:eastAsia="fr-FR"/>
          </w:rPr>
          <w:delText>finit une interface h</w:delText>
        </w:r>
        <w:r w:rsidR="004313EA" w:rsidDel="008C2508">
          <w:rPr>
            <w:noProof/>
            <w:lang w:eastAsia="fr-FR"/>
          </w:rPr>
          <w:delText>é</w:delText>
        </w:r>
        <w:r w:rsidDel="008C2508">
          <w:rPr>
            <w:noProof/>
            <w:lang w:eastAsia="fr-FR"/>
          </w:rPr>
          <w:delText>ritant de IProtocolContext permetant d'avoir accés aux données du contexte et qu</w:delText>
        </w:r>
        <w:r w:rsidR="00B22127" w:rsidDel="008C2508">
          <w:rPr>
            <w:noProof/>
            <w:lang w:eastAsia="fr-FR"/>
          </w:rPr>
          <w:delText xml:space="preserve">'on l'implémente, on pourra l'instancier, remplir les données, et l'affecter au protocol avant de faire un pushBinaryData(...). </w:delText>
        </w:r>
      </w:del>
    </w:p>
    <w:p w:rsidR="00A43A6B" w:rsidRDefault="00A43A6B">
      <w:pPr>
        <w:ind w:left="720"/>
        <w:contextualSpacing/>
        <w:rPr>
          <w:del w:id="8610" w:author="ghislain.aine" w:date="2015-11-05T10:16:00Z"/>
          <w:noProof/>
          <w:lang w:eastAsia="fr-FR"/>
        </w:rPr>
        <w:pPrChange w:id="8611" w:author="ghislain.aine" w:date="2015-11-05T10:16:00Z">
          <w:pPr/>
        </w:pPrChange>
      </w:pPr>
    </w:p>
    <w:p w:rsidR="00A43A6B" w:rsidRDefault="00B22127">
      <w:pPr>
        <w:ind w:left="720"/>
        <w:contextualSpacing/>
        <w:rPr>
          <w:del w:id="8612" w:author="ghislain.aine" w:date="2015-11-05T10:16:00Z"/>
          <w:noProof/>
          <w:lang w:eastAsia="fr-FR"/>
        </w:rPr>
        <w:pPrChange w:id="8613" w:author="ghislain.aine" w:date="2015-11-05T10:16:00Z">
          <w:pPr/>
        </w:pPrChange>
      </w:pPr>
      <w:del w:id="8614" w:author="ghislain.aine" w:date="2015-11-05T10:16:00Z">
        <w:r w:rsidDel="008C2508">
          <w:rPr>
            <w:noProof/>
            <w:lang w:eastAsia="fr-FR"/>
          </w:rPr>
          <w:delText>De plus si on veux utiliser ce contexte dans le message, il faut que le message racine ai</w:delText>
        </w:r>
        <w:r w:rsidR="004313EA" w:rsidDel="008C2508">
          <w:rPr>
            <w:noProof/>
            <w:lang w:eastAsia="fr-FR"/>
          </w:rPr>
          <w:delText>t</w:delText>
        </w:r>
        <w:r w:rsidDel="008C2508">
          <w:rPr>
            <w:noProof/>
            <w:lang w:eastAsia="fr-FR"/>
          </w:rPr>
          <w:delText xml:space="preserve"> en </w:delText>
        </w:r>
        <w:r w:rsidR="004313EA" w:rsidDel="008C2508">
          <w:rPr>
            <w:noProof/>
            <w:lang w:eastAsia="fr-FR"/>
          </w:rPr>
          <w:delText>"</w:delText>
        </w:r>
        <w:r w:rsidDel="008C2508">
          <w:rPr>
            <w:noProof/>
            <w:lang w:eastAsia="fr-FR"/>
          </w:rPr>
          <w:delText>content</w:delText>
        </w:r>
        <w:r w:rsidR="004313EA" w:rsidDel="008C2508">
          <w:rPr>
            <w:noProof/>
            <w:lang w:eastAsia="fr-FR"/>
          </w:rPr>
          <w:delText>"</w:delText>
        </w:r>
        <w:r w:rsidDel="008C2508">
          <w:rPr>
            <w:noProof/>
            <w:lang w:eastAsia="fr-FR"/>
          </w:rPr>
          <w:delText xml:space="preserve"> une instance de l'implémentation du contexte. Ce content sera affecté dans la m</w:delText>
        </w:r>
        <w:r w:rsidR="004313EA" w:rsidDel="008C2508">
          <w:rPr>
            <w:noProof/>
            <w:lang w:eastAsia="fr-FR"/>
          </w:rPr>
          <w:delText>é</w:delText>
        </w:r>
        <w:r w:rsidDel="008C2508">
          <w:rPr>
            <w:noProof/>
            <w:lang w:eastAsia="fr-FR"/>
          </w:rPr>
          <w:delText xml:space="preserve">thode </w:delText>
        </w:r>
        <w:r w:rsidR="009D15C9" w:rsidDel="008C2508">
          <w:rPr>
            <w:noProof/>
            <w:lang w:eastAsia="fr-FR"/>
          </w:rPr>
          <w:delText>configur</w:delText>
        </w:r>
        <w:r w:rsidR="004313EA" w:rsidDel="008C2508">
          <w:rPr>
            <w:noProof/>
            <w:lang w:eastAsia="fr-FR"/>
          </w:rPr>
          <w:delText>ée</w:delText>
        </w:r>
        <w:r w:rsidR="009D15C9" w:rsidDel="008C2508">
          <w:rPr>
            <w:noProof/>
            <w:lang w:eastAsia="fr-FR"/>
          </w:rPr>
          <w:delText xml:space="preserve"> du protocole, qu'il faut redéfinir. Cette m</w:delText>
        </w:r>
        <w:r w:rsidR="004313EA" w:rsidDel="008C2508">
          <w:rPr>
            <w:noProof/>
            <w:lang w:eastAsia="fr-FR"/>
          </w:rPr>
          <w:delText>é</w:delText>
        </w:r>
        <w:r w:rsidR="009D15C9" w:rsidDel="008C2508">
          <w:rPr>
            <w:noProof/>
            <w:lang w:eastAsia="fr-FR"/>
          </w:rPr>
          <w:delText>thode est appelé</w:delText>
        </w:r>
        <w:r w:rsidR="004313EA" w:rsidDel="008C2508">
          <w:rPr>
            <w:noProof/>
            <w:lang w:eastAsia="fr-FR"/>
          </w:rPr>
          <w:delText>e</w:delText>
        </w:r>
        <w:r w:rsidR="009D15C9" w:rsidDel="008C2508">
          <w:rPr>
            <w:noProof/>
            <w:lang w:eastAsia="fr-FR"/>
          </w:rPr>
          <w:delText xml:space="preserve"> avant la phase de décodage du message, lorsque une data a été passé</w:delText>
        </w:r>
        <w:r w:rsidR="004313EA" w:rsidDel="008C2508">
          <w:rPr>
            <w:noProof/>
            <w:lang w:eastAsia="fr-FR"/>
          </w:rPr>
          <w:delText>e</w:delText>
        </w:r>
        <w:r w:rsidR="009D15C9" w:rsidDel="008C2508">
          <w:rPr>
            <w:noProof/>
            <w:lang w:eastAsia="fr-FR"/>
          </w:rPr>
          <w:delText xml:space="preserve"> au protocol via la methode </w:delText>
        </w:r>
        <w:r w:rsidR="004313EA" w:rsidDel="008C2508">
          <w:rPr>
            <w:noProof/>
            <w:lang w:eastAsia="fr-FR"/>
          </w:rPr>
          <w:delText>"</w:delText>
        </w:r>
        <w:r w:rsidR="009D15C9" w:rsidDel="008C2508">
          <w:rPr>
            <w:noProof/>
            <w:lang w:eastAsia="fr-FR"/>
          </w:rPr>
          <w:delText>pushBinaryData</w:delText>
        </w:r>
        <w:r w:rsidR="004313EA" w:rsidDel="008C2508">
          <w:rPr>
            <w:noProof/>
            <w:lang w:eastAsia="fr-FR"/>
          </w:rPr>
          <w:delText>"</w:delText>
        </w:r>
        <w:r w:rsidR="009D15C9" w:rsidDel="008C2508">
          <w:rPr>
            <w:noProof/>
            <w:lang w:eastAsia="fr-FR"/>
          </w:rPr>
          <w:delText>.</w:delText>
        </w:r>
      </w:del>
    </w:p>
    <w:p w:rsidR="00A43A6B" w:rsidRDefault="002551A0">
      <w:pPr>
        <w:pStyle w:val="Code"/>
        <w:ind w:left="720"/>
        <w:contextualSpacing/>
        <w:jc w:val="both"/>
        <w:rPr>
          <w:del w:id="8615" w:author="ghislain.aine" w:date="2015-11-05T10:16:00Z"/>
          <w:noProof/>
          <w:lang w:eastAsia="fr-FR"/>
        </w:rPr>
        <w:pPrChange w:id="8616" w:author="ghislain.aine" w:date="2015-11-05T10:16:00Z">
          <w:pPr>
            <w:pStyle w:val="Code"/>
          </w:pPr>
        </w:pPrChange>
      </w:pPr>
      <w:del w:id="8617" w:author="ghislain.aine" w:date="2015-11-05T10:16:00Z">
        <w:r w:rsidRPr="002551A0" w:rsidDel="008C2508">
          <w:rPr>
            <w:noProof/>
            <w:color w:val="0000FF"/>
          </w:rPr>
          <w:delText>void</w:delText>
        </w:r>
        <w:r w:rsidR="00B22127" w:rsidDel="008C2508">
          <w:rPr>
            <w:noProof/>
            <w:lang w:eastAsia="fr-FR"/>
          </w:rPr>
          <w:delText xml:space="preserve"> configure</w:delText>
        </w:r>
        <w:r w:rsidR="009D15C9" w:rsidDel="008C2508">
          <w:rPr>
            <w:noProof/>
            <w:lang w:eastAsia="fr-FR"/>
          </w:rPr>
          <w:delText>M</w:delText>
        </w:r>
        <w:r w:rsidR="00B22127" w:rsidDel="008C2508">
          <w:rPr>
            <w:noProof/>
            <w:lang w:eastAsia="fr-FR"/>
          </w:rPr>
          <w:delText>essage(MessageDefinition</w:delText>
        </w:r>
        <w:r w:rsidR="009D15C9" w:rsidDel="008C2508">
          <w:rPr>
            <w:noProof/>
            <w:lang w:eastAsia="fr-FR"/>
          </w:rPr>
          <w:delText xml:space="preserve"> m</w:delText>
        </w:r>
        <w:r w:rsidR="00B22127" w:rsidDel="008C2508">
          <w:rPr>
            <w:noProof/>
            <w:lang w:eastAsia="fr-FR"/>
          </w:rPr>
          <w:delText>, IProtocolContext</w:delText>
        </w:r>
        <w:r w:rsidR="009D15C9" w:rsidDel="008C2508">
          <w:rPr>
            <w:noProof/>
            <w:lang w:eastAsia="fr-FR"/>
          </w:rPr>
          <w:delText xml:space="preserve"> pc</w:delText>
        </w:r>
        <w:r w:rsidR="00B22127" w:rsidDel="008C2508">
          <w:rPr>
            <w:noProof/>
            <w:lang w:eastAsia="fr-FR"/>
          </w:rPr>
          <w:delText>)</w:delText>
        </w:r>
      </w:del>
    </w:p>
    <w:p w:rsidR="00A43A6B" w:rsidRDefault="009D15C9">
      <w:pPr>
        <w:pStyle w:val="Code"/>
        <w:ind w:left="720"/>
        <w:contextualSpacing/>
        <w:jc w:val="both"/>
        <w:rPr>
          <w:del w:id="8618" w:author="ghislain.aine" w:date="2015-11-05T10:16:00Z"/>
          <w:noProof/>
          <w:lang w:eastAsia="fr-FR"/>
        </w:rPr>
        <w:pPrChange w:id="8619" w:author="ghislain.aine" w:date="2015-11-05T10:16:00Z">
          <w:pPr>
            <w:pStyle w:val="Code"/>
          </w:pPr>
        </w:pPrChange>
      </w:pPr>
      <w:del w:id="8620" w:author="ghislain.aine" w:date="2015-11-05T10:16:00Z">
        <w:r w:rsidDel="008C2508">
          <w:rPr>
            <w:noProof/>
            <w:lang w:eastAsia="fr-FR"/>
          </w:rPr>
          <w:delText>{</w:delText>
        </w:r>
      </w:del>
    </w:p>
    <w:p w:rsidR="00A43A6B" w:rsidRDefault="009D15C9">
      <w:pPr>
        <w:pStyle w:val="Code"/>
        <w:ind w:left="720"/>
        <w:contextualSpacing/>
        <w:jc w:val="both"/>
        <w:rPr>
          <w:del w:id="8621" w:author="ghislain.aine" w:date="2015-11-05T10:16:00Z"/>
        </w:rPr>
        <w:pPrChange w:id="8622" w:author="ghislain.aine" w:date="2015-11-05T10:16:00Z">
          <w:pPr>
            <w:pStyle w:val="Code"/>
          </w:pPr>
        </w:pPrChange>
      </w:pPr>
      <w:del w:id="8623" w:author="ghislain.aine" w:date="2015-11-05T10:16:00Z">
        <w:r w:rsidDel="008C2508">
          <w:tab/>
        </w:r>
        <w:r w:rsidR="004D7EE5" w:rsidRPr="004D7EE5">
          <w:rPr>
            <w:rPrChange w:id="8624" w:author="jerome draillard" w:date="2015-10-29T10:41:00Z">
              <w:rPr>
                <w:color w:val="0000FF" w:themeColor="hyperlink"/>
                <w:u w:val="single"/>
              </w:rPr>
            </w:rPrChange>
          </w:rPr>
          <w:delText>YourMessage m = (YourMessage)m;</w:delText>
        </w:r>
        <w:r w:rsidR="004D7EE5" w:rsidRPr="004D7EE5">
          <w:rPr>
            <w:rPrChange w:id="8625" w:author="jerome draillard" w:date="2015-10-29T10:41:00Z">
              <w:rPr>
                <w:color w:val="0000FF" w:themeColor="hyperlink"/>
                <w:u w:val="single"/>
              </w:rPr>
            </w:rPrChange>
          </w:rPr>
          <w:tab/>
        </w:r>
      </w:del>
    </w:p>
    <w:p w:rsidR="00A43A6B" w:rsidRDefault="004D7EE5">
      <w:pPr>
        <w:pStyle w:val="Code"/>
        <w:ind w:left="720"/>
        <w:contextualSpacing/>
        <w:jc w:val="both"/>
        <w:rPr>
          <w:del w:id="8626" w:author="ghislain.aine" w:date="2015-11-05T10:16:00Z"/>
        </w:rPr>
        <w:pPrChange w:id="8627" w:author="ghislain.aine" w:date="2015-11-05T10:16:00Z">
          <w:pPr>
            <w:pStyle w:val="Code"/>
          </w:pPr>
        </w:pPrChange>
      </w:pPr>
      <w:del w:id="8628" w:author="ghislain.aine" w:date="2015-11-05T10:16:00Z">
        <w:r w:rsidRPr="004D7EE5">
          <w:rPr>
            <w:rPrChange w:id="8629" w:author="jerome draillard" w:date="2015-10-29T10:41:00Z">
              <w:rPr>
                <w:color w:val="0000FF" w:themeColor="hyperlink"/>
                <w:u w:val="single"/>
              </w:rPr>
            </w:rPrChange>
          </w:rPr>
          <w:tab/>
        </w:r>
        <w:r w:rsidRPr="004D7EE5">
          <w:rPr>
            <w:b/>
            <w:bCs/>
            <w:color w:val="7F0055"/>
            <w:rPrChange w:id="8630" w:author="jerome draillard" w:date="2015-10-29T10:41:00Z">
              <w:rPr>
                <w:b/>
                <w:bCs/>
                <w:color w:val="7F0055"/>
                <w:u w:val="single"/>
              </w:rPr>
            </w:rPrChange>
          </w:rPr>
          <w:delText>if</w:delText>
        </w:r>
        <w:r w:rsidRPr="004D7EE5">
          <w:rPr>
            <w:rPrChange w:id="8631" w:author="jerome draillard" w:date="2015-10-29T10:41:00Z">
              <w:rPr>
                <w:color w:val="0000FF" w:themeColor="hyperlink"/>
                <w:u w:val="single"/>
              </w:rPr>
            </w:rPrChange>
          </w:rPr>
          <w:delText xml:space="preserve"> (m!=</w:delText>
        </w:r>
        <w:r w:rsidRPr="004D7EE5">
          <w:rPr>
            <w:color w:val="FF0000"/>
            <w:rPrChange w:id="8632" w:author="jerome draillard" w:date="2015-10-29T10:41:00Z">
              <w:rPr>
                <w:color w:val="FF0000"/>
                <w:u w:val="single"/>
              </w:rPr>
            </w:rPrChange>
          </w:rPr>
          <w:delText>0</w:delText>
        </w:r>
        <w:r w:rsidRPr="004D7EE5">
          <w:rPr>
            <w:rPrChange w:id="8633" w:author="jerome draillard" w:date="2015-10-29T10:41:00Z">
              <w:rPr>
                <w:color w:val="0000FF" w:themeColor="hyperlink"/>
                <w:u w:val="single"/>
              </w:rPr>
            </w:rPrChange>
          </w:rPr>
          <w:delText>)</w:delText>
        </w:r>
      </w:del>
    </w:p>
    <w:p w:rsidR="00A43A6B" w:rsidRDefault="004D7EE5">
      <w:pPr>
        <w:pStyle w:val="Code"/>
        <w:ind w:left="720"/>
        <w:contextualSpacing/>
        <w:jc w:val="both"/>
        <w:rPr>
          <w:del w:id="8634" w:author="ghislain.aine" w:date="2015-11-05T10:16:00Z"/>
          <w:noProof/>
          <w:lang w:eastAsia="fr-FR"/>
        </w:rPr>
        <w:pPrChange w:id="8635" w:author="ghislain.aine" w:date="2015-11-05T10:16:00Z">
          <w:pPr>
            <w:pStyle w:val="Code"/>
          </w:pPr>
        </w:pPrChange>
      </w:pPr>
      <w:del w:id="8636" w:author="ghislain.aine" w:date="2015-11-05T10:16:00Z">
        <w:r w:rsidRPr="004D7EE5">
          <w:rPr>
            <w:rPrChange w:id="8637" w:author="jerome draillard" w:date="2015-10-29T10:41:00Z">
              <w:rPr>
                <w:color w:val="0000FF" w:themeColor="hyperlink"/>
                <w:u w:val="single"/>
              </w:rPr>
            </w:rPrChange>
          </w:rPr>
          <w:tab/>
        </w:r>
        <w:r w:rsidRPr="004D7EE5">
          <w:rPr>
            <w:rPrChange w:id="8638" w:author="jerome draillard" w:date="2015-10-29T10:41:00Z">
              <w:rPr>
                <w:color w:val="0000FF" w:themeColor="hyperlink"/>
                <w:u w:val="single"/>
              </w:rPr>
            </w:rPrChange>
          </w:rPr>
          <w:tab/>
        </w:r>
        <w:r w:rsidR="002551A0" w:rsidRPr="002551A0" w:rsidDel="008C2508">
          <w:delText>m.contexte = (YourContext)pc;</w:delText>
        </w:r>
      </w:del>
    </w:p>
    <w:p w:rsidR="00A43A6B" w:rsidRDefault="009D15C9">
      <w:pPr>
        <w:pStyle w:val="Code"/>
        <w:ind w:left="720"/>
        <w:contextualSpacing/>
        <w:jc w:val="both"/>
        <w:rPr>
          <w:del w:id="8639" w:author="ghislain.aine" w:date="2015-11-05T10:16:00Z"/>
          <w:noProof/>
          <w:lang w:eastAsia="fr-FR"/>
        </w:rPr>
        <w:pPrChange w:id="8640" w:author="ghislain.aine" w:date="2015-11-05T10:16:00Z">
          <w:pPr>
            <w:pStyle w:val="Code"/>
          </w:pPr>
        </w:pPrChange>
      </w:pPr>
      <w:del w:id="8641" w:author="ghislain.aine" w:date="2015-11-05T10:16:00Z">
        <w:r w:rsidDel="008C2508">
          <w:rPr>
            <w:noProof/>
            <w:lang w:eastAsia="fr-FR"/>
          </w:rPr>
          <w:delText>}</w:delText>
        </w:r>
      </w:del>
    </w:p>
    <w:p w:rsidR="00A43A6B" w:rsidRDefault="00A43A6B">
      <w:pPr>
        <w:ind w:left="720"/>
        <w:contextualSpacing/>
        <w:rPr>
          <w:del w:id="8642" w:author="ghislain.aine" w:date="2015-11-05T10:16:00Z"/>
          <w:lang w:eastAsia="fr-FR"/>
        </w:rPr>
        <w:pPrChange w:id="8643" w:author="ghislain.aine" w:date="2015-11-05T10:16:00Z">
          <w:pPr/>
        </w:pPrChange>
      </w:pPr>
    </w:p>
    <w:p w:rsidR="00A43A6B" w:rsidRDefault="009D15C9">
      <w:pPr>
        <w:ind w:left="720"/>
        <w:contextualSpacing/>
        <w:rPr>
          <w:del w:id="8644" w:author="ghislain.aine" w:date="2015-11-05T10:16:00Z"/>
          <w:lang w:eastAsia="fr-FR"/>
        </w:rPr>
        <w:pPrChange w:id="8645" w:author="ghislain.aine" w:date="2015-11-05T10:16:00Z">
          <w:pPr/>
        </w:pPrChange>
      </w:pPr>
      <w:del w:id="8646" w:author="ghislain.aine" w:date="2015-11-05T10:16:00Z">
        <w:r w:rsidDel="008C2508">
          <w:rPr>
            <w:lang w:eastAsia="fr-FR"/>
          </w:rPr>
          <w:delText>Si vous avez suivi, vous comprendrez donc que le contexte est même accessible après le décodage.</w:delText>
        </w:r>
      </w:del>
    </w:p>
    <w:p w:rsidR="00A43A6B" w:rsidRDefault="00F0184E">
      <w:pPr>
        <w:ind w:left="720"/>
        <w:contextualSpacing/>
        <w:rPr>
          <w:del w:id="8647" w:author="ghislain.aine" w:date="2015-11-05T10:16:00Z"/>
          <w:rFonts w:cs="Arial"/>
          <w:b/>
          <w:color w:val="003366"/>
          <w:sz w:val="36"/>
          <w:szCs w:val="36"/>
          <w:lang w:eastAsia="fr-FR"/>
        </w:rPr>
        <w:pPrChange w:id="8648" w:author="ghislain.aine" w:date="2015-11-05T10:16:00Z">
          <w:pPr>
            <w:spacing w:after="200" w:line="276" w:lineRule="auto"/>
            <w:jc w:val="left"/>
          </w:pPr>
        </w:pPrChange>
      </w:pPr>
      <w:del w:id="8649" w:author="ghislain.aine" w:date="2015-11-05T10:16:00Z">
        <w:r w:rsidDel="008C2508">
          <w:rPr>
            <w:lang w:eastAsia="fr-FR"/>
          </w:rPr>
          <w:lastRenderedPageBreak/>
          <w:delText xml:space="preserve">Pour un exemple complet, se reporter à la L16. On y trouve un </w:delText>
        </w:r>
        <w:r w:rsidR="004313EA" w:rsidDel="008C2508">
          <w:rPr>
            <w:lang w:eastAsia="fr-FR"/>
          </w:rPr>
          <w:delText>"</w:delText>
        </w:r>
        <w:r w:rsidDel="008C2508">
          <w:rPr>
            <w:lang w:eastAsia="fr-FR"/>
          </w:rPr>
          <w:delText>IApplic</w:delText>
        </w:r>
        <w:r w:rsidR="000C69DB" w:rsidDel="008C2508">
          <w:rPr>
            <w:lang w:eastAsia="fr-FR"/>
          </w:rPr>
          <w:delText>ativeContextLinkL16</w:delText>
        </w:r>
        <w:r w:rsidR="004313EA" w:rsidDel="008C2508">
          <w:rPr>
            <w:lang w:eastAsia="fr-FR"/>
          </w:rPr>
          <w:delText>"</w:delText>
        </w:r>
        <w:r w:rsidR="000C69DB" w:rsidDel="008C2508">
          <w:rPr>
            <w:lang w:eastAsia="fr-FR"/>
          </w:rPr>
          <w:delText xml:space="preserve"> et son implémentation </w:delText>
        </w:r>
        <w:r w:rsidR="004313EA" w:rsidDel="008C2508">
          <w:rPr>
            <w:lang w:eastAsia="fr-FR"/>
          </w:rPr>
          <w:delText>"</w:delText>
        </w:r>
        <w:r w:rsidR="000C69DB" w:rsidDel="008C2508">
          <w:rPr>
            <w:lang w:eastAsia="fr-FR"/>
          </w:rPr>
          <w:delText>ApplicativeContextLinkL16</w:delText>
        </w:r>
        <w:r w:rsidR="004313EA" w:rsidDel="008C2508">
          <w:rPr>
            <w:lang w:eastAsia="fr-FR"/>
          </w:rPr>
          <w:delText>"</w:delText>
        </w:r>
        <w:r w:rsidR="000C69DB" w:rsidDel="008C2508">
          <w:rPr>
            <w:lang w:eastAsia="fr-FR"/>
          </w:rPr>
          <w:delText>. Le protocole et le message de base contiennent chacun une instance du contexte. Le décode</w:delText>
        </w:r>
        <w:r w:rsidR="004313EA" w:rsidDel="008C2508">
          <w:rPr>
            <w:lang w:eastAsia="fr-FR"/>
          </w:rPr>
          <w:delText>u</w:delText>
        </w:r>
        <w:r w:rsidR="000C69DB" w:rsidDel="008C2508">
          <w:rPr>
            <w:lang w:eastAsia="fr-FR"/>
          </w:rPr>
          <w:delText>r fourni le contexte au protocole à partir du message entrant.</w:delText>
        </w:r>
        <w:r w:rsidR="000C69DB" w:rsidDel="008C2508">
          <w:rPr>
            <w:lang w:eastAsia="fr-FR"/>
          </w:rPr>
          <w:br w:type="page"/>
        </w:r>
      </w:del>
    </w:p>
    <w:p w:rsidR="00A43A6B" w:rsidRDefault="003B18A4">
      <w:pPr>
        <w:pStyle w:val="Titre1"/>
        <w:numPr>
          <w:ilvl w:val="0"/>
          <w:numId w:val="96"/>
        </w:numPr>
        <w:rPr>
          <w:del w:id="8650" w:author="ghislain.aine" w:date="2015-11-05T10:16:00Z"/>
          <w:noProof/>
          <w:lang w:eastAsia="fr-FR"/>
        </w:rPr>
        <w:pPrChange w:id="8651" w:author="ghislain.aine" w:date="2015-11-05T10:16:00Z">
          <w:pPr>
            <w:pStyle w:val="Titre1"/>
          </w:pPr>
        </w:pPrChange>
      </w:pPr>
      <w:bookmarkStart w:id="8652" w:name="_Toc354393743"/>
      <w:bookmarkStart w:id="8653" w:name="_Toc354394005"/>
      <w:bookmarkStart w:id="8654" w:name="_Toc354394006"/>
      <w:bookmarkEnd w:id="8652"/>
      <w:bookmarkEnd w:id="8653"/>
      <w:del w:id="8655" w:author="ghislain.aine" w:date="2015-11-05T10:16:00Z">
        <w:r w:rsidDel="008C2508">
          <w:rPr>
            <w:noProof/>
            <w:lang w:eastAsia="fr-FR"/>
          </w:rPr>
          <w:lastRenderedPageBreak/>
          <w:delText>Starlinx</w:delText>
        </w:r>
        <w:r w:rsidR="002E14E6" w:rsidDel="008C2508">
          <w:rPr>
            <w:noProof/>
            <w:lang w:eastAsia="fr-FR"/>
          </w:rPr>
          <w:delText xml:space="preserve"> - généralités</w:delText>
        </w:r>
        <w:bookmarkEnd w:id="8654"/>
      </w:del>
    </w:p>
    <w:p w:rsidR="004D091E" w:rsidRDefault="004D091E">
      <w:pPr>
        <w:pStyle w:val="Paragraphedeliste"/>
        <w:rPr>
          <w:del w:id="8656" w:author="ghislain.aine" w:date="2015-11-05T10:16:00Z"/>
          <w:noProof/>
          <w:lang w:eastAsia="fr-FR"/>
        </w:rPr>
      </w:pPr>
    </w:p>
    <w:p w:rsidR="00A43A6B" w:rsidRDefault="002E14E6">
      <w:pPr>
        <w:ind w:left="720"/>
        <w:contextualSpacing/>
        <w:rPr>
          <w:del w:id="8657" w:author="ghislain.aine" w:date="2015-11-05T10:16:00Z"/>
          <w:noProof/>
          <w:lang w:eastAsia="fr-FR"/>
        </w:rPr>
        <w:pPrChange w:id="8658" w:author="ghislain.aine" w:date="2015-11-05T10:16:00Z">
          <w:pPr/>
        </w:pPrChange>
      </w:pPr>
      <w:del w:id="8659" w:author="ghislain.aine" w:date="2015-11-05T10:16:00Z">
        <w:r w:rsidRPr="002E14E6" w:rsidDel="008C2508">
          <w:rPr>
            <w:noProof/>
            <w:lang w:eastAsia="fr-FR"/>
          </w:rPr>
          <w:delText xml:space="preserve">Starlinx est </w:delText>
        </w:r>
        <w:r w:rsidR="00A3684F" w:rsidDel="008C2508">
          <w:rPr>
            <w:noProof/>
            <w:lang w:eastAsia="fr-FR"/>
          </w:rPr>
          <w:delText>réalisé</w:delText>
        </w:r>
        <w:r w:rsidR="00A3684F" w:rsidRPr="002E14E6" w:rsidDel="008C2508">
          <w:rPr>
            <w:noProof/>
            <w:lang w:eastAsia="fr-FR"/>
          </w:rPr>
          <w:delText xml:space="preserve"> </w:delText>
        </w:r>
        <w:r w:rsidRPr="002E14E6" w:rsidDel="008C2508">
          <w:rPr>
            <w:noProof/>
            <w:lang w:eastAsia="fr-FR"/>
          </w:rPr>
          <w:delText>à partir de Streamwork.</w:delText>
        </w:r>
      </w:del>
    </w:p>
    <w:p w:rsidR="00A43A6B" w:rsidRDefault="00A43A6B">
      <w:pPr>
        <w:ind w:left="720"/>
        <w:contextualSpacing/>
        <w:rPr>
          <w:del w:id="8660" w:author="ghislain.aine" w:date="2015-11-05T10:16:00Z"/>
          <w:noProof/>
          <w:lang w:eastAsia="fr-FR"/>
        </w:rPr>
        <w:pPrChange w:id="8661" w:author="ghislain.aine" w:date="2015-11-05T10:16:00Z">
          <w:pPr/>
        </w:pPrChange>
      </w:pPr>
    </w:p>
    <w:p w:rsidR="00A43A6B" w:rsidRDefault="002E14E6">
      <w:pPr>
        <w:ind w:left="720"/>
        <w:contextualSpacing/>
        <w:rPr>
          <w:del w:id="8662" w:author="ghislain.aine" w:date="2015-11-05T10:16:00Z"/>
          <w:noProof/>
          <w:lang w:eastAsia="fr-FR"/>
        </w:rPr>
        <w:pPrChange w:id="8663" w:author="ghislain.aine" w:date="2015-11-05T10:16:00Z">
          <w:pPr/>
        </w:pPrChange>
      </w:pPr>
      <w:del w:id="8664" w:author="ghislain.aine" w:date="2015-11-05T10:16:00Z">
        <w:r w:rsidDel="008C2508">
          <w:rPr>
            <w:noProof/>
            <w:lang w:eastAsia="fr-FR"/>
          </w:rPr>
          <w:delText>Le stream principal de Starlinx est le "Profile Manager" :</w:delText>
        </w:r>
      </w:del>
    </w:p>
    <w:p w:rsidR="00A43A6B" w:rsidRDefault="00222690">
      <w:pPr>
        <w:ind w:left="720"/>
        <w:contextualSpacing/>
        <w:rPr>
          <w:del w:id="8665" w:author="ghislain.aine" w:date="2015-11-05T10:16:00Z"/>
          <w:noProof/>
          <w:lang w:val="en-US" w:eastAsia="fr-FR"/>
        </w:rPr>
        <w:pPrChange w:id="8666" w:author="ghislain.aine" w:date="2015-11-05T10:16:00Z">
          <w:pPr>
            <w:jc w:val="center"/>
          </w:pPr>
        </w:pPrChange>
      </w:pPr>
      <w:del w:id="8667" w:author="ghislain.aine" w:date="2015-11-05T10:16:00Z">
        <w:r w:rsidRPr="00222690" w:rsidDel="008C2508">
          <w:rPr>
            <w:noProof/>
            <w:lang w:val="en-US" w:eastAsia="fr-FR"/>
          </w:rPr>
          <w:delText>C:\projects\Products\</w:delText>
        </w:r>
        <w:r w:rsidR="0051539C" w:rsidDel="008C2508">
          <w:rPr>
            <w:noProof/>
            <w:lang w:val="en-US" w:eastAsia="fr-FR"/>
          </w:rPr>
          <w:delText>StreamWork\</w:delText>
        </w:r>
        <w:r w:rsidRPr="00222690" w:rsidDel="008C2508">
          <w:rPr>
            <w:noProof/>
            <w:lang w:val="en-US" w:eastAsia="fr-FR"/>
          </w:rPr>
          <w:delText>Starlinx\config</w:delText>
        </w:r>
        <w:r w:rsidDel="008C2508">
          <w:rPr>
            <w:noProof/>
            <w:lang w:val="en-US" w:eastAsia="fr-FR"/>
          </w:rPr>
          <w:delText>\</w:delText>
        </w:r>
        <w:r w:rsidRPr="00222690" w:rsidDel="008C2508">
          <w:rPr>
            <w:noProof/>
            <w:lang w:val="en-US" w:eastAsia="fr-FR"/>
          </w:rPr>
          <w:delText>SxProfileManager.xml</w:delText>
        </w:r>
      </w:del>
    </w:p>
    <w:p w:rsidR="00A43A6B" w:rsidRDefault="00A43A6B">
      <w:pPr>
        <w:ind w:left="720"/>
        <w:contextualSpacing/>
        <w:rPr>
          <w:del w:id="8668" w:author="ghislain.aine" w:date="2015-11-05T10:16:00Z"/>
          <w:noProof/>
          <w:lang w:val="en-US" w:eastAsia="fr-FR"/>
        </w:rPr>
        <w:pPrChange w:id="8669" w:author="ghislain.aine" w:date="2015-11-05T10:16:00Z">
          <w:pPr/>
        </w:pPrChange>
      </w:pPr>
    </w:p>
    <w:p w:rsidR="00A43A6B" w:rsidRDefault="002E14E6">
      <w:pPr>
        <w:ind w:left="720"/>
        <w:contextualSpacing/>
        <w:rPr>
          <w:del w:id="8670" w:author="ghislain.aine" w:date="2015-11-05T10:16:00Z"/>
          <w:noProof/>
          <w:lang w:eastAsia="fr-FR"/>
        </w:rPr>
        <w:pPrChange w:id="8671" w:author="ghislain.aine" w:date="2015-11-05T10:16:00Z">
          <w:pPr/>
        </w:pPrChange>
      </w:pPr>
      <w:del w:id="8672" w:author="ghislain.aine" w:date="2015-11-05T10:16:00Z">
        <w:r w:rsidRPr="002E14E6" w:rsidDel="008C2508">
          <w:rPr>
            <w:noProof/>
            <w:lang w:eastAsia="fr-FR"/>
          </w:rPr>
          <w:delText>Les autres st</w:delText>
        </w:r>
        <w:r w:rsidR="00740407" w:rsidDel="008C2508">
          <w:rPr>
            <w:noProof/>
            <w:lang w:eastAsia="fr-FR"/>
          </w:rPr>
          <w:delText>ream sont répartis entre "Module</w:delText>
        </w:r>
        <w:r w:rsidRPr="002E14E6" w:rsidDel="008C2508">
          <w:rPr>
            <w:noProof/>
            <w:lang w:eastAsia="fr-FR"/>
          </w:rPr>
          <w:delText>s\Starlinx" et "Module</w:delText>
        </w:r>
        <w:r w:rsidR="00740407" w:rsidDel="008C2508">
          <w:rPr>
            <w:noProof/>
            <w:lang w:eastAsia="fr-FR"/>
          </w:rPr>
          <w:delText>s</w:delText>
        </w:r>
        <w:r w:rsidRPr="002E14E6" w:rsidDel="008C2508">
          <w:rPr>
            <w:noProof/>
            <w:lang w:eastAsia="fr-FR"/>
          </w:rPr>
          <w:delText>\Sw"</w:delText>
        </w:r>
      </w:del>
    </w:p>
    <w:p w:rsidR="00A43A6B" w:rsidRDefault="002E14E6">
      <w:pPr>
        <w:ind w:left="720"/>
        <w:contextualSpacing/>
        <w:rPr>
          <w:del w:id="8673" w:author="ghislain.aine" w:date="2015-11-05T10:16:00Z"/>
          <w:noProof/>
          <w:lang w:eastAsia="fr-FR"/>
        </w:rPr>
        <w:pPrChange w:id="8674" w:author="ghislain.aine" w:date="2015-11-05T10:16:00Z">
          <w:pPr/>
        </w:pPrChange>
      </w:pPr>
      <w:del w:id="8675" w:author="ghislain.aine" w:date="2015-11-05T10:16:00Z">
        <w:r w:rsidDel="008C2508">
          <w:rPr>
            <w:noProof/>
            <w:lang w:eastAsia="fr-FR"/>
          </w:rPr>
          <w:delText>Un graphique complet est visibile sur tt3, à l'adresse suivante :</w:delText>
        </w:r>
      </w:del>
    </w:p>
    <w:p w:rsidR="00A43A6B" w:rsidRDefault="004D7EE5">
      <w:pPr>
        <w:ind w:left="720"/>
        <w:contextualSpacing/>
        <w:rPr>
          <w:del w:id="8676" w:author="ghislain.aine" w:date="2015-11-05T10:16:00Z"/>
          <w:noProof/>
          <w:lang w:eastAsia="fr-FR"/>
        </w:rPr>
        <w:pPrChange w:id="8677" w:author="ghislain.aine" w:date="2015-11-05T10:16:00Z">
          <w:pPr>
            <w:jc w:val="center"/>
          </w:pPr>
        </w:pPrChange>
      </w:pPr>
      <w:del w:id="8678" w:author="ghislain.aine" w:date="2015-11-05T10:16:00Z">
        <w:r w:rsidDel="008C2508">
          <w:fldChar w:fldCharType="begin"/>
        </w:r>
        <w:r w:rsidR="00AC7B68" w:rsidDel="008C2508">
          <w:delInstrText>HYPERLINK "http://tactxcompil1:8080/depgraph-view/jsplumb"</w:delInstrText>
        </w:r>
        <w:r w:rsidDel="008C2508">
          <w:fldChar w:fldCharType="separate"/>
        </w:r>
        <w:r w:rsidR="002E14E6" w:rsidRPr="009E5EA1" w:rsidDel="008C2508">
          <w:rPr>
            <w:rStyle w:val="Lienhypertexte"/>
            <w:noProof/>
            <w:lang w:eastAsia="fr-FR"/>
          </w:rPr>
          <w:delText>http://tactxcompil1:8080/depgraph-view/jsplumb</w:delText>
        </w:r>
        <w:r w:rsidDel="008C2508">
          <w:fldChar w:fldCharType="end"/>
        </w:r>
      </w:del>
    </w:p>
    <w:p w:rsidR="00A43A6B" w:rsidRDefault="00A43A6B">
      <w:pPr>
        <w:ind w:left="720"/>
        <w:contextualSpacing/>
        <w:rPr>
          <w:del w:id="8679" w:author="ghislain.aine" w:date="2015-11-05T10:16:00Z"/>
          <w:noProof/>
          <w:lang w:eastAsia="fr-FR"/>
        </w:rPr>
        <w:pPrChange w:id="8680" w:author="ghislain.aine" w:date="2015-11-05T10:16:00Z">
          <w:pPr/>
        </w:pPrChange>
      </w:pPr>
    </w:p>
    <w:p w:rsidR="00A43A6B" w:rsidRDefault="00A43A6B">
      <w:pPr>
        <w:keepNext/>
        <w:ind w:left="720"/>
        <w:contextualSpacing/>
        <w:rPr>
          <w:del w:id="8681" w:author="ghislain.aine" w:date="2015-11-05T10:16:00Z"/>
        </w:rPr>
        <w:pPrChange w:id="8682" w:author="ghislain.aine" w:date="2015-11-05T10:16:00Z">
          <w:pPr>
            <w:keepNext/>
            <w:jc w:val="center"/>
          </w:pPr>
        </w:pPrChange>
      </w:pPr>
      <w:del w:id="8683" w:author="ghislain.aine" w:date="2015-11-05T10:16:00Z">
        <w:r>
          <w:rPr>
            <w:noProof/>
            <w:lang w:eastAsia="fr-FR"/>
            <w:rPrChange w:id="8684" w:author="Unknown">
              <w:rPr>
                <w:noProof/>
                <w:color w:val="0000FF" w:themeColor="hyperlink"/>
                <w:u w:val="single"/>
                <w:lang w:eastAsia="fr-FR"/>
              </w:rPr>
            </w:rPrChange>
          </w:rPr>
          <w:drawing>
            <wp:inline distT="0" distB="0" distL="0" distR="0">
              <wp:extent cx="4176519" cy="6248400"/>
              <wp:effectExtent l="19050" t="0" r="0" b="0"/>
              <wp:docPr id="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srcRect/>
                      <a:stretch>
                        <a:fillRect/>
                      </a:stretch>
                    </pic:blipFill>
                    <pic:spPr bwMode="auto">
                      <a:xfrm>
                        <a:off x="0" y="0"/>
                        <a:ext cx="4183121" cy="6258276"/>
                      </a:xfrm>
                      <a:prstGeom prst="rect">
                        <a:avLst/>
                      </a:prstGeom>
                      <a:noFill/>
                      <a:ln w="9525">
                        <a:noFill/>
                        <a:miter lim="800000"/>
                        <a:headEnd/>
                        <a:tailEnd/>
                      </a:ln>
                    </pic:spPr>
                  </pic:pic>
                </a:graphicData>
              </a:graphic>
            </wp:inline>
          </w:drawing>
        </w:r>
      </w:del>
    </w:p>
    <w:p w:rsidR="00A43A6B" w:rsidRDefault="004313EA">
      <w:pPr>
        <w:pStyle w:val="Lgende"/>
        <w:spacing w:after="0"/>
        <w:ind w:left="720"/>
        <w:contextualSpacing/>
        <w:rPr>
          <w:del w:id="8685" w:author="ghislain.aine" w:date="2015-11-05T10:16:00Z"/>
          <w:noProof/>
          <w:lang w:eastAsia="fr-FR"/>
        </w:rPr>
        <w:pPrChange w:id="8686" w:author="ghislain.aine" w:date="2015-11-05T10:16:00Z">
          <w:pPr>
            <w:pStyle w:val="Lgende"/>
            <w:jc w:val="center"/>
          </w:pPr>
        </w:pPrChange>
      </w:pPr>
      <w:del w:id="8687" w:author="ghislain.aine" w:date="2015-11-05T10:16:00Z">
        <w:r w:rsidDel="008C2508">
          <w:delText xml:space="preserve">Image </w:delText>
        </w:r>
        <w:r w:rsidR="004D7EE5" w:rsidDel="008C2508">
          <w:fldChar w:fldCharType="begin"/>
        </w:r>
        <w:r w:rsidDel="008C2508">
          <w:delInstrText xml:space="preserve"> SEQ Image \* ARABIC </w:delInstrText>
        </w:r>
        <w:r w:rsidR="004D7EE5" w:rsidDel="008C2508">
          <w:fldChar w:fldCharType="separate"/>
        </w:r>
        <w:r w:rsidDel="008C2508">
          <w:rPr>
            <w:noProof/>
          </w:rPr>
          <w:delText>55</w:delText>
        </w:r>
        <w:r w:rsidR="004D7EE5" w:rsidDel="008C2508">
          <w:fldChar w:fldCharType="end"/>
        </w:r>
        <w:r w:rsidDel="008C2508">
          <w:rPr>
            <w:noProof/>
          </w:rPr>
          <w:delText xml:space="preserve"> : </w:delText>
        </w:r>
        <w:r w:rsidRPr="00D26C71" w:rsidDel="008C2508">
          <w:rPr>
            <w:noProof/>
          </w:rPr>
          <w:delText>Modules principaux développés en ODP</w:delText>
        </w:r>
      </w:del>
    </w:p>
    <w:p w:rsidR="00A43A6B" w:rsidRDefault="00A43A6B">
      <w:pPr>
        <w:ind w:left="720"/>
        <w:contextualSpacing/>
        <w:rPr>
          <w:del w:id="8688" w:author="ghislain.aine" w:date="2015-11-05T10:16:00Z"/>
          <w:noProof/>
          <w:lang w:eastAsia="fr-FR"/>
        </w:rPr>
        <w:pPrChange w:id="8689" w:author="ghislain.aine" w:date="2015-11-05T10:16:00Z">
          <w:pPr/>
        </w:pPrChange>
      </w:pPr>
    </w:p>
    <w:p w:rsidR="00A43A6B" w:rsidRDefault="00A22A40">
      <w:pPr>
        <w:pStyle w:val="Paragraphedeliste"/>
        <w:rPr>
          <w:del w:id="8690" w:author="ghislain.aine" w:date="2015-11-05T10:16:00Z"/>
          <w:noProof/>
          <w:lang w:val="en-US" w:eastAsia="fr-FR"/>
        </w:rPr>
        <w:pPrChange w:id="8691" w:author="ghislain.aine" w:date="2015-11-05T10:16:00Z">
          <w:pPr>
            <w:pStyle w:val="Paragraphedeliste"/>
            <w:numPr>
              <w:numId w:val="86"/>
            </w:numPr>
            <w:ind w:hanging="360"/>
          </w:pPr>
        </w:pPrChange>
      </w:pPr>
      <w:del w:id="8692" w:author="ghislain.aine" w:date="2015-11-05T10:16:00Z">
        <w:r w:rsidRPr="00B643DA" w:rsidDel="008C2508">
          <w:rPr>
            <w:noProof/>
            <w:lang w:val="en-US" w:eastAsia="fr-FR"/>
          </w:rPr>
          <w:delText>commonUtilities</w:delText>
        </w:r>
        <w:r w:rsidR="00587850" w:rsidRPr="00B643DA" w:rsidDel="008C2508">
          <w:rPr>
            <w:noProof/>
            <w:lang w:val="en-US" w:eastAsia="fr-FR"/>
          </w:rPr>
          <w:delText xml:space="preserve"> </w:delText>
        </w:r>
        <w:r w:rsidRPr="00B643DA" w:rsidDel="008C2508">
          <w:rPr>
            <w:noProof/>
            <w:lang w:val="en-US" w:eastAsia="fr-FR"/>
          </w:rPr>
          <w:delText>: outils génériques</w:delText>
        </w:r>
      </w:del>
    </w:p>
    <w:p w:rsidR="00A43A6B" w:rsidRDefault="00A22A40">
      <w:pPr>
        <w:pStyle w:val="Paragraphedeliste"/>
        <w:rPr>
          <w:del w:id="8693" w:author="ghislain.aine" w:date="2015-11-05T10:16:00Z"/>
          <w:noProof/>
          <w:lang w:eastAsia="fr-FR"/>
        </w:rPr>
        <w:pPrChange w:id="8694" w:author="ghislain.aine" w:date="2015-11-05T10:16:00Z">
          <w:pPr>
            <w:pStyle w:val="Paragraphedeliste"/>
            <w:numPr>
              <w:numId w:val="86"/>
            </w:numPr>
            <w:ind w:hanging="360"/>
          </w:pPr>
        </w:pPrChange>
      </w:pPr>
      <w:del w:id="8695" w:author="ghislain.aine" w:date="2015-11-05T10:16:00Z">
        <w:r w:rsidRPr="00A22A40" w:rsidDel="008C2508">
          <w:rPr>
            <w:noProof/>
            <w:lang w:eastAsia="fr-FR"/>
          </w:rPr>
          <w:delText>tdlCommon</w:delText>
        </w:r>
        <w:r w:rsidR="00587850" w:rsidDel="008C2508">
          <w:rPr>
            <w:noProof/>
            <w:lang w:eastAsia="fr-FR"/>
          </w:rPr>
          <w:delText xml:space="preserve"> </w:delText>
        </w:r>
        <w:r w:rsidRPr="00A22A40" w:rsidDel="008C2508">
          <w:rPr>
            <w:noProof/>
            <w:lang w:eastAsia="fr-FR"/>
          </w:rPr>
          <w:delText>: interfaces de plus haut niveau</w:delText>
        </w:r>
      </w:del>
    </w:p>
    <w:p w:rsidR="00A43A6B" w:rsidRDefault="00A22A40">
      <w:pPr>
        <w:pStyle w:val="Paragraphedeliste"/>
        <w:rPr>
          <w:del w:id="8696" w:author="ghislain.aine" w:date="2015-11-05T10:16:00Z"/>
          <w:noProof/>
          <w:lang w:eastAsia="fr-FR"/>
        </w:rPr>
        <w:pPrChange w:id="8697" w:author="ghislain.aine" w:date="2015-11-05T10:16:00Z">
          <w:pPr>
            <w:pStyle w:val="Paragraphedeliste"/>
            <w:numPr>
              <w:numId w:val="86"/>
            </w:numPr>
            <w:ind w:hanging="360"/>
          </w:pPr>
        </w:pPrChange>
      </w:pPr>
      <w:del w:id="8698" w:author="ghislain.aine" w:date="2015-11-05T10:16:00Z">
        <w:r w:rsidDel="008C2508">
          <w:rPr>
            <w:noProof/>
            <w:lang w:eastAsia="fr-FR"/>
          </w:rPr>
          <w:delText>SxBasics</w:delText>
        </w:r>
        <w:r w:rsidR="00587850" w:rsidDel="008C2508">
          <w:rPr>
            <w:noProof/>
            <w:lang w:eastAsia="fr-FR"/>
          </w:rPr>
          <w:delText xml:space="preserve"> </w:delText>
        </w:r>
        <w:r w:rsidDel="008C2508">
          <w:rPr>
            <w:noProof/>
            <w:lang w:eastAsia="fr-FR"/>
          </w:rPr>
          <w:delText>: défini les interfaces du modèle, et les implémentations de base</w:delText>
        </w:r>
      </w:del>
    </w:p>
    <w:p w:rsidR="00A43A6B" w:rsidRDefault="00A22A40">
      <w:pPr>
        <w:pStyle w:val="Paragraphedeliste"/>
        <w:rPr>
          <w:del w:id="8699" w:author="ghislain.aine" w:date="2015-11-05T10:16:00Z"/>
          <w:noProof/>
          <w:lang w:eastAsia="fr-FR"/>
        </w:rPr>
        <w:pPrChange w:id="8700" w:author="ghislain.aine" w:date="2015-11-05T10:16:00Z">
          <w:pPr>
            <w:pStyle w:val="Paragraphedeliste"/>
            <w:numPr>
              <w:numId w:val="86"/>
            </w:numPr>
            <w:ind w:hanging="360"/>
          </w:pPr>
        </w:pPrChange>
      </w:pPr>
      <w:del w:id="8701" w:author="ghislain.aine" w:date="2015-11-05T10:16:00Z">
        <w:r w:rsidDel="008C2508">
          <w:rPr>
            <w:noProof/>
            <w:lang w:eastAsia="fr-FR"/>
          </w:rPr>
          <w:delText>Core: lien avec CoreL16, CoreNoTdl, CoreSensor</w:delText>
        </w:r>
      </w:del>
    </w:p>
    <w:p w:rsidR="00A43A6B" w:rsidRDefault="00A22A40">
      <w:pPr>
        <w:pStyle w:val="Paragraphedeliste"/>
        <w:rPr>
          <w:del w:id="8702" w:author="ghislain.aine" w:date="2015-11-05T10:16:00Z"/>
          <w:noProof/>
          <w:lang w:eastAsia="fr-FR"/>
        </w:rPr>
        <w:pPrChange w:id="8703" w:author="ghislain.aine" w:date="2015-11-05T10:16:00Z">
          <w:pPr>
            <w:pStyle w:val="Paragraphedeliste"/>
            <w:numPr>
              <w:numId w:val="86"/>
            </w:numPr>
            <w:ind w:hanging="360"/>
          </w:pPr>
        </w:pPrChange>
      </w:pPr>
      <w:del w:id="8704" w:author="ghislain.aine" w:date="2015-11-05T10:16:00Z">
        <w:r w:rsidDel="008C2508">
          <w:rPr>
            <w:noProof/>
            <w:lang w:eastAsia="fr-FR"/>
          </w:rPr>
          <w:delText>Link16Common</w:delText>
        </w:r>
        <w:r w:rsidR="00587850" w:rsidDel="008C2508">
          <w:rPr>
            <w:noProof/>
            <w:lang w:eastAsia="fr-FR"/>
          </w:rPr>
          <w:delText xml:space="preserve"> </w:delText>
        </w:r>
        <w:r w:rsidDel="008C2508">
          <w:rPr>
            <w:noProof/>
            <w:lang w:eastAsia="fr-FR"/>
          </w:rPr>
          <w:delText>: interfaces de plus haut niveau et adapters de base</w:delText>
        </w:r>
        <w:r w:rsidR="00A3684F" w:rsidDel="008C2508">
          <w:rPr>
            <w:noProof/>
            <w:lang w:eastAsia="fr-FR"/>
          </w:rPr>
          <w:delText xml:space="preserve"> pour la L16</w:delText>
        </w:r>
      </w:del>
    </w:p>
    <w:p w:rsidR="00A43A6B" w:rsidRDefault="00A22A40">
      <w:pPr>
        <w:pStyle w:val="Paragraphedeliste"/>
        <w:rPr>
          <w:del w:id="8705" w:author="ghislain.aine" w:date="2015-11-05T10:16:00Z"/>
          <w:noProof/>
          <w:lang w:eastAsia="fr-FR"/>
        </w:rPr>
        <w:pPrChange w:id="8706" w:author="ghislain.aine" w:date="2015-11-05T10:16:00Z">
          <w:pPr>
            <w:pStyle w:val="Paragraphedeliste"/>
            <w:numPr>
              <w:numId w:val="86"/>
            </w:numPr>
            <w:ind w:hanging="360"/>
          </w:pPr>
        </w:pPrChange>
      </w:pPr>
      <w:del w:id="8707" w:author="ghislain.aine" w:date="2015-11-05T10:16:00Z">
        <w:r w:rsidDel="008C2508">
          <w:rPr>
            <w:noProof/>
            <w:lang w:eastAsia="fr-FR"/>
          </w:rPr>
          <w:delText>L16</w:delText>
        </w:r>
        <w:r w:rsidR="00587850" w:rsidDel="008C2508">
          <w:rPr>
            <w:noProof/>
            <w:lang w:eastAsia="fr-FR"/>
          </w:rPr>
          <w:delText xml:space="preserve"> </w:delText>
        </w:r>
        <w:r w:rsidDel="008C2508">
          <w:rPr>
            <w:noProof/>
            <w:lang w:eastAsia="fr-FR"/>
          </w:rPr>
          <w:delText>: messagerie, décodeur</w:delText>
        </w:r>
      </w:del>
    </w:p>
    <w:p w:rsidR="00A43A6B" w:rsidRDefault="00A3684F">
      <w:pPr>
        <w:pStyle w:val="Paragraphedeliste"/>
        <w:rPr>
          <w:del w:id="8708" w:author="ghislain.aine" w:date="2015-11-05T10:16:00Z"/>
          <w:noProof/>
          <w:lang w:eastAsia="fr-FR"/>
        </w:rPr>
        <w:pPrChange w:id="8709" w:author="ghislain.aine" w:date="2015-11-05T10:16:00Z">
          <w:pPr>
            <w:pStyle w:val="Paragraphedeliste"/>
            <w:numPr>
              <w:numId w:val="86"/>
            </w:numPr>
            <w:ind w:hanging="360"/>
          </w:pPr>
        </w:pPrChange>
      </w:pPr>
      <w:del w:id="8710" w:author="ghislain.aine" w:date="2015-11-05T10:16:00Z">
        <w:r w:rsidRPr="00A3684F" w:rsidDel="008C2508">
          <w:rPr>
            <w:noProof/>
            <w:lang w:eastAsia="fr-FR"/>
          </w:rPr>
          <w:delText xml:space="preserve">PMRCommon et PMR </w:delText>
        </w:r>
        <w:r w:rsidDel="008C2508">
          <w:rPr>
            <w:noProof/>
            <w:lang w:eastAsia="fr-FR"/>
          </w:rPr>
          <w:delText xml:space="preserve">: </w:delText>
        </w:r>
        <w:r w:rsidRPr="00A3684F" w:rsidDel="008C2508">
          <w:rPr>
            <w:noProof/>
            <w:lang w:eastAsia="fr-FR"/>
          </w:rPr>
          <w:delText>meme for</w:delText>
        </w:r>
        <w:r w:rsidR="009E37AB" w:rsidRPr="009E37AB" w:rsidDel="008C2508">
          <w:rPr>
            <w:noProof/>
            <w:lang w:eastAsia="fr-FR"/>
          </w:rPr>
          <w:delText>mat</w:delText>
        </w:r>
        <w:r w:rsidDel="008C2508">
          <w:rPr>
            <w:noProof/>
            <w:lang w:eastAsia="fr-FR"/>
          </w:rPr>
          <w:delText xml:space="preserve"> qu'en L16</w:delText>
        </w:r>
      </w:del>
    </w:p>
    <w:p w:rsidR="00A43A6B" w:rsidRDefault="00A3684F">
      <w:pPr>
        <w:pStyle w:val="Paragraphedeliste"/>
        <w:rPr>
          <w:del w:id="8711" w:author="ghislain.aine" w:date="2015-11-05T10:16:00Z"/>
          <w:noProof/>
          <w:lang w:eastAsia="fr-FR"/>
        </w:rPr>
        <w:pPrChange w:id="8712" w:author="ghislain.aine" w:date="2015-11-05T10:16:00Z">
          <w:pPr>
            <w:pStyle w:val="Paragraphedeliste"/>
            <w:numPr>
              <w:numId w:val="86"/>
            </w:numPr>
            <w:ind w:hanging="360"/>
          </w:pPr>
        </w:pPrChange>
      </w:pPr>
      <w:del w:id="8713" w:author="ghislain.aine" w:date="2015-11-05T10:16:00Z">
        <w:r w:rsidDel="008C2508">
          <w:rPr>
            <w:noProof/>
            <w:lang w:eastAsia="fr-FR"/>
          </w:rPr>
          <w:delText>Dlp16 : lien entre le decodeur L16 et le Core starlinx</w:delText>
        </w:r>
      </w:del>
    </w:p>
    <w:p w:rsidR="00A43A6B" w:rsidRDefault="00A3684F">
      <w:pPr>
        <w:pStyle w:val="Paragraphedeliste"/>
        <w:rPr>
          <w:del w:id="8714" w:author="ghislain.aine" w:date="2015-11-05T10:16:00Z"/>
          <w:noProof/>
          <w:lang w:eastAsia="fr-FR"/>
        </w:rPr>
        <w:pPrChange w:id="8715" w:author="ghislain.aine" w:date="2015-11-05T10:16:00Z">
          <w:pPr>
            <w:pStyle w:val="Paragraphedeliste"/>
            <w:numPr>
              <w:numId w:val="86"/>
            </w:numPr>
            <w:ind w:hanging="360"/>
          </w:pPr>
        </w:pPrChange>
      </w:pPr>
      <w:del w:id="8716" w:author="ghislain.aine" w:date="2015-11-05T10:16:00Z">
        <w:r w:rsidDel="008C2508">
          <w:rPr>
            <w:noProof/>
            <w:lang w:eastAsia="fr-FR"/>
          </w:rPr>
          <w:delText>DlpPMR : lien entre le decodeur PMR et le Core senseur</w:delText>
        </w:r>
      </w:del>
    </w:p>
    <w:p w:rsidR="00A43A6B" w:rsidRDefault="00A43A6B">
      <w:pPr>
        <w:ind w:left="720"/>
        <w:contextualSpacing/>
        <w:rPr>
          <w:del w:id="8717" w:author="ghislain.aine" w:date="2015-11-05T10:16:00Z"/>
          <w:noProof/>
          <w:lang w:eastAsia="fr-FR"/>
        </w:rPr>
        <w:pPrChange w:id="8718" w:author="ghislain.aine" w:date="2015-11-05T10:16:00Z">
          <w:pPr/>
        </w:pPrChange>
      </w:pPr>
    </w:p>
    <w:p w:rsidR="00A43A6B" w:rsidRDefault="00B3399E">
      <w:pPr>
        <w:ind w:left="720"/>
        <w:contextualSpacing/>
        <w:rPr>
          <w:del w:id="8719" w:author="ghislain.aine" w:date="2015-11-05T10:16:00Z"/>
          <w:noProof/>
          <w:lang w:eastAsia="fr-FR"/>
        </w:rPr>
        <w:pPrChange w:id="8720" w:author="ghislain.aine" w:date="2015-11-05T10:16:00Z">
          <w:pPr/>
        </w:pPrChange>
      </w:pPr>
      <w:del w:id="8721" w:author="ghislain.aine" w:date="2015-11-05T10:16:00Z">
        <w:r w:rsidDel="008C2508">
          <w:rPr>
            <w:noProof/>
            <w:lang w:eastAsia="fr-FR"/>
          </w:rPr>
          <w:delText xml:space="preserve">Arborescence </w:delText>
        </w:r>
        <w:r w:rsidR="000D0CE0" w:rsidDel="008C2508">
          <w:rPr>
            <w:noProof/>
            <w:lang w:eastAsia="fr-FR"/>
          </w:rPr>
          <w:delText xml:space="preserve">des composants de </w:delText>
        </w:r>
        <w:r w:rsidDel="008C2508">
          <w:rPr>
            <w:noProof/>
            <w:lang w:eastAsia="fr-FR"/>
          </w:rPr>
          <w:delText>Starlinx</w:delText>
        </w:r>
        <w:r w:rsidR="000D0CE0" w:rsidDel="008C2508">
          <w:rPr>
            <w:noProof/>
            <w:lang w:eastAsia="fr-FR"/>
          </w:rPr>
          <w:delText xml:space="preserve"> </w:delText>
        </w:r>
        <w:r w:rsidDel="008C2508">
          <w:rPr>
            <w:noProof/>
            <w:lang w:eastAsia="fr-FR"/>
          </w:rPr>
          <w:delText xml:space="preserve">: </w:delText>
        </w:r>
        <w:r w:rsidRPr="00B3399E" w:rsidDel="008C2508">
          <w:rPr>
            <w:noProof/>
            <w:lang w:eastAsia="fr-FR"/>
          </w:rPr>
          <w:delText>C:\projects\Modules\Starlinx</w:delText>
        </w:r>
      </w:del>
    </w:p>
    <w:p w:rsidR="00A43A6B" w:rsidRDefault="00B3399E">
      <w:pPr>
        <w:pStyle w:val="Paragraphedeliste"/>
        <w:rPr>
          <w:del w:id="8722" w:author="ghislain.aine" w:date="2015-11-05T10:16:00Z"/>
          <w:noProof/>
          <w:lang w:eastAsia="fr-FR"/>
        </w:rPr>
        <w:pPrChange w:id="8723" w:author="ghislain.aine" w:date="2015-11-05T10:16:00Z">
          <w:pPr>
            <w:pStyle w:val="Paragraphedeliste"/>
            <w:numPr>
              <w:numId w:val="87"/>
            </w:numPr>
            <w:ind w:hanging="360"/>
          </w:pPr>
        </w:pPrChange>
      </w:pPr>
      <w:del w:id="8724" w:author="ghislain.aine" w:date="2015-11-05T10:16:00Z">
        <w:r w:rsidDel="008C2508">
          <w:rPr>
            <w:noProof/>
            <w:lang w:eastAsia="fr-FR"/>
          </w:rPr>
          <w:delText>Carto : cartographie</w:delText>
        </w:r>
      </w:del>
    </w:p>
    <w:p w:rsidR="00A43A6B" w:rsidRDefault="00B3399E">
      <w:pPr>
        <w:pStyle w:val="Paragraphedeliste"/>
        <w:rPr>
          <w:del w:id="8725" w:author="ghislain.aine" w:date="2015-11-05T10:16:00Z"/>
          <w:noProof/>
          <w:lang w:eastAsia="fr-FR"/>
        </w:rPr>
        <w:pPrChange w:id="8726" w:author="ghislain.aine" w:date="2015-11-05T10:16:00Z">
          <w:pPr>
            <w:pStyle w:val="Paragraphedeliste"/>
            <w:numPr>
              <w:numId w:val="87"/>
            </w:numPr>
            <w:ind w:hanging="360"/>
          </w:pPr>
        </w:pPrChange>
      </w:pPr>
      <w:del w:id="8727" w:author="ghislain.aine" w:date="2015-11-05T10:16:00Z">
        <w:r w:rsidDel="008C2508">
          <w:rPr>
            <w:noProof/>
            <w:lang w:eastAsia="fr-FR"/>
          </w:rPr>
          <w:delText xml:space="preserve">Cmd : pour </w:delText>
        </w:r>
        <w:r w:rsidR="00740407" w:rsidDel="008C2508">
          <w:rPr>
            <w:noProof/>
            <w:lang w:eastAsia="fr-FR"/>
          </w:rPr>
          <w:delText xml:space="preserve">le </w:delText>
        </w:r>
        <w:r w:rsidDel="008C2508">
          <w:rPr>
            <w:noProof/>
            <w:lang w:eastAsia="fr-FR"/>
          </w:rPr>
          <w:delText>commander</w:delText>
        </w:r>
      </w:del>
    </w:p>
    <w:p w:rsidR="00A43A6B" w:rsidRDefault="00B3399E">
      <w:pPr>
        <w:pStyle w:val="Paragraphedeliste"/>
        <w:rPr>
          <w:del w:id="8728" w:author="ghislain.aine" w:date="2015-11-05T10:16:00Z"/>
          <w:noProof/>
          <w:lang w:eastAsia="fr-FR"/>
        </w:rPr>
        <w:pPrChange w:id="8729" w:author="ghislain.aine" w:date="2015-11-05T10:16:00Z">
          <w:pPr>
            <w:pStyle w:val="Paragraphedeliste"/>
            <w:numPr>
              <w:numId w:val="87"/>
            </w:numPr>
            <w:ind w:hanging="360"/>
          </w:pPr>
        </w:pPrChange>
      </w:pPr>
      <w:del w:id="8730" w:author="ghislain.aine" w:date="2015-11-05T10:16:00Z">
        <w:r w:rsidDel="008C2508">
          <w:rPr>
            <w:noProof/>
            <w:lang w:eastAsia="fr-FR"/>
          </w:rPr>
          <w:delText>Distributed : pour multiposte</w:delText>
        </w:r>
      </w:del>
    </w:p>
    <w:p w:rsidR="00A43A6B" w:rsidRDefault="00B3399E">
      <w:pPr>
        <w:pStyle w:val="Paragraphedeliste"/>
        <w:rPr>
          <w:del w:id="8731" w:author="ghislain.aine" w:date="2015-11-05T10:16:00Z"/>
          <w:noProof/>
          <w:lang w:eastAsia="fr-FR"/>
        </w:rPr>
        <w:pPrChange w:id="8732" w:author="ghislain.aine" w:date="2015-11-05T10:16:00Z">
          <w:pPr>
            <w:pStyle w:val="Paragraphedeliste"/>
            <w:numPr>
              <w:numId w:val="87"/>
            </w:numPr>
            <w:ind w:hanging="360"/>
          </w:pPr>
        </w:pPrChange>
      </w:pPr>
      <w:del w:id="8733" w:author="ghislain.aine" w:date="2015-11-05T10:16:00Z">
        <w:r w:rsidDel="008C2508">
          <w:rPr>
            <w:noProof/>
            <w:lang w:eastAsia="fr-FR"/>
          </w:rPr>
          <w:delText>Foundations : bases de Starlinx, éléments génériques</w:delText>
        </w:r>
      </w:del>
    </w:p>
    <w:p w:rsidR="00A43A6B" w:rsidRDefault="00B3399E">
      <w:pPr>
        <w:pStyle w:val="Paragraphedeliste"/>
        <w:rPr>
          <w:del w:id="8734" w:author="ghislain.aine" w:date="2015-11-05T10:16:00Z"/>
          <w:noProof/>
          <w:lang w:eastAsia="fr-FR"/>
        </w:rPr>
        <w:pPrChange w:id="8735" w:author="ghislain.aine" w:date="2015-11-05T10:16:00Z">
          <w:pPr>
            <w:pStyle w:val="Paragraphedeliste"/>
            <w:numPr>
              <w:numId w:val="87"/>
            </w:numPr>
            <w:ind w:hanging="360"/>
          </w:pPr>
        </w:pPrChange>
      </w:pPr>
      <w:del w:id="8736" w:author="ghislain.aine" w:date="2015-11-05T10:16:00Z">
        <w:r w:rsidDel="008C2508">
          <w:rPr>
            <w:noProof/>
            <w:lang w:eastAsia="fr-FR"/>
          </w:rPr>
          <w:delText>Hard : proche du hardware, modules de connexion</w:delText>
        </w:r>
      </w:del>
    </w:p>
    <w:p w:rsidR="00A43A6B" w:rsidRDefault="00B3399E">
      <w:pPr>
        <w:pStyle w:val="Paragraphedeliste"/>
        <w:rPr>
          <w:del w:id="8737" w:author="ghislain.aine" w:date="2015-11-05T10:16:00Z"/>
          <w:noProof/>
          <w:lang w:eastAsia="fr-FR"/>
        </w:rPr>
        <w:pPrChange w:id="8738" w:author="ghislain.aine" w:date="2015-11-05T10:16:00Z">
          <w:pPr>
            <w:pStyle w:val="Paragraphedeliste"/>
            <w:numPr>
              <w:numId w:val="87"/>
            </w:numPr>
            <w:ind w:hanging="360"/>
          </w:pPr>
        </w:pPrChange>
      </w:pPr>
      <w:del w:id="8739" w:author="ghislain.aine" w:date="2015-11-05T10:16:00Z">
        <w:r w:rsidDel="008C2508">
          <w:rPr>
            <w:noProof/>
            <w:lang w:eastAsia="fr-FR"/>
          </w:rPr>
          <w:delText>Ihs : IHM classiques (Interface Homme Starlinx)</w:delText>
        </w:r>
      </w:del>
    </w:p>
    <w:p w:rsidR="00A43A6B" w:rsidRDefault="00B3399E">
      <w:pPr>
        <w:pStyle w:val="Paragraphedeliste"/>
        <w:rPr>
          <w:del w:id="8740" w:author="ghislain.aine" w:date="2015-11-05T10:16:00Z"/>
          <w:noProof/>
          <w:lang w:eastAsia="fr-FR"/>
        </w:rPr>
        <w:pPrChange w:id="8741" w:author="ghislain.aine" w:date="2015-11-05T10:16:00Z">
          <w:pPr>
            <w:pStyle w:val="Paragraphedeliste"/>
            <w:numPr>
              <w:numId w:val="87"/>
            </w:numPr>
            <w:ind w:hanging="360"/>
          </w:pPr>
        </w:pPrChange>
      </w:pPr>
      <w:del w:id="8742" w:author="ghislain.aine" w:date="2015-11-05T10:16:00Z">
        <w:r w:rsidDel="008C2508">
          <w:rPr>
            <w:noProof/>
            <w:lang w:eastAsia="fr-FR"/>
          </w:rPr>
          <w:delText>Tdl : composants</w:delText>
        </w:r>
        <w:r w:rsidR="00A3684F" w:rsidDel="008C2508">
          <w:rPr>
            <w:noProof/>
            <w:lang w:eastAsia="fr-FR"/>
          </w:rPr>
          <w:delText xml:space="preserve"> lié</w:delText>
        </w:r>
        <w:r w:rsidR="004313EA" w:rsidDel="008C2508">
          <w:rPr>
            <w:noProof/>
            <w:lang w:eastAsia="fr-FR"/>
          </w:rPr>
          <w:delText>s</w:delText>
        </w:r>
        <w:r w:rsidR="00A3684F" w:rsidDel="008C2508">
          <w:rPr>
            <w:noProof/>
            <w:lang w:eastAsia="fr-FR"/>
          </w:rPr>
          <w:delText xml:space="preserve"> aux liaisons de données</w:delText>
        </w:r>
      </w:del>
    </w:p>
    <w:p w:rsidR="00A43A6B" w:rsidRDefault="00B3399E">
      <w:pPr>
        <w:pStyle w:val="Paragraphedeliste"/>
        <w:rPr>
          <w:del w:id="8743" w:author="ghislain.aine" w:date="2015-11-05T10:16:00Z"/>
          <w:noProof/>
          <w:lang w:eastAsia="fr-FR"/>
        </w:rPr>
        <w:pPrChange w:id="8744" w:author="ghislain.aine" w:date="2015-11-05T10:16:00Z">
          <w:pPr>
            <w:pStyle w:val="Paragraphedeliste"/>
            <w:numPr>
              <w:numId w:val="87"/>
            </w:numPr>
            <w:ind w:hanging="360"/>
          </w:pPr>
        </w:pPrChange>
      </w:pPr>
      <w:del w:id="8745" w:author="ghislain.aine" w:date="2015-11-05T10:16:00Z">
        <w:r w:rsidDel="008C2508">
          <w:rPr>
            <w:noProof/>
            <w:lang w:eastAsia="fr-FR"/>
          </w:rPr>
          <w:delText>Ui : Interfaces</w:delText>
        </w:r>
        <w:r w:rsidR="00A3684F" w:rsidDel="008C2508">
          <w:rPr>
            <w:noProof/>
            <w:lang w:eastAsia="fr-FR"/>
          </w:rPr>
          <w:delText xml:space="preserve"> </w:delText>
        </w:r>
        <w:r w:rsidDel="008C2508">
          <w:rPr>
            <w:noProof/>
            <w:lang w:eastAsia="fr-FR"/>
          </w:rPr>
          <w:delText>Qml</w:delText>
        </w:r>
      </w:del>
    </w:p>
    <w:p w:rsidR="00A43A6B" w:rsidRDefault="00BC2665">
      <w:pPr>
        <w:pStyle w:val="Paragraphedeliste"/>
        <w:rPr>
          <w:del w:id="8746" w:author="ghislain.aine" w:date="2015-11-05T10:16:00Z"/>
          <w:noProof/>
          <w:lang w:eastAsia="fr-FR"/>
        </w:rPr>
        <w:pPrChange w:id="8747" w:author="ghislain.aine" w:date="2015-11-05T10:16:00Z">
          <w:pPr>
            <w:pStyle w:val="Paragraphedeliste"/>
            <w:numPr>
              <w:numId w:val="87"/>
            </w:numPr>
            <w:ind w:hanging="360"/>
          </w:pPr>
        </w:pPrChange>
      </w:pPr>
      <w:del w:id="8748" w:author="ghislain.aine" w:date="2015-11-05T10:16:00Z">
        <w:r w:rsidDel="008C2508">
          <w:rPr>
            <w:noProof/>
            <w:lang w:eastAsia="fr-FR"/>
          </w:rPr>
          <w:delText>Module</w:delText>
        </w:r>
        <w:r w:rsidR="00740407" w:rsidDel="008C2508">
          <w:rPr>
            <w:noProof/>
            <w:lang w:eastAsia="fr-FR"/>
          </w:rPr>
          <w:delText>s</w:delText>
        </w:r>
        <w:r w:rsidDel="008C2508">
          <w:rPr>
            <w:noProof/>
            <w:lang w:eastAsia="fr-FR"/>
          </w:rPr>
          <w:delText>\Sw : gestion du réseau</w:delText>
        </w:r>
        <w:r w:rsidR="00A3684F" w:rsidDel="008C2508">
          <w:rPr>
            <w:noProof/>
            <w:lang w:eastAsia="fr-FR"/>
          </w:rPr>
          <w:delText>, de l'implémentation des base de données,</w:delText>
        </w:r>
        <w:r w:rsidR="004313EA" w:rsidDel="008C2508">
          <w:rPr>
            <w:noProof/>
            <w:lang w:eastAsia="fr-FR"/>
          </w:rPr>
          <w:delText xml:space="preserve"> et</w:delText>
        </w:r>
        <w:r w:rsidR="00A3684F" w:rsidDel="008C2508">
          <w:rPr>
            <w:noProof/>
            <w:lang w:eastAsia="fr-FR"/>
          </w:rPr>
          <w:delText xml:space="preserve"> tout ce qui est trés bas niveau.</w:delText>
        </w:r>
      </w:del>
    </w:p>
    <w:p w:rsidR="00A43A6B" w:rsidRDefault="00A43A6B">
      <w:pPr>
        <w:ind w:left="720"/>
        <w:contextualSpacing/>
        <w:rPr>
          <w:del w:id="8749" w:author="ghislain.aine" w:date="2015-11-05T10:16:00Z"/>
          <w:noProof/>
          <w:lang w:eastAsia="fr-FR"/>
        </w:rPr>
        <w:pPrChange w:id="8750" w:author="ghislain.aine" w:date="2015-11-05T10:16:00Z">
          <w:pPr/>
        </w:pPrChange>
      </w:pPr>
    </w:p>
    <w:p w:rsidR="00A43A6B" w:rsidRDefault="002C7595">
      <w:pPr>
        <w:ind w:left="720"/>
        <w:contextualSpacing/>
        <w:rPr>
          <w:del w:id="8751" w:author="ghislain.aine" w:date="2015-11-05T10:16:00Z"/>
          <w:noProof/>
          <w:lang w:eastAsia="fr-FR"/>
        </w:rPr>
        <w:pPrChange w:id="8752" w:author="ghislain.aine" w:date="2015-11-05T10:16:00Z">
          <w:pPr/>
        </w:pPrChange>
      </w:pPr>
      <w:del w:id="8753" w:author="ghislain.aine" w:date="2015-11-05T10:16:00Z">
        <w:r w:rsidDel="008C2508">
          <w:rPr>
            <w:noProof/>
            <w:lang w:eastAsia="fr-FR"/>
          </w:rPr>
          <w:delText>Documentation sur Starlinx</w:delText>
        </w:r>
      </w:del>
    </w:p>
    <w:p w:rsidR="00A43A6B" w:rsidRDefault="0051539C">
      <w:pPr>
        <w:pStyle w:val="Paragraphedeliste"/>
        <w:rPr>
          <w:del w:id="8754" w:author="ghislain.aine" w:date="2015-11-05T10:16:00Z"/>
          <w:noProof/>
          <w:lang w:eastAsia="fr-FR"/>
        </w:rPr>
        <w:pPrChange w:id="8755" w:author="ghislain.aine" w:date="2015-11-05T10:16:00Z">
          <w:pPr>
            <w:pStyle w:val="Paragraphedeliste"/>
            <w:numPr>
              <w:ilvl w:val="3"/>
              <w:numId w:val="96"/>
            </w:numPr>
            <w:ind w:left="709" w:hanging="360"/>
          </w:pPr>
        </w:pPrChange>
      </w:pPr>
      <w:del w:id="8756" w:author="ghislain.aine" w:date="2015-11-05T10:16:00Z">
        <w:r w:rsidDel="008C2508">
          <w:rPr>
            <w:noProof/>
            <w:lang w:eastAsia="fr-FR"/>
          </w:rPr>
          <w:delText xml:space="preserve">Documents d'architecture : </w:delText>
        </w:r>
        <w:r w:rsidR="004D7EE5" w:rsidDel="008C2508">
          <w:fldChar w:fldCharType="begin"/>
        </w:r>
        <w:r w:rsidR="00AC7B68" w:rsidDel="008C2508">
          <w:delInstrText>HYPERLINK "http://tt3.aix.diginext.fr/drupal/?q=node/52"</w:delInstrText>
        </w:r>
        <w:r w:rsidR="004D7EE5" w:rsidDel="008C2508">
          <w:fldChar w:fldCharType="separate"/>
        </w:r>
        <w:r w:rsidRPr="0051539C" w:rsidDel="008C2508">
          <w:rPr>
            <w:rStyle w:val="Lienhypertexte"/>
            <w:noProof/>
            <w:lang w:eastAsia="fr-FR"/>
          </w:rPr>
          <w:delText>http://tt3.aix.diginext.fr/drupal/?q=node/52</w:delText>
        </w:r>
        <w:r w:rsidR="004D7EE5" w:rsidDel="008C2508">
          <w:fldChar w:fldCharType="end"/>
        </w:r>
      </w:del>
    </w:p>
    <w:p w:rsidR="00A43A6B" w:rsidRDefault="0051539C">
      <w:pPr>
        <w:pStyle w:val="Paragraphedeliste"/>
        <w:rPr>
          <w:del w:id="8757" w:author="ghislain.aine" w:date="2015-11-05T10:16:00Z"/>
          <w:noProof/>
          <w:lang w:eastAsia="fr-FR"/>
        </w:rPr>
        <w:pPrChange w:id="8758" w:author="ghislain.aine" w:date="2015-11-05T10:16:00Z">
          <w:pPr>
            <w:pStyle w:val="Paragraphedeliste"/>
            <w:numPr>
              <w:numId w:val="96"/>
            </w:numPr>
            <w:spacing w:after="200" w:line="276" w:lineRule="auto"/>
            <w:ind w:hanging="360"/>
            <w:jc w:val="left"/>
          </w:pPr>
        </w:pPrChange>
      </w:pPr>
      <w:del w:id="8759" w:author="ghislain.aine" w:date="2015-11-05T10:16:00Z">
        <w:r w:rsidDel="008C2508">
          <w:rPr>
            <w:noProof/>
            <w:lang w:eastAsia="fr-FR"/>
          </w:rPr>
          <w:delText xml:space="preserve">Documentation Enterprise Architecte : </w:delText>
        </w:r>
        <w:r w:rsidR="004D7EE5" w:rsidDel="008C2508">
          <w:fldChar w:fldCharType="begin"/>
        </w:r>
        <w:r w:rsidR="00AC7B68" w:rsidDel="008C2508">
          <w:delInstrText>HYPERLINK "file:///C:\\projects\\EARessources\\Starlinx\\Users"</w:delInstrText>
        </w:r>
        <w:r w:rsidR="004D7EE5" w:rsidDel="008C2508">
          <w:fldChar w:fldCharType="separate"/>
        </w:r>
        <w:r w:rsidRPr="0051539C" w:rsidDel="008C2508">
          <w:rPr>
            <w:rStyle w:val="Lienhypertexte"/>
            <w:noProof/>
            <w:lang w:eastAsia="fr-FR"/>
          </w:rPr>
          <w:delText>C:\projects\EARessources\Starlinx\Users</w:delText>
        </w:r>
        <w:r w:rsidR="004D7EE5" w:rsidDel="008C2508">
          <w:fldChar w:fldCharType="end"/>
        </w:r>
      </w:del>
    </w:p>
    <w:p w:rsidR="00A43A6B" w:rsidRDefault="002C7595">
      <w:pPr>
        <w:ind w:left="720"/>
        <w:contextualSpacing/>
        <w:rPr>
          <w:noProof/>
          <w:lang w:eastAsia="fr-FR"/>
        </w:rPr>
        <w:pPrChange w:id="8760" w:author="ghislain.aine" w:date="2015-11-05T10:16:00Z">
          <w:pPr>
            <w:spacing w:after="200" w:line="276" w:lineRule="auto"/>
            <w:jc w:val="left"/>
          </w:pPr>
        </w:pPrChange>
      </w:pPr>
      <w:del w:id="8761" w:author="ghislain.aine" w:date="2015-11-05T10:16:00Z">
        <w:r w:rsidDel="008C2508">
          <w:rPr>
            <w:noProof/>
            <w:lang w:eastAsia="fr-FR"/>
          </w:rPr>
          <w:delText>Documentation sur les composants : dans les répertoires "doc" des composants</w:delText>
        </w:r>
      </w:del>
    </w:p>
    <w:sectPr w:rsidR="00A43A6B" w:rsidSect="0042493F">
      <w:headerReference w:type="default" r:id="rId92"/>
      <w:footerReference w:type="default" r:id="rId93"/>
      <w:headerReference w:type="first" r:id="rId94"/>
      <w:footerReference w:type="first" r:id="rId95"/>
      <w:pgSz w:w="11906" w:h="16838"/>
      <w:pgMar w:top="2102" w:right="1417" w:bottom="1417" w:left="1417" w:header="708" w:footer="483" w:gutter="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23" w:author="giacomo.rombaut" w:date="2015-04-15T13:41:00Z" w:initials="g">
    <w:p w:rsidR="00AC30F5" w:rsidRDefault="00AC30F5">
      <w:pPr>
        <w:pStyle w:val="Commentaire"/>
      </w:pPr>
      <w:r>
        <w:rPr>
          <w:rStyle w:val="Marquedecommentaire"/>
        </w:rPr>
        <w:annotationRef/>
      </w:r>
      <w:r>
        <w:t xml:space="preserve">Encore </w:t>
      </w:r>
      <w:proofErr w:type="spellStart"/>
      <w:r>
        <w:t>necessaire</w:t>
      </w:r>
      <w:proofErr w:type="spellEnd"/>
      <w:r>
        <w:t> ?</w:t>
      </w:r>
    </w:p>
  </w:comment>
  <w:comment w:id="543" w:author="giacomo.rombaut" w:date="2015-04-15T13:42:00Z" w:initials="g">
    <w:p w:rsidR="00AC30F5" w:rsidRDefault="00AC30F5">
      <w:pPr>
        <w:pStyle w:val="Commentaire"/>
      </w:pPr>
      <w:r>
        <w:rPr>
          <w:rStyle w:val="Marquedecommentaire"/>
        </w:rPr>
        <w:annotationRef/>
      </w:r>
      <w:r>
        <w:t>A mettre à jour</w:t>
      </w:r>
    </w:p>
  </w:comment>
  <w:comment w:id="1071" w:author="giacomo.rombaut" w:date="2015-08-04T16:55:00Z" w:initials="g">
    <w:p w:rsidR="00AC30F5" w:rsidRDefault="00AC30F5">
      <w:pPr>
        <w:pStyle w:val="Commentaire"/>
      </w:pPr>
      <w:r>
        <w:rPr>
          <w:rStyle w:val="Marquedecommentaire"/>
        </w:rPr>
        <w:annotationRef/>
      </w:r>
      <w:r>
        <w:t>A revoir en entier pour le nom de fichier, de projet, et chemins d’accès</w:t>
      </w:r>
    </w:p>
  </w:comment>
  <w:comment w:id="5840" w:author="Alexandre Blin" w:date="2015-08-10T10:06:00Z" w:initials="ABN">
    <w:p w:rsidR="00AC30F5" w:rsidRDefault="00AC30F5">
      <w:pPr>
        <w:pStyle w:val="Commentaire"/>
      </w:pPr>
      <w:r>
        <w:rPr>
          <w:rStyle w:val="Marquedecommentaire"/>
        </w:rPr>
        <w:annotationRef/>
      </w:r>
      <w:r>
        <w:t>Le projet n’existe plus sur ce chemin.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30F5" w:rsidRDefault="00AC30F5" w:rsidP="00DC78B5">
      <w:r>
        <w:separator/>
      </w:r>
    </w:p>
  </w:endnote>
  <w:endnote w:type="continuationSeparator" w:id="0">
    <w:p w:rsidR="00AC30F5" w:rsidRDefault="00AC30F5" w:rsidP="00DC78B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Segoe Print">
    <w:panose1 w:val="02000600000000000000"/>
    <w:charset w:val="00"/>
    <w:family w:val="auto"/>
    <w:pitch w:val="variable"/>
    <w:sig w:usb0="0000028F"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0F5" w:rsidRPr="008F37D7" w:rsidRDefault="00AC30F5" w:rsidP="00A4508C">
    <w:pPr>
      <w:pStyle w:val="Pieddepage"/>
      <w:framePr w:w="1336" w:wrap="around" w:vAnchor="page" w:hAnchor="page" w:x="8506" w:y="15616"/>
      <w:rPr>
        <w:rStyle w:val="Numrodepage"/>
        <w:rFonts w:ascii="Arial" w:hAnsi="Arial" w:cs="Arial"/>
      </w:rPr>
    </w:pPr>
    <w:r>
      <w:rPr>
        <w:rStyle w:val="Numrodepage"/>
        <w:rFonts w:ascii="Arial" w:hAnsi="Arial" w:cs="Arial"/>
      </w:rPr>
      <w:tab/>
    </w:r>
    <w:r w:rsidRPr="008F37D7">
      <w:rPr>
        <w:rStyle w:val="Numrodepage"/>
        <w:rFonts w:ascii="Arial" w:hAnsi="Arial" w:cs="Arial"/>
      </w:rPr>
      <w:t xml:space="preserve">Page </w:t>
    </w:r>
    <w:r w:rsidRPr="008F37D7">
      <w:rPr>
        <w:rStyle w:val="Numrodepage"/>
        <w:rFonts w:ascii="Arial" w:hAnsi="Arial" w:cs="Arial"/>
      </w:rPr>
      <w:fldChar w:fldCharType="begin"/>
    </w:r>
    <w:r w:rsidRPr="008F37D7">
      <w:rPr>
        <w:rStyle w:val="Numrodepage"/>
        <w:rFonts w:ascii="Arial" w:hAnsi="Arial" w:cs="Arial"/>
      </w:rPr>
      <w:instrText xml:space="preserve"> page </w:instrText>
    </w:r>
    <w:r w:rsidRPr="008F37D7">
      <w:rPr>
        <w:rStyle w:val="Numrodepage"/>
        <w:rFonts w:ascii="Arial" w:hAnsi="Arial" w:cs="Arial"/>
      </w:rPr>
      <w:fldChar w:fldCharType="separate"/>
    </w:r>
    <w:r w:rsidR="008A7D0B">
      <w:rPr>
        <w:rStyle w:val="Numrodepage"/>
        <w:rFonts w:ascii="Arial" w:hAnsi="Arial" w:cs="Arial"/>
        <w:noProof/>
      </w:rPr>
      <w:t>46</w:t>
    </w:r>
    <w:r w:rsidRPr="008F37D7">
      <w:rPr>
        <w:rStyle w:val="Numrodepage"/>
        <w:rFonts w:ascii="Arial" w:hAnsi="Arial" w:cs="Arial"/>
      </w:rPr>
      <w:fldChar w:fldCharType="end"/>
    </w:r>
    <w:r w:rsidRPr="008F37D7">
      <w:rPr>
        <w:rStyle w:val="Numrodepage"/>
        <w:rFonts w:ascii="Arial" w:hAnsi="Arial" w:cs="Arial"/>
      </w:rPr>
      <w:t xml:space="preserve"> / </w:t>
    </w:r>
    <w:r w:rsidRPr="008F37D7">
      <w:rPr>
        <w:rStyle w:val="Numrodepage"/>
        <w:rFonts w:ascii="Arial" w:hAnsi="Arial" w:cs="Arial"/>
      </w:rPr>
      <w:fldChar w:fldCharType="begin"/>
    </w:r>
    <w:r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8A7D0B">
      <w:rPr>
        <w:rStyle w:val="Numrodepage"/>
        <w:rFonts w:ascii="Arial" w:hAnsi="Arial" w:cs="Arial"/>
        <w:noProof/>
      </w:rPr>
      <w:t>46</w:t>
    </w:r>
    <w:r w:rsidRPr="008F37D7">
      <w:rPr>
        <w:rStyle w:val="Numrodepage"/>
        <w:rFonts w:ascii="Arial" w:hAnsi="Arial" w:cs="Arial"/>
      </w:rPr>
      <w:fldChar w:fldCharType="end"/>
    </w:r>
  </w:p>
  <w:p w:rsidR="00AC30F5" w:rsidRPr="008F37D7" w:rsidRDefault="00AC30F5" w:rsidP="00A4508C">
    <w:pPr>
      <w:pStyle w:val="Pieddepage"/>
      <w:framePr w:w="936" w:wrap="around" w:vAnchor="page" w:hAnchor="page" w:x="10006" w:y="16104"/>
      <w:rPr>
        <w:rStyle w:val="Numrodepage"/>
        <w:rFonts w:ascii="Arial" w:hAnsi="Arial" w:cs="Arial"/>
      </w:rPr>
    </w:pPr>
    <w:r w:rsidRPr="008F37D7">
      <w:rPr>
        <w:rStyle w:val="Numrodepage"/>
        <w:rFonts w:ascii="Arial" w:hAnsi="Arial" w:cs="Arial"/>
      </w:rPr>
      <w:fldChar w:fldCharType="begin"/>
    </w:r>
    <w:r w:rsidRPr="008F37D7">
      <w:rPr>
        <w:rStyle w:val="Numrodepage"/>
        <w:rFonts w:ascii="Arial" w:hAnsi="Arial" w:cs="Arial"/>
      </w:rPr>
      <w:instrText xml:space="preserve"> page </w:instrText>
    </w:r>
    <w:r w:rsidRPr="008F37D7">
      <w:rPr>
        <w:rStyle w:val="Numrodepage"/>
        <w:rFonts w:ascii="Arial" w:hAnsi="Arial" w:cs="Arial"/>
      </w:rPr>
      <w:fldChar w:fldCharType="separate"/>
    </w:r>
    <w:r w:rsidR="008A7D0B">
      <w:rPr>
        <w:rStyle w:val="Numrodepage"/>
        <w:rFonts w:ascii="Arial" w:hAnsi="Arial" w:cs="Arial"/>
        <w:noProof/>
      </w:rPr>
      <w:t>46</w:t>
    </w:r>
    <w:r w:rsidRPr="008F37D7">
      <w:rPr>
        <w:rStyle w:val="Numrodepage"/>
        <w:rFonts w:ascii="Arial" w:hAnsi="Arial" w:cs="Arial"/>
      </w:rPr>
      <w:fldChar w:fldCharType="end"/>
    </w:r>
    <w:r w:rsidRPr="008F37D7">
      <w:rPr>
        <w:rStyle w:val="Numrodepage"/>
        <w:rFonts w:ascii="Arial" w:hAnsi="Arial" w:cs="Arial"/>
      </w:rPr>
      <w:t xml:space="preserve"> / </w:t>
    </w:r>
    <w:r w:rsidRPr="008F37D7">
      <w:rPr>
        <w:rStyle w:val="Numrodepage"/>
        <w:rFonts w:ascii="Arial" w:hAnsi="Arial" w:cs="Arial"/>
      </w:rPr>
      <w:fldChar w:fldCharType="begin"/>
    </w:r>
    <w:r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8A7D0B">
      <w:rPr>
        <w:rStyle w:val="Numrodepage"/>
        <w:rFonts w:ascii="Arial" w:hAnsi="Arial" w:cs="Arial"/>
        <w:noProof/>
      </w:rPr>
      <w:t>46</w:t>
    </w:r>
    <w:r w:rsidRPr="008F37D7">
      <w:rPr>
        <w:rStyle w:val="Numrodepage"/>
        <w:rFonts w:ascii="Arial" w:hAnsi="Arial" w:cs="Arial"/>
      </w:rPr>
      <w:fldChar w:fldCharType="end"/>
    </w:r>
  </w:p>
  <w:tbl>
    <w:tblPr>
      <w:tblStyle w:val="Grilledutableau"/>
      <w:tblW w:w="0" w:type="auto"/>
      <w:tblInd w:w="675" w:type="dxa"/>
      <w:tblLook w:val="01E0"/>
    </w:tblPr>
    <w:tblGrid>
      <w:gridCol w:w="1455"/>
      <w:gridCol w:w="1535"/>
      <w:gridCol w:w="1536"/>
      <w:gridCol w:w="1536"/>
      <w:gridCol w:w="1536"/>
    </w:tblGrid>
    <w:tr w:rsidR="00AC30F5" w:rsidRPr="00693D57" w:rsidTr="0042493F">
      <w:tc>
        <w:tcPr>
          <w:tcW w:w="1455" w:type="dxa"/>
          <w:shd w:val="clear" w:color="auto" w:fill="F3F3F3"/>
        </w:tcPr>
        <w:p w:rsidR="00AC30F5" w:rsidRPr="00693D57" w:rsidRDefault="00AC30F5" w:rsidP="00921425">
          <w:pPr>
            <w:pStyle w:val="Pieddepage"/>
            <w:jc w:val="center"/>
            <w:rPr>
              <w:rFonts w:ascii="Arial" w:hAnsi="Arial" w:cs="Arial"/>
              <w:b/>
              <w:sz w:val="14"/>
              <w:szCs w:val="14"/>
            </w:rPr>
          </w:pPr>
          <w:proofErr w:type="spellStart"/>
          <w:r w:rsidRPr="00693D57">
            <w:rPr>
              <w:rFonts w:ascii="Arial" w:hAnsi="Arial" w:cs="Arial"/>
              <w:b/>
              <w:sz w:val="14"/>
              <w:szCs w:val="14"/>
            </w:rPr>
            <w:t>Reference</w:t>
          </w:r>
          <w:proofErr w:type="spellEnd"/>
        </w:p>
      </w:tc>
      <w:tc>
        <w:tcPr>
          <w:tcW w:w="1535" w:type="dxa"/>
          <w:shd w:val="clear" w:color="auto" w:fill="F3F3F3"/>
        </w:tcPr>
        <w:p w:rsidR="00AC30F5" w:rsidRPr="00693D57" w:rsidRDefault="00AC30F5" w:rsidP="00921425">
          <w:pPr>
            <w:pStyle w:val="Pieddepage"/>
            <w:jc w:val="center"/>
            <w:rPr>
              <w:rFonts w:ascii="Arial" w:hAnsi="Arial" w:cs="Arial"/>
              <w:b/>
              <w:sz w:val="14"/>
              <w:szCs w:val="14"/>
            </w:rPr>
          </w:pPr>
          <w:r w:rsidRPr="00693D57">
            <w:rPr>
              <w:rFonts w:ascii="Arial" w:hAnsi="Arial" w:cs="Arial"/>
              <w:b/>
              <w:sz w:val="14"/>
              <w:szCs w:val="14"/>
            </w:rPr>
            <w:t>Contact</w:t>
          </w:r>
        </w:p>
      </w:tc>
      <w:tc>
        <w:tcPr>
          <w:tcW w:w="1536" w:type="dxa"/>
          <w:shd w:val="clear" w:color="auto" w:fill="F3F3F3"/>
        </w:tcPr>
        <w:p w:rsidR="00AC30F5" w:rsidRPr="00693D57" w:rsidRDefault="00AC30F5" w:rsidP="00921425">
          <w:pPr>
            <w:pStyle w:val="Pieddepage"/>
            <w:jc w:val="center"/>
            <w:rPr>
              <w:rFonts w:ascii="Arial" w:hAnsi="Arial" w:cs="Arial"/>
              <w:b/>
              <w:sz w:val="14"/>
              <w:szCs w:val="14"/>
            </w:rPr>
          </w:pPr>
          <w:r w:rsidRPr="00693D57">
            <w:rPr>
              <w:rFonts w:ascii="Arial" w:hAnsi="Arial" w:cs="Arial"/>
              <w:b/>
              <w:sz w:val="14"/>
              <w:szCs w:val="14"/>
            </w:rPr>
            <w:t>Version</w:t>
          </w:r>
        </w:p>
      </w:tc>
      <w:tc>
        <w:tcPr>
          <w:tcW w:w="1536" w:type="dxa"/>
          <w:shd w:val="clear" w:color="auto" w:fill="F3F3F3"/>
        </w:tcPr>
        <w:p w:rsidR="00AC30F5" w:rsidRPr="00693D57" w:rsidRDefault="00AC30F5" w:rsidP="00921425">
          <w:pPr>
            <w:pStyle w:val="Pieddepage"/>
            <w:jc w:val="center"/>
            <w:rPr>
              <w:rFonts w:ascii="Arial" w:hAnsi="Arial" w:cs="Arial"/>
              <w:b/>
              <w:sz w:val="14"/>
              <w:szCs w:val="14"/>
            </w:rPr>
          </w:pPr>
          <w:r w:rsidRPr="00693D57">
            <w:rPr>
              <w:rFonts w:ascii="Arial" w:hAnsi="Arial" w:cs="Arial"/>
              <w:b/>
              <w:sz w:val="14"/>
              <w:szCs w:val="14"/>
            </w:rPr>
            <w:t>Date</w:t>
          </w:r>
        </w:p>
      </w:tc>
      <w:tc>
        <w:tcPr>
          <w:tcW w:w="1536" w:type="dxa"/>
          <w:shd w:val="clear" w:color="auto" w:fill="F3F3F3"/>
        </w:tcPr>
        <w:p w:rsidR="00AC30F5" w:rsidRPr="00693D57" w:rsidRDefault="00AC30F5" w:rsidP="00921425">
          <w:pPr>
            <w:pStyle w:val="Pieddepage"/>
            <w:jc w:val="center"/>
            <w:rPr>
              <w:rFonts w:ascii="Arial" w:hAnsi="Arial" w:cs="Arial"/>
              <w:b/>
              <w:sz w:val="14"/>
              <w:szCs w:val="14"/>
            </w:rPr>
          </w:pPr>
          <w:r w:rsidRPr="00693D57">
            <w:rPr>
              <w:rFonts w:ascii="Arial" w:hAnsi="Arial" w:cs="Arial"/>
              <w:b/>
              <w:sz w:val="14"/>
              <w:szCs w:val="14"/>
            </w:rPr>
            <w:t>Pages</w:t>
          </w:r>
        </w:p>
      </w:tc>
    </w:tr>
    <w:tr w:rsidR="00AC30F5" w:rsidTr="0042493F">
      <w:tc>
        <w:tcPr>
          <w:tcW w:w="1455" w:type="dxa"/>
          <w:vAlign w:val="center"/>
        </w:tcPr>
        <w:p w:rsidR="00AC30F5" w:rsidRPr="00E81728" w:rsidRDefault="00AC30F5" w:rsidP="00921425">
          <w:pPr>
            <w:pStyle w:val="Pieddepage"/>
            <w:jc w:val="center"/>
            <w:rPr>
              <w:rFonts w:ascii="Arial" w:hAnsi="Arial" w:cs="Arial"/>
              <w:sz w:val="14"/>
              <w:szCs w:val="14"/>
            </w:rPr>
          </w:pPr>
        </w:p>
      </w:tc>
      <w:tc>
        <w:tcPr>
          <w:tcW w:w="1535" w:type="dxa"/>
          <w:vAlign w:val="center"/>
        </w:tcPr>
        <w:p w:rsidR="00AC30F5" w:rsidRPr="00347FFB" w:rsidRDefault="00AC30F5" w:rsidP="00921425">
          <w:pPr>
            <w:pStyle w:val="Pieddepage"/>
            <w:jc w:val="center"/>
            <w:rPr>
              <w:rFonts w:ascii="Arial" w:hAnsi="Arial" w:cs="Arial"/>
              <w:sz w:val="14"/>
              <w:szCs w:val="14"/>
            </w:rPr>
          </w:pPr>
        </w:p>
      </w:tc>
      <w:tc>
        <w:tcPr>
          <w:tcW w:w="1536" w:type="dxa"/>
          <w:vAlign w:val="center"/>
        </w:tcPr>
        <w:p w:rsidR="00AC30F5" w:rsidRDefault="00AC30F5" w:rsidP="00EA06B0">
          <w:pPr>
            <w:pStyle w:val="Pieddepage"/>
            <w:jc w:val="center"/>
            <w:rPr>
              <w:rFonts w:ascii="Arial" w:hAnsi="Arial" w:cs="Arial"/>
              <w:sz w:val="14"/>
              <w:szCs w:val="14"/>
            </w:rPr>
          </w:pPr>
          <w:r>
            <w:rPr>
              <w:rFonts w:ascii="Arial" w:hAnsi="Arial" w:cs="Arial"/>
              <w:sz w:val="14"/>
              <w:szCs w:val="14"/>
            </w:rPr>
            <w:t>0.6</w:t>
          </w:r>
        </w:p>
        <w:p w:rsidR="00AC30F5" w:rsidRPr="00347FFB" w:rsidRDefault="00AC30F5" w:rsidP="00EA06B0">
          <w:pPr>
            <w:pStyle w:val="Pieddepage"/>
            <w:jc w:val="center"/>
            <w:rPr>
              <w:rFonts w:ascii="Arial" w:hAnsi="Arial" w:cs="Arial"/>
              <w:sz w:val="14"/>
              <w:szCs w:val="14"/>
            </w:rPr>
          </w:pPr>
        </w:p>
      </w:tc>
      <w:tc>
        <w:tcPr>
          <w:tcW w:w="1536" w:type="dxa"/>
          <w:vAlign w:val="center"/>
        </w:tcPr>
        <w:p w:rsidR="00AC30F5" w:rsidRDefault="00AC30F5">
          <w:pPr>
            <w:pStyle w:val="Pieddepage"/>
            <w:jc w:val="center"/>
            <w:rPr>
              <w:rFonts w:ascii="Arial" w:hAnsi="Arial" w:cs="Arial"/>
              <w:color w:val="003366"/>
              <w:sz w:val="14"/>
              <w:szCs w:val="14"/>
            </w:rPr>
          </w:pPr>
          <w:r>
            <w:rPr>
              <w:rFonts w:ascii="Arial" w:hAnsi="Arial" w:cs="Arial"/>
              <w:sz w:val="14"/>
              <w:szCs w:val="14"/>
            </w:rPr>
            <w:t>22/04/2013</w:t>
          </w:r>
        </w:p>
      </w:tc>
      <w:tc>
        <w:tcPr>
          <w:tcW w:w="1536" w:type="dxa"/>
          <w:vAlign w:val="center"/>
        </w:tcPr>
        <w:p w:rsidR="00AC30F5" w:rsidRPr="00347FFB" w:rsidRDefault="00AC30F5" w:rsidP="00921425">
          <w:pPr>
            <w:pStyle w:val="Pieddepage"/>
            <w:jc w:val="center"/>
            <w:rPr>
              <w:rFonts w:ascii="Arial" w:hAnsi="Arial" w:cs="Arial"/>
              <w:sz w:val="14"/>
              <w:szCs w:val="14"/>
            </w:rPr>
          </w:pPr>
          <w:fldSimple w:instr=" NUMPAGES   \* MERGEFORMAT ">
            <w:r w:rsidR="008A7D0B" w:rsidRPr="008A7D0B">
              <w:rPr>
                <w:rFonts w:ascii="Arial" w:hAnsi="Arial" w:cs="Arial"/>
                <w:noProof/>
                <w:sz w:val="14"/>
                <w:szCs w:val="14"/>
              </w:rPr>
              <w:t>46</w:t>
            </w:r>
          </w:fldSimple>
        </w:p>
      </w:tc>
    </w:tr>
  </w:tbl>
  <w:p w:rsidR="00AC30F5" w:rsidRDefault="00AC30F5">
    <w:pPr>
      <w:pStyle w:val="Pieddepage"/>
    </w:pP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0F5" w:rsidRPr="00257D26" w:rsidRDefault="00AC30F5" w:rsidP="00921425">
    <w:pPr>
      <w:pStyle w:val="Pieddepage"/>
      <w:pBdr>
        <w:top w:val="single" w:sz="6" w:space="1" w:color="auto"/>
      </w:pBdr>
      <w:jc w:val="center"/>
      <w:rPr>
        <w:rFonts w:ascii="Verdana" w:hAnsi="Verdana"/>
        <w:iCs/>
        <w:color w:val="333333"/>
        <w:sz w:val="16"/>
        <w:szCs w:val="16"/>
      </w:rPr>
    </w:pPr>
    <w:r>
      <w:rPr>
        <w:rFonts w:ascii="Verdana" w:hAnsi="Verdana"/>
        <w:iCs/>
        <w:color w:val="333333"/>
        <w:sz w:val="16"/>
        <w:szCs w:val="16"/>
      </w:rPr>
      <w:t>SIEGE SOCIAL : 45</w:t>
    </w:r>
    <w:r w:rsidRPr="00257D26">
      <w:rPr>
        <w:rFonts w:ascii="Verdana" w:hAnsi="Verdana"/>
        <w:iCs/>
        <w:color w:val="333333"/>
        <w:sz w:val="16"/>
        <w:szCs w:val="16"/>
      </w:rPr>
      <w:t xml:space="preserve"> impasse </w:t>
    </w:r>
    <w:r>
      <w:rPr>
        <w:rFonts w:ascii="Verdana" w:hAnsi="Verdana"/>
        <w:iCs/>
        <w:color w:val="333333"/>
        <w:sz w:val="16"/>
        <w:szCs w:val="16"/>
      </w:rPr>
      <w:t>de la draille – P.A.</w:t>
    </w:r>
    <w:r w:rsidRPr="00257D26">
      <w:rPr>
        <w:rFonts w:ascii="Verdana" w:hAnsi="Verdana"/>
        <w:iCs/>
        <w:color w:val="333333"/>
        <w:sz w:val="16"/>
        <w:szCs w:val="16"/>
      </w:rPr>
      <w:t xml:space="preserve"> </w:t>
    </w:r>
    <w:smartTag w:uri="urn:schemas-microsoft-com:office:smarttags" w:element="PersonName">
      <w:smartTagPr>
        <w:attr w:name="ProductID" w:val="La Duranne"/>
      </w:smartTagPr>
      <w:r w:rsidRPr="00257D26">
        <w:rPr>
          <w:rFonts w:ascii="Verdana" w:hAnsi="Verdana"/>
          <w:iCs/>
          <w:color w:val="333333"/>
          <w:sz w:val="16"/>
          <w:szCs w:val="16"/>
        </w:rPr>
        <w:t xml:space="preserve">La </w:t>
      </w:r>
      <w:proofErr w:type="spellStart"/>
      <w:r w:rsidRPr="00257D26">
        <w:rPr>
          <w:rFonts w:ascii="Verdana" w:hAnsi="Verdana"/>
          <w:iCs/>
          <w:color w:val="333333"/>
          <w:sz w:val="16"/>
          <w:szCs w:val="16"/>
        </w:rPr>
        <w:t>Duranne</w:t>
      </w:r>
    </w:smartTag>
    <w:proofErr w:type="spellEnd"/>
    <w:r w:rsidRPr="00257D26">
      <w:rPr>
        <w:rFonts w:ascii="Verdana" w:hAnsi="Verdana"/>
        <w:iCs/>
        <w:color w:val="333333"/>
        <w:sz w:val="16"/>
        <w:szCs w:val="16"/>
      </w:rPr>
      <w:t xml:space="preserve"> </w:t>
    </w:r>
    <w:r>
      <w:rPr>
        <w:rFonts w:ascii="Verdana" w:hAnsi="Verdana"/>
        <w:iCs/>
        <w:color w:val="333333"/>
        <w:sz w:val="16"/>
        <w:szCs w:val="16"/>
      </w:rPr>
      <w:t xml:space="preserve">- 13857 AIX EN PROVENCE CEDEX 3 - </w:t>
    </w:r>
    <w:r w:rsidRPr="00257D26">
      <w:rPr>
        <w:rFonts w:ascii="Verdana" w:hAnsi="Verdana"/>
        <w:iCs/>
        <w:color w:val="333333"/>
        <w:sz w:val="16"/>
        <w:szCs w:val="16"/>
      </w:rPr>
      <w:t>FRANCE</w:t>
    </w:r>
  </w:p>
  <w:p w:rsidR="00AC30F5" w:rsidRPr="00257D26" w:rsidRDefault="00AC30F5" w:rsidP="00921425">
    <w:pPr>
      <w:pStyle w:val="Pieddepage"/>
      <w:pBdr>
        <w:top w:val="single" w:sz="6" w:space="1" w:color="auto"/>
      </w:pBdr>
      <w:jc w:val="center"/>
      <w:rPr>
        <w:rFonts w:ascii="Verdana" w:hAnsi="Verdana"/>
        <w:iCs/>
        <w:color w:val="333333"/>
        <w:sz w:val="16"/>
        <w:szCs w:val="16"/>
      </w:rPr>
    </w:pPr>
    <w:r w:rsidRPr="00257D26">
      <w:rPr>
        <w:rFonts w:ascii="Verdana" w:hAnsi="Verdana"/>
        <w:iCs/>
        <w:color w:val="333333"/>
        <w:sz w:val="16"/>
        <w:szCs w:val="16"/>
      </w:rPr>
      <w:t xml:space="preserve">Tél. : </w:t>
    </w:r>
    <w:r>
      <w:rPr>
        <w:rFonts w:ascii="Verdana" w:hAnsi="Verdana"/>
        <w:iCs/>
        <w:color w:val="333333"/>
        <w:sz w:val="16"/>
        <w:szCs w:val="16"/>
      </w:rPr>
      <w:t>+33 (0)4-</w:t>
    </w:r>
    <w:r w:rsidRPr="00257D26">
      <w:rPr>
        <w:rFonts w:ascii="Verdana" w:hAnsi="Verdana"/>
        <w:iCs/>
        <w:color w:val="333333"/>
        <w:sz w:val="16"/>
        <w:szCs w:val="16"/>
      </w:rPr>
      <w:t>42-90-82-82</w:t>
    </w:r>
    <w:r>
      <w:rPr>
        <w:rFonts w:ascii="Verdana" w:hAnsi="Verdana"/>
        <w:iCs/>
        <w:color w:val="333333"/>
        <w:sz w:val="16"/>
        <w:szCs w:val="16"/>
      </w:rPr>
      <w:t xml:space="preserve"> / Fax : +33 (</w:t>
    </w:r>
    <w:r w:rsidRPr="00257D26">
      <w:rPr>
        <w:rFonts w:ascii="Verdana" w:hAnsi="Verdana"/>
        <w:iCs/>
        <w:color w:val="333333"/>
        <w:sz w:val="16"/>
        <w:szCs w:val="16"/>
      </w:rPr>
      <w:t>0</w:t>
    </w:r>
    <w:r>
      <w:rPr>
        <w:rFonts w:ascii="Verdana" w:hAnsi="Verdana"/>
        <w:iCs/>
        <w:color w:val="333333"/>
        <w:sz w:val="16"/>
        <w:szCs w:val="16"/>
      </w:rPr>
      <w:t>)</w:t>
    </w:r>
    <w:r w:rsidRPr="00257D26">
      <w:rPr>
        <w:rFonts w:ascii="Verdana" w:hAnsi="Verdana"/>
        <w:iCs/>
        <w:color w:val="333333"/>
        <w:sz w:val="16"/>
        <w:szCs w:val="16"/>
      </w:rPr>
      <w:t xml:space="preserve">4-42-90-82-80 </w:t>
    </w:r>
    <w:r>
      <w:rPr>
        <w:rFonts w:ascii="Verdana" w:hAnsi="Verdana"/>
        <w:iCs/>
        <w:color w:val="333333"/>
        <w:sz w:val="16"/>
        <w:szCs w:val="16"/>
      </w:rPr>
      <w:t>/ Email : contact@diginext.fr</w:t>
    </w:r>
  </w:p>
  <w:p w:rsidR="00AC30F5" w:rsidRPr="00A33D23" w:rsidRDefault="00AC30F5" w:rsidP="00921425">
    <w:pPr>
      <w:pStyle w:val="Pieddepage"/>
      <w:pBdr>
        <w:top w:val="single" w:sz="6" w:space="1" w:color="auto"/>
      </w:pBdr>
      <w:jc w:val="center"/>
      <w:rPr>
        <w:rFonts w:ascii="Verdana" w:hAnsi="Verdana"/>
        <w:iCs/>
        <w:color w:val="333333"/>
        <w:sz w:val="16"/>
        <w:szCs w:val="16"/>
      </w:rPr>
    </w:pPr>
    <w:r w:rsidRPr="00257D26">
      <w:rPr>
        <w:rFonts w:ascii="Verdana" w:hAnsi="Verdana"/>
        <w:color w:val="333333"/>
        <w:sz w:val="16"/>
        <w:szCs w:val="16"/>
      </w:rPr>
      <w:t xml:space="preserve">SARL AU CAPITAL DE  </w:t>
    </w:r>
    <w:r>
      <w:rPr>
        <w:rFonts w:ascii="Verdana" w:hAnsi="Verdana"/>
        <w:color w:val="333333"/>
        <w:sz w:val="16"/>
        <w:szCs w:val="16"/>
      </w:rPr>
      <w:t>3 295 125</w:t>
    </w:r>
    <w:r w:rsidRPr="00257D26">
      <w:rPr>
        <w:rFonts w:ascii="Verdana" w:hAnsi="Verdana"/>
        <w:color w:val="333333"/>
        <w:sz w:val="16"/>
        <w:szCs w:val="16"/>
      </w:rPr>
      <w:t xml:space="preserve"> Euros  -  RCS AIX B: 408 225 845  -  Siret 408 225 845 00044  -  NAF 6202A</w:t>
    </w:r>
  </w:p>
  <w:p w:rsidR="00AC30F5" w:rsidRDefault="00AC30F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30F5" w:rsidRDefault="00AC30F5" w:rsidP="00DC78B5">
      <w:r>
        <w:separator/>
      </w:r>
    </w:p>
  </w:footnote>
  <w:footnote w:type="continuationSeparator" w:id="0">
    <w:p w:rsidR="00AC30F5" w:rsidRDefault="00AC30F5" w:rsidP="00DC78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0F5" w:rsidRDefault="00AC30F5">
    <w:pPr>
      <w:pStyle w:val="En-tte"/>
    </w:pPr>
    <w:r>
      <w:rPr>
        <w:noProof/>
        <w:lang w:eastAsia="fr-FR"/>
      </w:rPr>
      <w:drawing>
        <wp:anchor distT="0" distB="0" distL="114300" distR="114300" simplePos="0" relativeHeight="251660288" behindDoc="1" locked="0" layoutInCell="1" allowOverlap="1">
          <wp:simplePos x="0" y="0"/>
          <wp:positionH relativeFrom="column">
            <wp:posOffset>-290195</wp:posOffset>
          </wp:positionH>
          <wp:positionV relativeFrom="paragraph">
            <wp:posOffset>-135255</wp:posOffset>
          </wp:positionV>
          <wp:extent cx="3381375" cy="609600"/>
          <wp:effectExtent l="19050" t="0" r="9525" b="0"/>
          <wp:wrapTight wrapText="bothSides">
            <wp:wrapPolygon edited="0">
              <wp:start x="-122" y="0"/>
              <wp:lineTo x="-122" y="20925"/>
              <wp:lineTo x="21661" y="20925"/>
              <wp:lineTo x="21661" y="0"/>
              <wp:lineTo x="-122" y="0"/>
            </wp:wrapPolygon>
          </wp:wrapTight>
          <wp:docPr id="57" name="Image 2"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GINEXT-LDT"/>
                  <pic:cNvPicPr>
                    <a:picLocks noChangeAspect="1" noChangeArrowheads="1"/>
                  </pic:cNvPicPr>
                </pic:nvPicPr>
                <pic:blipFill>
                  <a:blip r:embed="rId1"/>
                  <a:srcRect/>
                  <a:stretch>
                    <a:fillRect/>
                  </a:stretch>
                </pic:blipFill>
                <pic:spPr bwMode="auto">
                  <a:xfrm>
                    <a:off x="0" y="0"/>
                    <a:ext cx="3381375" cy="609600"/>
                  </a:xfrm>
                  <a:prstGeom prst="rect">
                    <a:avLst/>
                  </a:prstGeom>
                  <a:noFill/>
                  <a:ln w="9525">
                    <a:noFill/>
                    <a:miter lim="800000"/>
                    <a:headEnd/>
                    <a:tailEnd/>
                  </a:ln>
                </pic:spPr>
              </pic:pic>
            </a:graphicData>
          </a:graphic>
        </wp:anchor>
      </w:drawing>
    </w:r>
    <w:r>
      <w:rPr>
        <w:noProof/>
        <w:lang w:eastAsia="fr-FR"/>
      </w:rPr>
      <w:pict>
        <v:line id="_x0000_s20483" style="position:absolute;left:0;text-align:left;z-index:251661312;mso-position-horizontal-relative:text;mso-position-vertical-relative:text" from="-421.8pt,51.05pt" to="541.2pt,51.05pt" strokecolor="#f37d00" strokeweight="4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0F5" w:rsidRDefault="00AC30F5">
    <w:pPr>
      <w:pStyle w:val="En-tte"/>
    </w:pPr>
    <w:r>
      <w:rPr>
        <w:noProof/>
        <w:lang w:eastAsia="fr-FR"/>
      </w:rPr>
      <w:drawing>
        <wp:anchor distT="0" distB="0" distL="114300" distR="114300" simplePos="0" relativeHeight="251659264" behindDoc="1" locked="0" layoutInCell="1" allowOverlap="1">
          <wp:simplePos x="0" y="0"/>
          <wp:positionH relativeFrom="column">
            <wp:posOffset>557530</wp:posOffset>
          </wp:positionH>
          <wp:positionV relativeFrom="paragraph">
            <wp:posOffset>207645</wp:posOffset>
          </wp:positionV>
          <wp:extent cx="4276725" cy="771525"/>
          <wp:effectExtent l="19050" t="0" r="9525" b="0"/>
          <wp:wrapTight wrapText="bothSides">
            <wp:wrapPolygon edited="0">
              <wp:start x="-96" y="0"/>
              <wp:lineTo x="-96" y="21333"/>
              <wp:lineTo x="21648" y="21333"/>
              <wp:lineTo x="21648" y="0"/>
              <wp:lineTo x="-96" y="0"/>
            </wp:wrapPolygon>
          </wp:wrapTight>
          <wp:docPr id="26" name="Image 1"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NEXT-LDT"/>
                  <pic:cNvPicPr>
                    <a:picLocks noChangeAspect="1" noChangeArrowheads="1"/>
                  </pic:cNvPicPr>
                </pic:nvPicPr>
                <pic:blipFill>
                  <a:blip r:embed="rId1"/>
                  <a:srcRect/>
                  <a:stretch>
                    <a:fillRect/>
                  </a:stretch>
                </pic:blipFill>
                <pic:spPr bwMode="auto">
                  <a:xfrm>
                    <a:off x="0" y="0"/>
                    <a:ext cx="4276725" cy="77152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4D1"/>
    <w:multiLevelType w:val="hybridMultilevel"/>
    <w:tmpl w:val="B90A2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000F56"/>
    <w:multiLevelType w:val="hybridMultilevel"/>
    <w:tmpl w:val="EF040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8C74F1"/>
    <w:multiLevelType w:val="hybridMultilevel"/>
    <w:tmpl w:val="2FB00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725198"/>
    <w:multiLevelType w:val="hybridMultilevel"/>
    <w:tmpl w:val="3E026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3D52261"/>
    <w:multiLevelType w:val="hybridMultilevel"/>
    <w:tmpl w:val="3790FF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453148C"/>
    <w:multiLevelType w:val="hybridMultilevel"/>
    <w:tmpl w:val="7D303CA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04CF29D5"/>
    <w:multiLevelType w:val="hybridMultilevel"/>
    <w:tmpl w:val="839A41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4EE52FC"/>
    <w:multiLevelType w:val="hybridMultilevel"/>
    <w:tmpl w:val="4FF01C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253609"/>
    <w:multiLevelType w:val="hybridMultilevel"/>
    <w:tmpl w:val="80CE06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BC356AD"/>
    <w:multiLevelType w:val="hybridMultilevel"/>
    <w:tmpl w:val="4D3C8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F200011"/>
    <w:multiLevelType w:val="hybridMultilevel"/>
    <w:tmpl w:val="DE5CF1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03038E7"/>
    <w:multiLevelType w:val="hybridMultilevel"/>
    <w:tmpl w:val="14323A6A"/>
    <w:lvl w:ilvl="0" w:tplc="040C0005">
      <w:start w:val="1"/>
      <w:numFmt w:val="bullet"/>
      <w:lvlText w:val=""/>
      <w:lvlJc w:val="left"/>
      <w:pPr>
        <w:ind w:left="1447" w:hanging="360"/>
      </w:pPr>
      <w:rPr>
        <w:rFonts w:ascii="Wingdings" w:hAnsi="Wingdings" w:hint="default"/>
      </w:rPr>
    </w:lvl>
    <w:lvl w:ilvl="1" w:tplc="040C0003" w:tentative="1">
      <w:start w:val="1"/>
      <w:numFmt w:val="bullet"/>
      <w:lvlText w:val="o"/>
      <w:lvlJc w:val="left"/>
      <w:pPr>
        <w:ind w:left="2167" w:hanging="360"/>
      </w:pPr>
      <w:rPr>
        <w:rFonts w:ascii="Courier New" w:hAnsi="Courier New" w:cs="Courier New" w:hint="default"/>
      </w:rPr>
    </w:lvl>
    <w:lvl w:ilvl="2" w:tplc="040C0005" w:tentative="1">
      <w:start w:val="1"/>
      <w:numFmt w:val="bullet"/>
      <w:lvlText w:val=""/>
      <w:lvlJc w:val="left"/>
      <w:pPr>
        <w:ind w:left="2887" w:hanging="360"/>
      </w:pPr>
      <w:rPr>
        <w:rFonts w:ascii="Wingdings" w:hAnsi="Wingdings" w:hint="default"/>
      </w:rPr>
    </w:lvl>
    <w:lvl w:ilvl="3" w:tplc="040C0001" w:tentative="1">
      <w:start w:val="1"/>
      <w:numFmt w:val="bullet"/>
      <w:lvlText w:val=""/>
      <w:lvlJc w:val="left"/>
      <w:pPr>
        <w:ind w:left="3607" w:hanging="360"/>
      </w:pPr>
      <w:rPr>
        <w:rFonts w:ascii="Symbol" w:hAnsi="Symbol" w:hint="default"/>
      </w:rPr>
    </w:lvl>
    <w:lvl w:ilvl="4" w:tplc="040C0003" w:tentative="1">
      <w:start w:val="1"/>
      <w:numFmt w:val="bullet"/>
      <w:lvlText w:val="o"/>
      <w:lvlJc w:val="left"/>
      <w:pPr>
        <w:ind w:left="4327" w:hanging="360"/>
      </w:pPr>
      <w:rPr>
        <w:rFonts w:ascii="Courier New" w:hAnsi="Courier New" w:cs="Courier New" w:hint="default"/>
      </w:rPr>
    </w:lvl>
    <w:lvl w:ilvl="5" w:tplc="040C0005" w:tentative="1">
      <w:start w:val="1"/>
      <w:numFmt w:val="bullet"/>
      <w:lvlText w:val=""/>
      <w:lvlJc w:val="left"/>
      <w:pPr>
        <w:ind w:left="5047" w:hanging="360"/>
      </w:pPr>
      <w:rPr>
        <w:rFonts w:ascii="Wingdings" w:hAnsi="Wingdings" w:hint="default"/>
      </w:rPr>
    </w:lvl>
    <w:lvl w:ilvl="6" w:tplc="040C0001" w:tentative="1">
      <w:start w:val="1"/>
      <w:numFmt w:val="bullet"/>
      <w:lvlText w:val=""/>
      <w:lvlJc w:val="left"/>
      <w:pPr>
        <w:ind w:left="5767" w:hanging="360"/>
      </w:pPr>
      <w:rPr>
        <w:rFonts w:ascii="Symbol" w:hAnsi="Symbol" w:hint="default"/>
      </w:rPr>
    </w:lvl>
    <w:lvl w:ilvl="7" w:tplc="040C0003" w:tentative="1">
      <w:start w:val="1"/>
      <w:numFmt w:val="bullet"/>
      <w:lvlText w:val="o"/>
      <w:lvlJc w:val="left"/>
      <w:pPr>
        <w:ind w:left="6487" w:hanging="360"/>
      </w:pPr>
      <w:rPr>
        <w:rFonts w:ascii="Courier New" w:hAnsi="Courier New" w:cs="Courier New" w:hint="default"/>
      </w:rPr>
    </w:lvl>
    <w:lvl w:ilvl="8" w:tplc="040C0005" w:tentative="1">
      <w:start w:val="1"/>
      <w:numFmt w:val="bullet"/>
      <w:lvlText w:val=""/>
      <w:lvlJc w:val="left"/>
      <w:pPr>
        <w:ind w:left="7207" w:hanging="360"/>
      </w:pPr>
      <w:rPr>
        <w:rFonts w:ascii="Wingdings" w:hAnsi="Wingdings" w:hint="default"/>
      </w:rPr>
    </w:lvl>
  </w:abstractNum>
  <w:abstractNum w:abstractNumId="12">
    <w:nsid w:val="109969A0"/>
    <w:multiLevelType w:val="hybridMultilevel"/>
    <w:tmpl w:val="144CF1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242115B"/>
    <w:multiLevelType w:val="hybridMultilevel"/>
    <w:tmpl w:val="B4B2A9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4D97D6D"/>
    <w:multiLevelType w:val="hybridMultilevel"/>
    <w:tmpl w:val="AC70C6EA"/>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nsid w:val="15313752"/>
    <w:multiLevelType w:val="hybridMultilevel"/>
    <w:tmpl w:val="230E4A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6A61D4E"/>
    <w:multiLevelType w:val="hybridMultilevel"/>
    <w:tmpl w:val="44BC4B78"/>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173F6E8D"/>
    <w:multiLevelType w:val="hybridMultilevel"/>
    <w:tmpl w:val="DD42B43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nsid w:val="18010AB6"/>
    <w:multiLevelType w:val="hybridMultilevel"/>
    <w:tmpl w:val="7C5C37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1C0649C5"/>
    <w:multiLevelType w:val="hybridMultilevel"/>
    <w:tmpl w:val="70CA7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C0A709A"/>
    <w:multiLevelType w:val="hybridMultilevel"/>
    <w:tmpl w:val="C83C2B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DB908DF"/>
    <w:multiLevelType w:val="hybridMultilevel"/>
    <w:tmpl w:val="CAA826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EB00F7A"/>
    <w:multiLevelType w:val="hybridMultilevel"/>
    <w:tmpl w:val="FE9C6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F583CDA"/>
    <w:multiLevelType w:val="hybridMultilevel"/>
    <w:tmpl w:val="CA104E8C"/>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1F8569CE"/>
    <w:multiLevelType w:val="hybridMultilevel"/>
    <w:tmpl w:val="A7A881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0F2186A"/>
    <w:multiLevelType w:val="hybridMultilevel"/>
    <w:tmpl w:val="BE9E6E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2403257"/>
    <w:multiLevelType w:val="hybridMultilevel"/>
    <w:tmpl w:val="E758DF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22E2668F"/>
    <w:multiLevelType w:val="hybridMultilevel"/>
    <w:tmpl w:val="71ECDE3C"/>
    <w:lvl w:ilvl="0" w:tplc="040C0003">
      <w:start w:val="1"/>
      <w:numFmt w:val="bullet"/>
      <w:lvlText w:val="o"/>
      <w:lvlJc w:val="left"/>
      <w:pPr>
        <w:ind w:left="1068" w:hanging="360"/>
      </w:pPr>
      <w:rPr>
        <w:rFonts w:ascii="Courier New" w:hAnsi="Courier New" w:cs="Courier New"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nsid w:val="24A21C07"/>
    <w:multiLevelType w:val="hybridMultilevel"/>
    <w:tmpl w:val="1D92A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56540A6"/>
    <w:multiLevelType w:val="hybridMultilevel"/>
    <w:tmpl w:val="B1907E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63A2C2C"/>
    <w:multiLevelType w:val="hybridMultilevel"/>
    <w:tmpl w:val="6D2A67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26A67793"/>
    <w:multiLevelType w:val="hybridMultilevel"/>
    <w:tmpl w:val="E716D7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28307090"/>
    <w:multiLevelType w:val="hybridMultilevel"/>
    <w:tmpl w:val="F604AB8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285E4BD9"/>
    <w:multiLevelType w:val="hybridMultilevel"/>
    <w:tmpl w:val="848EA6D8"/>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4">
    <w:nsid w:val="2B102E96"/>
    <w:multiLevelType w:val="hybridMultilevel"/>
    <w:tmpl w:val="CAC45E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2E110834"/>
    <w:multiLevelType w:val="hybridMultilevel"/>
    <w:tmpl w:val="D71CD79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2FB02B4F"/>
    <w:multiLevelType w:val="hybridMultilevel"/>
    <w:tmpl w:val="CAD83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314B5290"/>
    <w:multiLevelType w:val="hybridMultilevel"/>
    <w:tmpl w:val="CC52ECF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nsid w:val="34C953BE"/>
    <w:multiLevelType w:val="hybridMultilevel"/>
    <w:tmpl w:val="4468D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4FB38AC"/>
    <w:multiLevelType w:val="hybridMultilevel"/>
    <w:tmpl w:val="1C0EB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35A70B77"/>
    <w:multiLevelType w:val="hybridMultilevel"/>
    <w:tmpl w:val="340AF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3621400E"/>
    <w:multiLevelType w:val="hybridMultilevel"/>
    <w:tmpl w:val="33500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36D849BF"/>
    <w:multiLevelType w:val="hybridMultilevel"/>
    <w:tmpl w:val="874ABD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371B3621"/>
    <w:multiLevelType w:val="hybridMultilevel"/>
    <w:tmpl w:val="6750D40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nsid w:val="37F74C1D"/>
    <w:multiLevelType w:val="hybridMultilevel"/>
    <w:tmpl w:val="942255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39635A98"/>
    <w:multiLevelType w:val="hybridMultilevel"/>
    <w:tmpl w:val="2C66A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B154607"/>
    <w:multiLevelType w:val="hybridMultilevel"/>
    <w:tmpl w:val="AC7EE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3D7745DB"/>
    <w:multiLevelType w:val="hybridMultilevel"/>
    <w:tmpl w:val="7F58DB3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nsid w:val="3F0615DC"/>
    <w:multiLevelType w:val="hybridMultilevel"/>
    <w:tmpl w:val="6BA63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3FB00498"/>
    <w:multiLevelType w:val="hybridMultilevel"/>
    <w:tmpl w:val="E2D0C788"/>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0">
    <w:nsid w:val="408C71B6"/>
    <w:multiLevelType w:val="hybridMultilevel"/>
    <w:tmpl w:val="5EE87C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416626B1"/>
    <w:multiLevelType w:val="hybridMultilevel"/>
    <w:tmpl w:val="707003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44D557EC"/>
    <w:multiLevelType w:val="hybridMultilevel"/>
    <w:tmpl w:val="7B1A38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nsid w:val="4538264C"/>
    <w:multiLevelType w:val="hybridMultilevel"/>
    <w:tmpl w:val="2B468D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461A1D2A"/>
    <w:multiLevelType w:val="hybridMultilevel"/>
    <w:tmpl w:val="20D621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475F3B42"/>
    <w:multiLevelType w:val="hybridMultilevel"/>
    <w:tmpl w:val="CECABF74"/>
    <w:lvl w:ilvl="0" w:tplc="040C000B">
      <w:start w:val="1"/>
      <w:numFmt w:val="bullet"/>
      <w:lvlText w:val=""/>
      <w:lvlJc w:val="left"/>
      <w:pPr>
        <w:ind w:left="360" w:hanging="360"/>
      </w:pPr>
      <w:rPr>
        <w:rFonts w:ascii="Wingdings" w:hAnsi="Wingdings" w:hint="default"/>
      </w:rPr>
    </w:lvl>
    <w:lvl w:ilvl="1" w:tplc="040C0005">
      <w:start w:val="1"/>
      <w:numFmt w:val="bullet"/>
      <w:lvlText w:val=""/>
      <w:lvlJc w:val="left"/>
      <w:pPr>
        <w:ind w:left="1080" w:hanging="360"/>
      </w:pPr>
      <w:rPr>
        <w:rFonts w:ascii="Wingdings" w:hAnsi="Wingdings" w:hint="default"/>
      </w:rPr>
    </w:lvl>
    <w:lvl w:ilvl="2" w:tplc="040C0003">
      <w:start w:val="1"/>
      <w:numFmt w:val="bullet"/>
      <w:lvlText w:val="o"/>
      <w:lvlJc w:val="left"/>
      <w:pPr>
        <w:ind w:left="1800" w:hanging="360"/>
      </w:pPr>
      <w:rPr>
        <w:rFonts w:ascii="Courier New" w:hAnsi="Courier New" w:cs="Courier New"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nsid w:val="47E4351D"/>
    <w:multiLevelType w:val="hybridMultilevel"/>
    <w:tmpl w:val="29840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485E728F"/>
    <w:multiLevelType w:val="hybridMultilevel"/>
    <w:tmpl w:val="373C4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4B1F2C29"/>
    <w:multiLevelType w:val="hybridMultilevel"/>
    <w:tmpl w:val="B7082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4B2D4ACF"/>
    <w:multiLevelType w:val="hybridMultilevel"/>
    <w:tmpl w:val="DA9880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4BA547B2"/>
    <w:multiLevelType w:val="hybridMultilevel"/>
    <w:tmpl w:val="267845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068" w:hanging="360"/>
      </w:pPr>
      <w:rPr>
        <w:rFonts w:ascii="Courier New" w:hAnsi="Courier New" w:cs="Courier New" w:hint="default"/>
      </w:rPr>
    </w:lvl>
    <w:lvl w:ilvl="2" w:tplc="040C0005" w:tentative="1">
      <w:start w:val="1"/>
      <w:numFmt w:val="bullet"/>
      <w:lvlText w:val=""/>
      <w:lvlJc w:val="left"/>
      <w:pPr>
        <w:ind w:left="1788" w:hanging="360"/>
      </w:pPr>
      <w:rPr>
        <w:rFonts w:ascii="Wingdings" w:hAnsi="Wingdings" w:hint="default"/>
      </w:rPr>
    </w:lvl>
    <w:lvl w:ilvl="3" w:tplc="040C0001" w:tentative="1">
      <w:start w:val="1"/>
      <w:numFmt w:val="bullet"/>
      <w:lvlText w:val=""/>
      <w:lvlJc w:val="left"/>
      <w:pPr>
        <w:ind w:left="2508" w:hanging="360"/>
      </w:pPr>
      <w:rPr>
        <w:rFonts w:ascii="Symbol" w:hAnsi="Symbol" w:hint="default"/>
      </w:rPr>
    </w:lvl>
    <w:lvl w:ilvl="4" w:tplc="040C0003" w:tentative="1">
      <w:start w:val="1"/>
      <w:numFmt w:val="bullet"/>
      <w:lvlText w:val="o"/>
      <w:lvlJc w:val="left"/>
      <w:pPr>
        <w:ind w:left="3228" w:hanging="360"/>
      </w:pPr>
      <w:rPr>
        <w:rFonts w:ascii="Courier New" w:hAnsi="Courier New" w:cs="Courier New" w:hint="default"/>
      </w:rPr>
    </w:lvl>
    <w:lvl w:ilvl="5" w:tplc="040C0005" w:tentative="1">
      <w:start w:val="1"/>
      <w:numFmt w:val="bullet"/>
      <w:lvlText w:val=""/>
      <w:lvlJc w:val="left"/>
      <w:pPr>
        <w:ind w:left="3948" w:hanging="360"/>
      </w:pPr>
      <w:rPr>
        <w:rFonts w:ascii="Wingdings" w:hAnsi="Wingdings" w:hint="default"/>
      </w:rPr>
    </w:lvl>
    <w:lvl w:ilvl="6" w:tplc="040C0001" w:tentative="1">
      <w:start w:val="1"/>
      <w:numFmt w:val="bullet"/>
      <w:lvlText w:val=""/>
      <w:lvlJc w:val="left"/>
      <w:pPr>
        <w:ind w:left="4668" w:hanging="360"/>
      </w:pPr>
      <w:rPr>
        <w:rFonts w:ascii="Symbol" w:hAnsi="Symbol" w:hint="default"/>
      </w:rPr>
    </w:lvl>
    <w:lvl w:ilvl="7" w:tplc="040C0003" w:tentative="1">
      <w:start w:val="1"/>
      <w:numFmt w:val="bullet"/>
      <w:lvlText w:val="o"/>
      <w:lvlJc w:val="left"/>
      <w:pPr>
        <w:ind w:left="5388" w:hanging="360"/>
      </w:pPr>
      <w:rPr>
        <w:rFonts w:ascii="Courier New" w:hAnsi="Courier New" w:cs="Courier New" w:hint="default"/>
      </w:rPr>
    </w:lvl>
    <w:lvl w:ilvl="8" w:tplc="040C0005" w:tentative="1">
      <w:start w:val="1"/>
      <w:numFmt w:val="bullet"/>
      <w:lvlText w:val=""/>
      <w:lvlJc w:val="left"/>
      <w:pPr>
        <w:ind w:left="6108" w:hanging="360"/>
      </w:pPr>
      <w:rPr>
        <w:rFonts w:ascii="Wingdings" w:hAnsi="Wingdings" w:hint="default"/>
      </w:rPr>
    </w:lvl>
  </w:abstractNum>
  <w:abstractNum w:abstractNumId="61">
    <w:nsid w:val="4C1337F7"/>
    <w:multiLevelType w:val="hybridMultilevel"/>
    <w:tmpl w:val="CD8AAE1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4E747D6F"/>
    <w:multiLevelType w:val="multilevel"/>
    <w:tmpl w:val="61F6B5BC"/>
    <w:lvl w:ilvl="0">
      <w:start w:val="1"/>
      <w:numFmt w:val="decimal"/>
      <w:pStyle w:val="Titre1"/>
      <w:lvlText w:val="%1."/>
      <w:lvlJc w:val="left"/>
      <w:pPr>
        <w:tabs>
          <w:tab w:val="num" w:pos="720"/>
        </w:tabs>
        <w:ind w:left="360" w:hanging="360"/>
      </w:pPr>
    </w:lvl>
    <w:lvl w:ilvl="1">
      <w:start w:val="1"/>
      <w:numFmt w:val="decimal"/>
      <w:pStyle w:val="Titre2"/>
      <w:lvlText w:val="%1.%2."/>
      <w:lvlJc w:val="left"/>
      <w:pPr>
        <w:tabs>
          <w:tab w:val="num" w:pos="1724"/>
        </w:tabs>
        <w:ind w:left="716" w:hanging="432"/>
      </w:pPr>
    </w:lvl>
    <w:lvl w:ilvl="2">
      <w:start w:val="1"/>
      <w:numFmt w:val="decimal"/>
      <w:pStyle w:val="Titre3"/>
      <w:lvlText w:val="%1.%2.%3."/>
      <w:lvlJc w:val="left"/>
      <w:pPr>
        <w:tabs>
          <w:tab w:val="num" w:pos="2520"/>
        </w:tabs>
        <w:ind w:left="1224" w:hanging="504"/>
      </w:pPr>
    </w:lvl>
    <w:lvl w:ilvl="3">
      <w:start w:val="1"/>
      <w:numFmt w:val="decimal"/>
      <w:pStyle w:val="Titre4"/>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7920"/>
        </w:tabs>
        <w:ind w:left="4320" w:hanging="1440"/>
      </w:pPr>
    </w:lvl>
  </w:abstractNum>
  <w:abstractNum w:abstractNumId="63">
    <w:nsid w:val="50796964"/>
    <w:multiLevelType w:val="hybridMultilevel"/>
    <w:tmpl w:val="BDA2A130"/>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4">
    <w:nsid w:val="528036C9"/>
    <w:multiLevelType w:val="hybridMultilevel"/>
    <w:tmpl w:val="599642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nsid w:val="535F2FEA"/>
    <w:multiLevelType w:val="hybridMultilevel"/>
    <w:tmpl w:val="CBA636C0"/>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6">
    <w:nsid w:val="536A3F7F"/>
    <w:multiLevelType w:val="hybridMultilevel"/>
    <w:tmpl w:val="8BF00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nsid w:val="546576CF"/>
    <w:multiLevelType w:val="hybridMultilevel"/>
    <w:tmpl w:val="A39064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554D33D6"/>
    <w:multiLevelType w:val="hybridMultilevel"/>
    <w:tmpl w:val="70D89F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nsid w:val="58B154DE"/>
    <w:multiLevelType w:val="hybridMultilevel"/>
    <w:tmpl w:val="10C6DF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nsid w:val="58D40414"/>
    <w:multiLevelType w:val="hybridMultilevel"/>
    <w:tmpl w:val="64B288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5AD865BA"/>
    <w:multiLevelType w:val="hybridMultilevel"/>
    <w:tmpl w:val="038083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nsid w:val="5C18559C"/>
    <w:multiLevelType w:val="hybridMultilevel"/>
    <w:tmpl w:val="3814B364"/>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3">
    <w:nsid w:val="5F521F25"/>
    <w:multiLevelType w:val="multilevel"/>
    <w:tmpl w:val="236E88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nsid w:val="63267C91"/>
    <w:multiLevelType w:val="hybridMultilevel"/>
    <w:tmpl w:val="6AD03E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nsid w:val="645B346F"/>
    <w:multiLevelType w:val="hybridMultilevel"/>
    <w:tmpl w:val="682A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nsid w:val="65C62184"/>
    <w:multiLevelType w:val="hybridMultilevel"/>
    <w:tmpl w:val="0D6AF4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662F74F7"/>
    <w:multiLevelType w:val="hybridMultilevel"/>
    <w:tmpl w:val="ABDC83C8"/>
    <w:lvl w:ilvl="0" w:tplc="040C0003">
      <w:start w:val="1"/>
      <w:numFmt w:val="bullet"/>
      <w:lvlText w:val="o"/>
      <w:lvlJc w:val="left"/>
      <w:pPr>
        <w:ind w:left="1428" w:hanging="360"/>
      </w:pPr>
      <w:rPr>
        <w:rFonts w:ascii="Courier New" w:hAnsi="Courier New" w:cs="Courier New"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8">
    <w:nsid w:val="665A47D0"/>
    <w:multiLevelType w:val="hybridMultilevel"/>
    <w:tmpl w:val="79EEFC78"/>
    <w:lvl w:ilvl="0" w:tplc="040C0003">
      <w:start w:val="1"/>
      <w:numFmt w:val="bullet"/>
      <w:lvlText w:val="o"/>
      <w:lvlJc w:val="left"/>
      <w:pPr>
        <w:ind w:left="1446" w:hanging="360"/>
      </w:pPr>
      <w:rPr>
        <w:rFonts w:ascii="Courier New" w:hAnsi="Courier New" w:cs="Courier New"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79">
    <w:nsid w:val="68723B9A"/>
    <w:multiLevelType w:val="hybridMultilevel"/>
    <w:tmpl w:val="7764B50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0">
    <w:nsid w:val="6B4E6961"/>
    <w:multiLevelType w:val="hybridMultilevel"/>
    <w:tmpl w:val="1870CB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nsid w:val="6C26432C"/>
    <w:multiLevelType w:val="hybridMultilevel"/>
    <w:tmpl w:val="04EE75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6C87360F"/>
    <w:multiLevelType w:val="hybridMultilevel"/>
    <w:tmpl w:val="F94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6CE02929"/>
    <w:multiLevelType w:val="hybridMultilevel"/>
    <w:tmpl w:val="8686410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6D0A5870"/>
    <w:multiLevelType w:val="hybridMultilevel"/>
    <w:tmpl w:val="6A828C2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6DDF5272"/>
    <w:multiLevelType w:val="hybridMultilevel"/>
    <w:tmpl w:val="847C339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nsid w:val="6ED11F60"/>
    <w:multiLevelType w:val="hybridMultilevel"/>
    <w:tmpl w:val="D8920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nsid w:val="71CF5F71"/>
    <w:multiLevelType w:val="hybridMultilevel"/>
    <w:tmpl w:val="3B64DE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724629D4"/>
    <w:multiLevelType w:val="hybridMultilevel"/>
    <w:tmpl w:val="BAC6EB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nsid w:val="74A24C9D"/>
    <w:multiLevelType w:val="hybridMultilevel"/>
    <w:tmpl w:val="AC98C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nsid w:val="74EA06AE"/>
    <w:multiLevelType w:val="hybridMultilevel"/>
    <w:tmpl w:val="D9286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nsid w:val="75E6488A"/>
    <w:multiLevelType w:val="hybridMultilevel"/>
    <w:tmpl w:val="F88EF1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nsid w:val="768D4E33"/>
    <w:multiLevelType w:val="hybridMultilevel"/>
    <w:tmpl w:val="2CE6F4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nsid w:val="774B5690"/>
    <w:multiLevelType w:val="hybridMultilevel"/>
    <w:tmpl w:val="A4D63EC0"/>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77BF2903"/>
    <w:multiLevelType w:val="hybridMultilevel"/>
    <w:tmpl w:val="231EB9C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nsid w:val="785E0D62"/>
    <w:multiLevelType w:val="hybridMultilevel"/>
    <w:tmpl w:val="A4164B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nsid w:val="78A81228"/>
    <w:multiLevelType w:val="hybridMultilevel"/>
    <w:tmpl w:val="912CDB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7">
    <w:nsid w:val="79FE57FF"/>
    <w:multiLevelType w:val="hybridMultilevel"/>
    <w:tmpl w:val="19A2C6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nsid w:val="7B51358B"/>
    <w:multiLevelType w:val="hybridMultilevel"/>
    <w:tmpl w:val="9DC4FC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nsid w:val="7C2C0396"/>
    <w:multiLevelType w:val="hybridMultilevel"/>
    <w:tmpl w:val="B25E5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nsid w:val="7C675C40"/>
    <w:multiLevelType w:val="hybridMultilevel"/>
    <w:tmpl w:val="55703F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nsid w:val="7CEF2805"/>
    <w:multiLevelType w:val="hybridMultilevel"/>
    <w:tmpl w:val="25EC2F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3"/>
  </w:num>
  <w:num w:numId="2">
    <w:abstractNumId w:val="91"/>
  </w:num>
  <w:num w:numId="3">
    <w:abstractNumId w:val="93"/>
  </w:num>
  <w:num w:numId="4">
    <w:abstractNumId w:val="42"/>
  </w:num>
  <w:num w:numId="5">
    <w:abstractNumId w:val="99"/>
  </w:num>
  <w:num w:numId="6">
    <w:abstractNumId w:val="100"/>
  </w:num>
  <w:num w:numId="7">
    <w:abstractNumId w:val="44"/>
  </w:num>
  <w:num w:numId="8">
    <w:abstractNumId w:val="80"/>
  </w:num>
  <w:num w:numId="9">
    <w:abstractNumId w:val="36"/>
  </w:num>
  <w:num w:numId="10">
    <w:abstractNumId w:val="70"/>
  </w:num>
  <w:num w:numId="11">
    <w:abstractNumId w:val="9"/>
  </w:num>
  <w:num w:numId="12">
    <w:abstractNumId w:val="27"/>
  </w:num>
  <w:num w:numId="13">
    <w:abstractNumId w:val="20"/>
  </w:num>
  <w:num w:numId="14">
    <w:abstractNumId w:val="24"/>
  </w:num>
  <w:num w:numId="15">
    <w:abstractNumId w:val="6"/>
  </w:num>
  <w:num w:numId="16">
    <w:abstractNumId w:val="34"/>
  </w:num>
  <w:num w:numId="17">
    <w:abstractNumId w:val="87"/>
  </w:num>
  <w:num w:numId="18">
    <w:abstractNumId w:val="22"/>
  </w:num>
  <w:num w:numId="19">
    <w:abstractNumId w:val="0"/>
  </w:num>
  <w:num w:numId="20">
    <w:abstractNumId w:val="94"/>
  </w:num>
  <w:num w:numId="21">
    <w:abstractNumId w:val="47"/>
  </w:num>
  <w:num w:numId="22">
    <w:abstractNumId w:val="30"/>
  </w:num>
  <w:num w:numId="23">
    <w:abstractNumId w:val="76"/>
  </w:num>
  <w:num w:numId="24">
    <w:abstractNumId w:val="13"/>
  </w:num>
  <w:num w:numId="25">
    <w:abstractNumId w:val="15"/>
  </w:num>
  <w:num w:numId="26">
    <w:abstractNumId w:val="82"/>
  </w:num>
  <w:num w:numId="27">
    <w:abstractNumId w:val="23"/>
  </w:num>
  <w:num w:numId="28">
    <w:abstractNumId w:val="49"/>
  </w:num>
  <w:num w:numId="29">
    <w:abstractNumId w:val="51"/>
  </w:num>
  <w:num w:numId="30">
    <w:abstractNumId w:val="26"/>
  </w:num>
  <w:num w:numId="31">
    <w:abstractNumId w:val="95"/>
  </w:num>
  <w:num w:numId="32">
    <w:abstractNumId w:val="81"/>
  </w:num>
  <w:num w:numId="33">
    <w:abstractNumId w:val="61"/>
  </w:num>
  <w:num w:numId="34">
    <w:abstractNumId w:val="37"/>
  </w:num>
  <w:num w:numId="35">
    <w:abstractNumId w:val="57"/>
  </w:num>
  <w:num w:numId="36">
    <w:abstractNumId w:val="53"/>
  </w:num>
  <w:num w:numId="37">
    <w:abstractNumId w:val="64"/>
  </w:num>
  <w:num w:numId="38">
    <w:abstractNumId w:val="5"/>
  </w:num>
  <w:num w:numId="39">
    <w:abstractNumId w:val="43"/>
  </w:num>
  <w:num w:numId="40">
    <w:abstractNumId w:val="83"/>
  </w:num>
  <w:num w:numId="41">
    <w:abstractNumId w:val="35"/>
  </w:num>
  <w:num w:numId="42">
    <w:abstractNumId w:val="74"/>
  </w:num>
  <w:num w:numId="43">
    <w:abstractNumId w:val="3"/>
  </w:num>
  <w:num w:numId="44">
    <w:abstractNumId w:val="10"/>
  </w:num>
  <w:num w:numId="45">
    <w:abstractNumId w:val="40"/>
  </w:num>
  <w:num w:numId="46">
    <w:abstractNumId w:val="90"/>
  </w:num>
  <w:num w:numId="47">
    <w:abstractNumId w:val="59"/>
  </w:num>
  <w:num w:numId="48">
    <w:abstractNumId w:val="97"/>
  </w:num>
  <w:num w:numId="49">
    <w:abstractNumId w:val="54"/>
  </w:num>
  <w:num w:numId="50">
    <w:abstractNumId w:val="85"/>
  </w:num>
  <w:num w:numId="51">
    <w:abstractNumId w:val="77"/>
  </w:num>
  <w:num w:numId="52">
    <w:abstractNumId w:val="29"/>
  </w:num>
  <w:num w:numId="53">
    <w:abstractNumId w:val="1"/>
  </w:num>
  <w:num w:numId="54">
    <w:abstractNumId w:val="4"/>
  </w:num>
  <w:num w:numId="55">
    <w:abstractNumId w:val="71"/>
  </w:num>
  <w:num w:numId="56">
    <w:abstractNumId w:val="66"/>
  </w:num>
  <w:num w:numId="57">
    <w:abstractNumId w:val="55"/>
  </w:num>
  <w:num w:numId="58">
    <w:abstractNumId w:val="25"/>
  </w:num>
  <w:num w:numId="59">
    <w:abstractNumId w:val="88"/>
  </w:num>
  <w:num w:numId="60">
    <w:abstractNumId w:val="38"/>
  </w:num>
  <w:num w:numId="61">
    <w:abstractNumId w:val="32"/>
  </w:num>
  <w:num w:numId="62">
    <w:abstractNumId w:val="11"/>
  </w:num>
  <w:num w:numId="63">
    <w:abstractNumId w:val="17"/>
  </w:num>
  <w:num w:numId="64">
    <w:abstractNumId w:val="8"/>
  </w:num>
  <w:num w:numId="65">
    <w:abstractNumId w:val="21"/>
  </w:num>
  <w:num w:numId="66">
    <w:abstractNumId w:val="84"/>
  </w:num>
  <w:num w:numId="67">
    <w:abstractNumId w:val="46"/>
  </w:num>
  <w:num w:numId="68">
    <w:abstractNumId w:val="50"/>
  </w:num>
  <w:num w:numId="69">
    <w:abstractNumId w:val="19"/>
  </w:num>
  <w:num w:numId="70">
    <w:abstractNumId w:val="68"/>
  </w:num>
  <w:num w:numId="71">
    <w:abstractNumId w:val="52"/>
  </w:num>
  <w:num w:numId="72">
    <w:abstractNumId w:val="60"/>
  </w:num>
  <w:num w:numId="73">
    <w:abstractNumId w:val="16"/>
  </w:num>
  <w:num w:numId="74">
    <w:abstractNumId w:val="14"/>
  </w:num>
  <w:num w:numId="75">
    <w:abstractNumId w:val="96"/>
  </w:num>
  <w:num w:numId="76">
    <w:abstractNumId w:val="31"/>
  </w:num>
  <w:num w:numId="77">
    <w:abstractNumId w:val="98"/>
  </w:num>
  <w:num w:numId="78">
    <w:abstractNumId w:val="39"/>
  </w:num>
  <w:num w:numId="79">
    <w:abstractNumId w:val="45"/>
  </w:num>
  <w:num w:numId="80">
    <w:abstractNumId w:val="92"/>
  </w:num>
  <w:num w:numId="81">
    <w:abstractNumId w:val="12"/>
  </w:num>
  <w:num w:numId="82">
    <w:abstractNumId w:val="89"/>
  </w:num>
  <w:num w:numId="83">
    <w:abstractNumId w:val="28"/>
  </w:num>
  <w:num w:numId="84">
    <w:abstractNumId w:val="48"/>
  </w:num>
  <w:num w:numId="85">
    <w:abstractNumId w:val="7"/>
  </w:num>
  <w:num w:numId="86">
    <w:abstractNumId w:val="67"/>
  </w:num>
  <w:num w:numId="87">
    <w:abstractNumId w:val="18"/>
  </w:num>
  <w:num w:numId="88">
    <w:abstractNumId w:val="79"/>
  </w:num>
  <w:num w:numId="89">
    <w:abstractNumId w:val="62"/>
  </w:num>
  <w:num w:numId="90">
    <w:abstractNumId w:val="62"/>
  </w:num>
  <w:num w:numId="91">
    <w:abstractNumId w:val="62"/>
  </w:num>
  <w:num w:numId="92">
    <w:abstractNumId w:val="62"/>
  </w:num>
  <w:num w:numId="93">
    <w:abstractNumId w:val="62"/>
  </w:num>
  <w:num w:numId="94">
    <w:abstractNumId w:val="62"/>
  </w:num>
  <w:num w:numId="9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56"/>
  </w:num>
  <w:num w:numId="97">
    <w:abstractNumId w:val="2"/>
  </w:num>
  <w:num w:numId="98">
    <w:abstractNumId w:val="75"/>
  </w:num>
  <w:num w:numId="99">
    <w:abstractNumId w:val="58"/>
  </w:num>
  <w:num w:numId="100">
    <w:abstractNumId w:val="69"/>
  </w:num>
  <w:num w:numId="101">
    <w:abstractNumId w:val="101"/>
  </w:num>
  <w:num w:numId="102">
    <w:abstractNumId w:val="41"/>
  </w:num>
  <w:num w:numId="103">
    <w:abstractNumId w:val="86"/>
  </w:num>
  <w:num w:numId="104">
    <w:abstractNumId w:val="65"/>
  </w:num>
  <w:num w:numId="105">
    <w:abstractNumId w:val="72"/>
  </w:num>
  <w:num w:numId="106">
    <w:abstractNumId w:val="63"/>
  </w:num>
  <w:num w:numId="107">
    <w:abstractNumId w:val="33"/>
  </w:num>
  <w:num w:numId="108">
    <w:abstractNumId w:val="78"/>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revisionView w:markup="0"/>
  <w:trackRevisions/>
  <w:defaultTabStop w:val="708"/>
  <w:hyphenationZone w:val="425"/>
  <w:drawingGridHorizontalSpacing w:val="110"/>
  <w:displayHorizontalDrawingGridEvery w:val="2"/>
  <w:characterSpacingControl w:val="doNotCompress"/>
  <w:hdrShapeDefaults>
    <o:shapedefaults v:ext="edit" spidmax="20484"/>
    <o:shapelayout v:ext="edit">
      <o:idmap v:ext="edit" data="20"/>
    </o:shapelayout>
  </w:hdrShapeDefaults>
  <w:footnotePr>
    <w:footnote w:id="-1"/>
    <w:footnote w:id="0"/>
  </w:footnotePr>
  <w:endnotePr>
    <w:endnote w:id="-1"/>
    <w:endnote w:id="0"/>
  </w:endnotePr>
  <w:compat/>
  <w:rsids>
    <w:rsidRoot w:val="0015540B"/>
    <w:rsid w:val="000017CA"/>
    <w:rsid w:val="00001A27"/>
    <w:rsid w:val="00002CA1"/>
    <w:rsid w:val="00004E98"/>
    <w:rsid w:val="00006C33"/>
    <w:rsid w:val="00006C92"/>
    <w:rsid w:val="00015E36"/>
    <w:rsid w:val="00016E15"/>
    <w:rsid w:val="000208A3"/>
    <w:rsid w:val="0002257E"/>
    <w:rsid w:val="000245BF"/>
    <w:rsid w:val="00024AF0"/>
    <w:rsid w:val="00025C33"/>
    <w:rsid w:val="00026013"/>
    <w:rsid w:val="0002771B"/>
    <w:rsid w:val="000307B9"/>
    <w:rsid w:val="00032B6B"/>
    <w:rsid w:val="000358C9"/>
    <w:rsid w:val="00037238"/>
    <w:rsid w:val="00043760"/>
    <w:rsid w:val="00043DAB"/>
    <w:rsid w:val="00044048"/>
    <w:rsid w:val="00045523"/>
    <w:rsid w:val="000503B5"/>
    <w:rsid w:val="00054476"/>
    <w:rsid w:val="0005600B"/>
    <w:rsid w:val="000570E7"/>
    <w:rsid w:val="000576D2"/>
    <w:rsid w:val="00060D8F"/>
    <w:rsid w:val="000622DB"/>
    <w:rsid w:val="00070A2F"/>
    <w:rsid w:val="0007246E"/>
    <w:rsid w:val="00072CB6"/>
    <w:rsid w:val="00073C8B"/>
    <w:rsid w:val="00074249"/>
    <w:rsid w:val="00076048"/>
    <w:rsid w:val="000767BA"/>
    <w:rsid w:val="00076BDE"/>
    <w:rsid w:val="000779A8"/>
    <w:rsid w:val="00080EC3"/>
    <w:rsid w:val="00082615"/>
    <w:rsid w:val="00083B08"/>
    <w:rsid w:val="00084884"/>
    <w:rsid w:val="00084C7A"/>
    <w:rsid w:val="00085096"/>
    <w:rsid w:val="0008751F"/>
    <w:rsid w:val="00092536"/>
    <w:rsid w:val="00092A83"/>
    <w:rsid w:val="000932AC"/>
    <w:rsid w:val="0009405F"/>
    <w:rsid w:val="0009409C"/>
    <w:rsid w:val="00095109"/>
    <w:rsid w:val="00095F37"/>
    <w:rsid w:val="000963AF"/>
    <w:rsid w:val="00096611"/>
    <w:rsid w:val="00096F12"/>
    <w:rsid w:val="000A1FE4"/>
    <w:rsid w:val="000A33A3"/>
    <w:rsid w:val="000A4B8C"/>
    <w:rsid w:val="000A4D2E"/>
    <w:rsid w:val="000A5387"/>
    <w:rsid w:val="000A59F5"/>
    <w:rsid w:val="000A62D2"/>
    <w:rsid w:val="000A6FE9"/>
    <w:rsid w:val="000B0611"/>
    <w:rsid w:val="000B21ED"/>
    <w:rsid w:val="000B4E3C"/>
    <w:rsid w:val="000C02C5"/>
    <w:rsid w:val="000C0E5B"/>
    <w:rsid w:val="000C33D0"/>
    <w:rsid w:val="000C5420"/>
    <w:rsid w:val="000C6864"/>
    <w:rsid w:val="000C68E2"/>
    <w:rsid w:val="000C69DB"/>
    <w:rsid w:val="000C6F61"/>
    <w:rsid w:val="000D0CE0"/>
    <w:rsid w:val="000D3895"/>
    <w:rsid w:val="000D4694"/>
    <w:rsid w:val="000D5E28"/>
    <w:rsid w:val="000D7080"/>
    <w:rsid w:val="000E1925"/>
    <w:rsid w:val="000E1F86"/>
    <w:rsid w:val="000E2218"/>
    <w:rsid w:val="000E359C"/>
    <w:rsid w:val="000E376B"/>
    <w:rsid w:val="000E3932"/>
    <w:rsid w:val="000E3B83"/>
    <w:rsid w:val="000E7734"/>
    <w:rsid w:val="000F2109"/>
    <w:rsid w:val="000F3BB7"/>
    <w:rsid w:val="000F555A"/>
    <w:rsid w:val="000F77DB"/>
    <w:rsid w:val="000F77E4"/>
    <w:rsid w:val="00102C8A"/>
    <w:rsid w:val="001044A2"/>
    <w:rsid w:val="00104AEF"/>
    <w:rsid w:val="00104C62"/>
    <w:rsid w:val="00111A5E"/>
    <w:rsid w:val="00112E49"/>
    <w:rsid w:val="00116C47"/>
    <w:rsid w:val="00117B35"/>
    <w:rsid w:val="00117FB8"/>
    <w:rsid w:val="00123A4E"/>
    <w:rsid w:val="001246D3"/>
    <w:rsid w:val="00124EEF"/>
    <w:rsid w:val="00125A44"/>
    <w:rsid w:val="00130A0D"/>
    <w:rsid w:val="00131094"/>
    <w:rsid w:val="00131433"/>
    <w:rsid w:val="00131641"/>
    <w:rsid w:val="0013549D"/>
    <w:rsid w:val="00140DC8"/>
    <w:rsid w:val="00142492"/>
    <w:rsid w:val="00144B94"/>
    <w:rsid w:val="0014568D"/>
    <w:rsid w:val="0014686B"/>
    <w:rsid w:val="00147278"/>
    <w:rsid w:val="00147865"/>
    <w:rsid w:val="001521A6"/>
    <w:rsid w:val="0015291D"/>
    <w:rsid w:val="00153588"/>
    <w:rsid w:val="0015540B"/>
    <w:rsid w:val="001607B6"/>
    <w:rsid w:val="00165386"/>
    <w:rsid w:val="00165EA7"/>
    <w:rsid w:val="001662E3"/>
    <w:rsid w:val="001677E4"/>
    <w:rsid w:val="00170346"/>
    <w:rsid w:val="00172162"/>
    <w:rsid w:val="00174E14"/>
    <w:rsid w:val="00182DCA"/>
    <w:rsid w:val="001846DB"/>
    <w:rsid w:val="0019359F"/>
    <w:rsid w:val="00195FDC"/>
    <w:rsid w:val="00196941"/>
    <w:rsid w:val="001A6CEB"/>
    <w:rsid w:val="001B05FC"/>
    <w:rsid w:val="001B0A66"/>
    <w:rsid w:val="001B45E9"/>
    <w:rsid w:val="001B5C2D"/>
    <w:rsid w:val="001B77D1"/>
    <w:rsid w:val="001C3015"/>
    <w:rsid w:val="001C7B99"/>
    <w:rsid w:val="001D2F1F"/>
    <w:rsid w:val="001D3B12"/>
    <w:rsid w:val="001D5C48"/>
    <w:rsid w:val="001E0B48"/>
    <w:rsid w:val="001E186F"/>
    <w:rsid w:val="001E2601"/>
    <w:rsid w:val="001E65B2"/>
    <w:rsid w:val="001E7A64"/>
    <w:rsid w:val="001F4701"/>
    <w:rsid w:val="00204A2D"/>
    <w:rsid w:val="002057BB"/>
    <w:rsid w:val="00212070"/>
    <w:rsid w:val="00212EF5"/>
    <w:rsid w:val="00213F89"/>
    <w:rsid w:val="00217A87"/>
    <w:rsid w:val="002215BA"/>
    <w:rsid w:val="00222690"/>
    <w:rsid w:val="00222E49"/>
    <w:rsid w:val="002243A1"/>
    <w:rsid w:val="00224538"/>
    <w:rsid w:val="00224A9C"/>
    <w:rsid w:val="002278D2"/>
    <w:rsid w:val="00233411"/>
    <w:rsid w:val="00234055"/>
    <w:rsid w:val="0023730D"/>
    <w:rsid w:val="00237367"/>
    <w:rsid w:val="00243CD5"/>
    <w:rsid w:val="00243E07"/>
    <w:rsid w:val="00244F18"/>
    <w:rsid w:val="00250882"/>
    <w:rsid w:val="002513B7"/>
    <w:rsid w:val="00251F0A"/>
    <w:rsid w:val="002548CC"/>
    <w:rsid w:val="002551A0"/>
    <w:rsid w:val="00260430"/>
    <w:rsid w:val="002605F8"/>
    <w:rsid w:val="0026568A"/>
    <w:rsid w:val="00270CB0"/>
    <w:rsid w:val="00270F3F"/>
    <w:rsid w:val="00272B0E"/>
    <w:rsid w:val="0027409E"/>
    <w:rsid w:val="002751E4"/>
    <w:rsid w:val="00275838"/>
    <w:rsid w:val="002800EE"/>
    <w:rsid w:val="002805A5"/>
    <w:rsid w:val="00281CF9"/>
    <w:rsid w:val="00281D08"/>
    <w:rsid w:val="00283B48"/>
    <w:rsid w:val="0028524A"/>
    <w:rsid w:val="00285391"/>
    <w:rsid w:val="00292E34"/>
    <w:rsid w:val="00292E5A"/>
    <w:rsid w:val="00293F54"/>
    <w:rsid w:val="002A016C"/>
    <w:rsid w:val="002A28A4"/>
    <w:rsid w:val="002A2CBE"/>
    <w:rsid w:val="002A6C1C"/>
    <w:rsid w:val="002A7580"/>
    <w:rsid w:val="002A763F"/>
    <w:rsid w:val="002A78E9"/>
    <w:rsid w:val="002B4F8C"/>
    <w:rsid w:val="002B5437"/>
    <w:rsid w:val="002C06DD"/>
    <w:rsid w:val="002C100F"/>
    <w:rsid w:val="002C1DB7"/>
    <w:rsid w:val="002C24D4"/>
    <w:rsid w:val="002C258D"/>
    <w:rsid w:val="002C7595"/>
    <w:rsid w:val="002C7AF9"/>
    <w:rsid w:val="002D1481"/>
    <w:rsid w:val="002D26A2"/>
    <w:rsid w:val="002D2864"/>
    <w:rsid w:val="002D322E"/>
    <w:rsid w:val="002D4C49"/>
    <w:rsid w:val="002D633A"/>
    <w:rsid w:val="002E14E6"/>
    <w:rsid w:val="002F218A"/>
    <w:rsid w:val="002F39AB"/>
    <w:rsid w:val="002F3E7D"/>
    <w:rsid w:val="002F440B"/>
    <w:rsid w:val="002F6B73"/>
    <w:rsid w:val="00300DAE"/>
    <w:rsid w:val="0030303E"/>
    <w:rsid w:val="00305C1B"/>
    <w:rsid w:val="00306F45"/>
    <w:rsid w:val="00312994"/>
    <w:rsid w:val="00313ECA"/>
    <w:rsid w:val="00315627"/>
    <w:rsid w:val="00316534"/>
    <w:rsid w:val="00321C3E"/>
    <w:rsid w:val="00322C99"/>
    <w:rsid w:val="003230A6"/>
    <w:rsid w:val="00323E75"/>
    <w:rsid w:val="0032429C"/>
    <w:rsid w:val="0032570F"/>
    <w:rsid w:val="00330713"/>
    <w:rsid w:val="00331EE2"/>
    <w:rsid w:val="00333AAB"/>
    <w:rsid w:val="00334F4D"/>
    <w:rsid w:val="0034239F"/>
    <w:rsid w:val="0034390D"/>
    <w:rsid w:val="00343EEE"/>
    <w:rsid w:val="0035109F"/>
    <w:rsid w:val="0035267D"/>
    <w:rsid w:val="00353E92"/>
    <w:rsid w:val="00354ADE"/>
    <w:rsid w:val="00360AE5"/>
    <w:rsid w:val="00362A88"/>
    <w:rsid w:val="00362E99"/>
    <w:rsid w:val="00362FA6"/>
    <w:rsid w:val="00363D4C"/>
    <w:rsid w:val="003742EB"/>
    <w:rsid w:val="00375566"/>
    <w:rsid w:val="00375E2A"/>
    <w:rsid w:val="0038160E"/>
    <w:rsid w:val="00381F0F"/>
    <w:rsid w:val="003828C3"/>
    <w:rsid w:val="0038370B"/>
    <w:rsid w:val="00385C23"/>
    <w:rsid w:val="00392F5F"/>
    <w:rsid w:val="003931E4"/>
    <w:rsid w:val="003937A3"/>
    <w:rsid w:val="003950A2"/>
    <w:rsid w:val="00396F29"/>
    <w:rsid w:val="00397659"/>
    <w:rsid w:val="00397B75"/>
    <w:rsid w:val="00397BE5"/>
    <w:rsid w:val="003A131B"/>
    <w:rsid w:val="003A1525"/>
    <w:rsid w:val="003A33AC"/>
    <w:rsid w:val="003A3F91"/>
    <w:rsid w:val="003B0227"/>
    <w:rsid w:val="003B18A4"/>
    <w:rsid w:val="003B2375"/>
    <w:rsid w:val="003C16B8"/>
    <w:rsid w:val="003C33F9"/>
    <w:rsid w:val="003C51B3"/>
    <w:rsid w:val="003C6861"/>
    <w:rsid w:val="003D185D"/>
    <w:rsid w:val="003D186B"/>
    <w:rsid w:val="003E0AEF"/>
    <w:rsid w:val="003E1018"/>
    <w:rsid w:val="003E406F"/>
    <w:rsid w:val="003E53AE"/>
    <w:rsid w:val="003E5C4A"/>
    <w:rsid w:val="003E7B46"/>
    <w:rsid w:val="003F0912"/>
    <w:rsid w:val="003F233B"/>
    <w:rsid w:val="003F37E3"/>
    <w:rsid w:val="003F48FB"/>
    <w:rsid w:val="003F7733"/>
    <w:rsid w:val="00401C69"/>
    <w:rsid w:val="00405935"/>
    <w:rsid w:val="00405BEF"/>
    <w:rsid w:val="00405DFD"/>
    <w:rsid w:val="00411929"/>
    <w:rsid w:val="004124C6"/>
    <w:rsid w:val="0041326C"/>
    <w:rsid w:val="00414C28"/>
    <w:rsid w:val="004169AF"/>
    <w:rsid w:val="00420168"/>
    <w:rsid w:val="0042041E"/>
    <w:rsid w:val="004206F3"/>
    <w:rsid w:val="004242DF"/>
    <w:rsid w:val="0042493F"/>
    <w:rsid w:val="00430D44"/>
    <w:rsid w:val="004313EA"/>
    <w:rsid w:val="004354CD"/>
    <w:rsid w:val="00435515"/>
    <w:rsid w:val="00435565"/>
    <w:rsid w:val="004358E6"/>
    <w:rsid w:val="0043796A"/>
    <w:rsid w:val="00440BD3"/>
    <w:rsid w:val="00442047"/>
    <w:rsid w:val="0044262F"/>
    <w:rsid w:val="004443C1"/>
    <w:rsid w:val="004465FE"/>
    <w:rsid w:val="00451003"/>
    <w:rsid w:val="004513AC"/>
    <w:rsid w:val="00451615"/>
    <w:rsid w:val="0046062D"/>
    <w:rsid w:val="004610FA"/>
    <w:rsid w:val="0046175E"/>
    <w:rsid w:val="004632C2"/>
    <w:rsid w:val="00463A00"/>
    <w:rsid w:val="00466D05"/>
    <w:rsid w:val="004717A9"/>
    <w:rsid w:val="00472F3E"/>
    <w:rsid w:val="00477FD1"/>
    <w:rsid w:val="00481048"/>
    <w:rsid w:val="00481DA5"/>
    <w:rsid w:val="00485D62"/>
    <w:rsid w:val="004871C2"/>
    <w:rsid w:val="004873CB"/>
    <w:rsid w:val="00490005"/>
    <w:rsid w:val="00490C63"/>
    <w:rsid w:val="00492E4D"/>
    <w:rsid w:val="0049323F"/>
    <w:rsid w:val="004954A5"/>
    <w:rsid w:val="004A081F"/>
    <w:rsid w:val="004B0790"/>
    <w:rsid w:val="004B090F"/>
    <w:rsid w:val="004B209D"/>
    <w:rsid w:val="004B361F"/>
    <w:rsid w:val="004B5DC6"/>
    <w:rsid w:val="004B726D"/>
    <w:rsid w:val="004C01F5"/>
    <w:rsid w:val="004C5ED3"/>
    <w:rsid w:val="004C6C5F"/>
    <w:rsid w:val="004D08CE"/>
    <w:rsid w:val="004D091E"/>
    <w:rsid w:val="004D2CC2"/>
    <w:rsid w:val="004D7506"/>
    <w:rsid w:val="004D7EE5"/>
    <w:rsid w:val="004E02B9"/>
    <w:rsid w:val="004E1240"/>
    <w:rsid w:val="004E2AC5"/>
    <w:rsid w:val="004E4094"/>
    <w:rsid w:val="004E527D"/>
    <w:rsid w:val="004E6043"/>
    <w:rsid w:val="004E6C36"/>
    <w:rsid w:val="004F027A"/>
    <w:rsid w:val="004F0C25"/>
    <w:rsid w:val="004F2300"/>
    <w:rsid w:val="004F4235"/>
    <w:rsid w:val="005001F4"/>
    <w:rsid w:val="00500DA2"/>
    <w:rsid w:val="00502514"/>
    <w:rsid w:val="005050E9"/>
    <w:rsid w:val="00505AD2"/>
    <w:rsid w:val="00506FC1"/>
    <w:rsid w:val="0051019D"/>
    <w:rsid w:val="005123F2"/>
    <w:rsid w:val="0051539C"/>
    <w:rsid w:val="005170F8"/>
    <w:rsid w:val="00517B0A"/>
    <w:rsid w:val="00520543"/>
    <w:rsid w:val="00520E92"/>
    <w:rsid w:val="00530964"/>
    <w:rsid w:val="005310DE"/>
    <w:rsid w:val="00535A98"/>
    <w:rsid w:val="00540E5A"/>
    <w:rsid w:val="00540F90"/>
    <w:rsid w:val="00542A31"/>
    <w:rsid w:val="005444FE"/>
    <w:rsid w:val="00544C35"/>
    <w:rsid w:val="00545165"/>
    <w:rsid w:val="00552168"/>
    <w:rsid w:val="005541FA"/>
    <w:rsid w:val="0055644C"/>
    <w:rsid w:val="005564AB"/>
    <w:rsid w:val="005600A2"/>
    <w:rsid w:val="0056045D"/>
    <w:rsid w:val="00561C06"/>
    <w:rsid w:val="005672F3"/>
    <w:rsid w:val="00567A97"/>
    <w:rsid w:val="00572EE0"/>
    <w:rsid w:val="005731D3"/>
    <w:rsid w:val="0057364D"/>
    <w:rsid w:val="00574150"/>
    <w:rsid w:val="00581095"/>
    <w:rsid w:val="00581C3F"/>
    <w:rsid w:val="00582BD8"/>
    <w:rsid w:val="00587850"/>
    <w:rsid w:val="00593A01"/>
    <w:rsid w:val="005A052F"/>
    <w:rsid w:val="005A2A2E"/>
    <w:rsid w:val="005A3319"/>
    <w:rsid w:val="005A4DF0"/>
    <w:rsid w:val="005B11CC"/>
    <w:rsid w:val="005B159D"/>
    <w:rsid w:val="005B2ADA"/>
    <w:rsid w:val="005B2D99"/>
    <w:rsid w:val="005B2DEC"/>
    <w:rsid w:val="005B4B86"/>
    <w:rsid w:val="005B4E31"/>
    <w:rsid w:val="005B58B7"/>
    <w:rsid w:val="005B6591"/>
    <w:rsid w:val="005C2013"/>
    <w:rsid w:val="005C683D"/>
    <w:rsid w:val="005D0762"/>
    <w:rsid w:val="005D0E55"/>
    <w:rsid w:val="005D32F1"/>
    <w:rsid w:val="005D35EE"/>
    <w:rsid w:val="005D5248"/>
    <w:rsid w:val="005D7175"/>
    <w:rsid w:val="005E0E9D"/>
    <w:rsid w:val="005E3BB1"/>
    <w:rsid w:val="005F0D93"/>
    <w:rsid w:val="005F1AA2"/>
    <w:rsid w:val="005F44BD"/>
    <w:rsid w:val="005F5B16"/>
    <w:rsid w:val="00600EDD"/>
    <w:rsid w:val="006038C4"/>
    <w:rsid w:val="006059A7"/>
    <w:rsid w:val="006174E5"/>
    <w:rsid w:val="006200E3"/>
    <w:rsid w:val="00621834"/>
    <w:rsid w:val="00623040"/>
    <w:rsid w:val="006269D4"/>
    <w:rsid w:val="00630EA6"/>
    <w:rsid w:val="00632915"/>
    <w:rsid w:val="00634100"/>
    <w:rsid w:val="006402D7"/>
    <w:rsid w:val="006418CF"/>
    <w:rsid w:val="0064405F"/>
    <w:rsid w:val="00645A5A"/>
    <w:rsid w:val="00645AB9"/>
    <w:rsid w:val="0065032B"/>
    <w:rsid w:val="00650F03"/>
    <w:rsid w:val="00653FD1"/>
    <w:rsid w:val="00654777"/>
    <w:rsid w:val="00656D43"/>
    <w:rsid w:val="00661AEC"/>
    <w:rsid w:val="0066290B"/>
    <w:rsid w:val="00663C69"/>
    <w:rsid w:val="00666143"/>
    <w:rsid w:val="00672305"/>
    <w:rsid w:val="006732EC"/>
    <w:rsid w:val="00673A8E"/>
    <w:rsid w:val="00674A9A"/>
    <w:rsid w:val="00674BD6"/>
    <w:rsid w:val="0068018D"/>
    <w:rsid w:val="006806E3"/>
    <w:rsid w:val="0068355A"/>
    <w:rsid w:val="00683E3F"/>
    <w:rsid w:val="0069151D"/>
    <w:rsid w:val="00693748"/>
    <w:rsid w:val="00693990"/>
    <w:rsid w:val="00694A66"/>
    <w:rsid w:val="006A165A"/>
    <w:rsid w:val="006A1F79"/>
    <w:rsid w:val="006A1FD8"/>
    <w:rsid w:val="006A217B"/>
    <w:rsid w:val="006A407B"/>
    <w:rsid w:val="006A5161"/>
    <w:rsid w:val="006A7141"/>
    <w:rsid w:val="006B24E1"/>
    <w:rsid w:val="006B2889"/>
    <w:rsid w:val="006B628B"/>
    <w:rsid w:val="006B6ED9"/>
    <w:rsid w:val="006D19BE"/>
    <w:rsid w:val="006D50DE"/>
    <w:rsid w:val="006D631E"/>
    <w:rsid w:val="006E4DF1"/>
    <w:rsid w:val="006E5897"/>
    <w:rsid w:val="006E71DF"/>
    <w:rsid w:val="006F24C2"/>
    <w:rsid w:val="006F27B0"/>
    <w:rsid w:val="006F3839"/>
    <w:rsid w:val="006F5C05"/>
    <w:rsid w:val="006F6528"/>
    <w:rsid w:val="0070181D"/>
    <w:rsid w:val="00701984"/>
    <w:rsid w:val="00705281"/>
    <w:rsid w:val="00706C7A"/>
    <w:rsid w:val="00710115"/>
    <w:rsid w:val="007110D7"/>
    <w:rsid w:val="00715632"/>
    <w:rsid w:val="00715BE9"/>
    <w:rsid w:val="007167AA"/>
    <w:rsid w:val="007213AD"/>
    <w:rsid w:val="00723341"/>
    <w:rsid w:val="007258C5"/>
    <w:rsid w:val="007302CE"/>
    <w:rsid w:val="007306AB"/>
    <w:rsid w:val="0073247B"/>
    <w:rsid w:val="00740407"/>
    <w:rsid w:val="00754C38"/>
    <w:rsid w:val="007642BE"/>
    <w:rsid w:val="007666F9"/>
    <w:rsid w:val="0077038C"/>
    <w:rsid w:val="00770728"/>
    <w:rsid w:val="007733B7"/>
    <w:rsid w:val="0077358E"/>
    <w:rsid w:val="00774D6C"/>
    <w:rsid w:val="00781A32"/>
    <w:rsid w:val="0078413E"/>
    <w:rsid w:val="00785E8E"/>
    <w:rsid w:val="00786086"/>
    <w:rsid w:val="0079109A"/>
    <w:rsid w:val="007921E7"/>
    <w:rsid w:val="0079322D"/>
    <w:rsid w:val="00793D75"/>
    <w:rsid w:val="00795E28"/>
    <w:rsid w:val="00797E8C"/>
    <w:rsid w:val="007A0403"/>
    <w:rsid w:val="007A04AE"/>
    <w:rsid w:val="007A1E46"/>
    <w:rsid w:val="007A20BE"/>
    <w:rsid w:val="007A400B"/>
    <w:rsid w:val="007A5A54"/>
    <w:rsid w:val="007A5B47"/>
    <w:rsid w:val="007B1D89"/>
    <w:rsid w:val="007B2E9B"/>
    <w:rsid w:val="007B3C31"/>
    <w:rsid w:val="007B3FD6"/>
    <w:rsid w:val="007C073F"/>
    <w:rsid w:val="007C0D8F"/>
    <w:rsid w:val="007C7A16"/>
    <w:rsid w:val="007D4230"/>
    <w:rsid w:val="007D4CA7"/>
    <w:rsid w:val="007D5626"/>
    <w:rsid w:val="007E2266"/>
    <w:rsid w:val="007E3053"/>
    <w:rsid w:val="007E418A"/>
    <w:rsid w:val="007E6257"/>
    <w:rsid w:val="007E7FDD"/>
    <w:rsid w:val="007F02BC"/>
    <w:rsid w:val="007F1CB2"/>
    <w:rsid w:val="007F2B65"/>
    <w:rsid w:val="007F540F"/>
    <w:rsid w:val="007F636E"/>
    <w:rsid w:val="0080262F"/>
    <w:rsid w:val="00802848"/>
    <w:rsid w:val="00814676"/>
    <w:rsid w:val="00814D01"/>
    <w:rsid w:val="00817D05"/>
    <w:rsid w:val="008200BD"/>
    <w:rsid w:val="00821261"/>
    <w:rsid w:val="00823722"/>
    <w:rsid w:val="00823FD0"/>
    <w:rsid w:val="0082603C"/>
    <w:rsid w:val="0082756D"/>
    <w:rsid w:val="00827F69"/>
    <w:rsid w:val="00830933"/>
    <w:rsid w:val="008405D4"/>
    <w:rsid w:val="008417F2"/>
    <w:rsid w:val="00844291"/>
    <w:rsid w:val="00845B80"/>
    <w:rsid w:val="00845C21"/>
    <w:rsid w:val="00853ADE"/>
    <w:rsid w:val="00853AF7"/>
    <w:rsid w:val="00854E7F"/>
    <w:rsid w:val="008606F3"/>
    <w:rsid w:val="00862604"/>
    <w:rsid w:val="008670AE"/>
    <w:rsid w:val="00870F56"/>
    <w:rsid w:val="00874AB9"/>
    <w:rsid w:val="00874D39"/>
    <w:rsid w:val="00874DAE"/>
    <w:rsid w:val="0088009B"/>
    <w:rsid w:val="008809FC"/>
    <w:rsid w:val="0088533A"/>
    <w:rsid w:val="008879A4"/>
    <w:rsid w:val="0089213F"/>
    <w:rsid w:val="008943BE"/>
    <w:rsid w:val="00896F4C"/>
    <w:rsid w:val="008A5F36"/>
    <w:rsid w:val="008A6D04"/>
    <w:rsid w:val="008A7D0B"/>
    <w:rsid w:val="008B0A47"/>
    <w:rsid w:val="008B26C7"/>
    <w:rsid w:val="008B2FB1"/>
    <w:rsid w:val="008B2FD5"/>
    <w:rsid w:val="008B5251"/>
    <w:rsid w:val="008C2508"/>
    <w:rsid w:val="008C681D"/>
    <w:rsid w:val="008D0860"/>
    <w:rsid w:val="008D25C0"/>
    <w:rsid w:val="008D6238"/>
    <w:rsid w:val="008D68FF"/>
    <w:rsid w:val="008E4DB1"/>
    <w:rsid w:val="008E5527"/>
    <w:rsid w:val="008F03B7"/>
    <w:rsid w:val="008F0E79"/>
    <w:rsid w:val="008F5EA3"/>
    <w:rsid w:val="008F6E8B"/>
    <w:rsid w:val="00900DC1"/>
    <w:rsid w:val="00901E10"/>
    <w:rsid w:val="00905725"/>
    <w:rsid w:val="00907443"/>
    <w:rsid w:val="00911308"/>
    <w:rsid w:val="009115A2"/>
    <w:rsid w:val="00912FD2"/>
    <w:rsid w:val="00915FCF"/>
    <w:rsid w:val="00916A65"/>
    <w:rsid w:val="00920557"/>
    <w:rsid w:val="00921111"/>
    <w:rsid w:val="00921425"/>
    <w:rsid w:val="0092184E"/>
    <w:rsid w:val="00922331"/>
    <w:rsid w:val="009232E4"/>
    <w:rsid w:val="00926843"/>
    <w:rsid w:val="00931E23"/>
    <w:rsid w:val="009332C3"/>
    <w:rsid w:val="009370BD"/>
    <w:rsid w:val="00941694"/>
    <w:rsid w:val="00944E6B"/>
    <w:rsid w:val="009506F5"/>
    <w:rsid w:val="0096055E"/>
    <w:rsid w:val="00960C86"/>
    <w:rsid w:val="00960E98"/>
    <w:rsid w:val="00961787"/>
    <w:rsid w:val="00963570"/>
    <w:rsid w:val="0096359B"/>
    <w:rsid w:val="00964C8E"/>
    <w:rsid w:val="009655AD"/>
    <w:rsid w:val="00970554"/>
    <w:rsid w:val="00973A63"/>
    <w:rsid w:val="009769AF"/>
    <w:rsid w:val="00976A35"/>
    <w:rsid w:val="0098314D"/>
    <w:rsid w:val="00984A0E"/>
    <w:rsid w:val="00986951"/>
    <w:rsid w:val="00990C2A"/>
    <w:rsid w:val="00990CEE"/>
    <w:rsid w:val="0099242B"/>
    <w:rsid w:val="009938FE"/>
    <w:rsid w:val="00993E05"/>
    <w:rsid w:val="00993EF0"/>
    <w:rsid w:val="009959E6"/>
    <w:rsid w:val="009965F3"/>
    <w:rsid w:val="00997367"/>
    <w:rsid w:val="009A072D"/>
    <w:rsid w:val="009A29C4"/>
    <w:rsid w:val="009A7F84"/>
    <w:rsid w:val="009B1247"/>
    <w:rsid w:val="009C061D"/>
    <w:rsid w:val="009C145C"/>
    <w:rsid w:val="009C257A"/>
    <w:rsid w:val="009C4F43"/>
    <w:rsid w:val="009C7E3E"/>
    <w:rsid w:val="009D0EDD"/>
    <w:rsid w:val="009D1346"/>
    <w:rsid w:val="009D15C9"/>
    <w:rsid w:val="009D2CFC"/>
    <w:rsid w:val="009D316E"/>
    <w:rsid w:val="009D6B4B"/>
    <w:rsid w:val="009E37AB"/>
    <w:rsid w:val="009E5579"/>
    <w:rsid w:val="009E5EA1"/>
    <w:rsid w:val="009F7BE5"/>
    <w:rsid w:val="009F7F87"/>
    <w:rsid w:val="009F7FD6"/>
    <w:rsid w:val="00A0044C"/>
    <w:rsid w:val="00A0186E"/>
    <w:rsid w:val="00A0227F"/>
    <w:rsid w:val="00A035CC"/>
    <w:rsid w:val="00A04690"/>
    <w:rsid w:val="00A07361"/>
    <w:rsid w:val="00A07878"/>
    <w:rsid w:val="00A07DB8"/>
    <w:rsid w:val="00A11BBD"/>
    <w:rsid w:val="00A122C3"/>
    <w:rsid w:val="00A133E8"/>
    <w:rsid w:val="00A14DE1"/>
    <w:rsid w:val="00A174A4"/>
    <w:rsid w:val="00A2125C"/>
    <w:rsid w:val="00A22A40"/>
    <w:rsid w:val="00A23FEE"/>
    <w:rsid w:val="00A25555"/>
    <w:rsid w:val="00A3090E"/>
    <w:rsid w:val="00A32A59"/>
    <w:rsid w:val="00A333BE"/>
    <w:rsid w:val="00A33C07"/>
    <w:rsid w:val="00A34385"/>
    <w:rsid w:val="00A34B86"/>
    <w:rsid w:val="00A34CBD"/>
    <w:rsid w:val="00A35639"/>
    <w:rsid w:val="00A3684F"/>
    <w:rsid w:val="00A36C2F"/>
    <w:rsid w:val="00A425D0"/>
    <w:rsid w:val="00A43A6B"/>
    <w:rsid w:val="00A441DF"/>
    <w:rsid w:val="00A4508C"/>
    <w:rsid w:val="00A45EAB"/>
    <w:rsid w:val="00A50A7C"/>
    <w:rsid w:val="00A50D8E"/>
    <w:rsid w:val="00A5332A"/>
    <w:rsid w:val="00A54F0D"/>
    <w:rsid w:val="00A55B29"/>
    <w:rsid w:val="00A61D1F"/>
    <w:rsid w:val="00A63C09"/>
    <w:rsid w:val="00A659C7"/>
    <w:rsid w:val="00A65F52"/>
    <w:rsid w:val="00A66482"/>
    <w:rsid w:val="00A70489"/>
    <w:rsid w:val="00A71001"/>
    <w:rsid w:val="00A71702"/>
    <w:rsid w:val="00A7245A"/>
    <w:rsid w:val="00A726B9"/>
    <w:rsid w:val="00A75525"/>
    <w:rsid w:val="00A75F59"/>
    <w:rsid w:val="00A83307"/>
    <w:rsid w:val="00A83DC5"/>
    <w:rsid w:val="00A84FE7"/>
    <w:rsid w:val="00A8596A"/>
    <w:rsid w:val="00A876BE"/>
    <w:rsid w:val="00A95350"/>
    <w:rsid w:val="00A97F68"/>
    <w:rsid w:val="00AA1854"/>
    <w:rsid w:val="00AA1920"/>
    <w:rsid w:val="00AA1B17"/>
    <w:rsid w:val="00AA2560"/>
    <w:rsid w:val="00AA2BC6"/>
    <w:rsid w:val="00AA3AF4"/>
    <w:rsid w:val="00AA4640"/>
    <w:rsid w:val="00AA4785"/>
    <w:rsid w:val="00AB1FE8"/>
    <w:rsid w:val="00AB259C"/>
    <w:rsid w:val="00AB2743"/>
    <w:rsid w:val="00AB4D88"/>
    <w:rsid w:val="00AB6A4D"/>
    <w:rsid w:val="00AB7AB3"/>
    <w:rsid w:val="00AC30F5"/>
    <w:rsid w:val="00AC3DCB"/>
    <w:rsid w:val="00AC55DB"/>
    <w:rsid w:val="00AC6FAC"/>
    <w:rsid w:val="00AC74D4"/>
    <w:rsid w:val="00AC75DD"/>
    <w:rsid w:val="00AC7B68"/>
    <w:rsid w:val="00AD06D4"/>
    <w:rsid w:val="00AD623C"/>
    <w:rsid w:val="00AD72AF"/>
    <w:rsid w:val="00AE0C21"/>
    <w:rsid w:val="00AE1965"/>
    <w:rsid w:val="00AE2AF4"/>
    <w:rsid w:val="00AE32A4"/>
    <w:rsid w:val="00AE4126"/>
    <w:rsid w:val="00AE5773"/>
    <w:rsid w:val="00AF1036"/>
    <w:rsid w:val="00AF1645"/>
    <w:rsid w:val="00AF27AC"/>
    <w:rsid w:val="00AF29D6"/>
    <w:rsid w:val="00AF40D8"/>
    <w:rsid w:val="00B00B52"/>
    <w:rsid w:val="00B06F8F"/>
    <w:rsid w:val="00B07121"/>
    <w:rsid w:val="00B14643"/>
    <w:rsid w:val="00B20A71"/>
    <w:rsid w:val="00B22127"/>
    <w:rsid w:val="00B26C83"/>
    <w:rsid w:val="00B3399E"/>
    <w:rsid w:val="00B40585"/>
    <w:rsid w:val="00B4161E"/>
    <w:rsid w:val="00B478E4"/>
    <w:rsid w:val="00B50403"/>
    <w:rsid w:val="00B52051"/>
    <w:rsid w:val="00B5234E"/>
    <w:rsid w:val="00B5491C"/>
    <w:rsid w:val="00B54F70"/>
    <w:rsid w:val="00B550B2"/>
    <w:rsid w:val="00B57710"/>
    <w:rsid w:val="00B6015C"/>
    <w:rsid w:val="00B60B00"/>
    <w:rsid w:val="00B60FCB"/>
    <w:rsid w:val="00B63C20"/>
    <w:rsid w:val="00B643DA"/>
    <w:rsid w:val="00B645DF"/>
    <w:rsid w:val="00B702EF"/>
    <w:rsid w:val="00B75AD0"/>
    <w:rsid w:val="00B75C1A"/>
    <w:rsid w:val="00B764AE"/>
    <w:rsid w:val="00B772DF"/>
    <w:rsid w:val="00B83695"/>
    <w:rsid w:val="00B83CDA"/>
    <w:rsid w:val="00B864F6"/>
    <w:rsid w:val="00B875C8"/>
    <w:rsid w:val="00B87642"/>
    <w:rsid w:val="00B87664"/>
    <w:rsid w:val="00B90632"/>
    <w:rsid w:val="00B961C6"/>
    <w:rsid w:val="00B96774"/>
    <w:rsid w:val="00B97E7D"/>
    <w:rsid w:val="00BA354B"/>
    <w:rsid w:val="00BA68D8"/>
    <w:rsid w:val="00BB4687"/>
    <w:rsid w:val="00BC2665"/>
    <w:rsid w:val="00BC294C"/>
    <w:rsid w:val="00BC36B4"/>
    <w:rsid w:val="00BC6139"/>
    <w:rsid w:val="00BC7D78"/>
    <w:rsid w:val="00BD0ADF"/>
    <w:rsid w:val="00BD155C"/>
    <w:rsid w:val="00BD7FBE"/>
    <w:rsid w:val="00BE0CF3"/>
    <w:rsid w:val="00BE0F09"/>
    <w:rsid w:val="00BE2837"/>
    <w:rsid w:val="00BE4A4E"/>
    <w:rsid w:val="00BE7D12"/>
    <w:rsid w:val="00BF0015"/>
    <w:rsid w:val="00BF1B0F"/>
    <w:rsid w:val="00BF25CB"/>
    <w:rsid w:val="00C012B5"/>
    <w:rsid w:val="00C01AEA"/>
    <w:rsid w:val="00C022E2"/>
    <w:rsid w:val="00C02F87"/>
    <w:rsid w:val="00C03AA4"/>
    <w:rsid w:val="00C05090"/>
    <w:rsid w:val="00C05C33"/>
    <w:rsid w:val="00C062F3"/>
    <w:rsid w:val="00C06FEE"/>
    <w:rsid w:val="00C10B0A"/>
    <w:rsid w:val="00C11760"/>
    <w:rsid w:val="00C11999"/>
    <w:rsid w:val="00C11C5C"/>
    <w:rsid w:val="00C13FF2"/>
    <w:rsid w:val="00C14E83"/>
    <w:rsid w:val="00C21435"/>
    <w:rsid w:val="00C224C2"/>
    <w:rsid w:val="00C22F9C"/>
    <w:rsid w:val="00C236C8"/>
    <w:rsid w:val="00C24885"/>
    <w:rsid w:val="00C268B2"/>
    <w:rsid w:val="00C31C3E"/>
    <w:rsid w:val="00C36C4D"/>
    <w:rsid w:val="00C40D79"/>
    <w:rsid w:val="00C4116C"/>
    <w:rsid w:val="00C4337C"/>
    <w:rsid w:val="00C45388"/>
    <w:rsid w:val="00C4661C"/>
    <w:rsid w:val="00C47F88"/>
    <w:rsid w:val="00C50724"/>
    <w:rsid w:val="00C521AB"/>
    <w:rsid w:val="00C537D5"/>
    <w:rsid w:val="00C657F5"/>
    <w:rsid w:val="00C66882"/>
    <w:rsid w:val="00C66D82"/>
    <w:rsid w:val="00C707E2"/>
    <w:rsid w:val="00C70F9E"/>
    <w:rsid w:val="00C73874"/>
    <w:rsid w:val="00C807E0"/>
    <w:rsid w:val="00C848BE"/>
    <w:rsid w:val="00C84909"/>
    <w:rsid w:val="00C85942"/>
    <w:rsid w:val="00C85C39"/>
    <w:rsid w:val="00C86CA8"/>
    <w:rsid w:val="00C87867"/>
    <w:rsid w:val="00C914A3"/>
    <w:rsid w:val="00C94442"/>
    <w:rsid w:val="00CA08E9"/>
    <w:rsid w:val="00CA18A8"/>
    <w:rsid w:val="00CA245F"/>
    <w:rsid w:val="00CA3B9F"/>
    <w:rsid w:val="00CA571C"/>
    <w:rsid w:val="00CA6D01"/>
    <w:rsid w:val="00CA6E50"/>
    <w:rsid w:val="00CB1548"/>
    <w:rsid w:val="00CB1A50"/>
    <w:rsid w:val="00CB1DAE"/>
    <w:rsid w:val="00CB26DD"/>
    <w:rsid w:val="00CB2877"/>
    <w:rsid w:val="00CB3FB9"/>
    <w:rsid w:val="00CB48ED"/>
    <w:rsid w:val="00CB711A"/>
    <w:rsid w:val="00CB716F"/>
    <w:rsid w:val="00CB7EDB"/>
    <w:rsid w:val="00CC00BB"/>
    <w:rsid w:val="00CC103D"/>
    <w:rsid w:val="00CC4B30"/>
    <w:rsid w:val="00CC5638"/>
    <w:rsid w:val="00CC6894"/>
    <w:rsid w:val="00CC721F"/>
    <w:rsid w:val="00CD15BE"/>
    <w:rsid w:val="00CD3002"/>
    <w:rsid w:val="00CD57D6"/>
    <w:rsid w:val="00CE07A3"/>
    <w:rsid w:val="00CE12F7"/>
    <w:rsid w:val="00CE4012"/>
    <w:rsid w:val="00CE6A08"/>
    <w:rsid w:val="00CF1B03"/>
    <w:rsid w:val="00CF7E6D"/>
    <w:rsid w:val="00D002B4"/>
    <w:rsid w:val="00D00958"/>
    <w:rsid w:val="00D012C3"/>
    <w:rsid w:val="00D02844"/>
    <w:rsid w:val="00D029CF"/>
    <w:rsid w:val="00D05D5F"/>
    <w:rsid w:val="00D05DEA"/>
    <w:rsid w:val="00D06560"/>
    <w:rsid w:val="00D10097"/>
    <w:rsid w:val="00D11285"/>
    <w:rsid w:val="00D15D51"/>
    <w:rsid w:val="00D16A8E"/>
    <w:rsid w:val="00D2264E"/>
    <w:rsid w:val="00D22D06"/>
    <w:rsid w:val="00D233BF"/>
    <w:rsid w:val="00D23EC4"/>
    <w:rsid w:val="00D24B0F"/>
    <w:rsid w:val="00D26FCC"/>
    <w:rsid w:val="00D31673"/>
    <w:rsid w:val="00D324C2"/>
    <w:rsid w:val="00D32697"/>
    <w:rsid w:val="00D32C6C"/>
    <w:rsid w:val="00D33271"/>
    <w:rsid w:val="00D37407"/>
    <w:rsid w:val="00D43292"/>
    <w:rsid w:val="00D4333F"/>
    <w:rsid w:val="00D50CCD"/>
    <w:rsid w:val="00D56346"/>
    <w:rsid w:val="00D60D01"/>
    <w:rsid w:val="00D62BE4"/>
    <w:rsid w:val="00D743EA"/>
    <w:rsid w:val="00D7751D"/>
    <w:rsid w:val="00D802F9"/>
    <w:rsid w:val="00D86A79"/>
    <w:rsid w:val="00D87B9A"/>
    <w:rsid w:val="00D87C82"/>
    <w:rsid w:val="00D9096A"/>
    <w:rsid w:val="00D90FB4"/>
    <w:rsid w:val="00D9190E"/>
    <w:rsid w:val="00D92215"/>
    <w:rsid w:val="00D9239A"/>
    <w:rsid w:val="00D9345D"/>
    <w:rsid w:val="00D94C1E"/>
    <w:rsid w:val="00DA41CD"/>
    <w:rsid w:val="00DA5A4A"/>
    <w:rsid w:val="00DA5CF9"/>
    <w:rsid w:val="00DA6580"/>
    <w:rsid w:val="00DB0250"/>
    <w:rsid w:val="00DB1D0A"/>
    <w:rsid w:val="00DB443B"/>
    <w:rsid w:val="00DC037E"/>
    <w:rsid w:val="00DC702C"/>
    <w:rsid w:val="00DC78B5"/>
    <w:rsid w:val="00DD4114"/>
    <w:rsid w:val="00DD4FE1"/>
    <w:rsid w:val="00DD5916"/>
    <w:rsid w:val="00DD6E95"/>
    <w:rsid w:val="00DD7469"/>
    <w:rsid w:val="00DD7B48"/>
    <w:rsid w:val="00DE4D1F"/>
    <w:rsid w:val="00DE5427"/>
    <w:rsid w:val="00DE54E0"/>
    <w:rsid w:val="00DE5D4E"/>
    <w:rsid w:val="00DE6450"/>
    <w:rsid w:val="00DE7CED"/>
    <w:rsid w:val="00DF1824"/>
    <w:rsid w:val="00DF317B"/>
    <w:rsid w:val="00DF3F19"/>
    <w:rsid w:val="00DF7B0B"/>
    <w:rsid w:val="00E06095"/>
    <w:rsid w:val="00E11EB4"/>
    <w:rsid w:val="00E143B0"/>
    <w:rsid w:val="00E17FB3"/>
    <w:rsid w:val="00E24285"/>
    <w:rsid w:val="00E2505C"/>
    <w:rsid w:val="00E25387"/>
    <w:rsid w:val="00E30FD5"/>
    <w:rsid w:val="00E310AA"/>
    <w:rsid w:val="00E31A1C"/>
    <w:rsid w:val="00E31FB1"/>
    <w:rsid w:val="00E33584"/>
    <w:rsid w:val="00E3523F"/>
    <w:rsid w:val="00E40C07"/>
    <w:rsid w:val="00E4115C"/>
    <w:rsid w:val="00E45085"/>
    <w:rsid w:val="00E46460"/>
    <w:rsid w:val="00E502CC"/>
    <w:rsid w:val="00E516CB"/>
    <w:rsid w:val="00E52CBB"/>
    <w:rsid w:val="00E54AC5"/>
    <w:rsid w:val="00E5575D"/>
    <w:rsid w:val="00E56415"/>
    <w:rsid w:val="00E56B44"/>
    <w:rsid w:val="00E56F82"/>
    <w:rsid w:val="00E60408"/>
    <w:rsid w:val="00E61A70"/>
    <w:rsid w:val="00E64C36"/>
    <w:rsid w:val="00E663E6"/>
    <w:rsid w:val="00E71AA2"/>
    <w:rsid w:val="00E71FE0"/>
    <w:rsid w:val="00E730AA"/>
    <w:rsid w:val="00E732FF"/>
    <w:rsid w:val="00E7472E"/>
    <w:rsid w:val="00E759DB"/>
    <w:rsid w:val="00E80867"/>
    <w:rsid w:val="00E82883"/>
    <w:rsid w:val="00E862E8"/>
    <w:rsid w:val="00E905E0"/>
    <w:rsid w:val="00E918D8"/>
    <w:rsid w:val="00E930A2"/>
    <w:rsid w:val="00E93744"/>
    <w:rsid w:val="00E9402F"/>
    <w:rsid w:val="00E94DC2"/>
    <w:rsid w:val="00E95711"/>
    <w:rsid w:val="00E974D6"/>
    <w:rsid w:val="00EA06B0"/>
    <w:rsid w:val="00EA228D"/>
    <w:rsid w:val="00EA4766"/>
    <w:rsid w:val="00EA5AA8"/>
    <w:rsid w:val="00EB4227"/>
    <w:rsid w:val="00EB4479"/>
    <w:rsid w:val="00EB5757"/>
    <w:rsid w:val="00EB7539"/>
    <w:rsid w:val="00EC51E6"/>
    <w:rsid w:val="00EC553A"/>
    <w:rsid w:val="00EC774A"/>
    <w:rsid w:val="00EC7D14"/>
    <w:rsid w:val="00ED0BB6"/>
    <w:rsid w:val="00ED12A1"/>
    <w:rsid w:val="00ED2077"/>
    <w:rsid w:val="00ED31AB"/>
    <w:rsid w:val="00EE3541"/>
    <w:rsid w:val="00EE514E"/>
    <w:rsid w:val="00EE74C4"/>
    <w:rsid w:val="00EF2FAC"/>
    <w:rsid w:val="00F00985"/>
    <w:rsid w:val="00F01828"/>
    <w:rsid w:val="00F0184E"/>
    <w:rsid w:val="00F02D5E"/>
    <w:rsid w:val="00F04D11"/>
    <w:rsid w:val="00F05E5E"/>
    <w:rsid w:val="00F13008"/>
    <w:rsid w:val="00F16AF1"/>
    <w:rsid w:val="00F22CA9"/>
    <w:rsid w:val="00F32F0A"/>
    <w:rsid w:val="00F3403A"/>
    <w:rsid w:val="00F34623"/>
    <w:rsid w:val="00F34CD9"/>
    <w:rsid w:val="00F37020"/>
    <w:rsid w:val="00F4325C"/>
    <w:rsid w:val="00F43F46"/>
    <w:rsid w:val="00F46669"/>
    <w:rsid w:val="00F46C9E"/>
    <w:rsid w:val="00F4794D"/>
    <w:rsid w:val="00F50EAA"/>
    <w:rsid w:val="00F51363"/>
    <w:rsid w:val="00F51690"/>
    <w:rsid w:val="00F5194B"/>
    <w:rsid w:val="00F54F39"/>
    <w:rsid w:val="00F55867"/>
    <w:rsid w:val="00F56BED"/>
    <w:rsid w:val="00F6058D"/>
    <w:rsid w:val="00F62804"/>
    <w:rsid w:val="00F634BC"/>
    <w:rsid w:val="00F64F7F"/>
    <w:rsid w:val="00F66592"/>
    <w:rsid w:val="00F67189"/>
    <w:rsid w:val="00F67427"/>
    <w:rsid w:val="00F75E53"/>
    <w:rsid w:val="00F7603E"/>
    <w:rsid w:val="00F80EDF"/>
    <w:rsid w:val="00F8242E"/>
    <w:rsid w:val="00F82608"/>
    <w:rsid w:val="00F82F47"/>
    <w:rsid w:val="00F848E5"/>
    <w:rsid w:val="00F8732E"/>
    <w:rsid w:val="00F92567"/>
    <w:rsid w:val="00F94FE1"/>
    <w:rsid w:val="00F95923"/>
    <w:rsid w:val="00F96CE4"/>
    <w:rsid w:val="00FA023F"/>
    <w:rsid w:val="00FA59AA"/>
    <w:rsid w:val="00FA5C11"/>
    <w:rsid w:val="00FA5F4C"/>
    <w:rsid w:val="00FA7C56"/>
    <w:rsid w:val="00FA7F60"/>
    <w:rsid w:val="00FB436E"/>
    <w:rsid w:val="00FB4802"/>
    <w:rsid w:val="00FB4CF3"/>
    <w:rsid w:val="00FB6D5D"/>
    <w:rsid w:val="00FB72DD"/>
    <w:rsid w:val="00FC10C1"/>
    <w:rsid w:val="00FC3DE6"/>
    <w:rsid w:val="00FC405E"/>
    <w:rsid w:val="00FC5EF1"/>
    <w:rsid w:val="00FC69CE"/>
    <w:rsid w:val="00FC6C34"/>
    <w:rsid w:val="00FD1AB2"/>
    <w:rsid w:val="00FD4138"/>
    <w:rsid w:val="00FD6621"/>
    <w:rsid w:val="00FE192D"/>
    <w:rsid w:val="00FE2EB5"/>
    <w:rsid w:val="00FE42C5"/>
    <w:rsid w:val="00FE600F"/>
    <w:rsid w:val="00FE60E5"/>
    <w:rsid w:val="00FE6B04"/>
    <w:rsid w:val="00FE6DF3"/>
    <w:rsid w:val="00FE7A0C"/>
    <w:rsid w:val="00FF1D5B"/>
    <w:rsid w:val="00FF2E46"/>
    <w:rsid w:val="00FF5174"/>
    <w:rsid w:val="00FF61C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84"/>
    <o:shapelayout v:ext="edit">
      <o:idmap v:ext="edit" data="1"/>
      <o:rules v:ext="edit">
        <o:r id="V:Rule2" type="connector" idref="#_x0000_s1032"/>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DF"/>
    <w:pPr>
      <w:spacing w:after="0" w:line="240" w:lineRule="auto"/>
      <w:jc w:val="both"/>
    </w:pPr>
  </w:style>
  <w:style w:type="paragraph" w:styleId="Titre1">
    <w:name w:val="heading 1"/>
    <w:aliases w:val="Titre 1 CS,H1,H11,H]1,level 1,1,Heading Annex0,t1.T1.Titre 1,t1,heading 1,Profil,h1,Titre de niveau 1 GIE,Titresup,Titre 10,Heading 1,Chapitre 1,Level 1,l1,Titre 11,t1.T1,steph1,Titre1,H12,H111,Contrat 1,chapitre,Ct.,Heading1_Titre1,Titre niveau"/>
    <w:basedOn w:val="Paragraphedeliste"/>
    <w:next w:val="Normal"/>
    <w:link w:val="Titre1Car"/>
    <w:qFormat/>
    <w:rsid w:val="00B5234E"/>
    <w:pPr>
      <w:numPr>
        <w:numId w:val="89"/>
      </w:numPr>
      <w:outlineLvl w:val="0"/>
    </w:pPr>
    <w:rPr>
      <w:rFonts w:cs="Arial"/>
      <w:b/>
      <w:color w:val="003366"/>
      <w:sz w:val="36"/>
      <w:szCs w:val="36"/>
    </w:rPr>
  </w:style>
  <w:style w:type="paragraph" w:styleId="Titre2">
    <w:name w:val="heading 2"/>
    <w:basedOn w:val="Paragraphedeliste"/>
    <w:next w:val="Normal"/>
    <w:link w:val="Titre2Car"/>
    <w:uiPriority w:val="9"/>
    <w:unhideWhenUsed/>
    <w:qFormat/>
    <w:rsid w:val="00B5234E"/>
    <w:pPr>
      <w:numPr>
        <w:ilvl w:val="1"/>
        <w:numId w:val="89"/>
      </w:numPr>
      <w:tabs>
        <w:tab w:val="clear" w:pos="1724"/>
        <w:tab w:val="num" w:pos="1800"/>
      </w:tabs>
      <w:ind w:left="993" w:hanging="633"/>
      <w:outlineLvl w:val="1"/>
    </w:pPr>
    <w:rPr>
      <w:rFonts w:cs="Arial"/>
      <w:color w:val="003366"/>
      <w:sz w:val="28"/>
      <w:szCs w:val="28"/>
    </w:rPr>
  </w:style>
  <w:style w:type="paragraph" w:styleId="Titre3">
    <w:name w:val="heading 3"/>
    <w:basedOn w:val="Paragraphedeliste"/>
    <w:next w:val="Normal"/>
    <w:link w:val="Titre3Car"/>
    <w:uiPriority w:val="9"/>
    <w:unhideWhenUsed/>
    <w:qFormat/>
    <w:rsid w:val="00683E3F"/>
    <w:pPr>
      <w:numPr>
        <w:ilvl w:val="2"/>
        <w:numId w:val="89"/>
      </w:numPr>
      <w:tabs>
        <w:tab w:val="clear" w:pos="2520"/>
      </w:tabs>
      <w:ind w:left="1418" w:hanging="698"/>
      <w:outlineLvl w:val="2"/>
    </w:pPr>
    <w:rPr>
      <w:color w:val="003366"/>
      <w:sz w:val="24"/>
      <w:szCs w:val="24"/>
    </w:rPr>
  </w:style>
  <w:style w:type="paragraph" w:styleId="Titre4">
    <w:name w:val="heading 4"/>
    <w:basedOn w:val="Titre3"/>
    <w:next w:val="Normal"/>
    <w:link w:val="Titre4Car"/>
    <w:uiPriority w:val="9"/>
    <w:unhideWhenUsed/>
    <w:qFormat/>
    <w:rsid w:val="008B5251"/>
    <w:pPr>
      <w:numPr>
        <w:ilvl w:val="3"/>
      </w:numPr>
      <w:tabs>
        <w:tab w:val="clear" w:pos="3600"/>
      </w:tabs>
      <w:ind w:left="1985" w:hanging="905"/>
      <w:outlineLvl w:val="3"/>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5540B"/>
    <w:rPr>
      <w:color w:val="0000FF" w:themeColor="hyperlink"/>
      <w:u w:val="single"/>
    </w:rPr>
  </w:style>
  <w:style w:type="character" w:styleId="Lienhypertextesuivivisit">
    <w:name w:val="FollowedHyperlink"/>
    <w:basedOn w:val="Policepardfaut"/>
    <w:uiPriority w:val="99"/>
    <w:semiHidden/>
    <w:unhideWhenUsed/>
    <w:rsid w:val="0015540B"/>
    <w:rPr>
      <w:color w:val="800080" w:themeColor="followedHyperlink"/>
      <w:u w:val="single"/>
    </w:rPr>
  </w:style>
  <w:style w:type="paragraph" w:styleId="Paragraphedeliste">
    <w:name w:val="List Paragraph"/>
    <w:basedOn w:val="Normal"/>
    <w:uiPriority w:val="34"/>
    <w:qFormat/>
    <w:rsid w:val="0015540B"/>
    <w:pPr>
      <w:ind w:left="720"/>
      <w:contextualSpacing/>
    </w:pPr>
  </w:style>
  <w:style w:type="character" w:customStyle="1" w:styleId="Titre1Car">
    <w:name w:val="Titre 1 Car"/>
    <w:aliases w:val="Titre 1 CS Car,H1 Car,H11 Car,H]1 Car,level 1 Car,1 Car,Heading Annex0 Car,t1.T1.Titre 1 Car,t1 Car,heading 1 Car,Profil Car,h1 Car,Titre de niveau 1 GIE Car,Titresup Car,Titre 10 Car,Heading 1 Car,Chapitre 1 Car,Level 1 Car,l1 Car,t1.T1 Car"/>
    <w:basedOn w:val="Policepardfaut"/>
    <w:link w:val="Titre1"/>
    <w:rsid w:val="00B5234E"/>
    <w:rPr>
      <w:rFonts w:cs="Arial"/>
      <w:b/>
      <w:color w:val="003366"/>
      <w:sz w:val="36"/>
      <w:szCs w:val="36"/>
    </w:rPr>
  </w:style>
  <w:style w:type="paragraph" w:styleId="En-ttedetabledesmatires">
    <w:name w:val="TOC Heading"/>
    <w:basedOn w:val="Titre1"/>
    <w:next w:val="Normal"/>
    <w:uiPriority w:val="39"/>
    <w:unhideWhenUsed/>
    <w:qFormat/>
    <w:rsid w:val="00793D75"/>
    <w:pPr>
      <w:outlineLvl w:val="9"/>
    </w:pPr>
  </w:style>
  <w:style w:type="paragraph" w:styleId="Textedebulles">
    <w:name w:val="Balloon Text"/>
    <w:basedOn w:val="Normal"/>
    <w:link w:val="TextedebullesCar"/>
    <w:uiPriority w:val="99"/>
    <w:semiHidden/>
    <w:unhideWhenUsed/>
    <w:rsid w:val="00793D75"/>
    <w:rPr>
      <w:rFonts w:ascii="Tahoma" w:hAnsi="Tahoma" w:cs="Tahoma"/>
      <w:sz w:val="16"/>
      <w:szCs w:val="16"/>
    </w:rPr>
  </w:style>
  <w:style w:type="character" w:customStyle="1" w:styleId="TextedebullesCar">
    <w:name w:val="Texte de bulles Car"/>
    <w:basedOn w:val="Policepardfaut"/>
    <w:link w:val="Textedebulles"/>
    <w:uiPriority w:val="99"/>
    <w:semiHidden/>
    <w:rsid w:val="00793D75"/>
    <w:rPr>
      <w:rFonts w:ascii="Tahoma" w:hAnsi="Tahoma" w:cs="Tahoma"/>
      <w:sz w:val="16"/>
      <w:szCs w:val="16"/>
    </w:rPr>
  </w:style>
  <w:style w:type="paragraph" w:styleId="TM1">
    <w:name w:val="toc 1"/>
    <w:basedOn w:val="Normal"/>
    <w:next w:val="Normal"/>
    <w:autoRedefine/>
    <w:uiPriority w:val="39"/>
    <w:unhideWhenUsed/>
    <w:qFormat/>
    <w:rsid w:val="00793D75"/>
    <w:pPr>
      <w:spacing w:before="120"/>
    </w:pPr>
    <w:rPr>
      <w:b/>
      <w:bCs/>
      <w:i/>
      <w:iCs/>
      <w:sz w:val="24"/>
      <w:szCs w:val="24"/>
    </w:rPr>
  </w:style>
  <w:style w:type="paragraph" w:styleId="TM2">
    <w:name w:val="toc 2"/>
    <w:basedOn w:val="Normal"/>
    <w:next w:val="Normal"/>
    <w:autoRedefine/>
    <w:uiPriority w:val="39"/>
    <w:unhideWhenUsed/>
    <w:qFormat/>
    <w:rsid w:val="007F02BC"/>
    <w:pPr>
      <w:spacing w:before="120"/>
      <w:ind w:left="220"/>
    </w:pPr>
    <w:rPr>
      <w:b/>
      <w:bCs/>
    </w:rPr>
  </w:style>
  <w:style w:type="paragraph" w:styleId="TM3">
    <w:name w:val="toc 3"/>
    <w:basedOn w:val="Normal"/>
    <w:next w:val="Normal"/>
    <w:autoRedefine/>
    <w:uiPriority w:val="39"/>
    <w:unhideWhenUsed/>
    <w:qFormat/>
    <w:rsid w:val="00EF2FAC"/>
    <w:pPr>
      <w:ind w:left="440"/>
    </w:pPr>
    <w:rPr>
      <w:sz w:val="20"/>
      <w:szCs w:val="20"/>
    </w:rPr>
  </w:style>
  <w:style w:type="character" w:customStyle="1" w:styleId="Titre2Car">
    <w:name w:val="Titre 2 Car"/>
    <w:basedOn w:val="Policepardfaut"/>
    <w:link w:val="Titre2"/>
    <w:uiPriority w:val="9"/>
    <w:rsid w:val="00B5234E"/>
    <w:rPr>
      <w:rFonts w:cs="Arial"/>
      <w:color w:val="003366"/>
      <w:sz w:val="28"/>
      <w:szCs w:val="28"/>
    </w:rPr>
  </w:style>
  <w:style w:type="paragraph" w:styleId="Notedefin">
    <w:name w:val="endnote text"/>
    <w:basedOn w:val="Normal"/>
    <w:link w:val="NotedefinCar"/>
    <w:semiHidden/>
    <w:unhideWhenUsed/>
    <w:rsid w:val="003A3F91"/>
    <w:rPr>
      <w:sz w:val="20"/>
      <w:szCs w:val="20"/>
    </w:rPr>
  </w:style>
  <w:style w:type="character" w:customStyle="1" w:styleId="NotedefinCar">
    <w:name w:val="Note de fin Car"/>
    <w:basedOn w:val="Policepardfaut"/>
    <w:link w:val="Notedefin"/>
    <w:uiPriority w:val="99"/>
    <w:semiHidden/>
    <w:rsid w:val="003A3F91"/>
    <w:rPr>
      <w:sz w:val="20"/>
      <w:szCs w:val="20"/>
    </w:rPr>
  </w:style>
  <w:style w:type="character" w:styleId="Appeldenotedefin">
    <w:name w:val="endnote reference"/>
    <w:basedOn w:val="Policepardfaut"/>
    <w:uiPriority w:val="99"/>
    <w:semiHidden/>
    <w:unhideWhenUsed/>
    <w:rsid w:val="003A3F91"/>
    <w:rPr>
      <w:vertAlign w:val="superscript"/>
    </w:rPr>
  </w:style>
  <w:style w:type="paragraph" w:styleId="Explorateurdedocuments">
    <w:name w:val="Document Map"/>
    <w:basedOn w:val="Normal"/>
    <w:link w:val="ExplorateurdedocumentsCar"/>
    <w:uiPriority w:val="99"/>
    <w:semiHidden/>
    <w:unhideWhenUsed/>
    <w:rsid w:val="003B18A4"/>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3B18A4"/>
    <w:rPr>
      <w:rFonts w:ascii="Tahoma" w:hAnsi="Tahoma" w:cs="Tahoma"/>
      <w:sz w:val="16"/>
      <w:szCs w:val="16"/>
    </w:rPr>
  </w:style>
  <w:style w:type="table" w:styleId="Grilledutableau">
    <w:name w:val="Table Grid"/>
    <w:basedOn w:val="TableauNormal"/>
    <w:rsid w:val="00397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4">
    <w:name w:val="toc 4"/>
    <w:basedOn w:val="Normal"/>
    <w:next w:val="Normal"/>
    <w:autoRedefine/>
    <w:uiPriority w:val="39"/>
    <w:unhideWhenUsed/>
    <w:rsid w:val="00FB4CF3"/>
    <w:pPr>
      <w:ind w:left="660"/>
    </w:pPr>
    <w:rPr>
      <w:sz w:val="20"/>
      <w:szCs w:val="20"/>
    </w:rPr>
  </w:style>
  <w:style w:type="paragraph" w:styleId="TM5">
    <w:name w:val="toc 5"/>
    <w:basedOn w:val="Normal"/>
    <w:next w:val="Normal"/>
    <w:autoRedefine/>
    <w:uiPriority w:val="39"/>
    <w:unhideWhenUsed/>
    <w:rsid w:val="00FB4CF3"/>
    <w:pPr>
      <w:ind w:left="880"/>
    </w:pPr>
    <w:rPr>
      <w:sz w:val="20"/>
      <w:szCs w:val="20"/>
    </w:rPr>
  </w:style>
  <w:style w:type="paragraph" w:styleId="TM6">
    <w:name w:val="toc 6"/>
    <w:basedOn w:val="Normal"/>
    <w:next w:val="Normal"/>
    <w:autoRedefine/>
    <w:uiPriority w:val="39"/>
    <w:unhideWhenUsed/>
    <w:rsid w:val="00FB4CF3"/>
    <w:pPr>
      <w:ind w:left="1100"/>
    </w:pPr>
    <w:rPr>
      <w:sz w:val="20"/>
      <w:szCs w:val="20"/>
    </w:rPr>
  </w:style>
  <w:style w:type="paragraph" w:styleId="TM7">
    <w:name w:val="toc 7"/>
    <w:basedOn w:val="Normal"/>
    <w:next w:val="Normal"/>
    <w:autoRedefine/>
    <w:uiPriority w:val="39"/>
    <w:unhideWhenUsed/>
    <w:rsid w:val="00FB4CF3"/>
    <w:pPr>
      <w:ind w:left="1320"/>
    </w:pPr>
    <w:rPr>
      <w:sz w:val="20"/>
      <w:szCs w:val="20"/>
    </w:rPr>
  </w:style>
  <w:style w:type="paragraph" w:styleId="TM8">
    <w:name w:val="toc 8"/>
    <w:basedOn w:val="Normal"/>
    <w:next w:val="Normal"/>
    <w:autoRedefine/>
    <w:uiPriority w:val="39"/>
    <w:unhideWhenUsed/>
    <w:rsid w:val="00FB4CF3"/>
    <w:pPr>
      <w:ind w:left="1540"/>
    </w:pPr>
    <w:rPr>
      <w:sz w:val="20"/>
      <w:szCs w:val="20"/>
    </w:rPr>
  </w:style>
  <w:style w:type="paragraph" w:styleId="TM9">
    <w:name w:val="toc 9"/>
    <w:basedOn w:val="Normal"/>
    <w:next w:val="Normal"/>
    <w:autoRedefine/>
    <w:uiPriority w:val="39"/>
    <w:unhideWhenUsed/>
    <w:rsid w:val="00FB4CF3"/>
    <w:pPr>
      <w:ind w:left="1760"/>
    </w:pPr>
    <w:rPr>
      <w:sz w:val="20"/>
      <w:szCs w:val="20"/>
    </w:rPr>
  </w:style>
  <w:style w:type="character" w:customStyle="1" w:styleId="Titre3Car">
    <w:name w:val="Titre 3 Car"/>
    <w:basedOn w:val="Policepardfaut"/>
    <w:link w:val="Titre3"/>
    <w:uiPriority w:val="9"/>
    <w:rsid w:val="00683E3F"/>
    <w:rPr>
      <w:color w:val="003366"/>
      <w:sz w:val="24"/>
      <w:szCs w:val="24"/>
    </w:rPr>
  </w:style>
  <w:style w:type="character" w:customStyle="1" w:styleId="Titre4Car">
    <w:name w:val="Titre 4 Car"/>
    <w:basedOn w:val="Policepardfaut"/>
    <w:link w:val="Titre4"/>
    <w:uiPriority w:val="9"/>
    <w:rsid w:val="008B5251"/>
    <w:rPr>
      <w:color w:val="003366"/>
      <w:sz w:val="24"/>
      <w:szCs w:val="24"/>
    </w:rPr>
  </w:style>
  <w:style w:type="paragraph" w:customStyle="1" w:styleId="Code">
    <w:name w:val="Code"/>
    <w:basedOn w:val="Normal"/>
    <w:next w:val="Normal"/>
    <w:link w:val="CodeCar"/>
    <w:qFormat/>
    <w:rsid w:val="005C2013"/>
    <w:pPr>
      <w:pBdr>
        <w:top w:val="single" w:sz="4" w:space="1" w:color="auto"/>
        <w:left w:val="single" w:sz="4" w:space="4" w:color="auto"/>
        <w:bottom w:val="single" w:sz="4" w:space="1" w:color="auto"/>
        <w:right w:val="single" w:sz="4" w:space="4" w:color="auto"/>
      </w:pBdr>
      <w:jc w:val="left"/>
    </w:pPr>
    <w:rPr>
      <w:rFonts w:ascii="Courier New" w:hAnsi="Courier New" w:cs="Courier New"/>
      <w:i/>
      <w:color w:val="17365D" w:themeColor="text2" w:themeShade="BF"/>
    </w:rPr>
  </w:style>
  <w:style w:type="paragraph" w:styleId="Lgende">
    <w:name w:val="caption"/>
    <w:basedOn w:val="Normal"/>
    <w:next w:val="Normal"/>
    <w:uiPriority w:val="35"/>
    <w:unhideWhenUsed/>
    <w:qFormat/>
    <w:rsid w:val="002A016C"/>
    <w:pPr>
      <w:spacing w:after="200"/>
    </w:pPr>
    <w:rPr>
      <w:b/>
      <w:bCs/>
      <w:color w:val="4F81BD" w:themeColor="accent1"/>
      <w:sz w:val="18"/>
      <w:szCs w:val="18"/>
    </w:rPr>
  </w:style>
  <w:style w:type="character" w:customStyle="1" w:styleId="CodeCar">
    <w:name w:val="Code Car"/>
    <w:basedOn w:val="Policepardfaut"/>
    <w:link w:val="Code"/>
    <w:rsid w:val="005C2013"/>
    <w:rPr>
      <w:rFonts w:ascii="Courier New" w:hAnsi="Courier New" w:cs="Courier New"/>
      <w:i/>
      <w:color w:val="17365D" w:themeColor="text2" w:themeShade="BF"/>
    </w:rPr>
  </w:style>
  <w:style w:type="paragraph" w:styleId="Tabledesillustrations">
    <w:name w:val="table of figures"/>
    <w:basedOn w:val="Normal"/>
    <w:next w:val="Normal"/>
    <w:uiPriority w:val="99"/>
    <w:unhideWhenUsed/>
    <w:rsid w:val="0009409C"/>
  </w:style>
  <w:style w:type="paragraph" w:styleId="En-tte">
    <w:name w:val="header"/>
    <w:basedOn w:val="Normal"/>
    <w:link w:val="En-tteCar"/>
    <w:uiPriority w:val="99"/>
    <w:unhideWhenUsed/>
    <w:rsid w:val="009C4F43"/>
    <w:pPr>
      <w:tabs>
        <w:tab w:val="center" w:pos="4536"/>
        <w:tab w:val="right" w:pos="9072"/>
      </w:tabs>
    </w:pPr>
  </w:style>
  <w:style w:type="character" w:customStyle="1" w:styleId="En-tteCar">
    <w:name w:val="En-tête Car"/>
    <w:basedOn w:val="Policepardfaut"/>
    <w:link w:val="En-tte"/>
    <w:uiPriority w:val="99"/>
    <w:rsid w:val="009C4F43"/>
  </w:style>
  <w:style w:type="paragraph" w:styleId="Pieddepage">
    <w:name w:val="footer"/>
    <w:basedOn w:val="Normal"/>
    <w:link w:val="PieddepageCar"/>
    <w:unhideWhenUsed/>
    <w:rsid w:val="009C4F43"/>
    <w:pPr>
      <w:tabs>
        <w:tab w:val="center" w:pos="4536"/>
        <w:tab w:val="right" w:pos="9072"/>
      </w:tabs>
    </w:pPr>
  </w:style>
  <w:style w:type="character" w:customStyle="1" w:styleId="PieddepageCar">
    <w:name w:val="Pied de page Car"/>
    <w:basedOn w:val="Policepardfaut"/>
    <w:link w:val="Pieddepage"/>
    <w:uiPriority w:val="99"/>
    <w:rsid w:val="009C4F43"/>
  </w:style>
  <w:style w:type="character" w:styleId="Numrodepage">
    <w:name w:val="page number"/>
    <w:basedOn w:val="Policepardfaut"/>
    <w:rsid w:val="00A4508C"/>
  </w:style>
  <w:style w:type="paragraph" w:customStyle="1" w:styleId="CarCarCarCarCarCarCar">
    <w:name w:val="Car Car Car Car Car Car Car"/>
    <w:basedOn w:val="Normal"/>
    <w:rsid w:val="00921425"/>
    <w:pPr>
      <w:spacing w:after="160" w:line="240" w:lineRule="exact"/>
      <w:jc w:val="left"/>
    </w:pPr>
    <w:rPr>
      <w:rFonts w:ascii="Verdana" w:eastAsia="Times New Roman" w:hAnsi="Verdana" w:cs="Times New Roman"/>
      <w:sz w:val="24"/>
      <w:szCs w:val="24"/>
      <w:lang w:val="en-US"/>
    </w:rPr>
  </w:style>
  <w:style w:type="paragraph" w:customStyle="1" w:styleId="Cellule">
    <w:name w:val="Cellule"/>
    <w:basedOn w:val="Normal"/>
    <w:rsid w:val="00921425"/>
    <w:pPr>
      <w:keepNext/>
      <w:tabs>
        <w:tab w:val="left" w:pos="851"/>
      </w:tabs>
      <w:spacing w:before="120" w:after="120" w:line="120" w:lineRule="atLeast"/>
      <w:jc w:val="left"/>
    </w:pPr>
    <w:rPr>
      <w:rFonts w:ascii="Garamond" w:eastAsia="Times New Roman" w:hAnsi="Garamond" w:cs="Times New Roman"/>
      <w:szCs w:val="20"/>
      <w:lang w:eastAsia="fr-FR"/>
    </w:rPr>
  </w:style>
  <w:style w:type="paragraph" w:customStyle="1" w:styleId="ZMODPied2CS">
    <w:name w:val="ZMOD_Pied2 CS"/>
    <w:basedOn w:val="Normal"/>
    <w:rsid w:val="00921425"/>
    <w:pPr>
      <w:tabs>
        <w:tab w:val="left" w:pos="851"/>
      </w:tabs>
      <w:jc w:val="center"/>
    </w:pPr>
    <w:rPr>
      <w:rFonts w:ascii="Times New Roman" w:eastAsia="Times New Roman" w:hAnsi="Times New Roman" w:cs="Times New Roman"/>
      <w:szCs w:val="20"/>
      <w:lang w:eastAsia="fr-FR"/>
    </w:rPr>
  </w:style>
  <w:style w:type="paragraph" w:styleId="Rvision">
    <w:name w:val="Revision"/>
    <w:hidden/>
    <w:uiPriority w:val="99"/>
    <w:semiHidden/>
    <w:rsid w:val="00673A8E"/>
    <w:pPr>
      <w:spacing w:after="0" w:line="240" w:lineRule="auto"/>
    </w:pPr>
  </w:style>
  <w:style w:type="character" w:styleId="Marquedecommentaire">
    <w:name w:val="annotation reference"/>
    <w:basedOn w:val="Policepardfaut"/>
    <w:uiPriority w:val="99"/>
    <w:semiHidden/>
    <w:unhideWhenUsed/>
    <w:rsid w:val="00920557"/>
    <w:rPr>
      <w:sz w:val="16"/>
      <w:szCs w:val="16"/>
    </w:rPr>
  </w:style>
  <w:style w:type="paragraph" w:styleId="Commentaire">
    <w:name w:val="annotation text"/>
    <w:basedOn w:val="Normal"/>
    <w:link w:val="CommentaireCar"/>
    <w:uiPriority w:val="99"/>
    <w:semiHidden/>
    <w:unhideWhenUsed/>
    <w:rsid w:val="00920557"/>
    <w:rPr>
      <w:sz w:val="20"/>
      <w:szCs w:val="20"/>
    </w:rPr>
  </w:style>
  <w:style w:type="character" w:customStyle="1" w:styleId="CommentaireCar">
    <w:name w:val="Commentaire Car"/>
    <w:basedOn w:val="Policepardfaut"/>
    <w:link w:val="Commentaire"/>
    <w:uiPriority w:val="99"/>
    <w:semiHidden/>
    <w:rsid w:val="00920557"/>
    <w:rPr>
      <w:sz w:val="20"/>
      <w:szCs w:val="20"/>
    </w:rPr>
  </w:style>
  <w:style w:type="paragraph" w:styleId="Objetducommentaire">
    <w:name w:val="annotation subject"/>
    <w:basedOn w:val="Commentaire"/>
    <w:next w:val="Commentaire"/>
    <w:link w:val="ObjetducommentaireCar"/>
    <w:uiPriority w:val="99"/>
    <w:semiHidden/>
    <w:unhideWhenUsed/>
    <w:rsid w:val="00920557"/>
    <w:rPr>
      <w:b/>
      <w:bCs/>
    </w:rPr>
  </w:style>
  <w:style w:type="character" w:customStyle="1" w:styleId="ObjetducommentaireCar">
    <w:name w:val="Objet du commentaire Car"/>
    <w:basedOn w:val="CommentaireCar"/>
    <w:link w:val="Objetducommentaire"/>
    <w:uiPriority w:val="99"/>
    <w:semiHidden/>
    <w:rsid w:val="00920557"/>
    <w:rPr>
      <w:b/>
      <w:bCs/>
    </w:rPr>
  </w:style>
  <w:style w:type="character" w:customStyle="1" w:styleId="sc0">
    <w:name w:val="sc0"/>
    <w:basedOn w:val="Policepardfaut"/>
    <w:rsid w:val="00915FCF"/>
    <w:rPr>
      <w:rFonts w:ascii="Courier New" w:hAnsi="Courier New" w:cs="Courier New" w:hint="default"/>
      <w:color w:val="000000"/>
      <w:sz w:val="20"/>
      <w:szCs w:val="20"/>
    </w:rPr>
  </w:style>
  <w:style w:type="character" w:customStyle="1" w:styleId="sc91">
    <w:name w:val="sc91"/>
    <w:basedOn w:val="Policepardfaut"/>
    <w:rsid w:val="00E25387"/>
    <w:rPr>
      <w:rFonts w:ascii="Courier New" w:hAnsi="Courier New" w:cs="Courier New" w:hint="default"/>
      <w:color w:val="804000"/>
      <w:sz w:val="20"/>
      <w:szCs w:val="20"/>
    </w:rPr>
  </w:style>
  <w:style w:type="character" w:customStyle="1" w:styleId="sc11">
    <w:name w:val="sc11"/>
    <w:basedOn w:val="Policepardfaut"/>
    <w:rsid w:val="00E25387"/>
    <w:rPr>
      <w:rFonts w:ascii="Courier New" w:hAnsi="Courier New" w:cs="Courier New" w:hint="default"/>
      <w:color w:val="000000"/>
      <w:sz w:val="20"/>
      <w:szCs w:val="20"/>
    </w:rPr>
  </w:style>
  <w:style w:type="character" w:customStyle="1" w:styleId="sc51">
    <w:name w:val="sc51"/>
    <w:basedOn w:val="Policepardfaut"/>
    <w:rsid w:val="00E25387"/>
    <w:rPr>
      <w:rFonts w:ascii="Courier New" w:hAnsi="Courier New" w:cs="Courier New" w:hint="default"/>
      <w:b/>
      <w:bCs/>
      <w:color w:val="0000FF"/>
      <w:sz w:val="20"/>
      <w:szCs w:val="20"/>
    </w:rPr>
  </w:style>
  <w:style w:type="character" w:customStyle="1" w:styleId="sc101">
    <w:name w:val="sc101"/>
    <w:basedOn w:val="Policepardfaut"/>
    <w:rsid w:val="00E25387"/>
    <w:rPr>
      <w:rFonts w:ascii="Courier New" w:hAnsi="Courier New" w:cs="Courier New" w:hint="default"/>
      <w:b/>
      <w:bCs/>
      <w:color w:val="000080"/>
      <w:sz w:val="20"/>
      <w:szCs w:val="20"/>
    </w:rPr>
  </w:style>
  <w:style w:type="character" w:customStyle="1" w:styleId="sc161">
    <w:name w:val="sc161"/>
    <w:basedOn w:val="Policepardfaut"/>
    <w:rsid w:val="00E25387"/>
    <w:rPr>
      <w:rFonts w:ascii="Courier New" w:hAnsi="Courier New" w:cs="Courier New" w:hint="default"/>
      <w:color w:val="8000FF"/>
      <w:sz w:val="20"/>
      <w:szCs w:val="20"/>
    </w:rPr>
  </w:style>
  <w:style w:type="character" w:customStyle="1" w:styleId="sc61">
    <w:name w:val="sc61"/>
    <w:basedOn w:val="Policepardfaut"/>
    <w:rsid w:val="00E25387"/>
    <w:rPr>
      <w:rFonts w:ascii="Courier New" w:hAnsi="Courier New" w:cs="Courier New" w:hint="default"/>
      <w:color w:val="808080"/>
      <w:sz w:val="20"/>
      <w:szCs w:val="20"/>
    </w:rPr>
  </w:style>
  <w:style w:type="character" w:customStyle="1" w:styleId="sc31">
    <w:name w:val="sc31"/>
    <w:basedOn w:val="Policepardfaut"/>
    <w:rsid w:val="00A50A7C"/>
    <w:rPr>
      <w:rFonts w:ascii="Courier New" w:hAnsi="Courier New" w:cs="Courier New" w:hint="default"/>
      <w:color w:val="008080"/>
      <w:sz w:val="20"/>
      <w:szCs w:val="20"/>
    </w:rPr>
  </w:style>
  <w:style w:type="character" w:customStyle="1" w:styleId="sc181">
    <w:name w:val="sc181"/>
    <w:basedOn w:val="Policepardfaut"/>
    <w:rsid w:val="00A50A7C"/>
    <w:rPr>
      <w:rFonts w:ascii="Courier New" w:hAnsi="Courier New" w:cs="Courier New" w:hint="default"/>
      <w:color w:val="008080"/>
      <w:sz w:val="20"/>
      <w:szCs w:val="20"/>
    </w:rPr>
  </w:style>
  <w:style w:type="character" w:customStyle="1" w:styleId="sc21">
    <w:name w:val="sc21"/>
    <w:basedOn w:val="Policepardfaut"/>
    <w:rsid w:val="00124EEF"/>
    <w:rPr>
      <w:rFonts w:ascii="Courier New" w:hAnsi="Courier New" w:cs="Courier New" w:hint="default"/>
      <w:color w:val="008000"/>
      <w:sz w:val="20"/>
      <w:szCs w:val="20"/>
    </w:rPr>
  </w:style>
  <w:style w:type="character" w:customStyle="1" w:styleId="sc41">
    <w:name w:val="sc41"/>
    <w:basedOn w:val="Policepardfaut"/>
    <w:rsid w:val="009F7BE5"/>
    <w:rPr>
      <w:rFonts w:ascii="Courier New" w:hAnsi="Courier New" w:cs="Courier New" w:hint="default"/>
      <w:color w:val="FF8000"/>
      <w:sz w:val="20"/>
      <w:szCs w:val="20"/>
    </w:rPr>
  </w:style>
</w:styles>
</file>

<file path=word/webSettings.xml><?xml version="1.0" encoding="utf-8"?>
<w:webSettings xmlns:r="http://schemas.openxmlformats.org/officeDocument/2006/relationships" xmlns:w="http://schemas.openxmlformats.org/wordprocessingml/2006/main">
  <w:divs>
    <w:div w:id="813645">
      <w:bodyDiv w:val="1"/>
      <w:marLeft w:val="0"/>
      <w:marRight w:val="0"/>
      <w:marTop w:val="0"/>
      <w:marBottom w:val="0"/>
      <w:divBdr>
        <w:top w:val="none" w:sz="0" w:space="0" w:color="auto"/>
        <w:left w:val="none" w:sz="0" w:space="0" w:color="auto"/>
        <w:bottom w:val="none" w:sz="0" w:space="0" w:color="auto"/>
        <w:right w:val="none" w:sz="0" w:space="0" w:color="auto"/>
      </w:divBdr>
    </w:div>
    <w:div w:id="103622191">
      <w:bodyDiv w:val="1"/>
      <w:marLeft w:val="0"/>
      <w:marRight w:val="0"/>
      <w:marTop w:val="0"/>
      <w:marBottom w:val="0"/>
      <w:divBdr>
        <w:top w:val="none" w:sz="0" w:space="0" w:color="auto"/>
        <w:left w:val="none" w:sz="0" w:space="0" w:color="auto"/>
        <w:bottom w:val="none" w:sz="0" w:space="0" w:color="auto"/>
        <w:right w:val="none" w:sz="0" w:space="0" w:color="auto"/>
      </w:divBdr>
      <w:divsChild>
        <w:div w:id="750078127">
          <w:marLeft w:val="0"/>
          <w:marRight w:val="0"/>
          <w:marTop w:val="0"/>
          <w:marBottom w:val="0"/>
          <w:divBdr>
            <w:top w:val="none" w:sz="0" w:space="0" w:color="auto"/>
            <w:left w:val="none" w:sz="0" w:space="0" w:color="auto"/>
            <w:bottom w:val="none" w:sz="0" w:space="0" w:color="auto"/>
            <w:right w:val="none" w:sz="0" w:space="0" w:color="auto"/>
          </w:divBdr>
        </w:div>
      </w:divsChild>
    </w:div>
    <w:div w:id="136609606">
      <w:bodyDiv w:val="1"/>
      <w:marLeft w:val="0"/>
      <w:marRight w:val="0"/>
      <w:marTop w:val="0"/>
      <w:marBottom w:val="0"/>
      <w:divBdr>
        <w:top w:val="none" w:sz="0" w:space="0" w:color="auto"/>
        <w:left w:val="none" w:sz="0" w:space="0" w:color="auto"/>
        <w:bottom w:val="none" w:sz="0" w:space="0" w:color="auto"/>
        <w:right w:val="none" w:sz="0" w:space="0" w:color="auto"/>
      </w:divBdr>
    </w:div>
    <w:div w:id="190535748">
      <w:bodyDiv w:val="1"/>
      <w:marLeft w:val="0"/>
      <w:marRight w:val="0"/>
      <w:marTop w:val="0"/>
      <w:marBottom w:val="0"/>
      <w:divBdr>
        <w:top w:val="none" w:sz="0" w:space="0" w:color="auto"/>
        <w:left w:val="none" w:sz="0" w:space="0" w:color="auto"/>
        <w:bottom w:val="none" w:sz="0" w:space="0" w:color="auto"/>
        <w:right w:val="none" w:sz="0" w:space="0" w:color="auto"/>
      </w:divBdr>
    </w:div>
    <w:div w:id="352347945">
      <w:bodyDiv w:val="1"/>
      <w:marLeft w:val="0"/>
      <w:marRight w:val="0"/>
      <w:marTop w:val="0"/>
      <w:marBottom w:val="0"/>
      <w:divBdr>
        <w:top w:val="none" w:sz="0" w:space="0" w:color="auto"/>
        <w:left w:val="none" w:sz="0" w:space="0" w:color="auto"/>
        <w:bottom w:val="none" w:sz="0" w:space="0" w:color="auto"/>
        <w:right w:val="none" w:sz="0" w:space="0" w:color="auto"/>
      </w:divBdr>
    </w:div>
    <w:div w:id="408969189">
      <w:bodyDiv w:val="1"/>
      <w:marLeft w:val="0"/>
      <w:marRight w:val="0"/>
      <w:marTop w:val="0"/>
      <w:marBottom w:val="0"/>
      <w:divBdr>
        <w:top w:val="none" w:sz="0" w:space="0" w:color="auto"/>
        <w:left w:val="none" w:sz="0" w:space="0" w:color="auto"/>
        <w:bottom w:val="none" w:sz="0" w:space="0" w:color="auto"/>
        <w:right w:val="none" w:sz="0" w:space="0" w:color="auto"/>
      </w:divBdr>
    </w:div>
    <w:div w:id="783620617">
      <w:bodyDiv w:val="1"/>
      <w:marLeft w:val="0"/>
      <w:marRight w:val="0"/>
      <w:marTop w:val="0"/>
      <w:marBottom w:val="0"/>
      <w:divBdr>
        <w:top w:val="none" w:sz="0" w:space="0" w:color="auto"/>
        <w:left w:val="none" w:sz="0" w:space="0" w:color="auto"/>
        <w:bottom w:val="none" w:sz="0" w:space="0" w:color="auto"/>
        <w:right w:val="none" w:sz="0" w:space="0" w:color="auto"/>
      </w:divBdr>
    </w:div>
    <w:div w:id="803739130">
      <w:bodyDiv w:val="1"/>
      <w:marLeft w:val="0"/>
      <w:marRight w:val="0"/>
      <w:marTop w:val="0"/>
      <w:marBottom w:val="0"/>
      <w:divBdr>
        <w:top w:val="none" w:sz="0" w:space="0" w:color="auto"/>
        <w:left w:val="none" w:sz="0" w:space="0" w:color="auto"/>
        <w:bottom w:val="none" w:sz="0" w:space="0" w:color="auto"/>
        <w:right w:val="none" w:sz="0" w:space="0" w:color="auto"/>
      </w:divBdr>
    </w:div>
    <w:div w:id="923077197">
      <w:bodyDiv w:val="1"/>
      <w:marLeft w:val="0"/>
      <w:marRight w:val="0"/>
      <w:marTop w:val="0"/>
      <w:marBottom w:val="0"/>
      <w:divBdr>
        <w:top w:val="none" w:sz="0" w:space="0" w:color="auto"/>
        <w:left w:val="none" w:sz="0" w:space="0" w:color="auto"/>
        <w:bottom w:val="none" w:sz="0" w:space="0" w:color="auto"/>
        <w:right w:val="none" w:sz="0" w:space="0" w:color="auto"/>
      </w:divBdr>
      <w:divsChild>
        <w:div w:id="1331788847">
          <w:marLeft w:val="0"/>
          <w:marRight w:val="0"/>
          <w:marTop w:val="0"/>
          <w:marBottom w:val="0"/>
          <w:divBdr>
            <w:top w:val="none" w:sz="0" w:space="0" w:color="auto"/>
            <w:left w:val="none" w:sz="0" w:space="0" w:color="auto"/>
            <w:bottom w:val="none" w:sz="0" w:space="0" w:color="auto"/>
            <w:right w:val="none" w:sz="0" w:space="0" w:color="auto"/>
          </w:divBdr>
        </w:div>
      </w:divsChild>
    </w:div>
    <w:div w:id="996498563">
      <w:bodyDiv w:val="1"/>
      <w:marLeft w:val="0"/>
      <w:marRight w:val="0"/>
      <w:marTop w:val="0"/>
      <w:marBottom w:val="0"/>
      <w:divBdr>
        <w:top w:val="none" w:sz="0" w:space="0" w:color="auto"/>
        <w:left w:val="none" w:sz="0" w:space="0" w:color="auto"/>
        <w:bottom w:val="none" w:sz="0" w:space="0" w:color="auto"/>
        <w:right w:val="none" w:sz="0" w:space="0" w:color="auto"/>
      </w:divBdr>
      <w:divsChild>
        <w:div w:id="262499804">
          <w:marLeft w:val="0"/>
          <w:marRight w:val="0"/>
          <w:marTop w:val="0"/>
          <w:marBottom w:val="0"/>
          <w:divBdr>
            <w:top w:val="none" w:sz="0" w:space="0" w:color="auto"/>
            <w:left w:val="none" w:sz="0" w:space="0" w:color="auto"/>
            <w:bottom w:val="none" w:sz="0" w:space="0" w:color="auto"/>
            <w:right w:val="none" w:sz="0" w:space="0" w:color="auto"/>
          </w:divBdr>
        </w:div>
      </w:divsChild>
    </w:div>
    <w:div w:id="1037974609">
      <w:bodyDiv w:val="1"/>
      <w:marLeft w:val="0"/>
      <w:marRight w:val="0"/>
      <w:marTop w:val="0"/>
      <w:marBottom w:val="0"/>
      <w:divBdr>
        <w:top w:val="none" w:sz="0" w:space="0" w:color="auto"/>
        <w:left w:val="none" w:sz="0" w:space="0" w:color="auto"/>
        <w:bottom w:val="none" w:sz="0" w:space="0" w:color="auto"/>
        <w:right w:val="none" w:sz="0" w:space="0" w:color="auto"/>
      </w:divBdr>
    </w:div>
    <w:div w:id="1115097920">
      <w:bodyDiv w:val="1"/>
      <w:marLeft w:val="0"/>
      <w:marRight w:val="0"/>
      <w:marTop w:val="0"/>
      <w:marBottom w:val="0"/>
      <w:divBdr>
        <w:top w:val="none" w:sz="0" w:space="0" w:color="auto"/>
        <w:left w:val="none" w:sz="0" w:space="0" w:color="auto"/>
        <w:bottom w:val="none" w:sz="0" w:space="0" w:color="auto"/>
        <w:right w:val="none" w:sz="0" w:space="0" w:color="auto"/>
      </w:divBdr>
    </w:div>
    <w:div w:id="1143353805">
      <w:bodyDiv w:val="1"/>
      <w:marLeft w:val="0"/>
      <w:marRight w:val="0"/>
      <w:marTop w:val="0"/>
      <w:marBottom w:val="0"/>
      <w:divBdr>
        <w:top w:val="none" w:sz="0" w:space="0" w:color="auto"/>
        <w:left w:val="none" w:sz="0" w:space="0" w:color="auto"/>
        <w:bottom w:val="none" w:sz="0" w:space="0" w:color="auto"/>
        <w:right w:val="none" w:sz="0" w:space="0" w:color="auto"/>
      </w:divBdr>
    </w:div>
    <w:div w:id="1148325494">
      <w:bodyDiv w:val="1"/>
      <w:marLeft w:val="0"/>
      <w:marRight w:val="0"/>
      <w:marTop w:val="0"/>
      <w:marBottom w:val="0"/>
      <w:divBdr>
        <w:top w:val="none" w:sz="0" w:space="0" w:color="auto"/>
        <w:left w:val="none" w:sz="0" w:space="0" w:color="auto"/>
        <w:bottom w:val="none" w:sz="0" w:space="0" w:color="auto"/>
        <w:right w:val="none" w:sz="0" w:space="0" w:color="auto"/>
      </w:divBdr>
    </w:div>
    <w:div w:id="1237982604">
      <w:bodyDiv w:val="1"/>
      <w:marLeft w:val="0"/>
      <w:marRight w:val="0"/>
      <w:marTop w:val="0"/>
      <w:marBottom w:val="0"/>
      <w:divBdr>
        <w:top w:val="none" w:sz="0" w:space="0" w:color="auto"/>
        <w:left w:val="none" w:sz="0" w:space="0" w:color="auto"/>
        <w:bottom w:val="none" w:sz="0" w:space="0" w:color="auto"/>
        <w:right w:val="none" w:sz="0" w:space="0" w:color="auto"/>
      </w:divBdr>
    </w:div>
    <w:div w:id="1380200317">
      <w:bodyDiv w:val="1"/>
      <w:marLeft w:val="0"/>
      <w:marRight w:val="0"/>
      <w:marTop w:val="0"/>
      <w:marBottom w:val="0"/>
      <w:divBdr>
        <w:top w:val="none" w:sz="0" w:space="0" w:color="auto"/>
        <w:left w:val="none" w:sz="0" w:space="0" w:color="auto"/>
        <w:bottom w:val="none" w:sz="0" w:space="0" w:color="auto"/>
        <w:right w:val="none" w:sz="0" w:space="0" w:color="auto"/>
      </w:divBdr>
      <w:divsChild>
        <w:div w:id="156269021">
          <w:marLeft w:val="0"/>
          <w:marRight w:val="0"/>
          <w:marTop w:val="0"/>
          <w:marBottom w:val="0"/>
          <w:divBdr>
            <w:top w:val="none" w:sz="0" w:space="0" w:color="auto"/>
            <w:left w:val="none" w:sz="0" w:space="0" w:color="auto"/>
            <w:bottom w:val="none" w:sz="0" w:space="0" w:color="auto"/>
            <w:right w:val="none" w:sz="0" w:space="0" w:color="auto"/>
          </w:divBdr>
        </w:div>
      </w:divsChild>
    </w:div>
    <w:div w:id="1420907110">
      <w:bodyDiv w:val="1"/>
      <w:marLeft w:val="0"/>
      <w:marRight w:val="0"/>
      <w:marTop w:val="0"/>
      <w:marBottom w:val="0"/>
      <w:divBdr>
        <w:top w:val="none" w:sz="0" w:space="0" w:color="auto"/>
        <w:left w:val="none" w:sz="0" w:space="0" w:color="auto"/>
        <w:bottom w:val="none" w:sz="0" w:space="0" w:color="auto"/>
        <w:right w:val="none" w:sz="0" w:space="0" w:color="auto"/>
      </w:divBdr>
      <w:divsChild>
        <w:div w:id="627905139">
          <w:marLeft w:val="0"/>
          <w:marRight w:val="0"/>
          <w:marTop w:val="0"/>
          <w:marBottom w:val="0"/>
          <w:divBdr>
            <w:top w:val="none" w:sz="0" w:space="0" w:color="auto"/>
            <w:left w:val="none" w:sz="0" w:space="0" w:color="auto"/>
            <w:bottom w:val="none" w:sz="0" w:space="0" w:color="auto"/>
            <w:right w:val="none" w:sz="0" w:space="0" w:color="auto"/>
          </w:divBdr>
        </w:div>
      </w:divsChild>
    </w:div>
    <w:div w:id="1432051328">
      <w:bodyDiv w:val="1"/>
      <w:marLeft w:val="0"/>
      <w:marRight w:val="0"/>
      <w:marTop w:val="0"/>
      <w:marBottom w:val="0"/>
      <w:divBdr>
        <w:top w:val="none" w:sz="0" w:space="0" w:color="auto"/>
        <w:left w:val="none" w:sz="0" w:space="0" w:color="auto"/>
        <w:bottom w:val="none" w:sz="0" w:space="0" w:color="auto"/>
        <w:right w:val="none" w:sz="0" w:space="0" w:color="auto"/>
      </w:divBdr>
    </w:div>
    <w:div w:id="1443037973">
      <w:bodyDiv w:val="1"/>
      <w:marLeft w:val="0"/>
      <w:marRight w:val="0"/>
      <w:marTop w:val="0"/>
      <w:marBottom w:val="0"/>
      <w:divBdr>
        <w:top w:val="none" w:sz="0" w:space="0" w:color="auto"/>
        <w:left w:val="none" w:sz="0" w:space="0" w:color="auto"/>
        <w:bottom w:val="none" w:sz="0" w:space="0" w:color="auto"/>
        <w:right w:val="none" w:sz="0" w:space="0" w:color="auto"/>
      </w:divBdr>
    </w:div>
    <w:div w:id="1687365411">
      <w:bodyDiv w:val="1"/>
      <w:marLeft w:val="0"/>
      <w:marRight w:val="0"/>
      <w:marTop w:val="0"/>
      <w:marBottom w:val="0"/>
      <w:divBdr>
        <w:top w:val="none" w:sz="0" w:space="0" w:color="auto"/>
        <w:left w:val="none" w:sz="0" w:space="0" w:color="auto"/>
        <w:bottom w:val="none" w:sz="0" w:space="0" w:color="auto"/>
        <w:right w:val="none" w:sz="0" w:space="0" w:color="auto"/>
      </w:divBdr>
      <w:divsChild>
        <w:div w:id="123736908">
          <w:marLeft w:val="0"/>
          <w:marRight w:val="0"/>
          <w:marTop w:val="0"/>
          <w:marBottom w:val="0"/>
          <w:divBdr>
            <w:top w:val="none" w:sz="0" w:space="0" w:color="auto"/>
            <w:left w:val="none" w:sz="0" w:space="0" w:color="auto"/>
            <w:bottom w:val="none" w:sz="0" w:space="0" w:color="auto"/>
            <w:right w:val="none" w:sz="0" w:space="0" w:color="auto"/>
          </w:divBdr>
        </w:div>
      </w:divsChild>
    </w:div>
    <w:div w:id="1752267452">
      <w:bodyDiv w:val="1"/>
      <w:marLeft w:val="0"/>
      <w:marRight w:val="0"/>
      <w:marTop w:val="0"/>
      <w:marBottom w:val="0"/>
      <w:divBdr>
        <w:top w:val="none" w:sz="0" w:space="0" w:color="auto"/>
        <w:left w:val="none" w:sz="0" w:space="0" w:color="auto"/>
        <w:bottom w:val="none" w:sz="0" w:space="0" w:color="auto"/>
        <w:right w:val="none" w:sz="0" w:space="0" w:color="auto"/>
      </w:divBdr>
    </w:div>
    <w:div w:id="1756586573">
      <w:bodyDiv w:val="1"/>
      <w:marLeft w:val="0"/>
      <w:marRight w:val="0"/>
      <w:marTop w:val="0"/>
      <w:marBottom w:val="0"/>
      <w:divBdr>
        <w:top w:val="none" w:sz="0" w:space="0" w:color="auto"/>
        <w:left w:val="none" w:sz="0" w:space="0" w:color="auto"/>
        <w:bottom w:val="none" w:sz="0" w:space="0" w:color="auto"/>
        <w:right w:val="none" w:sz="0" w:space="0" w:color="auto"/>
      </w:divBdr>
      <w:divsChild>
        <w:div w:id="2062090393">
          <w:marLeft w:val="0"/>
          <w:marRight w:val="0"/>
          <w:marTop w:val="0"/>
          <w:marBottom w:val="0"/>
          <w:divBdr>
            <w:top w:val="none" w:sz="0" w:space="0" w:color="auto"/>
            <w:left w:val="none" w:sz="0" w:space="0" w:color="auto"/>
            <w:bottom w:val="none" w:sz="0" w:space="0" w:color="auto"/>
            <w:right w:val="none" w:sz="0" w:space="0" w:color="auto"/>
          </w:divBdr>
        </w:div>
      </w:divsChild>
    </w:div>
    <w:div w:id="1779056466">
      <w:bodyDiv w:val="1"/>
      <w:marLeft w:val="0"/>
      <w:marRight w:val="0"/>
      <w:marTop w:val="0"/>
      <w:marBottom w:val="0"/>
      <w:divBdr>
        <w:top w:val="none" w:sz="0" w:space="0" w:color="auto"/>
        <w:left w:val="none" w:sz="0" w:space="0" w:color="auto"/>
        <w:bottom w:val="none" w:sz="0" w:space="0" w:color="auto"/>
        <w:right w:val="none" w:sz="0" w:space="0" w:color="auto"/>
      </w:divBdr>
    </w:div>
    <w:div w:id="1788575476">
      <w:bodyDiv w:val="1"/>
      <w:marLeft w:val="0"/>
      <w:marRight w:val="0"/>
      <w:marTop w:val="0"/>
      <w:marBottom w:val="0"/>
      <w:divBdr>
        <w:top w:val="none" w:sz="0" w:space="0" w:color="auto"/>
        <w:left w:val="none" w:sz="0" w:space="0" w:color="auto"/>
        <w:bottom w:val="none" w:sz="0" w:space="0" w:color="auto"/>
        <w:right w:val="none" w:sz="0" w:space="0" w:color="auto"/>
      </w:divBdr>
      <w:divsChild>
        <w:div w:id="1104837977">
          <w:marLeft w:val="0"/>
          <w:marRight w:val="0"/>
          <w:marTop w:val="0"/>
          <w:marBottom w:val="0"/>
          <w:divBdr>
            <w:top w:val="none" w:sz="0" w:space="0" w:color="auto"/>
            <w:left w:val="none" w:sz="0" w:space="0" w:color="auto"/>
            <w:bottom w:val="none" w:sz="0" w:space="0" w:color="auto"/>
            <w:right w:val="none" w:sz="0" w:space="0" w:color="auto"/>
          </w:divBdr>
        </w:div>
      </w:divsChild>
    </w:div>
    <w:div w:id="1848904088">
      <w:bodyDiv w:val="1"/>
      <w:marLeft w:val="0"/>
      <w:marRight w:val="0"/>
      <w:marTop w:val="0"/>
      <w:marBottom w:val="0"/>
      <w:divBdr>
        <w:top w:val="none" w:sz="0" w:space="0" w:color="auto"/>
        <w:left w:val="none" w:sz="0" w:space="0" w:color="auto"/>
        <w:bottom w:val="none" w:sz="0" w:space="0" w:color="auto"/>
        <w:right w:val="none" w:sz="0" w:space="0" w:color="auto"/>
      </w:divBdr>
      <w:divsChild>
        <w:div w:id="1449162726">
          <w:marLeft w:val="0"/>
          <w:marRight w:val="0"/>
          <w:marTop w:val="0"/>
          <w:marBottom w:val="0"/>
          <w:divBdr>
            <w:top w:val="none" w:sz="0" w:space="0" w:color="auto"/>
            <w:left w:val="none" w:sz="0" w:space="0" w:color="auto"/>
            <w:bottom w:val="none" w:sz="0" w:space="0" w:color="auto"/>
            <w:right w:val="none" w:sz="0" w:space="0" w:color="auto"/>
          </w:divBdr>
        </w:div>
      </w:divsChild>
    </w:div>
    <w:div w:id="1951353300">
      <w:bodyDiv w:val="1"/>
      <w:marLeft w:val="0"/>
      <w:marRight w:val="0"/>
      <w:marTop w:val="0"/>
      <w:marBottom w:val="0"/>
      <w:divBdr>
        <w:top w:val="none" w:sz="0" w:space="0" w:color="auto"/>
        <w:left w:val="none" w:sz="0" w:space="0" w:color="auto"/>
        <w:bottom w:val="none" w:sz="0" w:space="0" w:color="auto"/>
        <w:right w:val="none" w:sz="0" w:space="0" w:color="auto"/>
      </w:divBdr>
      <w:divsChild>
        <w:div w:id="1988049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ww.oodesign.com/observer-pattern.html" TargetMode="External"/><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image" Target="media/image80.png"/><Relationship Id="rId97"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footer" Target="footer1.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emf"/><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comments" Target="comments.xml"/><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83.jpeg"/></Relationships>
</file>

<file path=word/_rels/header2.xml.rels><?xml version="1.0" encoding="UTF-8" standalone="yes"?>
<Relationships xmlns="http://schemas.openxmlformats.org/package/2006/relationships"><Relationship Id="rId1" Type="http://schemas.openxmlformats.org/officeDocument/2006/relationships/image" Target="media/image8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Segoe Print">
    <w:panose1 w:val="02000600000000000000"/>
    <w:charset w:val="00"/>
    <w:family w:val="auto"/>
    <w:pitch w:val="variable"/>
    <w:sig w:usb0="0000028F"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6B288A"/>
    <w:rsid w:val="006B288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0AB3D19913946B083BE5233CA57DEDE">
    <w:name w:val="C0AB3D19913946B083BE5233CA57DEDE"/>
    <w:rsid w:val="006B288A"/>
  </w:style>
  <w:style w:type="paragraph" w:customStyle="1" w:styleId="44458621DFF648368AD0DDD766F3354E">
    <w:name w:val="44458621DFF648368AD0DDD766F3354E"/>
    <w:rsid w:val="006B288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71A931-FDE7-410E-A445-E42C4B46A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TotalTime>
  <Pages>46</Pages>
  <Words>17091</Words>
  <Characters>94006</Characters>
  <Application>Microsoft Office Word</Application>
  <DocSecurity>0</DocSecurity>
  <Lines>783</Lines>
  <Paragraphs>221</Paragraphs>
  <ScaleCrop>false</ScaleCrop>
  <HeadingPairs>
    <vt:vector size="2" baseType="variant">
      <vt:variant>
        <vt:lpstr>Titre</vt:lpstr>
      </vt:variant>
      <vt:variant>
        <vt:i4>1</vt:i4>
      </vt:variant>
    </vt:vector>
  </HeadingPairs>
  <TitlesOfParts>
    <vt:vector size="1" baseType="lpstr">
      <vt:lpstr/>
    </vt:vector>
  </TitlesOfParts>
  <Company>DIGINEXT</Company>
  <LinksUpToDate>false</LinksUpToDate>
  <CharactersWithSpaces>110876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djadavjee</dc:creator>
  <cp:lastModifiedBy>Camille VACCALUT</cp:lastModifiedBy>
  <cp:revision>373</cp:revision>
  <dcterms:created xsi:type="dcterms:W3CDTF">2015-11-03T16:55:00Z</dcterms:created>
  <dcterms:modified xsi:type="dcterms:W3CDTF">2015-12-08T13:17:00Z</dcterms:modified>
</cp:coreProperties>
</file>
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r>
        <w:rPr>
          <w:rFonts w:ascii="Arial" w:hAnsi="Arial" w:cs="Arial"/>
          <w:noProof/>
          <w:sz w:val="20"/>
          <w:szCs w:val="20"/>
          <w:lang w:eastAsia="fr-FR"/>
        </w:rPr>
        <w:drawing>
          <wp:anchor distT="0" distB="0" distL="114300" distR="114300" simplePos="0" relativeHeight="251722752" behindDoc="1" locked="0" layoutInCell="1" allowOverlap="1">
            <wp:simplePos x="0" y="0"/>
            <wp:positionH relativeFrom="column">
              <wp:posOffset>-899795</wp:posOffset>
            </wp:positionH>
            <wp:positionV relativeFrom="paragraph">
              <wp:posOffset>495935</wp:posOffset>
            </wp:positionV>
            <wp:extent cx="7674610" cy="1021715"/>
            <wp:effectExtent l="19050" t="0" r="2540" b="0"/>
            <wp:wrapTight wrapText="bothSides">
              <wp:wrapPolygon edited="0">
                <wp:start x="-54" y="0"/>
                <wp:lineTo x="-54" y="21345"/>
                <wp:lineTo x="21607" y="21345"/>
                <wp:lineTo x="21607" y="0"/>
                <wp:lineTo x="-54" y="0"/>
              </wp:wrapPolygon>
            </wp:wrapTight>
            <wp:docPr id="25" name="Image 67" descr="Bandeau_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andeau_LDT"/>
                    <pic:cNvPicPr>
                      <a:picLocks noChangeAspect="1" noChangeArrowheads="1"/>
                    </pic:cNvPicPr>
                  </pic:nvPicPr>
                  <pic:blipFill>
                    <a:blip r:embed="rId8" cstate="print"/>
                    <a:srcRect/>
                    <a:stretch>
                      <a:fillRect/>
                    </a:stretch>
                  </pic:blipFill>
                  <pic:spPr bwMode="auto">
                    <a:xfrm>
                      <a:off x="0" y="0"/>
                      <a:ext cx="7674610" cy="1021715"/>
                    </a:xfrm>
                    <a:prstGeom prst="rect">
                      <a:avLst/>
                    </a:prstGeom>
                    <a:noFill/>
                    <a:ln w="9525">
                      <a:noFill/>
                      <a:miter lim="800000"/>
                      <a:headEnd/>
                      <a:tailEnd/>
                    </a:ln>
                  </pic:spPr>
                </pic:pic>
              </a:graphicData>
            </a:graphic>
          </wp:anchor>
        </w:drawing>
      </w:r>
      <w:r w:rsidR="00BD0ADF">
        <w:rPr>
          <w:rFonts w:ascii="Arial" w:hAnsi="Arial" w:cs="Arial"/>
          <w:noProof/>
          <w:sz w:val="20"/>
          <w:szCs w:val="20"/>
        </w:rPr>
        <w:pict>
          <v:rect id="Rectangle 11" o:spid="_x0000_s1090" style="position:absolute;left:0;text-align:left;margin-left:131.5pt;margin-top:119.15pt;width:337.5pt;height:29.6pt;z-index:251721728;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" fillcolor="#f37d00" stroked="f" strokeweight="2pt">
            <v:textbox style="mso-next-textbox:#Rectangle 11;mso-rotate-with-shape:t">
              <w:txbxContent>
                <w:p w:rsidR="003A1525" w:rsidRPr="00921425" w:rsidRDefault="003A1525" w:rsidP="00921425">
                  <w:pPr>
                    <w:ind w:left="426"/>
                    <w:rPr>
                      <w:rFonts w:ascii="Arial" w:hAnsi="Arial" w:cs="Arial"/>
                      <w:color w:val="FFFFFF"/>
                      <w:sz w:val="40"/>
                      <w:szCs w:val="40"/>
                    </w:rPr>
                  </w:pPr>
                  <w:r w:rsidRPr="00921425">
                    <w:rPr>
                      <w:rFonts w:ascii="Arial" w:hAnsi="Arial" w:cs="Arial"/>
                      <w:color w:val="FFFFFF"/>
                      <w:sz w:val="40"/>
                      <w:szCs w:val="40"/>
                    </w:rPr>
                    <w:t xml:space="preserve">Formation </w:t>
                  </w:r>
                  <w:proofErr w:type="spellStart"/>
                  <w:r w:rsidRPr="00921425">
                    <w:rPr>
                      <w:rFonts w:ascii="Arial" w:hAnsi="Arial" w:cs="Arial"/>
                      <w:color w:val="FFFFFF"/>
                      <w:sz w:val="40"/>
                      <w:szCs w:val="40"/>
                    </w:rPr>
                    <w:t>Streamwork</w:t>
                  </w:r>
                  <w:proofErr w:type="spellEnd"/>
                  <w:r w:rsidRPr="00921425">
                    <w:rPr>
                      <w:rFonts w:ascii="Arial" w:hAnsi="Arial" w:cs="Arial"/>
                      <w:color w:val="FFFFFF"/>
                      <w:sz w:val="40"/>
                      <w:szCs w:val="40"/>
                    </w:rPr>
                    <w:t xml:space="preserve"> - ODP</w:t>
                  </w:r>
                </w:p>
                <w:p w:rsidR="003A1525" w:rsidRPr="00921425" w:rsidRDefault="003A1525" w:rsidP="00921425">
                  <w:pPr>
                    <w:rPr>
                      <w:szCs w:val="40"/>
                    </w:rPr>
                  </w:pPr>
                </w:p>
              </w:txbxContent>
            </v:textbox>
          </v:rect>
        </w:pict>
      </w:r>
      <w:r>
        <w:rPr>
          <w:rFonts w:ascii="Arial" w:hAnsi="Arial" w:cs="Arial"/>
          <w:noProof/>
          <w:sz w:val="20"/>
          <w:szCs w:val="20"/>
          <w:lang w:eastAsia="fr-FR"/>
        </w:rPr>
        <w:drawing>
          <wp:anchor distT="0" distB="0" distL="114300" distR="114300" simplePos="0" relativeHeight="251720704" behindDoc="0" locked="0" layoutInCell="1" allowOverlap="1">
            <wp:simplePos x="0" y="0"/>
            <wp:positionH relativeFrom="column">
              <wp:posOffset>-786130</wp:posOffset>
            </wp:positionH>
            <wp:positionV relativeFrom="paragraph">
              <wp:posOffset>4667885</wp:posOffset>
            </wp:positionV>
            <wp:extent cx="7315200" cy="1714500"/>
            <wp:effectExtent l="19050" t="0" r="0" b="0"/>
            <wp:wrapNone/>
            <wp:docPr id="23" name="Image 65"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
                    <pic:cNvPicPr>
                      <a:picLocks noChangeAspect="1" noChangeArrowheads="1"/>
                    </pic:cNvPicPr>
                  </pic:nvPicPr>
                  <pic:blipFill>
                    <a:blip r:embed="rId9" cstate="print"/>
                    <a:srcRect/>
                    <a:stretch>
                      <a:fillRect/>
                    </a:stretch>
                  </pic:blipFill>
                  <pic:spPr bwMode="auto">
                    <a:xfrm>
                      <a:off x="0" y="0"/>
                      <a:ext cx="7315200" cy="1714500"/>
                    </a:xfrm>
                    <a:prstGeom prst="rect">
                      <a:avLst/>
                    </a:prstGeom>
                    <a:noFill/>
                    <a:ln w="9525">
                      <a:noFill/>
                      <a:miter lim="800000"/>
                      <a:headEnd/>
                      <a:tailEnd/>
                    </a:ln>
                  </pic:spPr>
                </pic:pic>
              </a:graphicData>
            </a:graphic>
          </wp:anchor>
        </w:drawing>
      </w:r>
      <w:r w:rsidR="00BD0ADF">
        <w:rPr>
          <w:rFonts w:ascii="Arial" w:hAnsi="Arial" w:cs="Arial"/>
          <w:noProof/>
          <w:sz w:val="20"/>
          <w:szCs w:val="20"/>
        </w:rPr>
        <w:pict>
          <v:rect id="Rectangle 14" o:spid="_x0000_s1088" style="position:absolute;left:0;text-align:left;margin-left:-77.45pt;margin-top:119.45pt;width:603pt;height:405pt;z-index:251719680;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" fillcolor="#223d5b" stroked="f" strokeweight="2pt">
            <v:textbox style="mso-next-textbox:#Rectangle 14;mso-rotate-with-shape:t">
              <w:txbxContent>
                <w:p w:rsidR="003A1525" w:rsidRDefault="003A1525" w:rsidP="00921425">
                  <w:pPr>
                    <w:autoSpaceDE w:val="0"/>
                    <w:autoSpaceDN w:val="0"/>
                    <w:adjustRightInd w:val="0"/>
                    <w:jc w:val="center"/>
                    <w:rPr>
                      <w:rFonts w:cs="Arial"/>
                      <w:color w:val="FFFFFF"/>
                      <w:sz w:val="36"/>
                      <w:szCs w:val="36"/>
                    </w:rPr>
                  </w:pPr>
                </w:p>
              </w:txbxContent>
            </v:textbox>
          </v:rect>
        </w:pic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pPr>
        <w:spacing w:after="200" w:line="276" w:lineRule="auto"/>
        <w:jc w:val="left"/>
        <w:rPr>
          <w:b/>
          <w:color w:val="000078"/>
          <w:sz w:val="40"/>
        </w:rPr>
      </w:pPr>
      <w:r>
        <w:rPr>
          <w:b/>
          <w:color w:val="000078"/>
          <w:sz w:val="40"/>
        </w:rPr>
        <w:br w:type="page"/>
      </w:r>
    </w:p>
    <w:p w:rsidR="009C4F43" w:rsidRDefault="009C4F43" w:rsidP="00DC78B5">
      <w:pPr>
        <w:jc w:val="center"/>
        <w:rPr>
          <w:b/>
          <w:color w:val="000078"/>
          <w:sz w:val="40"/>
        </w:rPr>
      </w:pPr>
    </w:p>
    <w:p w:rsidR="00921425" w:rsidRPr="007F0334" w:rsidRDefault="00921425" w:rsidP="00921425">
      <w:pPr>
        <w:jc w:val="right"/>
        <w:rPr>
          <w:rFonts w:ascii="Arial" w:hAnsi="Arial" w:cs="Arial"/>
          <w:b/>
          <w:color w:val="808080"/>
          <w:sz w:val="48"/>
          <w:szCs w:val="48"/>
        </w:rPr>
      </w:pPr>
      <w:r>
        <w:rPr>
          <w:rFonts w:ascii="Arial" w:hAnsi="Arial" w:cs="Arial"/>
          <w:b/>
          <w:color w:val="808080"/>
          <w:sz w:val="48"/>
          <w:szCs w:val="48"/>
        </w:rPr>
        <w:t>Editions successives</w: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W w:w="9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204"/>
        <w:gridCol w:w="1022"/>
        <w:gridCol w:w="1530"/>
        <w:gridCol w:w="1559"/>
        <w:gridCol w:w="3742"/>
      </w:tblGrid>
      <w:tr w:rsidR="00095F37" w:rsidTr="00095F37">
        <w:trPr>
          <w:cantSplit/>
          <w:trHeight w:val="384"/>
        </w:trPr>
        <w:tc>
          <w:tcPr>
            <w:tcW w:w="1204" w:type="dxa"/>
            <w:shd w:val="clear" w:color="auto" w:fill="FFFFFF"/>
            <w:vAlign w:val="center"/>
          </w:tcPr>
          <w:p w:rsidR="00095F37" w:rsidRPr="002A024C" w:rsidRDefault="00095F37" w:rsidP="00921425">
            <w:pPr>
              <w:jc w:val="center"/>
              <w:rPr>
                <w:rFonts w:ascii="Arial" w:hAnsi="Arial" w:cs="Arial"/>
                <w:b/>
                <w:bCs/>
                <w:sz w:val="20"/>
                <w:szCs w:val="20"/>
                <w:lang w:val="en-GB"/>
              </w:rPr>
            </w:pPr>
            <w:r w:rsidRPr="002A024C">
              <w:rPr>
                <w:rFonts w:ascii="Arial" w:hAnsi="Arial" w:cs="Arial"/>
                <w:b/>
                <w:bCs/>
                <w:sz w:val="20"/>
                <w:szCs w:val="20"/>
                <w:lang w:val="en-GB"/>
              </w:rPr>
              <w:t>Version</w:t>
            </w:r>
          </w:p>
        </w:tc>
        <w:tc>
          <w:tcPr>
            <w:tcW w:w="1022"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Pages</w:t>
            </w:r>
          </w:p>
        </w:tc>
        <w:tc>
          <w:tcPr>
            <w:tcW w:w="1530"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Date</w:t>
            </w:r>
          </w:p>
        </w:tc>
        <w:tc>
          <w:tcPr>
            <w:tcW w:w="1559"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Référence</w:t>
            </w:r>
          </w:p>
        </w:tc>
        <w:tc>
          <w:tcPr>
            <w:tcW w:w="3742"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Document</w:t>
            </w:r>
          </w:p>
        </w:tc>
      </w:tr>
      <w:tr w:rsidR="00095F37" w:rsidTr="00095F37">
        <w:trPr>
          <w:cantSplit/>
          <w:trHeight w:val="352"/>
        </w:trPr>
        <w:tc>
          <w:tcPr>
            <w:tcW w:w="1204" w:type="dxa"/>
            <w:vAlign w:val="center"/>
          </w:tcPr>
          <w:p w:rsidR="00095F37" w:rsidRDefault="008D0860" w:rsidP="00EA06B0">
            <w:pPr>
              <w:spacing w:before="40" w:after="40"/>
              <w:jc w:val="center"/>
            </w:pPr>
            <w:r>
              <w:t>0</w:t>
            </w:r>
            <w:r w:rsidR="00B52051">
              <w:t>.</w:t>
            </w:r>
            <w:r w:rsidR="00EA06B0">
              <w:t>6</w:t>
            </w:r>
          </w:p>
        </w:tc>
        <w:tc>
          <w:tcPr>
            <w:tcW w:w="1022" w:type="dxa"/>
            <w:vAlign w:val="center"/>
          </w:tcPr>
          <w:p w:rsidR="00931E23" w:rsidRDefault="00B52051" w:rsidP="00C02F87">
            <w:pPr>
              <w:spacing w:before="40" w:after="40"/>
              <w:jc w:val="center"/>
            </w:pPr>
            <w:r>
              <w:t>5</w:t>
            </w:r>
            <w:r w:rsidR="00C02F87">
              <w:t>7</w:t>
            </w:r>
          </w:p>
        </w:tc>
        <w:tc>
          <w:tcPr>
            <w:tcW w:w="1530" w:type="dxa"/>
            <w:vAlign w:val="center"/>
          </w:tcPr>
          <w:p w:rsidR="00673A8E" w:rsidRDefault="00C02F87" w:rsidP="00C02F87">
            <w:pPr>
              <w:spacing w:before="40" w:after="40"/>
              <w:jc w:val="center"/>
            </w:pPr>
            <w:r>
              <w:t>04/08</w:t>
            </w:r>
            <w:r w:rsidR="00095F37">
              <w:t>/201</w:t>
            </w:r>
            <w:r>
              <w:t>4</w:t>
            </w: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pStyle w:val="Cellule"/>
              <w:keepNext w:val="0"/>
              <w:spacing w:before="40" w:after="40" w:line="240" w:lineRule="auto"/>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36"/>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W w:w="90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225"/>
        <w:gridCol w:w="2734"/>
        <w:gridCol w:w="4118"/>
      </w:tblGrid>
      <w:tr w:rsidR="00921425" w:rsidTr="00921425">
        <w:trPr>
          <w:trHeight w:val="454"/>
        </w:trPr>
        <w:tc>
          <w:tcPr>
            <w:tcW w:w="2225"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Version</w:t>
            </w:r>
          </w:p>
        </w:tc>
        <w:tc>
          <w:tcPr>
            <w:tcW w:w="2734"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Pages modifiées</w:t>
            </w:r>
          </w:p>
        </w:tc>
        <w:tc>
          <w:tcPr>
            <w:tcW w:w="4118"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Observations</w:t>
            </w:r>
          </w:p>
        </w:tc>
      </w:tr>
      <w:tr w:rsidR="00921425" w:rsidTr="00921425">
        <w:trPr>
          <w:trHeight w:val="454"/>
        </w:trPr>
        <w:tc>
          <w:tcPr>
            <w:tcW w:w="2225" w:type="dxa"/>
            <w:vAlign w:val="center"/>
          </w:tcPr>
          <w:p w:rsidR="00921425" w:rsidRDefault="00C02F87" w:rsidP="00921425">
            <w:pPr>
              <w:pStyle w:val="ZMODPied2CS"/>
              <w:spacing w:before="40" w:after="40"/>
              <w:rPr>
                <w:rFonts w:ascii="Garamond" w:hAnsi="Garamond"/>
              </w:rPr>
            </w:pPr>
            <w:r>
              <w:t>0.6</w:t>
            </w:r>
          </w:p>
        </w:tc>
        <w:tc>
          <w:tcPr>
            <w:tcW w:w="2734" w:type="dxa"/>
            <w:vAlign w:val="center"/>
          </w:tcPr>
          <w:p w:rsidR="00921425" w:rsidRDefault="00921425" w:rsidP="00921425">
            <w:pPr>
              <w:pStyle w:val="Notedefin"/>
              <w:spacing w:before="40" w:after="40"/>
              <w:jc w:val="center"/>
            </w:pPr>
          </w:p>
        </w:tc>
        <w:tc>
          <w:tcPr>
            <w:tcW w:w="4118" w:type="dxa"/>
            <w:vAlign w:val="center"/>
          </w:tcPr>
          <w:p w:rsidR="00921425" w:rsidRDefault="00C02F87" w:rsidP="00921425">
            <w:pPr>
              <w:spacing w:before="40" w:after="40"/>
              <w:jc w:val="center"/>
            </w:pPr>
            <w:proofErr w:type="spellStart"/>
            <w:r>
              <w:t>Integration</w:t>
            </w:r>
            <w:proofErr w:type="spellEnd"/>
            <w:r>
              <w:t xml:space="preserve"> </w:t>
            </w:r>
            <w:proofErr w:type="spellStart"/>
            <w:r>
              <w:t>modif</w:t>
            </w:r>
            <w:proofErr w:type="spellEnd"/>
            <w:r>
              <w:t xml:space="preserve"> JDD</w:t>
            </w: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jc w:val="right"/>
        <w:rPr>
          <w:rFonts w:ascii="Arial" w:hAnsi="Arial" w:cs="Arial"/>
          <w:b/>
          <w:color w:val="808080"/>
          <w:sz w:val="48"/>
          <w:szCs w:val="48"/>
        </w:rPr>
      </w:pPr>
    </w:p>
    <w:p w:rsidR="00095F37" w:rsidRDefault="00095F37" w:rsidP="00921425">
      <w:pPr>
        <w:jc w:val="right"/>
        <w:rPr>
          <w:rFonts w:ascii="Arial" w:hAnsi="Arial" w:cs="Arial"/>
          <w:b/>
          <w:color w:val="808080"/>
          <w:sz w:val="48"/>
          <w:szCs w:val="48"/>
        </w:rPr>
      </w:pPr>
    </w:p>
    <w:p w:rsidR="00921425" w:rsidRPr="007F0334" w:rsidRDefault="00921425" w:rsidP="00921425">
      <w:pPr>
        <w:jc w:val="right"/>
        <w:rPr>
          <w:rFonts w:ascii="Arial" w:hAnsi="Arial" w:cs="Arial"/>
          <w:b/>
          <w:color w:val="808080"/>
          <w:sz w:val="48"/>
          <w:szCs w:val="48"/>
        </w:rPr>
      </w:pPr>
      <w:r>
        <w:rPr>
          <w:rFonts w:ascii="Arial" w:hAnsi="Arial" w:cs="Arial"/>
          <w:b/>
          <w:color w:val="808080"/>
          <w:sz w:val="48"/>
          <w:szCs w:val="48"/>
        </w:rPr>
        <w:t>Validation</w: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Style w:val="Grilledutableau"/>
        <w:tblW w:w="9109" w:type="dxa"/>
        <w:tblLook w:val="01E0"/>
      </w:tblPr>
      <w:tblGrid>
        <w:gridCol w:w="1548"/>
        <w:gridCol w:w="2554"/>
        <w:gridCol w:w="3218"/>
        <w:gridCol w:w="1789"/>
      </w:tblGrid>
      <w:tr w:rsidR="00921425" w:rsidTr="00095F37">
        <w:tc>
          <w:tcPr>
            <w:tcW w:w="1548" w:type="dxa"/>
            <w:tcBorders>
              <w:top w:val="nil"/>
              <w:left w:val="nil"/>
              <w:bottom w:val="single" w:sz="4" w:space="0" w:color="auto"/>
            </w:tcBorders>
            <w:vAlign w:val="center"/>
          </w:tcPr>
          <w:p w:rsidR="00921425" w:rsidRDefault="00921425" w:rsidP="00921425">
            <w:pPr>
              <w:rPr>
                <w:rFonts w:ascii="Arial" w:hAnsi="Arial" w:cs="Arial"/>
                <w:sz w:val="20"/>
                <w:szCs w:val="20"/>
              </w:rPr>
            </w:pPr>
          </w:p>
        </w:tc>
        <w:tc>
          <w:tcPr>
            <w:tcW w:w="2554"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N</w:t>
            </w:r>
            <w:r>
              <w:rPr>
                <w:rFonts w:ascii="Arial" w:hAnsi="Arial" w:cs="Arial"/>
                <w:b/>
                <w:sz w:val="20"/>
                <w:szCs w:val="20"/>
              </w:rPr>
              <w:t>om</w:t>
            </w:r>
          </w:p>
        </w:tc>
        <w:tc>
          <w:tcPr>
            <w:tcW w:w="3218"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Position</w:t>
            </w:r>
          </w:p>
        </w:tc>
        <w:tc>
          <w:tcPr>
            <w:tcW w:w="1789"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Signature</w:t>
            </w: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Rédigé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921425" w:rsidP="00921425">
            <w:pPr>
              <w:jc w:val="center"/>
              <w:rPr>
                <w:rFonts w:ascii="Arial" w:hAnsi="Arial" w:cs="Arial"/>
                <w:sz w:val="20"/>
                <w:szCs w:val="20"/>
              </w:rPr>
            </w:pPr>
            <w:r>
              <w:rPr>
                <w:rFonts w:ascii="Arial" w:hAnsi="Arial" w:cs="Arial"/>
                <w:sz w:val="20"/>
                <w:szCs w:val="20"/>
              </w:rPr>
              <w:t xml:space="preserve">Dorian </w:t>
            </w:r>
            <w:proofErr w:type="spellStart"/>
            <w:r>
              <w:rPr>
                <w:rFonts w:ascii="Arial" w:hAnsi="Arial" w:cs="Arial"/>
                <w:sz w:val="20"/>
                <w:szCs w:val="20"/>
              </w:rPr>
              <w:t>Djadavjee</w:t>
            </w:r>
            <w:proofErr w:type="spellEnd"/>
          </w:p>
        </w:tc>
        <w:tc>
          <w:tcPr>
            <w:tcW w:w="3218" w:type="dxa"/>
            <w:vAlign w:val="center"/>
          </w:tcPr>
          <w:p w:rsidR="00921425" w:rsidRDefault="00921425" w:rsidP="00921425">
            <w:pPr>
              <w:jc w:val="center"/>
              <w:rPr>
                <w:rFonts w:ascii="Arial" w:hAnsi="Arial" w:cs="Arial"/>
                <w:sz w:val="20"/>
                <w:szCs w:val="20"/>
              </w:rPr>
            </w:pPr>
          </w:p>
        </w:tc>
        <w:tc>
          <w:tcPr>
            <w:tcW w:w="1789" w:type="dxa"/>
            <w:vAlign w:val="center"/>
          </w:tcPr>
          <w:p w:rsidR="00921425" w:rsidRDefault="00921425" w:rsidP="00095F37">
            <w:pPr>
              <w:rPr>
                <w:rFonts w:ascii="Arial" w:hAnsi="Arial" w:cs="Arial"/>
                <w:sz w:val="20"/>
                <w:szCs w:val="20"/>
              </w:rPr>
            </w:pP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Vérifié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B52051" w:rsidP="00921425">
            <w:pPr>
              <w:jc w:val="center"/>
              <w:rPr>
                <w:rFonts w:ascii="Arial" w:hAnsi="Arial" w:cs="Arial"/>
                <w:sz w:val="20"/>
                <w:szCs w:val="20"/>
              </w:rPr>
            </w:pPr>
            <w:r>
              <w:rPr>
                <w:rFonts w:ascii="Arial" w:hAnsi="Arial" w:cs="Arial"/>
                <w:sz w:val="20"/>
                <w:szCs w:val="20"/>
              </w:rPr>
              <w:t>Quentin Brun</w:t>
            </w:r>
          </w:p>
        </w:tc>
        <w:tc>
          <w:tcPr>
            <w:tcW w:w="3218" w:type="dxa"/>
            <w:vAlign w:val="center"/>
          </w:tcPr>
          <w:p w:rsidR="00921425" w:rsidRDefault="00921425" w:rsidP="00921425">
            <w:pPr>
              <w:jc w:val="center"/>
              <w:rPr>
                <w:rFonts w:ascii="Arial" w:hAnsi="Arial" w:cs="Arial"/>
                <w:sz w:val="20"/>
                <w:szCs w:val="20"/>
              </w:rPr>
            </w:pPr>
          </w:p>
        </w:tc>
        <w:tc>
          <w:tcPr>
            <w:tcW w:w="1789" w:type="dxa"/>
            <w:vAlign w:val="center"/>
          </w:tcPr>
          <w:p w:rsidR="00921425" w:rsidRDefault="00921425" w:rsidP="00921425">
            <w:pPr>
              <w:rPr>
                <w:rFonts w:ascii="Arial" w:hAnsi="Arial" w:cs="Arial"/>
                <w:sz w:val="20"/>
                <w:szCs w:val="20"/>
              </w:rPr>
            </w:pP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Approuvé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921425" w:rsidP="00921425">
            <w:pPr>
              <w:jc w:val="center"/>
              <w:rPr>
                <w:rFonts w:ascii="Arial" w:hAnsi="Arial" w:cs="Arial"/>
                <w:sz w:val="20"/>
                <w:szCs w:val="20"/>
              </w:rPr>
            </w:pPr>
          </w:p>
          <w:p w:rsidR="00921425" w:rsidRDefault="00921425" w:rsidP="00921425">
            <w:pPr>
              <w:jc w:val="center"/>
              <w:rPr>
                <w:rFonts w:ascii="Arial" w:hAnsi="Arial" w:cs="Arial"/>
                <w:sz w:val="20"/>
                <w:szCs w:val="20"/>
              </w:rPr>
            </w:pPr>
          </w:p>
        </w:tc>
        <w:tc>
          <w:tcPr>
            <w:tcW w:w="3218" w:type="dxa"/>
            <w:vAlign w:val="center"/>
          </w:tcPr>
          <w:p w:rsidR="00921425" w:rsidRDefault="00921425" w:rsidP="00921425">
            <w:pPr>
              <w:jc w:val="center"/>
              <w:rPr>
                <w:rFonts w:ascii="Arial" w:hAnsi="Arial" w:cs="Arial"/>
                <w:sz w:val="20"/>
                <w:szCs w:val="20"/>
              </w:rPr>
            </w:pPr>
          </w:p>
          <w:p w:rsidR="00921425" w:rsidRDefault="00921425" w:rsidP="00921425">
            <w:pPr>
              <w:jc w:val="center"/>
              <w:rPr>
                <w:rFonts w:ascii="Arial" w:hAnsi="Arial" w:cs="Arial"/>
                <w:sz w:val="20"/>
                <w:szCs w:val="20"/>
              </w:rPr>
            </w:pPr>
          </w:p>
        </w:tc>
        <w:tc>
          <w:tcPr>
            <w:tcW w:w="1789" w:type="dxa"/>
            <w:vAlign w:val="center"/>
          </w:tcPr>
          <w:p w:rsidR="00921425" w:rsidRDefault="00921425" w:rsidP="00921425">
            <w:pPr>
              <w:rPr>
                <w:rFonts w:ascii="Arial" w:hAnsi="Arial" w:cs="Arial"/>
                <w:sz w:val="20"/>
                <w:szCs w:val="20"/>
              </w:rPr>
            </w:pP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C4F43" w:rsidRDefault="009C4F43" w:rsidP="00DC78B5">
      <w:pPr>
        <w:jc w:val="center"/>
        <w:rPr>
          <w:b/>
          <w:color w:val="000078"/>
          <w:sz w:val="40"/>
        </w:rPr>
      </w:pPr>
    </w:p>
    <w:p w:rsidR="00921425" w:rsidRDefault="00921425">
      <w:pPr>
        <w:spacing w:after="200" w:line="276" w:lineRule="auto"/>
        <w:jc w:val="left"/>
        <w:rPr>
          <w:b/>
          <w:color w:val="000078"/>
          <w:sz w:val="40"/>
        </w:rPr>
      </w:pPr>
      <w:r>
        <w:rPr>
          <w:b/>
          <w:color w:val="000078"/>
          <w:sz w:val="40"/>
        </w:rPr>
        <w:br w:type="page"/>
      </w:r>
    </w:p>
    <w:p w:rsidR="0042493F" w:rsidRDefault="0042493F" w:rsidP="0042493F">
      <w:pPr>
        <w:jc w:val="right"/>
        <w:rPr>
          <w:rFonts w:ascii="Arial" w:eastAsia="Times New Roman" w:hAnsi="Arial" w:cs="Arial"/>
          <w:b/>
          <w:color w:val="808080"/>
          <w:sz w:val="48"/>
          <w:szCs w:val="48"/>
          <w:lang w:eastAsia="fr-FR"/>
        </w:rPr>
      </w:pPr>
    </w:p>
    <w:p w:rsidR="009C4F43" w:rsidRDefault="0042493F" w:rsidP="0042493F">
      <w:pPr>
        <w:jc w:val="right"/>
        <w:rPr>
          <w:rFonts w:ascii="Arial" w:eastAsia="Times New Roman" w:hAnsi="Arial" w:cs="Arial"/>
          <w:b/>
          <w:color w:val="808080"/>
          <w:sz w:val="48"/>
          <w:szCs w:val="48"/>
          <w:lang w:eastAsia="fr-FR"/>
        </w:rPr>
      </w:pPr>
      <w:r w:rsidRPr="0042493F">
        <w:rPr>
          <w:rFonts w:ascii="Arial" w:eastAsia="Times New Roman" w:hAnsi="Arial" w:cs="Arial"/>
          <w:b/>
          <w:color w:val="808080"/>
          <w:sz w:val="48"/>
          <w:szCs w:val="48"/>
          <w:lang w:eastAsia="fr-FR"/>
        </w:rPr>
        <w:t>Sommaire</w:t>
      </w:r>
    </w:p>
    <w:p w:rsidR="00B52051" w:rsidRPr="0042493F" w:rsidRDefault="00B52051" w:rsidP="0042493F">
      <w:pPr>
        <w:jc w:val="right"/>
        <w:rPr>
          <w:rFonts w:ascii="Arial" w:eastAsia="Times New Roman" w:hAnsi="Arial" w:cs="Arial"/>
          <w:b/>
          <w:color w:val="808080"/>
          <w:sz w:val="40"/>
          <w:szCs w:val="48"/>
          <w:lang w:eastAsia="fr-FR"/>
        </w:rPr>
      </w:pPr>
    </w:p>
    <w:sdt>
      <w:sdtPr>
        <w:rPr>
          <w:rFonts w:cstheme="minorBidi"/>
          <w:b w:val="0"/>
          <w:color w:val="auto"/>
          <w:sz w:val="22"/>
          <w:szCs w:val="22"/>
        </w:rPr>
        <w:id w:val="5635945"/>
        <w:docPartObj>
          <w:docPartGallery w:val="Table of Contents"/>
          <w:docPartUnique/>
        </w:docPartObj>
      </w:sdtPr>
      <w:sdtContent>
        <w:p w:rsidR="00FB4CF3" w:rsidRDefault="00FB4CF3" w:rsidP="00B5234E">
          <w:pPr>
            <w:pStyle w:val="En-ttedetabledesmatires"/>
            <w:numPr>
              <w:ilvl w:val="0"/>
              <w:numId w:val="0"/>
            </w:numPr>
            <w:ind w:left="360"/>
          </w:pPr>
        </w:p>
        <w:p w:rsidR="00B52051" w:rsidRDefault="00BD0ADF">
          <w:pPr>
            <w:pStyle w:val="TM1"/>
            <w:tabs>
              <w:tab w:val="left" w:pos="440"/>
              <w:tab w:val="right" w:leader="dot" w:pos="9062"/>
            </w:tabs>
            <w:rPr>
              <w:rFonts w:eastAsiaTheme="minorEastAsia"/>
              <w:b w:val="0"/>
              <w:bCs w:val="0"/>
              <w:i w:val="0"/>
              <w:iCs w:val="0"/>
              <w:noProof/>
              <w:sz w:val="22"/>
              <w:szCs w:val="22"/>
              <w:lang w:eastAsia="fr-FR"/>
            </w:rPr>
          </w:pPr>
          <w:r w:rsidRPr="00BD0ADF">
            <w:fldChar w:fldCharType="begin"/>
          </w:r>
          <w:r w:rsidR="00862604">
            <w:instrText xml:space="preserve"> TOC \o "1-3" \h \z \u </w:instrText>
          </w:r>
          <w:r w:rsidRPr="00BD0ADF">
            <w:fldChar w:fldCharType="separate"/>
          </w:r>
          <w:hyperlink w:anchor="_Toc354393956" w:history="1">
            <w:r w:rsidR="00B52051" w:rsidRPr="00EF68C3">
              <w:rPr>
                <w:rStyle w:val="Lienhypertexte"/>
                <w:noProof/>
              </w:rPr>
              <w:t>1.</w:t>
            </w:r>
            <w:r w:rsidR="00B52051">
              <w:rPr>
                <w:rFonts w:eastAsiaTheme="minorEastAsia"/>
                <w:b w:val="0"/>
                <w:bCs w:val="0"/>
                <w:i w:val="0"/>
                <w:iCs w:val="0"/>
                <w:noProof/>
                <w:sz w:val="22"/>
                <w:szCs w:val="22"/>
                <w:lang w:eastAsia="fr-FR"/>
              </w:rPr>
              <w:tab/>
            </w:r>
            <w:r w:rsidR="00B52051" w:rsidRPr="00EF68C3">
              <w:rPr>
                <w:rStyle w:val="Lienhypertexte"/>
                <w:noProof/>
              </w:rPr>
              <w:t>Introduction</w:t>
            </w:r>
            <w:r w:rsidR="00B52051">
              <w:rPr>
                <w:noProof/>
                <w:webHidden/>
              </w:rPr>
              <w:tab/>
            </w:r>
            <w:r>
              <w:rPr>
                <w:noProof/>
                <w:webHidden/>
              </w:rPr>
              <w:fldChar w:fldCharType="begin"/>
            </w:r>
            <w:r w:rsidR="00B52051">
              <w:rPr>
                <w:noProof/>
                <w:webHidden/>
              </w:rPr>
              <w:instrText xml:space="preserve"> PAGEREF _Toc354393956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BD0ADF">
          <w:pPr>
            <w:pStyle w:val="TM1"/>
            <w:tabs>
              <w:tab w:val="left" w:pos="440"/>
              <w:tab w:val="right" w:leader="dot" w:pos="9062"/>
            </w:tabs>
            <w:rPr>
              <w:rFonts w:eastAsiaTheme="minorEastAsia"/>
              <w:b w:val="0"/>
              <w:bCs w:val="0"/>
              <w:i w:val="0"/>
              <w:iCs w:val="0"/>
              <w:noProof/>
              <w:sz w:val="22"/>
              <w:szCs w:val="22"/>
              <w:lang w:eastAsia="fr-FR"/>
            </w:rPr>
          </w:pPr>
          <w:hyperlink w:anchor="_Toc354393957" w:history="1">
            <w:r w:rsidR="00B52051" w:rsidRPr="00EF68C3">
              <w:rPr>
                <w:rStyle w:val="Lienhypertexte"/>
                <w:noProof/>
              </w:rPr>
              <w:t>2.</w:t>
            </w:r>
            <w:r w:rsidR="00B52051">
              <w:rPr>
                <w:rFonts w:eastAsiaTheme="minorEastAsia"/>
                <w:b w:val="0"/>
                <w:bCs w:val="0"/>
                <w:i w:val="0"/>
                <w:iCs w:val="0"/>
                <w:noProof/>
                <w:sz w:val="22"/>
                <w:szCs w:val="22"/>
                <w:lang w:eastAsia="fr-FR"/>
              </w:rPr>
              <w:tab/>
            </w:r>
            <w:r w:rsidR="00B52051" w:rsidRPr="00EF68C3">
              <w:rPr>
                <w:rStyle w:val="Lienhypertexte"/>
                <w:noProof/>
              </w:rPr>
              <w:t>Prérequis</w:t>
            </w:r>
            <w:r w:rsidR="00B52051">
              <w:rPr>
                <w:noProof/>
                <w:webHidden/>
              </w:rPr>
              <w:tab/>
            </w:r>
            <w:r>
              <w:rPr>
                <w:noProof/>
                <w:webHidden/>
              </w:rPr>
              <w:fldChar w:fldCharType="begin"/>
            </w:r>
            <w:r w:rsidR="00B52051">
              <w:rPr>
                <w:noProof/>
                <w:webHidden/>
              </w:rPr>
              <w:instrText xml:space="preserve"> PAGEREF _Toc354393957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BD0ADF">
          <w:pPr>
            <w:pStyle w:val="TM1"/>
            <w:tabs>
              <w:tab w:val="left" w:pos="440"/>
              <w:tab w:val="right" w:leader="dot" w:pos="9062"/>
            </w:tabs>
            <w:rPr>
              <w:rFonts w:eastAsiaTheme="minorEastAsia"/>
              <w:b w:val="0"/>
              <w:bCs w:val="0"/>
              <w:i w:val="0"/>
              <w:iCs w:val="0"/>
              <w:noProof/>
              <w:sz w:val="22"/>
              <w:szCs w:val="22"/>
              <w:lang w:eastAsia="fr-FR"/>
            </w:rPr>
          </w:pPr>
          <w:hyperlink w:anchor="_Toc354393958" w:history="1">
            <w:r w:rsidR="00B52051" w:rsidRPr="00EF68C3">
              <w:rPr>
                <w:rStyle w:val="Lienhypertexte"/>
                <w:noProof/>
              </w:rPr>
              <w:t>3.</w:t>
            </w:r>
            <w:r w:rsidR="00B52051">
              <w:rPr>
                <w:rFonts w:eastAsiaTheme="minorEastAsia"/>
                <w:b w:val="0"/>
                <w:bCs w:val="0"/>
                <w:i w:val="0"/>
                <w:iCs w:val="0"/>
                <w:noProof/>
                <w:sz w:val="22"/>
                <w:szCs w:val="22"/>
                <w:lang w:eastAsia="fr-FR"/>
              </w:rPr>
              <w:tab/>
            </w:r>
            <w:r w:rsidR="00B52051" w:rsidRPr="00EF68C3">
              <w:rPr>
                <w:rStyle w:val="Lienhypertexte"/>
                <w:noProof/>
              </w:rPr>
              <w:t>Programme de la formation</w:t>
            </w:r>
            <w:r w:rsidR="00B52051">
              <w:rPr>
                <w:noProof/>
                <w:webHidden/>
              </w:rPr>
              <w:tab/>
            </w:r>
            <w:r>
              <w:rPr>
                <w:noProof/>
                <w:webHidden/>
              </w:rPr>
              <w:fldChar w:fldCharType="begin"/>
            </w:r>
            <w:r w:rsidR="00B52051">
              <w:rPr>
                <w:noProof/>
                <w:webHidden/>
              </w:rPr>
              <w:instrText xml:space="preserve"> PAGEREF _Toc354393958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BD0ADF">
          <w:pPr>
            <w:pStyle w:val="TM1"/>
            <w:tabs>
              <w:tab w:val="left" w:pos="440"/>
              <w:tab w:val="right" w:leader="dot" w:pos="9062"/>
            </w:tabs>
            <w:rPr>
              <w:rFonts w:eastAsiaTheme="minorEastAsia"/>
              <w:b w:val="0"/>
              <w:bCs w:val="0"/>
              <w:i w:val="0"/>
              <w:iCs w:val="0"/>
              <w:noProof/>
              <w:sz w:val="22"/>
              <w:szCs w:val="22"/>
              <w:lang w:eastAsia="fr-FR"/>
            </w:rPr>
          </w:pPr>
          <w:hyperlink w:anchor="_Toc354393959" w:history="1">
            <w:r w:rsidR="00B52051" w:rsidRPr="00EF68C3">
              <w:rPr>
                <w:rStyle w:val="Lienhypertexte"/>
                <w:noProof/>
              </w:rPr>
              <w:t>4.</w:t>
            </w:r>
            <w:r w:rsidR="00B52051">
              <w:rPr>
                <w:rFonts w:eastAsiaTheme="minorEastAsia"/>
                <w:b w:val="0"/>
                <w:bCs w:val="0"/>
                <w:i w:val="0"/>
                <w:iCs w:val="0"/>
                <w:noProof/>
                <w:sz w:val="22"/>
                <w:szCs w:val="22"/>
                <w:lang w:eastAsia="fr-FR"/>
              </w:rPr>
              <w:tab/>
            </w:r>
            <w:r w:rsidR="00B52051" w:rsidRPr="00EF68C3">
              <w:rPr>
                <w:rStyle w:val="Lienhypertexte"/>
                <w:noProof/>
              </w:rPr>
              <w:t>Streamwork</w:t>
            </w:r>
            <w:r w:rsidR="00B52051">
              <w:rPr>
                <w:noProof/>
                <w:webHidden/>
              </w:rPr>
              <w:tab/>
            </w:r>
            <w:r>
              <w:rPr>
                <w:noProof/>
                <w:webHidden/>
              </w:rPr>
              <w:fldChar w:fldCharType="begin"/>
            </w:r>
            <w:r w:rsidR="00B52051">
              <w:rPr>
                <w:noProof/>
                <w:webHidden/>
              </w:rPr>
              <w:instrText xml:space="preserve"> PAGEREF _Toc354393959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60" w:history="1">
            <w:r w:rsidR="00B52051" w:rsidRPr="00EF68C3">
              <w:rPr>
                <w:rStyle w:val="Lienhypertexte"/>
                <w:noProof/>
              </w:rPr>
              <w:t>4.1.</w:t>
            </w:r>
            <w:r w:rsidR="00B52051">
              <w:rPr>
                <w:rFonts w:eastAsiaTheme="minorEastAsia"/>
                <w:b w:val="0"/>
                <w:bCs w:val="0"/>
                <w:noProof/>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_Toc354393960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61" w:history="1">
            <w:r w:rsidR="00B52051" w:rsidRPr="00EF68C3">
              <w:rPr>
                <w:rStyle w:val="Lienhypertexte"/>
                <w:noProof/>
              </w:rPr>
              <w:t>4.2.</w:t>
            </w:r>
            <w:r w:rsidR="00B52051">
              <w:rPr>
                <w:rFonts w:eastAsiaTheme="minorEastAsia"/>
                <w:b w:val="0"/>
                <w:bCs w:val="0"/>
                <w:noProof/>
                <w:lang w:eastAsia="fr-FR"/>
              </w:rPr>
              <w:tab/>
            </w:r>
            <w:r w:rsidR="00B52051" w:rsidRPr="00EF68C3">
              <w:rPr>
                <w:rStyle w:val="Lienhypertexte"/>
                <w:noProof/>
              </w:rPr>
              <w:t>Composants</w:t>
            </w:r>
            <w:r w:rsidR="00B52051">
              <w:rPr>
                <w:noProof/>
                <w:webHidden/>
              </w:rPr>
              <w:tab/>
            </w:r>
            <w:r>
              <w:rPr>
                <w:noProof/>
                <w:webHidden/>
              </w:rPr>
              <w:fldChar w:fldCharType="begin"/>
            </w:r>
            <w:r w:rsidR="00B52051">
              <w:rPr>
                <w:noProof/>
                <w:webHidden/>
              </w:rPr>
              <w:instrText xml:space="preserve"> PAGEREF _Toc354393961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62" w:history="1">
            <w:r w:rsidR="00B52051" w:rsidRPr="00EF68C3">
              <w:rPr>
                <w:rStyle w:val="Lienhypertexte"/>
                <w:noProof/>
              </w:rPr>
              <w:t>4.3.</w:t>
            </w:r>
            <w:r w:rsidR="00B52051">
              <w:rPr>
                <w:rFonts w:eastAsiaTheme="minorEastAsia"/>
                <w:b w:val="0"/>
                <w:bCs w:val="0"/>
                <w:noProof/>
                <w:lang w:eastAsia="fr-FR"/>
              </w:rPr>
              <w:tab/>
            </w:r>
            <w:r w:rsidR="00B52051" w:rsidRPr="00EF68C3">
              <w:rPr>
                <w:rStyle w:val="Lienhypertexte"/>
                <w:noProof/>
              </w:rPr>
              <w:t>Services</w:t>
            </w:r>
            <w:r w:rsidR="00B52051">
              <w:rPr>
                <w:noProof/>
                <w:webHidden/>
              </w:rPr>
              <w:tab/>
            </w:r>
            <w:r>
              <w:rPr>
                <w:noProof/>
                <w:webHidden/>
              </w:rPr>
              <w:fldChar w:fldCharType="begin"/>
            </w:r>
            <w:r w:rsidR="00B52051">
              <w:rPr>
                <w:noProof/>
                <w:webHidden/>
              </w:rPr>
              <w:instrText xml:space="preserve"> PAGEREF _Toc354393962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63" w:history="1">
            <w:r w:rsidR="00B52051" w:rsidRPr="00EF68C3">
              <w:rPr>
                <w:rStyle w:val="Lienhypertexte"/>
                <w:noProof/>
              </w:rPr>
              <w:t>4.4.</w:t>
            </w:r>
            <w:r w:rsidR="00B52051">
              <w:rPr>
                <w:rFonts w:eastAsiaTheme="minorEastAsia"/>
                <w:b w:val="0"/>
                <w:bCs w:val="0"/>
                <w:noProof/>
                <w:lang w:eastAsia="fr-FR"/>
              </w:rPr>
              <w:tab/>
            </w:r>
            <w:r w:rsidR="00B52051" w:rsidRPr="00EF68C3">
              <w:rPr>
                <w:rStyle w:val="Lienhypertexte"/>
                <w:noProof/>
              </w:rPr>
              <w:t>Editeur Streamwork</w:t>
            </w:r>
            <w:r w:rsidR="00B52051">
              <w:rPr>
                <w:noProof/>
                <w:webHidden/>
              </w:rPr>
              <w:tab/>
            </w:r>
            <w:r>
              <w:rPr>
                <w:noProof/>
                <w:webHidden/>
              </w:rPr>
              <w:fldChar w:fldCharType="begin"/>
            </w:r>
            <w:r w:rsidR="00B52051">
              <w:rPr>
                <w:noProof/>
                <w:webHidden/>
              </w:rPr>
              <w:instrText xml:space="preserve"> PAGEREF _Toc354393963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64" w:history="1">
            <w:r w:rsidR="00B52051" w:rsidRPr="00EF68C3">
              <w:rPr>
                <w:rStyle w:val="Lienhypertexte"/>
                <w:noProof/>
              </w:rPr>
              <w:t>4.4.1.</w:t>
            </w:r>
            <w:r w:rsidR="00B52051">
              <w:rPr>
                <w:rFonts w:eastAsiaTheme="minorEastAsia"/>
                <w:noProof/>
                <w:sz w:val="22"/>
                <w:szCs w:val="22"/>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_Toc354393964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65" w:history="1">
            <w:r w:rsidR="00B52051" w:rsidRPr="00EF68C3">
              <w:rPr>
                <w:rStyle w:val="Lienhypertexte"/>
                <w:noProof/>
              </w:rPr>
              <w:t>4.4.2.</w:t>
            </w:r>
            <w:r w:rsidR="00B52051">
              <w:rPr>
                <w:rFonts w:eastAsiaTheme="minorEastAsia"/>
                <w:noProof/>
                <w:sz w:val="22"/>
                <w:szCs w:val="22"/>
                <w:lang w:eastAsia="fr-FR"/>
              </w:rPr>
              <w:tab/>
            </w:r>
            <w:r w:rsidR="00B52051" w:rsidRPr="00EF68C3">
              <w:rPr>
                <w:rStyle w:val="Lienhypertexte"/>
                <w:noProof/>
              </w:rPr>
              <w:t>Fenêtres</w:t>
            </w:r>
            <w:r w:rsidR="00B52051">
              <w:rPr>
                <w:noProof/>
                <w:webHidden/>
              </w:rPr>
              <w:tab/>
            </w:r>
            <w:r>
              <w:rPr>
                <w:noProof/>
                <w:webHidden/>
              </w:rPr>
              <w:fldChar w:fldCharType="begin"/>
            </w:r>
            <w:r w:rsidR="00B52051">
              <w:rPr>
                <w:noProof/>
                <w:webHidden/>
              </w:rPr>
              <w:instrText xml:space="preserve"> PAGEREF _Toc354393965 \h </w:instrText>
            </w:r>
            <w:r>
              <w:rPr>
                <w:noProof/>
                <w:webHidden/>
              </w:rPr>
            </w:r>
            <w:r>
              <w:rPr>
                <w:noProof/>
                <w:webHidden/>
              </w:rPr>
              <w:fldChar w:fldCharType="separate"/>
            </w:r>
            <w:r w:rsidR="00B52051">
              <w:rPr>
                <w:noProof/>
                <w:webHidden/>
              </w:rPr>
              <w:t>8</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66" w:history="1">
            <w:r w:rsidR="00B52051" w:rsidRPr="00EF68C3">
              <w:rPr>
                <w:rStyle w:val="Lienhypertexte"/>
                <w:noProof/>
              </w:rPr>
              <w:t>4.4.3.</w:t>
            </w:r>
            <w:r w:rsidR="00B52051">
              <w:rPr>
                <w:rFonts w:eastAsiaTheme="minorEastAsia"/>
                <w:noProof/>
                <w:sz w:val="22"/>
                <w:szCs w:val="22"/>
                <w:lang w:eastAsia="fr-FR"/>
              </w:rPr>
              <w:tab/>
            </w:r>
            <w:r w:rsidR="00B52051" w:rsidRPr="00EF68C3">
              <w:rPr>
                <w:rStyle w:val="Lienhypertexte"/>
                <w:noProof/>
              </w:rPr>
              <w:t>Composants</w:t>
            </w:r>
            <w:r w:rsidR="00B52051">
              <w:rPr>
                <w:noProof/>
                <w:webHidden/>
              </w:rPr>
              <w:tab/>
            </w:r>
            <w:r>
              <w:rPr>
                <w:noProof/>
                <w:webHidden/>
              </w:rPr>
              <w:fldChar w:fldCharType="begin"/>
            </w:r>
            <w:r w:rsidR="00B52051">
              <w:rPr>
                <w:noProof/>
                <w:webHidden/>
              </w:rPr>
              <w:instrText xml:space="preserve"> PAGEREF _Toc354393966 \h </w:instrText>
            </w:r>
            <w:r>
              <w:rPr>
                <w:noProof/>
                <w:webHidden/>
              </w:rPr>
            </w:r>
            <w:r>
              <w:rPr>
                <w:noProof/>
                <w:webHidden/>
              </w:rPr>
              <w:fldChar w:fldCharType="separate"/>
            </w:r>
            <w:r w:rsidR="00B52051">
              <w:rPr>
                <w:noProof/>
                <w:webHidden/>
              </w:rPr>
              <w:t>8</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67" w:history="1">
            <w:r w:rsidR="00B52051" w:rsidRPr="00EF68C3">
              <w:rPr>
                <w:rStyle w:val="Lienhypertexte"/>
                <w:noProof/>
              </w:rPr>
              <w:t>4.4.4.</w:t>
            </w:r>
            <w:r w:rsidR="00B52051">
              <w:rPr>
                <w:rFonts w:eastAsiaTheme="minorEastAsia"/>
                <w:noProof/>
                <w:sz w:val="22"/>
                <w:szCs w:val="22"/>
                <w:lang w:eastAsia="fr-FR"/>
              </w:rPr>
              <w:tab/>
            </w:r>
            <w:r w:rsidR="00B52051" w:rsidRPr="00EF68C3">
              <w:rPr>
                <w:rStyle w:val="Lienhypertexte"/>
                <w:noProof/>
              </w:rPr>
              <w:t>Stream</w:t>
            </w:r>
            <w:r w:rsidR="00B52051">
              <w:rPr>
                <w:noProof/>
                <w:webHidden/>
              </w:rPr>
              <w:tab/>
            </w:r>
            <w:r>
              <w:rPr>
                <w:noProof/>
                <w:webHidden/>
              </w:rPr>
              <w:fldChar w:fldCharType="begin"/>
            </w:r>
            <w:r w:rsidR="00B52051">
              <w:rPr>
                <w:noProof/>
                <w:webHidden/>
              </w:rPr>
              <w:instrText xml:space="preserve"> PAGEREF _Toc354393967 \h </w:instrText>
            </w:r>
            <w:r>
              <w:rPr>
                <w:noProof/>
                <w:webHidden/>
              </w:rPr>
            </w:r>
            <w:r>
              <w:rPr>
                <w:noProof/>
                <w:webHidden/>
              </w:rPr>
              <w:fldChar w:fldCharType="separate"/>
            </w:r>
            <w:r w:rsidR="00B52051">
              <w:rPr>
                <w:noProof/>
                <w:webHidden/>
              </w:rPr>
              <w:t>9</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68" w:history="1">
            <w:r w:rsidR="00B52051" w:rsidRPr="00EF68C3">
              <w:rPr>
                <w:rStyle w:val="Lienhypertexte"/>
                <w:noProof/>
              </w:rPr>
              <w:t>4.4.5.</w:t>
            </w:r>
            <w:r w:rsidR="00B52051">
              <w:rPr>
                <w:rFonts w:eastAsiaTheme="minorEastAsia"/>
                <w:noProof/>
                <w:sz w:val="22"/>
                <w:szCs w:val="22"/>
                <w:lang w:eastAsia="fr-FR"/>
              </w:rPr>
              <w:tab/>
            </w:r>
            <w:r w:rsidR="00B52051" w:rsidRPr="00EF68C3">
              <w:rPr>
                <w:rStyle w:val="Lienhypertexte"/>
                <w:noProof/>
              </w:rPr>
              <w:t>Implémentation</w:t>
            </w:r>
            <w:r w:rsidR="00B52051">
              <w:rPr>
                <w:noProof/>
                <w:webHidden/>
              </w:rPr>
              <w:tab/>
            </w:r>
            <w:r>
              <w:rPr>
                <w:noProof/>
                <w:webHidden/>
              </w:rPr>
              <w:fldChar w:fldCharType="begin"/>
            </w:r>
            <w:r w:rsidR="00B52051">
              <w:rPr>
                <w:noProof/>
                <w:webHidden/>
              </w:rPr>
              <w:instrText xml:space="preserve"> PAGEREF _Toc354393968 \h </w:instrText>
            </w:r>
            <w:r>
              <w:rPr>
                <w:noProof/>
                <w:webHidden/>
              </w:rPr>
            </w:r>
            <w:r>
              <w:rPr>
                <w:noProof/>
                <w:webHidden/>
              </w:rPr>
              <w:fldChar w:fldCharType="separate"/>
            </w:r>
            <w:r w:rsidR="00B52051">
              <w:rPr>
                <w:noProof/>
                <w:webHidden/>
              </w:rPr>
              <w:t>9</w:t>
            </w:r>
            <w:r>
              <w:rPr>
                <w:noProof/>
                <w:webHidden/>
              </w:rPr>
              <w:fldChar w:fldCharType="end"/>
            </w:r>
          </w:hyperlink>
        </w:p>
        <w:p w:rsidR="00B52051" w:rsidRDefault="00BD0ADF">
          <w:pPr>
            <w:pStyle w:val="TM1"/>
            <w:tabs>
              <w:tab w:val="left" w:pos="440"/>
              <w:tab w:val="right" w:leader="dot" w:pos="9062"/>
            </w:tabs>
            <w:rPr>
              <w:rFonts w:eastAsiaTheme="minorEastAsia"/>
              <w:b w:val="0"/>
              <w:bCs w:val="0"/>
              <w:i w:val="0"/>
              <w:iCs w:val="0"/>
              <w:noProof/>
              <w:sz w:val="22"/>
              <w:szCs w:val="22"/>
              <w:lang w:eastAsia="fr-FR"/>
            </w:rPr>
          </w:pPr>
          <w:hyperlink w:anchor="_Toc354393969" w:history="1">
            <w:r w:rsidR="00B52051" w:rsidRPr="00EF68C3">
              <w:rPr>
                <w:rStyle w:val="Lienhypertexte"/>
                <w:noProof/>
              </w:rPr>
              <w:t>5.</w:t>
            </w:r>
            <w:r w:rsidR="00B52051">
              <w:rPr>
                <w:rFonts w:eastAsiaTheme="minorEastAsia"/>
                <w:b w:val="0"/>
                <w:bCs w:val="0"/>
                <w:i w:val="0"/>
                <w:iCs w:val="0"/>
                <w:noProof/>
                <w:sz w:val="22"/>
                <w:szCs w:val="22"/>
                <w:lang w:eastAsia="fr-FR"/>
              </w:rPr>
              <w:tab/>
            </w:r>
            <w:r w:rsidR="00B52051" w:rsidRPr="00EF68C3">
              <w:rPr>
                <w:rStyle w:val="Lienhypertexte"/>
                <w:noProof/>
              </w:rPr>
              <w:t>TP Streamwork</w:t>
            </w:r>
            <w:r w:rsidR="00B52051">
              <w:rPr>
                <w:noProof/>
                <w:webHidden/>
              </w:rPr>
              <w:tab/>
            </w:r>
            <w:r>
              <w:rPr>
                <w:noProof/>
                <w:webHidden/>
              </w:rPr>
              <w:fldChar w:fldCharType="begin"/>
            </w:r>
            <w:r w:rsidR="00B52051">
              <w:rPr>
                <w:noProof/>
                <w:webHidden/>
              </w:rPr>
              <w:instrText xml:space="preserve"> PAGEREF _Toc354393969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0" w:history="1">
            <w:r w:rsidR="00B52051" w:rsidRPr="00EF68C3">
              <w:rPr>
                <w:rStyle w:val="Lienhypertexte"/>
                <w:noProof/>
              </w:rPr>
              <w:t>5.1.</w:t>
            </w:r>
            <w:r w:rsidR="00B52051">
              <w:rPr>
                <w:rFonts w:eastAsiaTheme="minorEastAsia"/>
                <w:b w:val="0"/>
                <w:bCs w:val="0"/>
                <w:noProof/>
                <w:lang w:eastAsia="fr-FR"/>
              </w:rPr>
              <w:tab/>
            </w:r>
            <w:r w:rsidR="00B52051" w:rsidRPr="00EF68C3">
              <w:rPr>
                <w:rStyle w:val="Lienhypertexte"/>
                <w:noProof/>
              </w:rPr>
              <w:t>Création d'un plugin et de composants</w:t>
            </w:r>
            <w:r w:rsidR="00B52051">
              <w:rPr>
                <w:noProof/>
                <w:webHidden/>
              </w:rPr>
              <w:tab/>
            </w:r>
            <w:r>
              <w:rPr>
                <w:noProof/>
                <w:webHidden/>
              </w:rPr>
              <w:fldChar w:fldCharType="begin"/>
            </w:r>
            <w:r w:rsidR="00B52051">
              <w:rPr>
                <w:noProof/>
                <w:webHidden/>
              </w:rPr>
              <w:instrText xml:space="preserve"> PAGEREF _Toc354393970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71" w:history="1">
            <w:r w:rsidR="00B52051" w:rsidRPr="00EF68C3">
              <w:rPr>
                <w:rStyle w:val="Lienhypertexte"/>
                <w:noProof/>
              </w:rPr>
              <w:t>5.1.1.</w:t>
            </w:r>
            <w:r w:rsidR="00B52051">
              <w:rPr>
                <w:rFonts w:eastAsiaTheme="minorEastAsia"/>
                <w:noProof/>
                <w:sz w:val="22"/>
                <w:szCs w:val="22"/>
                <w:lang w:eastAsia="fr-FR"/>
              </w:rPr>
              <w:tab/>
            </w:r>
            <w:r w:rsidR="00B52051" w:rsidRPr="00EF68C3">
              <w:rPr>
                <w:rStyle w:val="Lienhypertexte"/>
                <w:noProof/>
              </w:rPr>
              <w:t>Création du plugin et du premier composant</w:t>
            </w:r>
            <w:r w:rsidR="00B52051">
              <w:rPr>
                <w:noProof/>
                <w:webHidden/>
              </w:rPr>
              <w:tab/>
            </w:r>
            <w:r>
              <w:rPr>
                <w:noProof/>
                <w:webHidden/>
              </w:rPr>
              <w:fldChar w:fldCharType="begin"/>
            </w:r>
            <w:r w:rsidR="00B52051">
              <w:rPr>
                <w:noProof/>
                <w:webHidden/>
              </w:rPr>
              <w:instrText xml:space="preserve"> PAGEREF _Toc354393971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72" w:history="1">
            <w:r w:rsidR="00B52051" w:rsidRPr="00EF68C3">
              <w:rPr>
                <w:rStyle w:val="Lienhypertexte"/>
                <w:noProof/>
              </w:rPr>
              <w:t>5.1.2.</w:t>
            </w:r>
            <w:r w:rsidR="00B52051">
              <w:rPr>
                <w:rFonts w:eastAsiaTheme="minorEastAsia"/>
                <w:noProof/>
                <w:sz w:val="22"/>
                <w:szCs w:val="22"/>
                <w:lang w:eastAsia="fr-FR"/>
              </w:rPr>
              <w:tab/>
            </w:r>
            <w:r w:rsidR="00B52051" w:rsidRPr="00EF68C3">
              <w:rPr>
                <w:rStyle w:val="Lienhypertexte"/>
                <w:noProof/>
              </w:rPr>
              <w:t>Création du deuxième composant</w:t>
            </w:r>
            <w:r w:rsidR="00B52051">
              <w:rPr>
                <w:noProof/>
                <w:webHidden/>
              </w:rPr>
              <w:tab/>
            </w:r>
            <w:r>
              <w:rPr>
                <w:noProof/>
                <w:webHidden/>
              </w:rPr>
              <w:fldChar w:fldCharType="begin"/>
            </w:r>
            <w:r w:rsidR="00B52051">
              <w:rPr>
                <w:noProof/>
                <w:webHidden/>
              </w:rPr>
              <w:instrText xml:space="preserve"> PAGEREF _Toc354393972 \h </w:instrText>
            </w:r>
            <w:r>
              <w:rPr>
                <w:noProof/>
                <w:webHidden/>
              </w:rPr>
            </w:r>
            <w:r>
              <w:rPr>
                <w:noProof/>
                <w:webHidden/>
              </w:rPr>
              <w:fldChar w:fldCharType="separate"/>
            </w:r>
            <w:r w:rsidR="00B52051">
              <w:rPr>
                <w:noProof/>
                <w:webHidden/>
              </w:rPr>
              <w:t>16</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73" w:history="1">
            <w:r w:rsidR="00B52051" w:rsidRPr="00EF68C3">
              <w:rPr>
                <w:rStyle w:val="Lienhypertexte"/>
                <w:noProof/>
              </w:rPr>
              <w:t>5.1.3.</w:t>
            </w:r>
            <w:r w:rsidR="00B52051">
              <w:rPr>
                <w:rFonts w:eastAsiaTheme="minorEastAsia"/>
                <w:noProof/>
                <w:sz w:val="22"/>
                <w:szCs w:val="22"/>
                <w:lang w:eastAsia="fr-FR"/>
              </w:rPr>
              <w:tab/>
            </w:r>
            <w:r w:rsidR="00B52051" w:rsidRPr="00EF68C3">
              <w:rPr>
                <w:rStyle w:val="Lienhypertexte"/>
                <w:noProof/>
              </w:rPr>
              <w:t>Utilisation des composants</w:t>
            </w:r>
            <w:r w:rsidR="00B52051">
              <w:rPr>
                <w:noProof/>
                <w:webHidden/>
              </w:rPr>
              <w:tab/>
            </w:r>
            <w:r>
              <w:rPr>
                <w:noProof/>
                <w:webHidden/>
              </w:rPr>
              <w:fldChar w:fldCharType="begin"/>
            </w:r>
            <w:r w:rsidR="00B52051">
              <w:rPr>
                <w:noProof/>
                <w:webHidden/>
              </w:rPr>
              <w:instrText xml:space="preserve"> PAGEREF _Toc354393973 \h </w:instrText>
            </w:r>
            <w:r>
              <w:rPr>
                <w:noProof/>
                <w:webHidden/>
              </w:rPr>
            </w:r>
            <w:r>
              <w:rPr>
                <w:noProof/>
                <w:webHidden/>
              </w:rPr>
              <w:fldChar w:fldCharType="separate"/>
            </w:r>
            <w:r w:rsidR="00B52051">
              <w:rPr>
                <w:noProof/>
                <w:webHidden/>
              </w:rPr>
              <w:t>17</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4" w:history="1">
            <w:r w:rsidR="00B52051" w:rsidRPr="00EF68C3">
              <w:rPr>
                <w:rStyle w:val="Lienhypertexte"/>
                <w:noProof/>
              </w:rPr>
              <w:t>5.2.</w:t>
            </w:r>
            <w:r w:rsidR="00B52051">
              <w:rPr>
                <w:rFonts w:eastAsiaTheme="minorEastAsia"/>
                <w:b w:val="0"/>
                <w:bCs w:val="0"/>
                <w:noProof/>
                <w:lang w:eastAsia="fr-FR"/>
              </w:rPr>
              <w:tab/>
            </w:r>
            <w:r w:rsidR="00B52051" w:rsidRPr="00EF68C3">
              <w:rPr>
                <w:rStyle w:val="Lienhypertexte"/>
                <w:noProof/>
              </w:rPr>
              <w:t>Pattern "Observer"</w:t>
            </w:r>
            <w:r w:rsidR="00B52051">
              <w:rPr>
                <w:noProof/>
                <w:webHidden/>
              </w:rPr>
              <w:tab/>
            </w:r>
            <w:r>
              <w:rPr>
                <w:noProof/>
                <w:webHidden/>
              </w:rPr>
              <w:fldChar w:fldCharType="begin"/>
            </w:r>
            <w:r w:rsidR="00B52051">
              <w:rPr>
                <w:noProof/>
                <w:webHidden/>
              </w:rPr>
              <w:instrText xml:space="preserve"> PAGEREF _Toc354393974 \h </w:instrText>
            </w:r>
            <w:r>
              <w:rPr>
                <w:noProof/>
                <w:webHidden/>
              </w:rPr>
            </w:r>
            <w:r>
              <w:rPr>
                <w:noProof/>
                <w:webHidden/>
              </w:rPr>
              <w:fldChar w:fldCharType="separate"/>
            </w:r>
            <w:r w:rsidR="00B52051">
              <w:rPr>
                <w:noProof/>
                <w:webHidden/>
              </w:rPr>
              <w:t>18</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5" w:history="1">
            <w:r w:rsidR="00B52051" w:rsidRPr="00EF68C3">
              <w:rPr>
                <w:rStyle w:val="Lienhypertexte"/>
                <w:noProof/>
              </w:rPr>
              <w:t>5.3.</w:t>
            </w:r>
            <w:r w:rsidR="00B52051">
              <w:rPr>
                <w:rFonts w:eastAsiaTheme="minorEastAsia"/>
                <w:b w:val="0"/>
                <w:bCs w:val="0"/>
                <w:noProof/>
                <w:lang w:eastAsia="fr-FR"/>
              </w:rPr>
              <w:tab/>
            </w:r>
            <w:r w:rsidR="00B52051" w:rsidRPr="00EF68C3">
              <w:rPr>
                <w:rStyle w:val="Lienhypertexte"/>
                <w:noProof/>
              </w:rPr>
              <w:t>Service Executable</w:t>
            </w:r>
            <w:r w:rsidR="00B52051">
              <w:rPr>
                <w:noProof/>
                <w:webHidden/>
              </w:rPr>
              <w:tab/>
            </w:r>
            <w:r>
              <w:rPr>
                <w:noProof/>
                <w:webHidden/>
              </w:rPr>
              <w:fldChar w:fldCharType="begin"/>
            </w:r>
            <w:r w:rsidR="00B52051">
              <w:rPr>
                <w:noProof/>
                <w:webHidden/>
              </w:rPr>
              <w:instrText xml:space="preserve"> PAGEREF _Toc354393975 \h </w:instrText>
            </w:r>
            <w:r>
              <w:rPr>
                <w:noProof/>
                <w:webHidden/>
              </w:rPr>
            </w:r>
            <w:r>
              <w:rPr>
                <w:noProof/>
                <w:webHidden/>
              </w:rPr>
              <w:fldChar w:fldCharType="separate"/>
            </w:r>
            <w:r w:rsidR="00B52051">
              <w:rPr>
                <w:noProof/>
                <w:webHidden/>
              </w:rPr>
              <w:t>19</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6" w:history="1">
            <w:r w:rsidR="00B52051" w:rsidRPr="00EF68C3">
              <w:rPr>
                <w:rStyle w:val="Lienhypertexte"/>
                <w:noProof/>
              </w:rPr>
              <w:t>5.4.</w:t>
            </w:r>
            <w:r w:rsidR="00B52051">
              <w:rPr>
                <w:rFonts w:eastAsiaTheme="minorEastAsia"/>
                <w:b w:val="0"/>
                <w:bCs w:val="0"/>
                <w:noProof/>
                <w:lang w:eastAsia="fr-FR"/>
              </w:rPr>
              <w:tab/>
            </w:r>
            <w:r w:rsidR="00B52051" w:rsidRPr="00EF68C3">
              <w:rPr>
                <w:rStyle w:val="Lienhypertexte"/>
                <w:noProof/>
              </w:rPr>
              <w:t>Interface graphique</w:t>
            </w:r>
            <w:r w:rsidR="00B52051">
              <w:rPr>
                <w:noProof/>
                <w:webHidden/>
              </w:rPr>
              <w:tab/>
            </w:r>
            <w:r>
              <w:rPr>
                <w:noProof/>
                <w:webHidden/>
              </w:rPr>
              <w:fldChar w:fldCharType="begin"/>
            </w:r>
            <w:r w:rsidR="00B52051">
              <w:rPr>
                <w:noProof/>
                <w:webHidden/>
              </w:rPr>
              <w:instrText xml:space="preserve"> PAGEREF _Toc354393976 \h </w:instrText>
            </w:r>
            <w:r>
              <w:rPr>
                <w:noProof/>
                <w:webHidden/>
              </w:rPr>
            </w:r>
            <w:r>
              <w:rPr>
                <w:noProof/>
                <w:webHidden/>
              </w:rPr>
              <w:fldChar w:fldCharType="separate"/>
            </w:r>
            <w:r w:rsidR="00B52051">
              <w:rPr>
                <w:noProof/>
                <w:webHidden/>
              </w:rPr>
              <w:t>20</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7" w:history="1">
            <w:r w:rsidR="00B52051" w:rsidRPr="00EF68C3">
              <w:rPr>
                <w:rStyle w:val="Lienhypertexte"/>
                <w:noProof/>
              </w:rPr>
              <w:t>5.5.</w:t>
            </w:r>
            <w:r w:rsidR="00B52051">
              <w:rPr>
                <w:rFonts w:eastAsiaTheme="minorEastAsia"/>
                <w:b w:val="0"/>
                <w:bCs w:val="0"/>
                <w:noProof/>
                <w:lang w:eastAsia="fr-FR"/>
              </w:rPr>
              <w:tab/>
            </w:r>
            <w:r w:rsidR="00B52051" w:rsidRPr="00EF68C3">
              <w:rPr>
                <w:rStyle w:val="Lienhypertexte"/>
                <w:noProof/>
              </w:rPr>
              <w:t>Gestion des propriétés</w:t>
            </w:r>
            <w:r w:rsidR="00B52051">
              <w:rPr>
                <w:noProof/>
                <w:webHidden/>
              </w:rPr>
              <w:tab/>
            </w:r>
            <w:r>
              <w:rPr>
                <w:noProof/>
                <w:webHidden/>
              </w:rPr>
              <w:fldChar w:fldCharType="begin"/>
            </w:r>
            <w:r w:rsidR="00B52051">
              <w:rPr>
                <w:noProof/>
                <w:webHidden/>
              </w:rPr>
              <w:instrText xml:space="preserve"> PAGEREF _Toc354393977 \h </w:instrText>
            </w:r>
            <w:r>
              <w:rPr>
                <w:noProof/>
                <w:webHidden/>
              </w:rPr>
            </w:r>
            <w:r>
              <w:rPr>
                <w:noProof/>
                <w:webHidden/>
              </w:rPr>
              <w:fldChar w:fldCharType="separate"/>
            </w:r>
            <w:r w:rsidR="00B52051">
              <w:rPr>
                <w:noProof/>
                <w:webHidden/>
              </w:rPr>
              <w:t>21</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8" w:history="1">
            <w:r w:rsidR="00B52051" w:rsidRPr="00EF68C3">
              <w:rPr>
                <w:rStyle w:val="Lienhypertexte"/>
                <w:noProof/>
              </w:rPr>
              <w:t>5.6.</w:t>
            </w:r>
            <w:r w:rsidR="00B52051">
              <w:rPr>
                <w:rFonts w:eastAsiaTheme="minorEastAsia"/>
                <w:b w:val="0"/>
                <w:bCs w:val="0"/>
                <w:noProof/>
                <w:lang w:eastAsia="fr-FR"/>
              </w:rPr>
              <w:tab/>
            </w:r>
            <w:r w:rsidR="00B52051" w:rsidRPr="00EF68C3">
              <w:rPr>
                <w:rStyle w:val="Lienhypertexte"/>
                <w:noProof/>
              </w:rPr>
              <w:t>Sous-stream</w:t>
            </w:r>
            <w:r w:rsidR="00B52051">
              <w:rPr>
                <w:noProof/>
                <w:webHidden/>
              </w:rPr>
              <w:tab/>
            </w:r>
            <w:r>
              <w:rPr>
                <w:noProof/>
                <w:webHidden/>
              </w:rPr>
              <w:fldChar w:fldCharType="begin"/>
            </w:r>
            <w:r w:rsidR="00B52051">
              <w:rPr>
                <w:noProof/>
                <w:webHidden/>
              </w:rPr>
              <w:instrText xml:space="preserve"> PAGEREF _Toc354393978 \h </w:instrText>
            </w:r>
            <w:r>
              <w:rPr>
                <w:noProof/>
                <w:webHidden/>
              </w:rPr>
            </w:r>
            <w:r>
              <w:rPr>
                <w:noProof/>
                <w:webHidden/>
              </w:rPr>
              <w:fldChar w:fldCharType="separate"/>
            </w:r>
            <w:r w:rsidR="00B52051">
              <w:rPr>
                <w:noProof/>
                <w:webHidden/>
              </w:rPr>
              <w:t>23</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79" w:history="1">
            <w:r w:rsidR="00B52051" w:rsidRPr="00EF68C3">
              <w:rPr>
                <w:rStyle w:val="Lienhypertexte"/>
                <w:noProof/>
              </w:rPr>
              <w:t>5.7.</w:t>
            </w:r>
            <w:r w:rsidR="00B52051">
              <w:rPr>
                <w:rFonts w:eastAsiaTheme="minorEastAsia"/>
                <w:b w:val="0"/>
                <w:bCs w:val="0"/>
                <w:noProof/>
                <w:lang w:eastAsia="fr-FR"/>
              </w:rPr>
              <w:tab/>
            </w:r>
            <w:r w:rsidR="00B52051" w:rsidRPr="00EF68C3">
              <w:rPr>
                <w:rStyle w:val="Lienhypertexte"/>
                <w:noProof/>
              </w:rPr>
              <w:t>Utilisation de pins</w:t>
            </w:r>
            <w:r w:rsidR="00B52051">
              <w:rPr>
                <w:noProof/>
                <w:webHidden/>
              </w:rPr>
              <w:tab/>
            </w:r>
            <w:r>
              <w:rPr>
                <w:noProof/>
                <w:webHidden/>
              </w:rPr>
              <w:fldChar w:fldCharType="begin"/>
            </w:r>
            <w:r w:rsidR="00B52051">
              <w:rPr>
                <w:noProof/>
                <w:webHidden/>
              </w:rPr>
              <w:instrText xml:space="preserve"> PAGEREF _Toc354393979 \h </w:instrText>
            </w:r>
            <w:r>
              <w:rPr>
                <w:noProof/>
                <w:webHidden/>
              </w:rPr>
            </w:r>
            <w:r>
              <w:rPr>
                <w:noProof/>
                <w:webHidden/>
              </w:rPr>
              <w:fldChar w:fldCharType="separate"/>
            </w:r>
            <w:r w:rsidR="00B52051">
              <w:rPr>
                <w:noProof/>
                <w:webHidden/>
              </w:rPr>
              <w:t>25</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80" w:history="1">
            <w:r w:rsidR="00B52051" w:rsidRPr="00EF68C3">
              <w:rPr>
                <w:rStyle w:val="Lienhypertexte"/>
                <w:noProof/>
              </w:rPr>
              <w:t>5.8.</w:t>
            </w:r>
            <w:r w:rsidR="00B52051">
              <w:rPr>
                <w:rFonts w:eastAsiaTheme="minorEastAsia"/>
                <w:b w:val="0"/>
                <w:bCs w:val="0"/>
                <w:noProof/>
                <w:lang w:eastAsia="fr-FR"/>
              </w:rPr>
              <w:tab/>
            </w:r>
            <w:r w:rsidR="00B52051" w:rsidRPr="00EF68C3">
              <w:rPr>
                <w:rStyle w:val="Lienhypertexte"/>
                <w:noProof/>
              </w:rPr>
              <w:t>AdminSetup</w:t>
            </w:r>
            <w:r w:rsidR="00B52051">
              <w:rPr>
                <w:noProof/>
                <w:webHidden/>
              </w:rPr>
              <w:tab/>
            </w:r>
            <w:r>
              <w:rPr>
                <w:noProof/>
                <w:webHidden/>
              </w:rPr>
              <w:fldChar w:fldCharType="begin"/>
            </w:r>
            <w:r w:rsidR="00B52051">
              <w:rPr>
                <w:noProof/>
                <w:webHidden/>
              </w:rPr>
              <w:instrText xml:space="preserve"> PAGEREF _Toc354393980 \h </w:instrText>
            </w:r>
            <w:r>
              <w:rPr>
                <w:noProof/>
                <w:webHidden/>
              </w:rPr>
            </w:r>
            <w:r>
              <w:rPr>
                <w:noProof/>
                <w:webHidden/>
              </w:rPr>
              <w:fldChar w:fldCharType="separate"/>
            </w:r>
            <w:r w:rsidR="00B52051">
              <w:rPr>
                <w:noProof/>
                <w:webHidden/>
              </w:rPr>
              <w:t>26</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81" w:history="1">
            <w:r w:rsidR="00B52051" w:rsidRPr="00EF68C3">
              <w:rPr>
                <w:rStyle w:val="Lienhypertexte"/>
                <w:noProof/>
              </w:rPr>
              <w:t>5.9.</w:t>
            </w:r>
            <w:r w:rsidR="00B52051">
              <w:rPr>
                <w:rFonts w:eastAsiaTheme="minorEastAsia"/>
                <w:b w:val="0"/>
                <w:bCs w:val="0"/>
                <w:noProof/>
                <w:lang w:eastAsia="fr-FR"/>
              </w:rPr>
              <w:tab/>
            </w:r>
            <w:r w:rsidR="00B52051" w:rsidRPr="00EF68C3">
              <w:rPr>
                <w:rStyle w:val="Lienhypertexte"/>
                <w:noProof/>
              </w:rPr>
              <w:t>Sauvegarde de données</w:t>
            </w:r>
            <w:r w:rsidR="00B52051">
              <w:rPr>
                <w:noProof/>
                <w:webHidden/>
              </w:rPr>
              <w:tab/>
            </w:r>
            <w:r>
              <w:rPr>
                <w:noProof/>
                <w:webHidden/>
              </w:rPr>
              <w:fldChar w:fldCharType="begin"/>
            </w:r>
            <w:r w:rsidR="00B52051">
              <w:rPr>
                <w:noProof/>
                <w:webHidden/>
              </w:rPr>
              <w:instrText xml:space="preserve"> PAGEREF _Toc354393981 \h </w:instrText>
            </w:r>
            <w:r>
              <w:rPr>
                <w:noProof/>
                <w:webHidden/>
              </w:rPr>
            </w:r>
            <w:r>
              <w:rPr>
                <w:noProof/>
                <w:webHidden/>
              </w:rPr>
              <w:fldChar w:fldCharType="separate"/>
            </w:r>
            <w:r w:rsidR="00B52051">
              <w:rPr>
                <w:noProof/>
                <w:webHidden/>
              </w:rPr>
              <w:t>27</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2" w:history="1">
            <w:r w:rsidR="00B52051" w:rsidRPr="00EF68C3">
              <w:rPr>
                <w:rStyle w:val="Lienhypertexte"/>
                <w:noProof/>
              </w:rPr>
              <w:t>5.9.1.</w:t>
            </w:r>
            <w:r w:rsidR="00B52051">
              <w:rPr>
                <w:rFonts w:eastAsiaTheme="minorEastAsia"/>
                <w:noProof/>
                <w:sz w:val="22"/>
                <w:szCs w:val="22"/>
                <w:lang w:eastAsia="fr-FR"/>
              </w:rPr>
              <w:tab/>
            </w:r>
            <w:r w:rsidR="00B52051" w:rsidRPr="00EF68C3">
              <w:rPr>
                <w:rStyle w:val="Lienhypertexte"/>
                <w:noProof/>
              </w:rPr>
              <w:t>ISwPersistent</w:t>
            </w:r>
            <w:r w:rsidR="00B52051">
              <w:rPr>
                <w:noProof/>
                <w:webHidden/>
              </w:rPr>
              <w:tab/>
            </w:r>
            <w:r>
              <w:rPr>
                <w:noProof/>
                <w:webHidden/>
              </w:rPr>
              <w:fldChar w:fldCharType="begin"/>
            </w:r>
            <w:r w:rsidR="00B52051">
              <w:rPr>
                <w:noProof/>
                <w:webHidden/>
              </w:rPr>
              <w:instrText xml:space="preserve"> PAGEREF _Toc354393982 \h </w:instrText>
            </w:r>
            <w:r>
              <w:rPr>
                <w:noProof/>
                <w:webHidden/>
              </w:rPr>
            </w:r>
            <w:r>
              <w:rPr>
                <w:noProof/>
                <w:webHidden/>
              </w:rPr>
              <w:fldChar w:fldCharType="separate"/>
            </w:r>
            <w:r w:rsidR="00B52051">
              <w:rPr>
                <w:noProof/>
                <w:webHidden/>
              </w:rPr>
              <w:t>27</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3" w:history="1">
            <w:r w:rsidR="00B52051" w:rsidRPr="00EF68C3">
              <w:rPr>
                <w:rStyle w:val="Lienhypertexte"/>
                <w:noProof/>
              </w:rPr>
              <w:t>5.9.2.</w:t>
            </w:r>
            <w:r w:rsidR="00B52051">
              <w:rPr>
                <w:rFonts w:eastAsiaTheme="minorEastAsia"/>
                <w:noProof/>
                <w:sz w:val="22"/>
                <w:szCs w:val="22"/>
                <w:lang w:eastAsia="fr-FR"/>
              </w:rPr>
              <w:tab/>
            </w:r>
            <w:r w:rsidR="00B52051" w:rsidRPr="00EF68C3">
              <w:rPr>
                <w:rStyle w:val="Lienhypertexte"/>
                <w:noProof/>
              </w:rPr>
              <w:t>ISwPersistentConfigurable</w:t>
            </w:r>
            <w:r w:rsidR="00B52051">
              <w:rPr>
                <w:noProof/>
                <w:webHidden/>
              </w:rPr>
              <w:tab/>
            </w:r>
            <w:r>
              <w:rPr>
                <w:noProof/>
                <w:webHidden/>
              </w:rPr>
              <w:fldChar w:fldCharType="begin"/>
            </w:r>
            <w:r w:rsidR="00B52051">
              <w:rPr>
                <w:noProof/>
                <w:webHidden/>
              </w:rPr>
              <w:instrText xml:space="preserve"> PAGEREF _Toc354393983 \h </w:instrText>
            </w:r>
            <w:r>
              <w:rPr>
                <w:noProof/>
                <w:webHidden/>
              </w:rPr>
            </w:r>
            <w:r>
              <w:rPr>
                <w:noProof/>
                <w:webHidden/>
              </w:rPr>
              <w:fldChar w:fldCharType="separate"/>
            </w:r>
            <w:r w:rsidR="00B52051">
              <w:rPr>
                <w:noProof/>
                <w:webHidden/>
              </w:rPr>
              <w:t>28</w:t>
            </w:r>
            <w:r>
              <w:rPr>
                <w:noProof/>
                <w:webHidden/>
              </w:rPr>
              <w:fldChar w:fldCharType="end"/>
            </w:r>
          </w:hyperlink>
        </w:p>
        <w:p w:rsidR="00B52051" w:rsidRDefault="00BD0ADF">
          <w:pPr>
            <w:pStyle w:val="TM2"/>
            <w:tabs>
              <w:tab w:val="left" w:pos="1100"/>
              <w:tab w:val="right" w:leader="dot" w:pos="9062"/>
            </w:tabs>
            <w:rPr>
              <w:rFonts w:eastAsiaTheme="minorEastAsia"/>
              <w:b w:val="0"/>
              <w:bCs w:val="0"/>
              <w:noProof/>
              <w:lang w:eastAsia="fr-FR"/>
            </w:rPr>
          </w:pPr>
          <w:hyperlink w:anchor="_Toc354393984" w:history="1">
            <w:r w:rsidR="00B52051" w:rsidRPr="00EF68C3">
              <w:rPr>
                <w:rStyle w:val="Lienhypertexte"/>
                <w:noProof/>
              </w:rPr>
              <w:t>5.10.</w:t>
            </w:r>
            <w:r w:rsidR="00B52051">
              <w:rPr>
                <w:rFonts w:eastAsiaTheme="minorEastAsia"/>
                <w:b w:val="0"/>
                <w:bCs w:val="0"/>
                <w:noProof/>
                <w:lang w:eastAsia="fr-FR"/>
              </w:rPr>
              <w:tab/>
            </w:r>
            <w:r w:rsidR="00B52051" w:rsidRPr="00EF68C3">
              <w:rPr>
                <w:rStyle w:val="Lienhypertexte"/>
                <w:noProof/>
              </w:rPr>
              <w:t>Modèle de données</w:t>
            </w:r>
            <w:r w:rsidR="00B52051">
              <w:rPr>
                <w:noProof/>
                <w:webHidden/>
              </w:rPr>
              <w:tab/>
            </w:r>
            <w:r>
              <w:rPr>
                <w:noProof/>
                <w:webHidden/>
              </w:rPr>
              <w:fldChar w:fldCharType="begin"/>
            </w:r>
            <w:r w:rsidR="00B52051">
              <w:rPr>
                <w:noProof/>
                <w:webHidden/>
              </w:rPr>
              <w:instrText xml:space="preserve"> PAGEREF _Toc354393984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5" w:history="1">
            <w:r w:rsidR="00B52051" w:rsidRPr="00EF68C3">
              <w:rPr>
                <w:rStyle w:val="Lienhypertexte"/>
                <w:noProof/>
              </w:rPr>
              <w:t>5.10.1.</w:t>
            </w:r>
            <w:r w:rsidR="00B52051">
              <w:rPr>
                <w:rFonts w:eastAsiaTheme="minorEastAsia"/>
                <w:noProof/>
                <w:sz w:val="22"/>
                <w:szCs w:val="22"/>
                <w:lang w:eastAsia="fr-FR"/>
              </w:rPr>
              <w:tab/>
            </w:r>
            <w:r w:rsidR="00B52051" w:rsidRPr="00EF68C3">
              <w:rPr>
                <w:rStyle w:val="Lienhypertexte"/>
                <w:noProof/>
              </w:rPr>
              <w:t>Accès aux spécialisations</w:t>
            </w:r>
            <w:r w:rsidR="00B52051">
              <w:rPr>
                <w:noProof/>
                <w:webHidden/>
              </w:rPr>
              <w:tab/>
            </w:r>
            <w:r>
              <w:rPr>
                <w:noProof/>
                <w:webHidden/>
              </w:rPr>
              <w:fldChar w:fldCharType="begin"/>
            </w:r>
            <w:r w:rsidR="00B52051">
              <w:rPr>
                <w:noProof/>
                <w:webHidden/>
              </w:rPr>
              <w:instrText xml:space="preserve"> PAGEREF _Toc354393985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6" w:history="1">
            <w:r w:rsidR="00B52051" w:rsidRPr="00EF68C3">
              <w:rPr>
                <w:rStyle w:val="Lienhypertexte"/>
                <w:noProof/>
              </w:rPr>
              <w:t>5.10.2.</w:t>
            </w:r>
            <w:r w:rsidR="00B52051">
              <w:rPr>
                <w:rFonts w:eastAsiaTheme="minorEastAsia"/>
                <w:noProof/>
                <w:sz w:val="22"/>
                <w:szCs w:val="22"/>
                <w:lang w:eastAsia="fr-FR"/>
              </w:rPr>
              <w:tab/>
            </w:r>
            <w:r w:rsidR="00B52051" w:rsidRPr="00EF68C3">
              <w:rPr>
                <w:rStyle w:val="Lienhypertexte"/>
                <w:noProof/>
              </w:rPr>
              <w:t>Etape 1 : Action dans Starlinx</w:t>
            </w:r>
            <w:r w:rsidR="00B52051">
              <w:rPr>
                <w:noProof/>
                <w:webHidden/>
              </w:rPr>
              <w:tab/>
            </w:r>
            <w:r>
              <w:rPr>
                <w:noProof/>
                <w:webHidden/>
              </w:rPr>
              <w:fldChar w:fldCharType="begin"/>
            </w:r>
            <w:r w:rsidR="00B52051">
              <w:rPr>
                <w:noProof/>
                <w:webHidden/>
              </w:rPr>
              <w:instrText xml:space="preserve"> PAGEREF _Toc354393986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7" w:history="1">
            <w:r w:rsidR="00B52051" w:rsidRPr="00EF68C3">
              <w:rPr>
                <w:rStyle w:val="Lienhypertexte"/>
                <w:noProof/>
              </w:rPr>
              <w:t>5.10.3.</w:t>
            </w:r>
            <w:r w:rsidR="00B52051">
              <w:rPr>
                <w:rFonts w:eastAsiaTheme="minorEastAsia"/>
                <w:noProof/>
                <w:sz w:val="22"/>
                <w:szCs w:val="22"/>
                <w:lang w:eastAsia="fr-FR"/>
              </w:rPr>
              <w:tab/>
            </w:r>
            <w:r w:rsidR="00B52051" w:rsidRPr="00EF68C3">
              <w:rPr>
                <w:rStyle w:val="Lienhypertexte"/>
                <w:noProof/>
              </w:rPr>
              <w:t>Etape 2 : Action dans un nouveau stream</w:t>
            </w:r>
            <w:r w:rsidR="00B52051">
              <w:rPr>
                <w:noProof/>
                <w:webHidden/>
              </w:rPr>
              <w:tab/>
            </w:r>
            <w:r>
              <w:rPr>
                <w:noProof/>
                <w:webHidden/>
              </w:rPr>
              <w:fldChar w:fldCharType="begin"/>
            </w:r>
            <w:r w:rsidR="00B52051">
              <w:rPr>
                <w:noProof/>
                <w:webHidden/>
              </w:rPr>
              <w:instrText xml:space="preserve"> PAGEREF _Toc354393987 \h </w:instrText>
            </w:r>
            <w:r>
              <w:rPr>
                <w:noProof/>
                <w:webHidden/>
              </w:rPr>
            </w:r>
            <w:r>
              <w:rPr>
                <w:noProof/>
                <w:webHidden/>
              </w:rPr>
              <w:fldChar w:fldCharType="separate"/>
            </w:r>
            <w:r w:rsidR="00B52051">
              <w:rPr>
                <w:noProof/>
                <w:webHidden/>
              </w:rPr>
              <w:t>31</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8" w:history="1">
            <w:r w:rsidR="00B52051" w:rsidRPr="00EF68C3">
              <w:rPr>
                <w:rStyle w:val="Lienhypertexte"/>
                <w:noProof/>
              </w:rPr>
              <w:t>5.10.4.</w:t>
            </w:r>
            <w:r w:rsidR="00B52051">
              <w:rPr>
                <w:rFonts w:eastAsiaTheme="minorEastAsia"/>
                <w:noProof/>
                <w:sz w:val="22"/>
                <w:szCs w:val="22"/>
                <w:lang w:eastAsia="fr-FR"/>
              </w:rPr>
              <w:tab/>
            </w:r>
            <w:r w:rsidR="00B52051" w:rsidRPr="00EF68C3">
              <w:rPr>
                <w:rStyle w:val="Lienhypertexte"/>
                <w:noProof/>
              </w:rPr>
              <w:t>Etape 3 : Utilisation d'une ISxCommand</w:t>
            </w:r>
            <w:r w:rsidR="00B52051">
              <w:rPr>
                <w:noProof/>
                <w:webHidden/>
              </w:rPr>
              <w:tab/>
            </w:r>
            <w:r>
              <w:rPr>
                <w:noProof/>
                <w:webHidden/>
              </w:rPr>
              <w:fldChar w:fldCharType="begin"/>
            </w:r>
            <w:r w:rsidR="00B52051">
              <w:rPr>
                <w:noProof/>
                <w:webHidden/>
              </w:rPr>
              <w:instrText xml:space="preserve"> PAGEREF _Toc354393988 \h </w:instrText>
            </w:r>
            <w:r>
              <w:rPr>
                <w:noProof/>
                <w:webHidden/>
              </w:rPr>
            </w:r>
            <w:r>
              <w:rPr>
                <w:noProof/>
                <w:webHidden/>
              </w:rPr>
              <w:fldChar w:fldCharType="separate"/>
            </w:r>
            <w:r w:rsidR="00B52051">
              <w:rPr>
                <w:noProof/>
                <w:webHidden/>
              </w:rPr>
              <w:t>32</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89" w:history="1">
            <w:r w:rsidR="00B52051" w:rsidRPr="00EF68C3">
              <w:rPr>
                <w:rStyle w:val="Lienhypertexte"/>
                <w:noProof/>
              </w:rPr>
              <w:t>5.10.5.</w:t>
            </w:r>
            <w:r w:rsidR="00B52051">
              <w:rPr>
                <w:rFonts w:eastAsiaTheme="minorEastAsia"/>
                <w:noProof/>
                <w:sz w:val="22"/>
                <w:szCs w:val="22"/>
                <w:lang w:eastAsia="fr-FR"/>
              </w:rPr>
              <w:tab/>
            </w:r>
            <w:r w:rsidR="00B52051" w:rsidRPr="00EF68C3">
              <w:rPr>
                <w:rStyle w:val="Lienhypertexte"/>
                <w:noProof/>
              </w:rPr>
              <w:t>Etape 4 : Utilisation d'un ISxData</w:t>
            </w:r>
            <w:r w:rsidR="00B52051">
              <w:rPr>
                <w:noProof/>
                <w:webHidden/>
              </w:rPr>
              <w:tab/>
            </w:r>
            <w:r>
              <w:rPr>
                <w:noProof/>
                <w:webHidden/>
              </w:rPr>
              <w:fldChar w:fldCharType="begin"/>
            </w:r>
            <w:r w:rsidR="00B52051">
              <w:rPr>
                <w:noProof/>
                <w:webHidden/>
              </w:rPr>
              <w:instrText xml:space="preserve"> PAGEREF _Toc354393989 \h </w:instrText>
            </w:r>
            <w:r>
              <w:rPr>
                <w:noProof/>
                <w:webHidden/>
              </w:rPr>
            </w:r>
            <w:r>
              <w:rPr>
                <w:noProof/>
                <w:webHidden/>
              </w:rPr>
              <w:fldChar w:fldCharType="separate"/>
            </w:r>
            <w:r w:rsidR="00B52051">
              <w:rPr>
                <w:noProof/>
                <w:webHidden/>
              </w:rPr>
              <w:t>35</w:t>
            </w:r>
            <w:r>
              <w:rPr>
                <w:noProof/>
                <w:webHidden/>
              </w:rPr>
              <w:fldChar w:fldCharType="end"/>
            </w:r>
          </w:hyperlink>
        </w:p>
        <w:p w:rsidR="00B52051" w:rsidRDefault="00BD0ADF">
          <w:pPr>
            <w:pStyle w:val="TM2"/>
            <w:tabs>
              <w:tab w:val="left" w:pos="1100"/>
              <w:tab w:val="right" w:leader="dot" w:pos="9062"/>
            </w:tabs>
            <w:rPr>
              <w:rFonts w:eastAsiaTheme="minorEastAsia"/>
              <w:b w:val="0"/>
              <w:bCs w:val="0"/>
              <w:noProof/>
              <w:lang w:eastAsia="fr-FR"/>
            </w:rPr>
          </w:pPr>
          <w:hyperlink w:anchor="_Toc354393990" w:history="1">
            <w:r w:rsidR="00B52051" w:rsidRPr="00EF68C3">
              <w:rPr>
                <w:rStyle w:val="Lienhypertexte"/>
                <w:noProof/>
              </w:rPr>
              <w:t>5.11.</w:t>
            </w:r>
            <w:r w:rsidR="00B52051">
              <w:rPr>
                <w:rFonts w:eastAsiaTheme="minorEastAsia"/>
                <w:b w:val="0"/>
                <w:bCs w:val="0"/>
                <w:noProof/>
                <w:lang w:eastAsia="fr-FR"/>
              </w:rPr>
              <w:tab/>
            </w:r>
            <w:r w:rsidR="00B52051" w:rsidRPr="00EF68C3">
              <w:rPr>
                <w:rStyle w:val="Lienhypertexte"/>
                <w:noProof/>
              </w:rPr>
              <w:t>Création d'un service de log</w:t>
            </w:r>
            <w:r w:rsidR="00B52051">
              <w:rPr>
                <w:noProof/>
                <w:webHidden/>
              </w:rPr>
              <w:tab/>
            </w:r>
            <w:r>
              <w:rPr>
                <w:noProof/>
                <w:webHidden/>
              </w:rPr>
              <w:fldChar w:fldCharType="begin"/>
            </w:r>
            <w:r w:rsidR="00B52051">
              <w:rPr>
                <w:noProof/>
                <w:webHidden/>
              </w:rPr>
              <w:instrText xml:space="preserve"> PAGEREF _Toc354393990 \h </w:instrText>
            </w:r>
            <w:r>
              <w:rPr>
                <w:noProof/>
                <w:webHidden/>
              </w:rPr>
            </w:r>
            <w:r>
              <w:rPr>
                <w:noProof/>
                <w:webHidden/>
              </w:rPr>
              <w:fldChar w:fldCharType="separate"/>
            </w:r>
            <w:r w:rsidR="00B52051">
              <w:rPr>
                <w:noProof/>
                <w:webHidden/>
              </w:rPr>
              <w:t>37</w:t>
            </w:r>
            <w:r>
              <w:rPr>
                <w:noProof/>
                <w:webHidden/>
              </w:rPr>
              <w:fldChar w:fldCharType="end"/>
            </w:r>
          </w:hyperlink>
        </w:p>
        <w:p w:rsidR="00B52051" w:rsidRDefault="00BD0ADF">
          <w:pPr>
            <w:pStyle w:val="TM1"/>
            <w:tabs>
              <w:tab w:val="left" w:pos="440"/>
              <w:tab w:val="right" w:leader="dot" w:pos="9062"/>
            </w:tabs>
            <w:rPr>
              <w:rFonts w:eastAsiaTheme="minorEastAsia"/>
              <w:b w:val="0"/>
              <w:bCs w:val="0"/>
              <w:i w:val="0"/>
              <w:iCs w:val="0"/>
              <w:noProof/>
              <w:sz w:val="22"/>
              <w:szCs w:val="22"/>
              <w:lang w:eastAsia="fr-FR"/>
            </w:rPr>
          </w:pPr>
          <w:hyperlink w:anchor="_Toc354393991" w:history="1">
            <w:r w:rsidR="00B52051" w:rsidRPr="00EF68C3">
              <w:rPr>
                <w:rStyle w:val="Lienhypertexte"/>
                <w:noProof/>
                <w:lang w:val="en-US"/>
              </w:rPr>
              <w:t>6.</w:t>
            </w:r>
            <w:r w:rsidR="00B52051">
              <w:rPr>
                <w:rFonts w:eastAsiaTheme="minorEastAsia"/>
                <w:b w:val="0"/>
                <w:bCs w:val="0"/>
                <w:i w:val="0"/>
                <w:iCs w:val="0"/>
                <w:noProof/>
                <w:sz w:val="22"/>
                <w:szCs w:val="22"/>
                <w:lang w:eastAsia="fr-FR"/>
              </w:rPr>
              <w:tab/>
            </w:r>
            <w:r w:rsidR="00B52051" w:rsidRPr="00EF68C3">
              <w:rPr>
                <w:rStyle w:val="Lienhypertexte"/>
                <w:noProof/>
                <w:lang w:val="en-US"/>
              </w:rPr>
              <w:t>ODP</w:t>
            </w:r>
            <w:r w:rsidR="00B52051">
              <w:rPr>
                <w:noProof/>
                <w:webHidden/>
              </w:rPr>
              <w:tab/>
            </w:r>
            <w:r>
              <w:rPr>
                <w:noProof/>
                <w:webHidden/>
              </w:rPr>
              <w:fldChar w:fldCharType="begin"/>
            </w:r>
            <w:r w:rsidR="00B52051">
              <w:rPr>
                <w:noProof/>
                <w:webHidden/>
              </w:rPr>
              <w:instrText xml:space="preserve"> PAGEREF _Toc354393991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92" w:history="1">
            <w:r w:rsidR="00B52051" w:rsidRPr="00EF68C3">
              <w:rPr>
                <w:rStyle w:val="Lienhypertexte"/>
                <w:noProof/>
                <w:lang w:val="en-US"/>
              </w:rPr>
              <w:t>6.1.</w:t>
            </w:r>
            <w:r w:rsidR="00B52051">
              <w:rPr>
                <w:rFonts w:eastAsiaTheme="minorEastAsia"/>
                <w:b w:val="0"/>
                <w:bCs w:val="0"/>
                <w:noProof/>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_Toc354393992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93" w:history="1">
            <w:r w:rsidR="00B52051" w:rsidRPr="00EF68C3">
              <w:rPr>
                <w:rStyle w:val="Lienhypertexte"/>
                <w:noProof/>
                <w:lang w:eastAsia="fr-FR"/>
              </w:rPr>
              <w:t>6.2.</w:t>
            </w:r>
            <w:r w:rsidR="00B52051">
              <w:rPr>
                <w:rFonts w:eastAsiaTheme="minorEastAsia"/>
                <w:b w:val="0"/>
                <w:bCs w:val="0"/>
                <w:noProof/>
                <w:lang w:eastAsia="fr-FR"/>
              </w:rPr>
              <w:tab/>
            </w:r>
            <w:r w:rsidR="00B52051" w:rsidRPr="00EF68C3">
              <w:rPr>
                <w:rStyle w:val="Lienhypertexte"/>
                <w:noProof/>
                <w:lang w:eastAsia="fr-FR"/>
              </w:rPr>
              <w:t>Exemple</w:t>
            </w:r>
            <w:r w:rsidR="00B52051">
              <w:rPr>
                <w:noProof/>
                <w:webHidden/>
              </w:rPr>
              <w:tab/>
            </w:r>
            <w:r>
              <w:rPr>
                <w:noProof/>
                <w:webHidden/>
              </w:rPr>
              <w:fldChar w:fldCharType="begin"/>
            </w:r>
            <w:r w:rsidR="00B52051">
              <w:rPr>
                <w:noProof/>
                <w:webHidden/>
              </w:rPr>
              <w:instrText xml:space="preserve"> PAGEREF _Toc354393993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94" w:history="1">
            <w:r w:rsidR="00B52051" w:rsidRPr="00EF68C3">
              <w:rPr>
                <w:rStyle w:val="Lienhypertexte"/>
                <w:noProof/>
                <w:lang w:eastAsia="fr-FR"/>
              </w:rPr>
              <w:t>6.3.</w:t>
            </w:r>
            <w:r w:rsidR="00B52051">
              <w:rPr>
                <w:rFonts w:eastAsiaTheme="minorEastAsia"/>
                <w:b w:val="0"/>
                <w:bCs w:val="0"/>
                <w:noProof/>
                <w:lang w:eastAsia="fr-FR"/>
              </w:rPr>
              <w:tab/>
            </w:r>
            <w:r w:rsidR="00B52051" w:rsidRPr="00EF68C3">
              <w:rPr>
                <w:rStyle w:val="Lienhypertexte"/>
                <w:noProof/>
                <w:lang w:eastAsia="fr-FR"/>
              </w:rPr>
              <w:t>Création d'un composant</w:t>
            </w:r>
            <w:r w:rsidR="00B52051">
              <w:rPr>
                <w:noProof/>
                <w:webHidden/>
              </w:rPr>
              <w:tab/>
            </w:r>
            <w:r>
              <w:rPr>
                <w:noProof/>
                <w:webHidden/>
              </w:rPr>
              <w:fldChar w:fldCharType="begin"/>
            </w:r>
            <w:r w:rsidR="00B52051">
              <w:rPr>
                <w:noProof/>
                <w:webHidden/>
              </w:rPr>
              <w:instrText xml:space="preserve"> PAGEREF _Toc354393994 \h </w:instrText>
            </w:r>
            <w:r>
              <w:rPr>
                <w:noProof/>
                <w:webHidden/>
              </w:rPr>
            </w:r>
            <w:r>
              <w:rPr>
                <w:noProof/>
                <w:webHidden/>
              </w:rPr>
              <w:fldChar w:fldCharType="separate"/>
            </w:r>
            <w:r w:rsidR="00B52051">
              <w:rPr>
                <w:noProof/>
                <w:webHidden/>
              </w:rPr>
              <w:t>40</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95" w:history="1">
            <w:r w:rsidR="00B52051" w:rsidRPr="00EF68C3">
              <w:rPr>
                <w:rStyle w:val="Lienhypertexte"/>
                <w:noProof/>
                <w:lang w:eastAsia="fr-FR"/>
              </w:rPr>
              <w:t>6.4.</w:t>
            </w:r>
            <w:r w:rsidR="00B52051">
              <w:rPr>
                <w:rFonts w:eastAsiaTheme="minorEastAsia"/>
                <w:b w:val="0"/>
                <w:bCs w:val="0"/>
                <w:noProof/>
                <w:lang w:eastAsia="fr-FR"/>
              </w:rPr>
              <w:tab/>
            </w:r>
            <w:r w:rsidR="00B52051" w:rsidRPr="00EF68C3">
              <w:rPr>
                <w:rStyle w:val="Lienhypertexte"/>
                <w:noProof/>
                <w:lang w:eastAsia="fr-FR"/>
              </w:rPr>
              <w:t>Création d'un composant exécutable</w:t>
            </w:r>
            <w:r w:rsidR="00B52051">
              <w:rPr>
                <w:noProof/>
                <w:webHidden/>
              </w:rPr>
              <w:tab/>
            </w:r>
            <w:r>
              <w:rPr>
                <w:noProof/>
                <w:webHidden/>
              </w:rPr>
              <w:fldChar w:fldCharType="begin"/>
            </w:r>
            <w:r w:rsidR="00B52051">
              <w:rPr>
                <w:noProof/>
                <w:webHidden/>
              </w:rPr>
              <w:instrText xml:space="preserve"> PAGEREF _Toc354393995 \h </w:instrText>
            </w:r>
            <w:r>
              <w:rPr>
                <w:noProof/>
                <w:webHidden/>
              </w:rPr>
            </w:r>
            <w:r>
              <w:rPr>
                <w:noProof/>
                <w:webHidden/>
              </w:rPr>
              <w:fldChar w:fldCharType="separate"/>
            </w:r>
            <w:r w:rsidR="00B52051">
              <w:rPr>
                <w:noProof/>
                <w:webHidden/>
              </w:rPr>
              <w:t>43</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97" w:history="1">
            <w:r w:rsidR="00B52051" w:rsidRPr="00EF68C3">
              <w:rPr>
                <w:rStyle w:val="Lienhypertexte"/>
                <w:noProof/>
                <w:lang w:eastAsia="fr-FR"/>
              </w:rPr>
              <w:t>6.5.</w:t>
            </w:r>
            <w:r w:rsidR="00B52051">
              <w:rPr>
                <w:rFonts w:eastAsiaTheme="minorEastAsia"/>
                <w:b w:val="0"/>
                <w:bCs w:val="0"/>
                <w:noProof/>
                <w:lang w:eastAsia="fr-FR"/>
              </w:rPr>
              <w:tab/>
            </w:r>
            <w:r w:rsidR="00B52051" w:rsidRPr="00EF68C3">
              <w:rPr>
                <w:rStyle w:val="Lienhypertexte"/>
                <w:noProof/>
                <w:lang w:eastAsia="fr-FR"/>
              </w:rPr>
              <w:t>Machine à états</w:t>
            </w:r>
            <w:r w:rsidR="00B52051">
              <w:rPr>
                <w:noProof/>
                <w:webHidden/>
              </w:rPr>
              <w:tab/>
            </w:r>
            <w:r>
              <w:rPr>
                <w:noProof/>
                <w:webHidden/>
              </w:rPr>
              <w:fldChar w:fldCharType="begin"/>
            </w:r>
            <w:r w:rsidR="00B52051">
              <w:rPr>
                <w:noProof/>
                <w:webHidden/>
              </w:rPr>
              <w:instrText xml:space="preserve"> PAGEREF _Toc354393997 \h </w:instrText>
            </w:r>
            <w:r>
              <w:rPr>
                <w:noProof/>
                <w:webHidden/>
              </w:rPr>
            </w:r>
            <w:r>
              <w:rPr>
                <w:noProof/>
                <w:webHidden/>
              </w:rPr>
              <w:fldChar w:fldCharType="separate"/>
            </w:r>
            <w:r w:rsidR="00B52051">
              <w:rPr>
                <w:noProof/>
                <w:webHidden/>
              </w:rPr>
              <w:t>45</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3998" w:history="1">
            <w:r w:rsidR="00B52051" w:rsidRPr="00EF68C3">
              <w:rPr>
                <w:rStyle w:val="Lienhypertexte"/>
                <w:noProof/>
                <w:lang w:eastAsia="fr-FR"/>
              </w:rPr>
              <w:t>6.6.</w:t>
            </w:r>
            <w:r w:rsidR="00B52051">
              <w:rPr>
                <w:rFonts w:eastAsiaTheme="minorEastAsia"/>
                <w:b w:val="0"/>
                <w:bCs w:val="0"/>
                <w:noProof/>
                <w:lang w:eastAsia="fr-FR"/>
              </w:rPr>
              <w:tab/>
            </w:r>
            <w:r w:rsidR="00B52051" w:rsidRPr="00EF68C3">
              <w:rPr>
                <w:rStyle w:val="Lienhypertexte"/>
                <w:noProof/>
                <w:lang w:eastAsia="fr-FR"/>
              </w:rPr>
              <w:t>Messagerie</w:t>
            </w:r>
            <w:r w:rsidR="00B52051">
              <w:rPr>
                <w:noProof/>
                <w:webHidden/>
              </w:rPr>
              <w:tab/>
            </w:r>
            <w:r>
              <w:rPr>
                <w:noProof/>
                <w:webHidden/>
              </w:rPr>
              <w:fldChar w:fldCharType="begin"/>
            </w:r>
            <w:r w:rsidR="00B52051">
              <w:rPr>
                <w:noProof/>
                <w:webHidden/>
              </w:rPr>
              <w:instrText xml:space="preserve"> PAGEREF _Toc354393998 \h </w:instrText>
            </w:r>
            <w:r>
              <w:rPr>
                <w:noProof/>
                <w:webHidden/>
              </w:rPr>
            </w:r>
            <w:r>
              <w:rPr>
                <w:noProof/>
                <w:webHidden/>
              </w:rPr>
              <w:fldChar w:fldCharType="separate"/>
            </w:r>
            <w:r w:rsidR="00B52051">
              <w:rPr>
                <w:noProof/>
                <w:webHidden/>
              </w:rPr>
              <w:t>46</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3999" w:history="1">
            <w:r w:rsidR="00B52051" w:rsidRPr="00EF68C3">
              <w:rPr>
                <w:rStyle w:val="Lienhypertexte"/>
                <w:noProof/>
                <w:lang w:eastAsia="fr-FR"/>
              </w:rPr>
              <w:t>6.6.1.</w:t>
            </w:r>
            <w:r w:rsidR="00B52051">
              <w:rPr>
                <w:rFonts w:eastAsiaTheme="minorEastAsia"/>
                <w:noProof/>
                <w:sz w:val="22"/>
                <w:szCs w:val="22"/>
                <w:lang w:eastAsia="fr-FR"/>
              </w:rPr>
              <w:tab/>
            </w:r>
            <w:r w:rsidR="00B52051" w:rsidRPr="00EF68C3">
              <w:rPr>
                <w:rStyle w:val="Lienhypertexte"/>
                <w:noProof/>
                <w:lang w:eastAsia="fr-FR"/>
              </w:rPr>
              <w:t>Décodeur</w:t>
            </w:r>
            <w:r w:rsidR="00B52051">
              <w:rPr>
                <w:noProof/>
                <w:webHidden/>
              </w:rPr>
              <w:tab/>
            </w:r>
            <w:r>
              <w:rPr>
                <w:noProof/>
                <w:webHidden/>
              </w:rPr>
              <w:fldChar w:fldCharType="begin"/>
            </w:r>
            <w:r w:rsidR="00B52051">
              <w:rPr>
                <w:noProof/>
                <w:webHidden/>
              </w:rPr>
              <w:instrText xml:space="preserve"> PAGEREF _Toc354393999 \h </w:instrText>
            </w:r>
            <w:r>
              <w:rPr>
                <w:noProof/>
                <w:webHidden/>
              </w:rPr>
            </w:r>
            <w:r>
              <w:rPr>
                <w:noProof/>
                <w:webHidden/>
              </w:rPr>
              <w:fldChar w:fldCharType="separate"/>
            </w:r>
            <w:r w:rsidR="00B52051">
              <w:rPr>
                <w:noProof/>
                <w:webHidden/>
              </w:rPr>
              <w:t>46</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4000" w:history="1">
            <w:r w:rsidR="00B52051" w:rsidRPr="00EF68C3">
              <w:rPr>
                <w:rStyle w:val="Lienhypertexte"/>
                <w:noProof/>
                <w:lang w:eastAsia="fr-FR"/>
              </w:rPr>
              <w:t>6.6.2.</w:t>
            </w:r>
            <w:r w:rsidR="00B52051">
              <w:rPr>
                <w:rFonts w:eastAsiaTheme="minorEastAsia"/>
                <w:noProof/>
                <w:sz w:val="22"/>
                <w:szCs w:val="22"/>
                <w:lang w:eastAsia="fr-FR"/>
              </w:rPr>
              <w:tab/>
            </w:r>
            <w:r w:rsidR="00B52051" w:rsidRPr="00EF68C3">
              <w:rPr>
                <w:rStyle w:val="Lienhypertexte"/>
                <w:noProof/>
                <w:lang w:eastAsia="fr-FR"/>
              </w:rPr>
              <w:t>Message et Protocole</w:t>
            </w:r>
            <w:r w:rsidR="00B52051">
              <w:rPr>
                <w:noProof/>
                <w:webHidden/>
              </w:rPr>
              <w:tab/>
            </w:r>
            <w:r>
              <w:rPr>
                <w:noProof/>
                <w:webHidden/>
              </w:rPr>
              <w:fldChar w:fldCharType="begin"/>
            </w:r>
            <w:r w:rsidR="00B52051">
              <w:rPr>
                <w:noProof/>
                <w:webHidden/>
              </w:rPr>
              <w:instrText xml:space="preserve"> PAGEREF _Toc354394000 \h </w:instrText>
            </w:r>
            <w:r>
              <w:rPr>
                <w:noProof/>
                <w:webHidden/>
              </w:rPr>
            </w:r>
            <w:r>
              <w:rPr>
                <w:noProof/>
                <w:webHidden/>
              </w:rPr>
              <w:fldChar w:fldCharType="separate"/>
            </w:r>
            <w:r w:rsidR="00B52051">
              <w:rPr>
                <w:noProof/>
                <w:webHidden/>
              </w:rPr>
              <w:t>47</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4001" w:history="1">
            <w:r w:rsidR="00B52051" w:rsidRPr="00EF68C3">
              <w:rPr>
                <w:rStyle w:val="Lienhypertexte"/>
                <w:noProof/>
                <w:lang w:eastAsia="fr-FR"/>
              </w:rPr>
              <w:t>6.6.3.</w:t>
            </w:r>
            <w:r w:rsidR="00B52051">
              <w:rPr>
                <w:rFonts w:eastAsiaTheme="minorEastAsia"/>
                <w:noProof/>
                <w:sz w:val="22"/>
                <w:szCs w:val="22"/>
                <w:lang w:eastAsia="fr-FR"/>
              </w:rPr>
              <w:tab/>
            </w:r>
            <w:r w:rsidR="00B52051" w:rsidRPr="00EF68C3">
              <w:rPr>
                <w:rStyle w:val="Lienhypertexte"/>
                <w:noProof/>
                <w:lang w:eastAsia="fr-FR"/>
              </w:rPr>
              <w:t>Décodage</w:t>
            </w:r>
            <w:r w:rsidR="00B52051">
              <w:rPr>
                <w:noProof/>
                <w:webHidden/>
              </w:rPr>
              <w:tab/>
            </w:r>
            <w:r>
              <w:rPr>
                <w:noProof/>
                <w:webHidden/>
              </w:rPr>
              <w:fldChar w:fldCharType="begin"/>
            </w:r>
            <w:r w:rsidR="00B52051">
              <w:rPr>
                <w:noProof/>
                <w:webHidden/>
              </w:rPr>
              <w:instrText xml:space="preserve"> PAGEREF _Toc354394001 \h </w:instrText>
            </w:r>
            <w:r>
              <w:rPr>
                <w:noProof/>
                <w:webHidden/>
              </w:rPr>
            </w:r>
            <w:r>
              <w:rPr>
                <w:noProof/>
                <w:webHidden/>
              </w:rPr>
              <w:fldChar w:fldCharType="separate"/>
            </w:r>
            <w:r w:rsidR="00B52051">
              <w:rPr>
                <w:noProof/>
                <w:webHidden/>
              </w:rPr>
              <w:t>50</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4002" w:history="1">
            <w:r w:rsidR="00B52051" w:rsidRPr="00EF68C3">
              <w:rPr>
                <w:rStyle w:val="Lienhypertexte"/>
                <w:noProof/>
                <w:lang w:eastAsia="fr-FR"/>
              </w:rPr>
              <w:t>6.6.4.</w:t>
            </w:r>
            <w:r w:rsidR="00B52051">
              <w:rPr>
                <w:rFonts w:eastAsiaTheme="minorEastAsia"/>
                <w:noProof/>
                <w:sz w:val="22"/>
                <w:szCs w:val="22"/>
                <w:lang w:eastAsia="fr-FR"/>
              </w:rPr>
              <w:tab/>
            </w:r>
            <w:r w:rsidR="00B52051" w:rsidRPr="00EF68C3">
              <w:rPr>
                <w:rStyle w:val="Lienhypertexte"/>
                <w:noProof/>
                <w:lang w:eastAsia="fr-FR"/>
              </w:rPr>
              <w:t>Sous-message</w:t>
            </w:r>
            <w:r w:rsidR="00B52051">
              <w:rPr>
                <w:noProof/>
                <w:webHidden/>
              </w:rPr>
              <w:tab/>
            </w:r>
            <w:r>
              <w:rPr>
                <w:noProof/>
                <w:webHidden/>
              </w:rPr>
              <w:fldChar w:fldCharType="begin"/>
            </w:r>
            <w:r w:rsidR="00B52051">
              <w:rPr>
                <w:noProof/>
                <w:webHidden/>
              </w:rPr>
              <w:instrText xml:space="preserve"> PAGEREF _Toc354394002 \h </w:instrText>
            </w:r>
            <w:r>
              <w:rPr>
                <w:noProof/>
                <w:webHidden/>
              </w:rPr>
            </w:r>
            <w:r>
              <w:rPr>
                <w:noProof/>
                <w:webHidden/>
              </w:rPr>
              <w:fldChar w:fldCharType="separate"/>
            </w:r>
            <w:r w:rsidR="00B52051">
              <w:rPr>
                <w:noProof/>
                <w:webHidden/>
              </w:rPr>
              <w:t>51</w:t>
            </w:r>
            <w:r>
              <w:rPr>
                <w:noProof/>
                <w:webHidden/>
              </w:rPr>
              <w:fldChar w:fldCharType="end"/>
            </w:r>
          </w:hyperlink>
        </w:p>
        <w:p w:rsidR="00B52051" w:rsidRDefault="00BD0ADF">
          <w:pPr>
            <w:pStyle w:val="TM3"/>
            <w:tabs>
              <w:tab w:val="left" w:pos="1320"/>
              <w:tab w:val="right" w:leader="dot" w:pos="9062"/>
            </w:tabs>
            <w:rPr>
              <w:rFonts w:eastAsiaTheme="minorEastAsia"/>
              <w:noProof/>
              <w:sz w:val="22"/>
              <w:szCs w:val="22"/>
              <w:lang w:eastAsia="fr-FR"/>
            </w:rPr>
          </w:pPr>
          <w:hyperlink w:anchor="_Toc354394003" w:history="1">
            <w:r w:rsidR="00B52051" w:rsidRPr="00EF68C3">
              <w:rPr>
                <w:rStyle w:val="Lienhypertexte"/>
                <w:noProof/>
                <w:lang w:eastAsia="fr-FR"/>
              </w:rPr>
              <w:t>6.6.5.</w:t>
            </w:r>
            <w:r w:rsidR="00B52051">
              <w:rPr>
                <w:rFonts w:eastAsiaTheme="minorEastAsia"/>
                <w:noProof/>
                <w:sz w:val="22"/>
                <w:szCs w:val="22"/>
                <w:lang w:eastAsia="fr-FR"/>
              </w:rPr>
              <w:tab/>
            </w:r>
            <w:r w:rsidR="00B52051" w:rsidRPr="00EF68C3">
              <w:rPr>
                <w:rStyle w:val="Lienhypertexte"/>
                <w:noProof/>
                <w:lang w:eastAsia="fr-FR"/>
              </w:rPr>
              <w:t>Représentation visuelle</w:t>
            </w:r>
            <w:r w:rsidR="00B52051">
              <w:rPr>
                <w:noProof/>
                <w:webHidden/>
              </w:rPr>
              <w:tab/>
            </w:r>
            <w:r>
              <w:rPr>
                <w:noProof/>
                <w:webHidden/>
              </w:rPr>
              <w:fldChar w:fldCharType="begin"/>
            </w:r>
            <w:r w:rsidR="00B52051">
              <w:rPr>
                <w:noProof/>
                <w:webHidden/>
              </w:rPr>
              <w:instrText xml:space="preserve"> PAGEREF _Toc354394003 \h </w:instrText>
            </w:r>
            <w:r>
              <w:rPr>
                <w:noProof/>
                <w:webHidden/>
              </w:rPr>
            </w:r>
            <w:r>
              <w:rPr>
                <w:noProof/>
                <w:webHidden/>
              </w:rPr>
              <w:fldChar w:fldCharType="separate"/>
            </w:r>
            <w:r w:rsidR="00B52051">
              <w:rPr>
                <w:noProof/>
                <w:webHidden/>
              </w:rPr>
              <w:t>52</w:t>
            </w:r>
            <w:r>
              <w:rPr>
                <w:noProof/>
                <w:webHidden/>
              </w:rPr>
              <w:fldChar w:fldCharType="end"/>
            </w:r>
          </w:hyperlink>
        </w:p>
        <w:p w:rsidR="00B52051" w:rsidRDefault="00BD0ADF">
          <w:pPr>
            <w:pStyle w:val="TM2"/>
            <w:tabs>
              <w:tab w:val="left" w:pos="880"/>
              <w:tab w:val="right" w:leader="dot" w:pos="9062"/>
            </w:tabs>
            <w:rPr>
              <w:rFonts w:eastAsiaTheme="minorEastAsia"/>
              <w:b w:val="0"/>
              <w:bCs w:val="0"/>
              <w:noProof/>
              <w:lang w:eastAsia="fr-FR"/>
            </w:rPr>
          </w:pPr>
          <w:hyperlink w:anchor="_Toc354394004" w:history="1">
            <w:r w:rsidR="00B52051" w:rsidRPr="00EF68C3">
              <w:rPr>
                <w:rStyle w:val="Lienhypertexte"/>
                <w:noProof/>
                <w:lang w:eastAsia="fr-FR"/>
              </w:rPr>
              <w:t>6.7.</w:t>
            </w:r>
            <w:r w:rsidR="00B52051">
              <w:rPr>
                <w:rFonts w:eastAsiaTheme="minorEastAsia"/>
                <w:b w:val="0"/>
                <w:bCs w:val="0"/>
                <w:noProof/>
                <w:lang w:eastAsia="fr-FR"/>
              </w:rPr>
              <w:tab/>
            </w:r>
            <w:r w:rsidR="00B52051" w:rsidRPr="00EF68C3">
              <w:rPr>
                <w:rStyle w:val="Lienhypertexte"/>
                <w:noProof/>
                <w:lang w:eastAsia="fr-FR"/>
              </w:rPr>
              <w:t>Remarque : gestion d'un context</w:t>
            </w:r>
            <w:r w:rsidR="00B52051">
              <w:rPr>
                <w:noProof/>
                <w:webHidden/>
              </w:rPr>
              <w:tab/>
            </w:r>
            <w:r>
              <w:rPr>
                <w:noProof/>
                <w:webHidden/>
              </w:rPr>
              <w:fldChar w:fldCharType="begin"/>
            </w:r>
            <w:r w:rsidR="00B52051">
              <w:rPr>
                <w:noProof/>
                <w:webHidden/>
              </w:rPr>
              <w:instrText xml:space="preserve"> PAGEREF _Toc354394004 \h </w:instrText>
            </w:r>
            <w:r>
              <w:rPr>
                <w:noProof/>
                <w:webHidden/>
              </w:rPr>
            </w:r>
            <w:r>
              <w:rPr>
                <w:noProof/>
                <w:webHidden/>
              </w:rPr>
              <w:fldChar w:fldCharType="separate"/>
            </w:r>
            <w:r w:rsidR="00B52051">
              <w:rPr>
                <w:noProof/>
                <w:webHidden/>
              </w:rPr>
              <w:t>54</w:t>
            </w:r>
            <w:r>
              <w:rPr>
                <w:noProof/>
                <w:webHidden/>
              </w:rPr>
              <w:fldChar w:fldCharType="end"/>
            </w:r>
          </w:hyperlink>
        </w:p>
        <w:p w:rsidR="00B52051" w:rsidRDefault="00BD0ADF">
          <w:pPr>
            <w:pStyle w:val="TM1"/>
            <w:tabs>
              <w:tab w:val="left" w:pos="440"/>
              <w:tab w:val="right" w:leader="dot" w:pos="9062"/>
            </w:tabs>
            <w:rPr>
              <w:rFonts w:eastAsiaTheme="minorEastAsia"/>
              <w:b w:val="0"/>
              <w:bCs w:val="0"/>
              <w:i w:val="0"/>
              <w:iCs w:val="0"/>
              <w:noProof/>
              <w:sz w:val="22"/>
              <w:szCs w:val="22"/>
              <w:lang w:eastAsia="fr-FR"/>
            </w:rPr>
          </w:pPr>
          <w:hyperlink w:anchor="_Toc354394006" w:history="1">
            <w:r w:rsidR="00B52051" w:rsidRPr="00EF68C3">
              <w:rPr>
                <w:rStyle w:val="Lienhypertexte"/>
                <w:noProof/>
                <w:lang w:eastAsia="fr-FR"/>
              </w:rPr>
              <w:t>7.</w:t>
            </w:r>
            <w:r w:rsidR="00B52051">
              <w:rPr>
                <w:rFonts w:eastAsiaTheme="minorEastAsia"/>
                <w:b w:val="0"/>
                <w:bCs w:val="0"/>
                <w:i w:val="0"/>
                <w:iCs w:val="0"/>
                <w:noProof/>
                <w:sz w:val="22"/>
                <w:szCs w:val="22"/>
                <w:lang w:eastAsia="fr-FR"/>
              </w:rPr>
              <w:tab/>
            </w:r>
            <w:r w:rsidR="00B52051" w:rsidRPr="00EF68C3">
              <w:rPr>
                <w:rStyle w:val="Lienhypertexte"/>
                <w:noProof/>
                <w:lang w:eastAsia="fr-FR"/>
              </w:rPr>
              <w:t>Starlinx - généralités</w:t>
            </w:r>
            <w:r w:rsidR="00B52051">
              <w:rPr>
                <w:noProof/>
                <w:webHidden/>
              </w:rPr>
              <w:tab/>
            </w:r>
            <w:r>
              <w:rPr>
                <w:noProof/>
                <w:webHidden/>
              </w:rPr>
              <w:fldChar w:fldCharType="begin"/>
            </w:r>
            <w:r w:rsidR="00B52051">
              <w:rPr>
                <w:noProof/>
                <w:webHidden/>
              </w:rPr>
              <w:instrText xml:space="preserve"> PAGEREF _Toc354394006 \h </w:instrText>
            </w:r>
            <w:r>
              <w:rPr>
                <w:noProof/>
                <w:webHidden/>
              </w:rPr>
            </w:r>
            <w:r>
              <w:rPr>
                <w:noProof/>
                <w:webHidden/>
              </w:rPr>
              <w:fldChar w:fldCharType="separate"/>
            </w:r>
            <w:r w:rsidR="00B52051">
              <w:rPr>
                <w:noProof/>
                <w:webHidden/>
              </w:rPr>
              <w:t>55</w:t>
            </w:r>
            <w:r>
              <w:rPr>
                <w:noProof/>
                <w:webHidden/>
              </w:rPr>
              <w:fldChar w:fldCharType="end"/>
            </w:r>
          </w:hyperlink>
        </w:p>
        <w:p w:rsidR="00FB4CF3" w:rsidRDefault="00BD0ADF" w:rsidP="00DC78B5">
          <w:r>
            <w:rPr>
              <w:sz w:val="24"/>
              <w:szCs w:val="24"/>
            </w:rPr>
            <w:fldChar w:fldCharType="end"/>
          </w:r>
        </w:p>
      </w:sdtContent>
    </w:sdt>
    <w:p w:rsidR="00793D75" w:rsidRDefault="00793D75" w:rsidP="00DC78B5"/>
    <w:p w:rsidR="00237367" w:rsidRDefault="00237367" w:rsidP="00DC78B5">
      <w:r>
        <w:br w:type="page"/>
      </w:r>
    </w:p>
    <w:p w:rsidR="004C01F5" w:rsidRPr="00B5234E" w:rsidRDefault="00E95711" w:rsidP="00B5234E">
      <w:pPr>
        <w:pStyle w:val="Titre1"/>
      </w:pPr>
      <w:bookmarkStart w:id="0" w:name="_Toc354393956"/>
      <w:r w:rsidRPr="00B5234E">
        <w:lastRenderedPageBreak/>
        <w:t>Introduction</w:t>
      </w:r>
      <w:bookmarkEnd w:id="0"/>
    </w:p>
    <w:p w:rsidR="00F80EDF" w:rsidRDefault="00F80EDF" w:rsidP="00DC78B5"/>
    <w:p w:rsidR="00DC78B5" w:rsidRDefault="006F27B0" w:rsidP="00DC78B5">
      <w:r w:rsidRPr="00DC78B5">
        <w:t xml:space="preserve">Ce document est un support de formation pour les outils </w:t>
      </w:r>
      <w:proofErr w:type="spellStart"/>
      <w:r w:rsidRPr="00DC78B5">
        <w:t>Diginext</w:t>
      </w:r>
      <w:proofErr w:type="spellEnd"/>
      <w:r w:rsidRPr="00DC78B5">
        <w:t xml:space="preserve"> : </w:t>
      </w:r>
      <w:proofErr w:type="spellStart"/>
      <w:r w:rsidRPr="00DC78B5">
        <w:t>Streamwork</w:t>
      </w:r>
      <w:proofErr w:type="spellEnd"/>
      <w:r w:rsidRPr="00DC78B5">
        <w:t xml:space="preserve"> et ODP.</w:t>
      </w:r>
      <w:r w:rsidRPr="00DC78B5">
        <w:br/>
        <w:t xml:space="preserve">Il présente quelques généralités sur ces logiciels, et permet d'en comprendre le fonctionnement à </w:t>
      </w:r>
      <w:r w:rsidR="00237367" w:rsidRPr="00DC78B5">
        <w:t>l'aide</w:t>
      </w:r>
      <w:r w:rsidRPr="00DC78B5">
        <w:t xml:space="preserve"> de travaux pratiques.</w:t>
      </w:r>
    </w:p>
    <w:p w:rsidR="00F80EDF" w:rsidRPr="00DC78B5" w:rsidRDefault="00F80EDF" w:rsidP="00DC78B5"/>
    <w:p w:rsidR="0082756D" w:rsidRPr="00DC78B5" w:rsidRDefault="0082756D" w:rsidP="00DC78B5">
      <w:r w:rsidRPr="00DC78B5">
        <w:t xml:space="preserve">Les parties d'implémentation ne sont pas décrites dans le détail lorsqu'il s'agit de développement classique, en C++. Les parties spécifiques à </w:t>
      </w:r>
      <w:proofErr w:type="spellStart"/>
      <w:r w:rsidRPr="00DC78B5">
        <w:t>Streamwork</w:t>
      </w:r>
      <w:proofErr w:type="spellEnd"/>
      <w:r w:rsidRPr="00DC78B5">
        <w:t xml:space="preserve"> sont indiquées lorsque nécessaire.</w:t>
      </w:r>
    </w:p>
    <w:p w:rsidR="0082756D" w:rsidRPr="00DC78B5" w:rsidRDefault="0082756D" w:rsidP="00DC78B5">
      <w:r w:rsidRPr="00DC78B5">
        <w:t>Il est toutefois conseillé de travailler en utilisant le moins possible les lignes de codes indiquées. Le but n'est pas de copier le code, mais de le comprendre.</w:t>
      </w:r>
    </w:p>
    <w:p w:rsidR="000F3BB7" w:rsidRDefault="005F0D93" w:rsidP="00DC78B5">
      <w:r>
        <w:t>Les blocs de code sont indiqués en italique et encadrés</w:t>
      </w:r>
    </w:p>
    <w:p w:rsidR="005F0D93" w:rsidRDefault="005F0D93" w:rsidP="005F0D93">
      <w:pPr>
        <w:pStyle w:val="Code"/>
      </w:pPr>
      <w:r>
        <w:t>Exemple de bloc de code</w:t>
      </w:r>
    </w:p>
    <w:p w:rsidR="00F80EDF" w:rsidRDefault="00F80EDF" w:rsidP="00DC78B5"/>
    <w:p w:rsidR="0042493F" w:rsidRDefault="0042493F" w:rsidP="00DC78B5"/>
    <w:p w:rsidR="0015540B" w:rsidRPr="00F3403A" w:rsidRDefault="0015540B" w:rsidP="00B5234E">
      <w:pPr>
        <w:pStyle w:val="Titre1"/>
      </w:pPr>
      <w:bookmarkStart w:id="1" w:name="_Toc354393957"/>
      <w:proofErr w:type="spellStart"/>
      <w:r w:rsidRPr="00F3403A">
        <w:t>Prérequis</w:t>
      </w:r>
      <w:bookmarkEnd w:id="1"/>
      <w:proofErr w:type="spellEnd"/>
    </w:p>
    <w:p w:rsidR="00F80EDF" w:rsidRDefault="00F80EDF" w:rsidP="00DC78B5"/>
    <w:p w:rsidR="00F80EDF" w:rsidRDefault="006F27B0" w:rsidP="00DC78B5">
      <w:r>
        <w:t xml:space="preserve">La formation repose sur l'utilisation des logiciels </w:t>
      </w:r>
      <w:proofErr w:type="spellStart"/>
      <w:r>
        <w:t>Streamwork</w:t>
      </w:r>
      <w:proofErr w:type="spellEnd"/>
      <w:r>
        <w:t xml:space="preserve"> et ODP, et u</w:t>
      </w:r>
      <w:r w:rsidR="00F80EDF">
        <w:t xml:space="preserve">tilise les sources de </w:t>
      </w:r>
      <w:proofErr w:type="spellStart"/>
      <w:r w:rsidR="00F80EDF">
        <w:t>Starlinx</w:t>
      </w:r>
      <w:proofErr w:type="spellEnd"/>
      <w:r w:rsidR="00F80EDF">
        <w:t>.</w:t>
      </w:r>
    </w:p>
    <w:p w:rsidR="006F27B0" w:rsidRDefault="006F27B0" w:rsidP="00DC78B5">
      <w:r>
        <w:t>Il est donc nécessaire d'avoir l'ensemble des éléments suivants:</w:t>
      </w:r>
    </w:p>
    <w:p w:rsidR="00E45085" w:rsidRPr="00EE3541" w:rsidRDefault="00BD0ADF" w:rsidP="00E4115C">
      <w:pPr>
        <w:pStyle w:val="Paragraphedeliste"/>
        <w:numPr>
          <w:ilvl w:val="0"/>
          <w:numId w:val="2"/>
        </w:numPr>
        <w:rPr>
          <w:ins w:id="2" w:author="giacomo.rombaut" w:date="2015-04-14T14:56:00Z"/>
          <w:lang w:val="en-US"/>
          <w:rPrChange w:id="3" w:author="giacomo.rombaut" w:date="2015-04-14T16:32:00Z">
            <w:rPr>
              <w:ins w:id="4" w:author="giacomo.rombaut" w:date="2015-04-14T14:56:00Z"/>
            </w:rPr>
          </w:rPrChange>
        </w:rPr>
      </w:pPr>
      <w:ins w:id="5" w:author="giacomo.rombaut" w:date="2015-04-14T14:56:00Z">
        <w:r w:rsidRPr="00BD0ADF">
          <w:rPr>
            <w:lang w:val="en-US"/>
            <w:rPrChange w:id="6" w:author="giacomo.rombaut" w:date="2015-04-14T16:32:00Z">
              <w:rPr/>
            </w:rPrChange>
          </w:rPr>
          <w:t>LDT Tools (</w:t>
        </w:r>
      </w:ins>
      <w:ins w:id="7" w:author="giacomo.rombaut" w:date="2015-04-14T14:57:00Z">
        <w:r w:rsidRPr="00BD0ADF">
          <w:rPr>
            <w:lang w:val="en-US"/>
            <w:rPrChange w:id="8" w:author="giacomo.rombaut" w:date="2015-04-14T16:32:00Z">
              <w:rPr/>
            </w:rPrChange>
          </w:rPr>
          <w:t>svn://fraixnasldt/LDTools</w:t>
        </w:r>
      </w:ins>
      <w:ins w:id="9" w:author="giacomo.rombaut" w:date="2015-04-14T14:58:00Z">
        <w:r w:rsidRPr="00BD0ADF">
          <w:rPr>
            <w:lang w:val="en-US"/>
            <w:rPrChange w:id="10" w:author="giacomo.rombaut" w:date="2015-04-14T16:32:00Z">
              <w:rPr/>
            </w:rPrChange>
          </w:rPr>
          <w:t>/</w:t>
        </w:r>
      </w:ins>
      <w:ins w:id="11" w:author="giacomo.rombaut" w:date="2015-04-14T14:57:00Z">
        <w:r w:rsidRPr="00BD0ADF">
          <w:rPr>
            <w:lang w:val="en-US"/>
            <w:rPrChange w:id="12" w:author="giacomo.rombaut" w:date="2015-04-14T16:32:00Z">
              <w:rPr/>
            </w:rPrChange>
          </w:rPr>
          <w:t>Artifacts</w:t>
        </w:r>
      </w:ins>
      <w:ins w:id="13" w:author="giacomo.rombaut" w:date="2015-04-14T14:58:00Z">
        <w:r w:rsidRPr="00BD0ADF">
          <w:rPr>
            <w:lang w:val="en-US"/>
            <w:rPrChange w:id="14" w:author="giacomo.rombaut" w:date="2015-04-14T16:32:00Z">
              <w:rPr/>
            </w:rPrChange>
          </w:rPr>
          <w:t>/</w:t>
        </w:r>
      </w:ins>
      <w:ins w:id="15" w:author="giacomo.rombaut" w:date="2015-04-14T14:57:00Z">
        <w:r w:rsidRPr="00BD0ADF">
          <w:rPr>
            <w:lang w:val="en-US"/>
            <w:rPrChange w:id="16" w:author="giacomo.rombaut" w:date="2015-04-14T16:32:00Z">
              <w:rPr/>
            </w:rPrChange>
          </w:rPr>
          <w:t>EXE</w:t>
        </w:r>
      </w:ins>
      <w:ins w:id="17" w:author="giacomo.rombaut" w:date="2015-04-14T14:58:00Z">
        <w:r w:rsidRPr="00BD0ADF">
          <w:rPr>
            <w:lang w:val="en-US"/>
            <w:rPrChange w:id="18" w:author="giacomo.rombaut" w:date="2015-04-14T16:32:00Z">
              <w:rPr/>
            </w:rPrChange>
          </w:rPr>
          <w:t>/</w:t>
        </w:r>
      </w:ins>
      <w:ins w:id="19" w:author="giacomo.rombaut" w:date="2015-04-14T14:57:00Z">
        <w:r w:rsidRPr="00BD0ADF">
          <w:rPr>
            <w:lang w:val="en-US"/>
            <w:rPrChange w:id="20" w:author="giacomo.rombaut" w:date="2015-04-14T16:32:00Z">
              <w:rPr/>
            </w:rPrChange>
          </w:rPr>
          <w:t>ia32.win.msvc2013.QT_5.4.0</w:t>
        </w:r>
      </w:ins>
      <w:ins w:id="21" w:author="giacomo.rombaut" w:date="2015-04-14T14:58:00Z">
        <w:r w:rsidRPr="00BD0ADF">
          <w:rPr>
            <w:lang w:val="en-US"/>
            <w:rPrChange w:id="22" w:author="giacomo.rombaut" w:date="2015-04-14T16:32:00Z">
              <w:rPr/>
            </w:rPrChange>
          </w:rPr>
          <w:t>/</w:t>
        </w:r>
      </w:ins>
      <w:ins w:id="23" w:author="giacomo.rombaut" w:date="2015-04-14T14:57:00Z">
        <w:r w:rsidRPr="00BD0ADF">
          <w:rPr>
            <w:lang w:val="en-US"/>
            <w:rPrChange w:id="24" w:author="giacomo.rombaut" w:date="2015-04-14T16:32:00Z">
              <w:rPr/>
            </w:rPrChange>
          </w:rPr>
          <w:t>release</w:t>
        </w:r>
      </w:ins>
      <w:ins w:id="25" w:author="giacomo.rombaut" w:date="2015-04-14T14:58:00Z">
        <w:r w:rsidRPr="00BD0ADF">
          <w:rPr>
            <w:lang w:val="en-US"/>
            <w:rPrChange w:id="26" w:author="giacomo.rombaut" w:date="2015-04-14T16:32:00Z">
              <w:rPr/>
            </w:rPrChange>
          </w:rPr>
          <w:t xml:space="preserve">) </w:t>
        </w:r>
      </w:ins>
      <w:ins w:id="27" w:author="giacomo.rombaut" w:date="2015-04-14T15:07:00Z">
        <w:r w:rsidRPr="00BD0ADF">
          <w:rPr>
            <w:lang w:val="en-US"/>
            <w:rPrChange w:id="28" w:author="giacomo.rombaut" w:date="2015-04-14T16:32:00Z">
              <w:rPr/>
            </w:rPrChange>
          </w:rPr>
          <w:t>l</w:t>
        </w:r>
      </w:ins>
      <w:ins w:id="29" w:author="giacomo.rombaut" w:date="2015-04-14T14:59:00Z">
        <w:r w:rsidRPr="00BD0ADF">
          <w:rPr>
            <w:lang w:val="en-US"/>
            <w:rPrChange w:id="30" w:author="giacomo.rombaut" w:date="2015-04-14T16:32:00Z">
              <w:rPr/>
            </w:rPrChange>
          </w:rPr>
          <w:t xml:space="preserve">ancer </w:t>
        </w:r>
      </w:ins>
      <w:ins w:id="31" w:author="giacomo.rombaut" w:date="2015-04-14T14:58:00Z">
        <w:r w:rsidRPr="00BD0ADF">
          <w:rPr>
            <w:lang w:val="en-US"/>
            <w:rPrChange w:id="32" w:author="giacomo.rombaut" w:date="2015-04-14T16:32:00Z">
              <w:rPr/>
            </w:rPrChange>
          </w:rPr>
          <w:t>LDTGeneratorWinRightContext.exe</w:t>
        </w:r>
      </w:ins>
    </w:p>
    <w:p w:rsidR="0015540B" w:rsidDel="00E45085" w:rsidRDefault="006F27B0" w:rsidP="00E4115C">
      <w:pPr>
        <w:pStyle w:val="Paragraphedeliste"/>
        <w:numPr>
          <w:ilvl w:val="0"/>
          <w:numId w:val="2"/>
        </w:numPr>
        <w:rPr>
          <w:del w:id="33" w:author="giacomo.rombaut" w:date="2015-04-14T15:04:00Z"/>
        </w:rPr>
      </w:pPr>
      <w:r>
        <w:t>Un répertoire "</w:t>
      </w:r>
      <w:r w:rsidR="0015540B">
        <w:t>C:/</w:t>
      </w:r>
      <w:del w:id="34" w:author="giacomo.rombaut" w:date="2015-04-14T14:52:00Z">
        <w:r w:rsidR="0015540B" w:rsidDel="00E45085">
          <w:delText>projects</w:delText>
        </w:r>
      </w:del>
      <w:ins w:id="35" w:author="giacomo.rombaut" w:date="2015-04-14T14:52:00Z">
        <w:r w:rsidR="00E45085">
          <w:t>tt4</w:t>
        </w:r>
      </w:ins>
      <w:r>
        <w:t>"</w:t>
      </w:r>
    </w:p>
    <w:p w:rsidR="00F80EDF" w:rsidDel="00E45085" w:rsidRDefault="006F27B0" w:rsidP="00E45085">
      <w:pPr>
        <w:pStyle w:val="Paragraphedeliste"/>
        <w:numPr>
          <w:ilvl w:val="0"/>
          <w:numId w:val="2"/>
        </w:numPr>
        <w:rPr>
          <w:del w:id="36" w:author="giacomo.rombaut" w:date="2015-04-14T14:59:00Z"/>
        </w:rPr>
      </w:pPr>
      <w:r>
        <w:t xml:space="preserve">Dans ce répertoire, l'ensemble des sources stockées sur les </w:t>
      </w:r>
      <w:proofErr w:type="spellStart"/>
      <w:r>
        <w:t>repository</w:t>
      </w:r>
      <w:proofErr w:type="spellEnd"/>
      <w:r>
        <w:t xml:space="preserve"> SV</w:t>
      </w:r>
      <w:ins w:id="37" w:author="giacomo.rombaut" w:date="2015-04-14T14:59:00Z">
        <w:r w:rsidR="00E45085">
          <w:t>N (clic-droit-&gt;LDT Tools-&gt;</w:t>
        </w:r>
        <w:proofErr w:type="spellStart"/>
        <w:r w:rsidR="00E45085">
          <w:t>Generate</w:t>
        </w:r>
        <w:proofErr w:type="spellEnd"/>
        <w:r w:rsidR="00E45085">
          <w:t xml:space="preserve"> </w:t>
        </w:r>
        <w:proofErr w:type="spellStart"/>
        <w:r w:rsidR="00E45085">
          <w:t>checkout</w:t>
        </w:r>
      </w:ins>
      <w:proofErr w:type="spellEnd"/>
      <w:ins w:id="38" w:author="giacomo.rombaut" w:date="2015-04-14T15:00:00Z">
        <w:r w:rsidR="00E45085">
          <w:t xml:space="preserve"> puis </w:t>
        </w:r>
        <w:proofErr w:type="spellStart"/>
        <w:r w:rsidR="00E45085">
          <w:t>executer</w:t>
        </w:r>
        <w:proofErr w:type="spellEnd"/>
        <w:r w:rsidR="00E45085">
          <w:t xml:space="preserve"> le .bat</w:t>
        </w:r>
      </w:ins>
      <w:ins w:id="39" w:author="giacomo.rombaut" w:date="2015-04-14T14:59:00Z">
        <w:r w:rsidR="00E45085">
          <w:t>)</w:t>
        </w:r>
      </w:ins>
      <w:del w:id="40" w:author="giacomo.rombaut" w:date="2015-04-14T14:59:00Z">
        <w:r w:rsidDel="00E45085">
          <w:delText>N</w:delText>
        </w:r>
      </w:del>
    </w:p>
    <w:p w:rsidR="003A1525" w:rsidRDefault="0015540B">
      <w:pPr>
        <w:pStyle w:val="Paragraphedeliste"/>
        <w:numPr>
          <w:ilvl w:val="0"/>
          <w:numId w:val="2"/>
        </w:numPr>
        <w:rPr>
          <w:del w:id="41" w:author="giacomo.rombaut" w:date="2015-04-14T14:59:00Z"/>
        </w:rPr>
        <w:pPrChange w:id="42" w:author="giacomo.rombaut" w:date="2015-04-14T14:59:00Z">
          <w:pPr>
            <w:pStyle w:val="Paragraphedeliste"/>
          </w:pPr>
        </w:pPrChange>
      </w:pPr>
      <w:del w:id="43" w:author="giacomo.rombaut" w:date="2015-04-14T14:59:00Z">
        <w:r w:rsidDel="00E45085">
          <w:delText>(</w:delText>
        </w:r>
        <w:r w:rsidR="00BD0ADF" w:rsidDel="00E45085">
          <w:fldChar w:fldCharType="begin"/>
        </w:r>
        <w:r w:rsidR="00C10B0A" w:rsidDel="00E45085">
          <w:delInstrText>HYPERLINK "http://tt3.aix.diginext.fr/administration/svn/svnCheckout3.php"</w:delInstrText>
        </w:r>
        <w:r w:rsidR="00BD0ADF" w:rsidDel="00E45085">
          <w:fldChar w:fldCharType="separate"/>
        </w:r>
        <w:r w:rsidRPr="0015540B" w:rsidDel="00E45085">
          <w:rPr>
            <w:rStyle w:val="Lienhypertexte"/>
          </w:rPr>
          <w:delText>http://tt3.aix.diginext.fr/administration/svn/svnCheckout3.php</w:delText>
        </w:r>
        <w:r w:rsidR="00BD0ADF" w:rsidDel="00E45085">
          <w:fldChar w:fldCharType="end"/>
        </w:r>
        <w:r w:rsidDel="00E45085">
          <w:delText>)</w:delText>
        </w:r>
      </w:del>
    </w:p>
    <w:p w:rsidR="00F80EDF" w:rsidRDefault="0015540B" w:rsidP="00E4115C">
      <w:pPr>
        <w:pStyle w:val="Paragraphedeliste"/>
        <w:numPr>
          <w:ilvl w:val="0"/>
          <w:numId w:val="2"/>
        </w:numPr>
        <w:rPr>
          <w:lang w:val="en-US"/>
        </w:rPr>
      </w:pPr>
      <w:r w:rsidRPr="00DC78B5">
        <w:rPr>
          <w:lang w:val="en-US"/>
        </w:rPr>
        <w:t>Vi</w:t>
      </w:r>
      <w:r w:rsidR="00F80EDF">
        <w:rPr>
          <w:lang w:val="en-US"/>
        </w:rPr>
        <w:t xml:space="preserve">sual Studio </w:t>
      </w:r>
      <w:ins w:id="44" w:author="giacomo.rombaut" w:date="2015-04-14T15:00:00Z">
        <w:r w:rsidR="00E45085">
          <w:rPr>
            <w:lang w:val="en-US"/>
          </w:rPr>
          <w:t xml:space="preserve">2013 </w:t>
        </w:r>
      </w:ins>
      <w:del w:id="45" w:author="giacomo.rombaut" w:date="2015-04-14T15:00:00Z">
        <w:r w:rsidR="00F80EDF" w:rsidDel="00E45085">
          <w:rPr>
            <w:lang w:val="en-US"/>
          </w:rPr>
          <w:delText>avec Service Pack 1</w:delText>
        </w:r>
      </w:del>
      <w:ins w:id="46" w:author="giacomo.rombaut" w:date="2015-04-14T15:00:00Z">
        <w:r w:rsidR="00E45085">
          <w:rPr>
            <w:lang w:val="en-US"/>
          </w:rPr>
          <w:t>update</w:t>
        </w:r>
      </w:ins>
    </w:p>
    <w:p w:rsidR="0015540B" w:rsidRPr="00DC78B5" w:rsidRDefault="0015540B" w:rsidP="00F80EDF">
      <w:pPr>
        <w:pStyle w:val="Paragraphedeliste"/>
        <w:rPr>
          <w:lang w:val="en-US"/>
        </w:rPr>
      </w:pPr>
      <w:r w:rsidRPr="00DC78B5">
        <w:rPr>
          <w:lang w:val="en-US"/>
        </w:rPr>
        <w:t>(</w:t>
      </w:r>
      <w:r w:rsidR="00BD0ADF">
        <w:fldChar w:fldCharType="begin"/>
      </w:r>
      <w:r w:rsidR="00BD0ADF" w:rsidRPr="00BD0ADF">
        <w:rPr>
          <w:lang w:val="en-US"/>
          <w:rPrChange w:id="47" w:author="giacomo.rombaut" w:date="2015-04-14T16:32:00Z">
            <w:rPr/>
          </w:rPrChange>
        </w:rPr>
        <w:instrText>HYPERLINK "file:///\\\\Fraixnas1\\tdl\\Outils-Datawarehouse\\Dev\\windows\\VisualStudio2008"</w:instrText>
      </w:r>
      <w:r w:rsidR="00BD0ADF">
        <w:fldChar w:fldCharType="separate"/>
      </w:r>
      <w:r w:rsidRPr="00DC78B5">
        <w:rPr>
          <w:rStyle w:val="Lienhypertexte"/>
          <w:lang w:val="en-US"/>
        </w:rPr>
        <w:t>\\Fraixnas1\tdl\Outils-Datawarehouse\Dev\</w:t>
      </w:r>
      <w:ins w:id="48" w:author="giacomo.rombaut" w:date="2015-04-14T15:01:00Z">
        <w:r w:rsidR="00E45085" w:rsidRPr="00E45085">
          <w:rPr>
            <w:rStyle w:val="Lienhypertexte"/>
            <w:lang w:val="en-US"/>
          </w:rPr>
          <w:t>VisualC++\Visual2013_update4</w:t>
        </w:r>
      </w:ins>
      <w:del w:id="49" w:author="giacomo.rombaut" w:date="2015-04-14T15:01:00Z">
        <w:r w:rsidRPr="00DC78B5" w:rsidDel="00E45085">
          <w:rPr>
            <w:rStyle w:val="Lienhypertexte"/>
            <w:lang w:val="en-US"/>
          </w:rPr>
          <w:delText>windows\VisualStudio2008</w:delText>
        </w:r>
      </w:del>
      <w:r w:rsidR="00BD0ADF">
        <w:fldChar w:fldCharType="end"/>
      </w:r>
      <w:r w:rsidRPr="00DC78B5">
        <w:rPr>
          <w:lang w:val="en-US"/>
        </w:rPr>
        <w:t>)</w:t>
      </w:r>
    </w:p>
    <w:p w:rsidR="003A1525" w:rsidRDefault="0015540B">
      <w:pPr>
        <w:pStyle w:val="Paragraphedeliste"/>
        <w:numPr>
          <w:ilvl w:val="0"/>
          <w:numId w:val="2"/>
        </w:numPr>
        <w:jc w:val="left"/>
        <w:rPr>
          <w:ins w:id="50" w:author="giacomo.rombaut" w:date="2015-04-14T15:03:00Z"/>
          <w:lang w:val="en-US"/>
          <w:rPrChange w:id="51" w:author="giacomo.rombaut" w:date="2015-04-14T15:03:00Z">
            <w:rPr>
              <w:ins w:id="52" w:author="giacomo.rombaut" w:date="2015-04-14T15:03:00Z"/>
              <w:b/>
              <w:lang w:val="en-US"/>
            </w:rPr>
          </w:rPrChange>
        </w:rPr>
        <w:pPrChange w:id="53" w:author="giacomo.rombaut" w:date="2015-04-14T15:03:00Z">
          <w:pPr>
            <w:pStyle w:val="Paragraphedeliste"/>
            <w:numPr>
              <w:numId w:val="2"/>
            </w:numPr>
            <w:ind w:hanging="360"/>
          </w:pPr>
        </w:pPrChange>
      </w:pPr>
      <w:r w:rsidRPr="00DC78B5">
        <w:rPr>
          <w:lang w:val="en-US"/>
        </w:rPr>
        <w:t xml:space="preserve">Qt </w:t>
      </w:r>
      <w:del w:id="54" w:author="giacomo.rombaut" w:date="2015-04-14T14:54:00Z">
        <w:r w:rsidRPr="00DC78B5" w:rsidDel="00E45085">
          <w:rPr>
            <w:b/>
            <w:lang w:val="en-US"/>
          </w:rPr>
          <w:delText>4</w:delText>
        </w:r>
      </w:del>
      <w:ins w:id="55" w:author="giacomo.rombaut" w:date="2015-04-14T14:54:00Z">
        <w:r w:rsidR="00E45085">
          <w:rPr>
            <w:b/>
            <w:lang w:val="en-US"/>
          </w:rPr>
          <w:t>5</w:t>
        </w:r>
      </w:ins>
      <w:r w:rsidRPr="00DC78B5">
        <w:rPr>
          <w:b/>
          <w:lang w:val="en-US"/>
        </w:rPr>
        <w:t>.</w:t>
      </w:r>
      <w:del w:id="56" w:author="giacomo.rombaut" w:date="2015-04-14T14:54:00Z">
        <w:r w:rsidRPr="00DC78B5" w:rsidDel="00E45085">
          <w:rPr>
            <w:b/>
            <w:lang w:val="en-US"/>
          </w:rPr>
          <w:delText>7</w:delText>
        </w:r>
      </w:del>
      <w:ins w:id="57" w:author="giacomo.rombaut" w:date="2015-04-14T14:54:00Z">
        <w:r w:rsidR="00E45085">
          <w:rPr>
            <w:b/>
            <w:lang w:val="en-US"/>
          </w:rPr>
          <w:t>4</w:t>
        </w:r>
      </w:ins>
      <w:r w:rsidRPr="00DC78B5">
        <w:rPr>
          <w:b/>
          <w:lang w:val="en-US"/>
        </w:rPr>
        <w:t>.</w:t>
      </w:r>
      <w:del w:id="58" w:author="giacomo.rombaut" w:date="2015-04-14T14:54:00Z">
        <w:r w:rsidRPr="00DC78B5" w:rsidDel="00E45085">
          <w:rPr>
            <w:b/>
            <w:lang w:val="en-US"/>
          </w:rPr>
          <w:delText>1</w:delText>
        </w:r>
      </w:del>
      <w:ins w:id="59" w:author="giacomo.rombaut" w:date="2015-04-14T14:54:00Z">
        <w:r w:rsidR="00E45085">
          <w:rPr>
            <w:b/>
            <w:lang w:val="en-US"/>
          </w:rPr>
          <w:t>0</w:t>
        </w:r>
      </w:ins>
      <w:ins w:id="60" w:author="giacomo.rombaut" w:date="2015-04-14T15:02:00Z">
        <w:r w:rsidR="00E45085">
          <w:rPr>
            <w:b/>
            <w:lang w:val="en-US"/>
          </w:rPr>
          <w:t xml:space="preserve"> et son </w:t>
        </w:r>
        <w:proofErr w:type="spellStart"/>
        <w:r w:rsidR="00E45085">
          <w:rPr>
            <w:b/>
            <w:lang w:val="en-US"/>
          </w:rPr>
          <w:t>addin</w:t>
        </w:r>
        <w:proofErr w:type="spellEnd"/>
        <w:r w:rsidR="00E45085">
          <w:rPr>
            <w:b/>
            <w:lang w:val="en-US"/>
          </w:rPr>
          <w:t xml:space="preserve"> visual studio</w:t>
        </w:r>
      </w:ins>
    </w:p>
    <w:p w:rsidR="003A1525" w:rsidRDefault="00BD0ADF">
      <w:pPr>
        <w:pStyle w:val="Paragraphedeliste"/>
        <w:jc w:val="left"/>
        <w:rPr>
          <w:lang w:val="en-US"/>
        </w:rPr>
        <w:pPrChange w:id="61" w:author="giacomo.rombaut" w:date="2015-04-14T15:03:00Z">
          <w:pPr>
            <w:pStyle w:val="Paragraphedeliste"/>
            <w:numPr>
              <w:numId w:val="2"/>
            </w:numPr>
            <w:ind w:hanging="360"/>
          </w:pPr>
        </w:pPrChange>
      </w:pPr>
      <w:r w:rsidRPr="00BD0ADF">
        <w:rPr>
          <w:b/>
          <w:lang w:val="en-US"/>
          <w:rPrChange w:id="62" w:author="giacomo.rombaut" w:date="2015-04-14T15:03:00Z">
            <w:rPr>
              <w:lang w:val="en-US"/>
            </w:rPr>
          </w:rPrChange>
        </w:rPr>
        <w:t xml:space="preserve"> </w:t>
      </w:r>
      <w:r w:rsidR="0015540B" w:rsidRPr="00E45085">
        <w:rPr>
          <w:lang w:val="en-US"/>
        </w:rPr>
        <w:t>(</w:t>
      </w:r>
      <w:r>
        <w:fldChar w:fldCharType="begin"/>
      </w:r>
      <w:r w:rsidR="00C10B0A">
        <w:instrText>HYPERLINK "file:///\\\\Fraixnas1\\tdl\\Outils-Datawarehouse\\Dev\\QtCommercial\\qt\\4.7.1"</w:instrText>
      </w:r>
      <w:r>
        <w:fldChar w:fldCharType="separate"/>
      </w:r>
      <w:r w:rsidR="0015540B" w:rsidRPr="00E45085">
        <w:rPr>
          <w:rStyle w:val="Lienhypertexte"/>
          <w:lang w:val="en-US"/>
        </w:rPr>
        <w:t>\\Fraixnas1\tdl\Outils-Datawarehouse\Dev\QtCommercial\qt\</w:t>
      </w:r>
      <w:ins w:id="63" w:author="giacomo.rombaut" w:date="2015-04-14T15:01:00Z">
        <w:r w:rsidR="00E45085" w:rsidRPr="00E45085">
          <w:rPr>
            <w:rStyle w:val="Lienhypertexte"/>
            <w:lang w:val="en-US"/>
          </w:rPr>
          <w:t>5</w:t>
        </w:r>
      </w:ins>
      <w:del w:id="64" w:author="giacomo.rombaut" w:date="2015-04-14T15:01:00Z">
        <w:r w:rsidR="0015540B" w:rsidRPr="00E45085" w:rsidDel="00E45085">
          <w:rPr>
            <w:rStyle w:val="Lienhypertexte"/>
            <w:lang w:val="en-US"/>
          </w:rPr>
          <w:delText>4</w:delText>
        </w:r>
      </w:del>
      <w:r w:rsidR="0015540B" w:rsidRPr="00E45085">
        <w:rPr>
          <w:rStyle w:val="Lienhypertexte"/>
          <w:lang w:val="en-US"/>
        </w:rPr>
        <w:t>.</w:t>
      </w:r>
      <w:ins w:id="65" w:author="giacomo.rombaut" w:date="2015-04-14T15:01:00Z">
        <w:r w:rsidR="00E45085" w:rsidRPr="00E45085">
          <w:rPr>
            <w:rStyle w:val="Lienhypertexte"/>
            <w:lang w:val="en-US"/>
          </w:rPr>
          <w:t>4</w:t>
        </w:r>
      </w:ins>
      <w:del w:id="66" w:author="giacomo.rombaut" w:date="2015-04-14T15:01:00Z">
        <w:r w:rsidR="0015540B" w:rsidRPr="00E45085" w:rsidDel="00E45085">
          <w:rPr>
            <w:rStyle w:val="Lienhypertexte"/>
            <w:lang w:val="en-US"/>
          </w:rPr>
          <w:delText>7</w:delText>
        </w:r>
      </w:del>
      <w:r w:rsidR="0015540B" w:rsidRPr="00E45085">
        <w:rPr>
          <w:rStyle w:val="Lienhypertexte"/>
          <w:lang w:val="en-US"/>
        </w:rPr>
        <w:t>.</w:t>
      </w:r>
      <w:del w:id="67" w:author="giacomo.rombaut" w:date="2015-04-14T15:02:00Z">
        <w:r w:rsidR="0015540B" w:rsidRPr="00E45085" w:rsidDel="00E45085">
          <w:rPr>
            <w:rStyle w:val="Lienhypertexte"/>
            <w:lang w:val="en-US"/>
          </w:rPr>
          <w:delText>1</w:delText>
        </w:r>
      </w:del>
      <w:r>
        <w:fldChar w:fldCharType="end"/>
      </w:r>
      <w:ins w:id="68" w:author="giacomo.rombaut" w:date="2015-04-14T15:02:00Z">
        <w:r w:rsidR="00E45085">
          <w:t>0</w:t>
        </w:r>
      </w:ins>
      <w:r w:rsidR="0015540B" w:rsidRPr="00E45085">
        <w:rPr>
          <w:lang w:val="en-US"/>
        </w:rPr>
        <w:t>)</w:t>
      </w:r>
    </w:p>
    <w:p w:rsidR="0015540B" w:rsidRPr="00DC78B5" w:rsidDel="00EE3541" w:rsidRDefault="0015540B" w:rsidP="00E4115C">
      <w:pPr>
        <w:pStyle w:val="Paragraphedeliste"/>
        <w:numPr>
          <w:ilvl w:val="0"/>
          <w:numId w:val="2"/>
        </w:numPr>
        <w:rPr>
          <w:del w:id="69" w:author="giacomo.rombaut" w:date="2015-04-14T15:07:00Z"/>
          <w:lang w:val="en-US"/>
        </w:rPr>
      </w:pPr>
      <w:commentRangeStart w:id="70"/>
      <w:r w:rsidRPr="00DC78B5">
        <w:rPr>
          <w:lang w:val="en-US"/>
        </w:rPr>
        <w:t>Java JRE (</w:t>
      </w:r>
      <w:r w:rsidR="00BD0ADF">
        <w:fldChar w:fldCharType="begin"/>
      </w:r>
      <w:r w:rsidR="00BD0ADF" w:rsidRPr="00BD0ADF">
        <w:rPr>
          <w:lang w:val="en-US"/>
          <w:rPrChange w:id="71" w:author="giacomo.rombaut" w:date="2015-04-14T16:32:00Z">
            <w:rPr/>
          </w:rPrChange>
        </w:rPr>
        <w:instrText>HYPERLINK "file:///I:\\Logiciels%20(Free%20Only)\\JAVA"</w:instrText>
      </w:r>
      <w:r w:rsidR="00BD0ADF">
        <w:fldChar w:fldCharType="separate"/>
      </w:r>
      <w:r w:rsidRPr="00DC78B5">
        <w:rPr>
          <w:rStyle w:val="Lienhypertexte"/>
          <w:lang w:val="en-US"/>
        </w:rPr>
        <w:t>I:\Logiciels (Free Only)\JAVA</w:t>
      </w:r>
      <w:r w:rsidR="00BD0ADF">
        <w:fldChar w:fldCharType="end"/>
      </w:r>
      <w:r w:rsidRPr="00DC78B5">
        <w:rPr>
          <w:lang w:val="en-US"/>
        </w:rPr>
        <w:t>), version 32bits</w:t>
      </w:r>
      <w:commentRangeEnd w:id="70"/>
      <w:r w:rsidR="00006C92">
        <w:rPr>
          <w:rStyle w:val="Marquedecommentaire"/>
        </w:rPr>
        <w:commentReference w:id="70"/>
      </w:r>
    </w:p>
    <w:p w:rsidR="003A1525" w:rsidRDefault="003A1525">
      <w:pPr>
        <w:pStyle w:val="Paragraphedeliste"/>
        <w:numPr>
          <w:ilvl w:val="0"/>
          <w:numId w:val="2"/>
        </w:numPr>
        <w:rPr>
          <w:lang w:val="en-US"/>
        </w:rPr>
        <w:pPrChange w:id="72" w:author="giacomo.rombaut" w:date="2015-04-14T15:07:00Z">
          <w:pPr/>
        </w:pPrChange>
      </w:pPr>
    </w:p>
    <w:p w:rsidR="00F80EDF" w:rsidRDefault="00F80EDF" w:rsidP="00DC78B5">
      <w:pPr>
        <w:rPr>
          <w:lang w:val="en-US"/>
        </w:rPr>
      </w:pPr>
    </w:p>
    <w:p w:rsidR="0042493F" w:rsidRDefault="0042493F" w:rsidP="00DC78B5">
      <w:pPr>
        <w:rPr>
          <w:lang w:val="en-US"/>
        </w:rPr>
      </w:pPr>
    </w:p>
    <w:p w:rsidR="00C224C2" w:rsidRDefault="00C224C2" w:rsidP="00B5234E">
      <w:pPr>
        <w:pStyle w:val="Titre1"/>
      </w:pPr>
      <w:bookmarkStart w:id="73" w:name="_Toc354393958"/>
      <w:r>
        <w:t>Programme</w:t>
      </w:r>
      <w:r w:rsidR="00EF2FAC">
        <w:t xml:space="preserve"> de la formation</w:t>
      </w:r>
      <w:bookmarkEnd w:id="73"/>
    </w:p>
    <w:p w:rsidR="00F80EDF" w:rsidRPr="00F80EDF" w:rsidRDefault="00F80EDF" w:rsidP="00F80EDF"/>
    <w:p w:rsidR="004C01F5" w:rsidRDefault="00C224C2" w:rsidP="00E4115C">
      <w:pPr>
        <w:pStyle w:val="Paragraphedeliste"/>
        <w:numPr>
          <w:ilvl w:val="0"/>
          <w:numId w:val="3"/>
        </w:numPr>
      </w:pPr>
      <w:proofErr w:type="spellStart"/>
      <w:r>
        <w:t>Streamwork</w:t>
      </w:r>
      <w:proofErr w:type="spellEnd"/>
    </w:p>
    <w:p w:rsidR="004C01F5" w:rsidRDefault="004C01F5" w:rsidP="00E4115C">
      <w:pPr>
        <w:pStyle w:val="Paragraphedeliste"/>
        <w:numPr>
          <w:ilvl w:val="1"/>
          <w:numId w:val="3"/>
        </w:numPr>
      </w:pPr>
      <w:r>
        <w:t>Les bases</w:t>
      </w:r>
    </w:p>
    <w:p w:rsidR="004C01F5" w:rsidRDefault="00C224C2" w:rsidP="00E4115C">
      <w:pPr>
        <w:pStyle w:val="Paragraphedeliste"/>
        <w:numPr>
          <w:ilvl w:val="1"/>
          <w:numId w:val="3"/>
        </w:numPr>
      </w:pPr>
      <w:r>
        <w:t>Cr</w:t>
      </w:r>
      <w:r w:rsidR="004C01F5">
        <w:t>é</w:t>
      </w:r>
      <w:r>
        <w:t>er un projet</w:t>
      </w:r>
      <w:r w:rsidR="004C01F5">
        <w:t>, un</w:t>
      </w:r>
      <w:r>
        <w:t xml:space="preserve"> plugin</w:t>
      </w:r>
      <w:r w:rsidR="004C01F5">
        <w:t>, un composant.</w:t>
      </w:r>
    </w:p>
    <w:p w:rsidR="00C224C2" w:rsidRPr="004C01F5" w:rsidRDefault="004C01F5" w:rsidP="00E4115C">
      <w:pPr>
        <w:pStyle w:val="Paragraphedeliste"/>
        <w:numPr>
          <w:ilvl w:val="1"/>
          <w:numId w:val="3"/>
        </w:numPr>
      </w:pPr>
      <w:r>
        <w:t xml:space="preserve">Créer </w:t>
      </w:r>
      <w:r w:rsidR="00DC78B5">
        <w:t>une application</w:t>
      </w:r>
    </w:p>
    <w:p w:rsidR="00C224C2" w:rsidRPr="00C224C2" w:rsidRDefault="00C224C2" w:rsidP="00E4115C">
      <w:pPr>
        <w:pStyle w:val="Paragraphedeliste"/>
        <w:numPr>
          <w:ilvl w:val="1"/>
          <w:numId w:val="3"/>
        </w:numPr>
      </w:pPr>
      <w:r>
        <w:t>Vision g</w:t>
      </w:r>
      <w:r w:rsidR="004C01F5">
        <w:t>lobal de la gestion de services</w:t>
      </w:r>
    </w:p>
    <w:p w:rsidR="00C224C2" w:rsidRPr="004C01F5" w:rsidRDefault="00C224C2" w:rsidP="00E4115C">
      <w:pPr>
        <w:pStyle w:val="Paragraphedeliste"/>
        <w:numPr>
          <w:ilvl w:val="1"/>
          <w:numId w:val="3"/>
        </w:numPr>
      </w:pPr>
      <w:r>
        <w:t>Communication inter composant</w:t>
      </w:r>
      <w:r w:rsidR="004C01F5">
        <w:t>s via interfaces</w:t>
      </w:r>
    </w:p>
    <w:p w:rsidR="00C224C2" w:rsidRPr="004C01F5" w:rsidRDefault="004C01F5" w:rsidP="00E4115C">
      <w:pPr>
        <w:pStyle w:val="Paragraphedeliste"/>
        <w:numPr>
          <w:ilvl w:val="1"/>
          <w:numId w:val="3"/>
        </w:numPr>
      </w:pPr>
      <w:r>
        <w:t>Service d’exécution</w:t>
      </w:r>
    </w:p>
    <w:p w:rsidR="00C224C2" w:rsidRPr="004C01F5" w:rsidRDefault="004C01F5" w:rsidP="00E4115C">
      <w:pPr>
        <w:pStyle w:val="Paragraphedeliste"/>
        <w:numPr>
          <w:ilvl w:val="1"/>
          <w:numId w:val="3"/>
        </w:numPr>
      </w:pPr>
      <w:r>
        <w:t>Editeur</w:t>
      </w:r>
    </w:p>
    <w:p w:rsidR="00C224C2" w:rsidRPr="00DC78B5" w:rsidRDefault="004C01F5" w:rsidP="00E4115C">
      <w:pPr>
        <w:pStyle w:val="Paragraphedeliste"/>
        <w:numPr>
          <w:ilvl w:val="1"/>
          <w:numId w:val="3"/>
        </w:numPr>
        <w:rPr>
          <w:lang w:val="en-US"/>
        </w:rPr>
      </w:pPr>
      <w:r>
        <w:t>Gestion des propriétés</w:t>
      </w:r>
    </w:p>
    <w:p w:rsidR="00C224C2" w:rsidRPr="00DC78B5" w:rsidRDefault="00C224C2" w:rsidP="00E4115C">
      <w:pPr>
        <w:pStyle w:val="Paragraphedeliste"/>
        <w:numPr>
          <w:ilvl w:val="1"/>
          <w:numId w:val="3"/>
        </w:numPr>
        <w:rPr>
          <w:lang w:val="en-US"/>
        </w:rPr>
      </w:pPr>
      <w:r>
        <w:t>Communi</w:t>
      </w:r>
      <w:r w:rsidR="004C01F5">
        <w:t>cation inter composant via pins</w:t>
      </w:r>
    </w:p>
    <w:p w:rsidR="00C224C2" w:rsidRPr="00DC78B5" w:rsidRDefault="004C01F5" w:rsidP="00E4115C">
      <w:pPr>
        <w:pStyle w:val="Paragraphedeliste"/>
        <w:numPr>
          <w:ilvl w:val="1"/>
          <w:numId w:val="3"/>
        </w:numPr>
        <w:rPr>
          <w:lang w:val="en-US"/>
        </w:rPr>
      </w:pPr>
      <w:r>
        <w:t xml:space="preserve">Fenêtre de paramétrage : </w:t>
      </w:r>
      <w:proofErr w:type="spellStart"/>
      <w:r>
        <w:t>AdminSetup</w:t>
      </w:r>
      <w:proofErr w:type="spellEnd"/>
    </w:p>
    <w:p w:rsidR="00C224C2" w:rsidRPr="004C01F5" w:rsidRDefault="00C224C2" w:rsidP="00E4115C">
      <w:pPr>
        <w:pStyle w:val="Paragraphedeliste"/>
        <w:numPr>
          <w:ilvl w:val="1"/>
          <w:numId w:val="3"/>
        </w:numPr>
      </w:pPr>
      <w:r>
        <w:t xml:space="preserve">Sauvegarde de donnée </w:t>
      </w:r>
      <w:r w:rsidR="004C01F5">
        <w:t xml:space="preserve">dans le </w:t>
      </w:r>
      <w:proofErr w:type="spellStart"/>
      <w:r w:rsidR="004C01F5">
        <w:t>stream</w:t>
      </w:r>
      <w:proofErr w:type="spellEnd"/>
      <w:r w:rsidR="004C01F5">
        <w:t xml:space="preserve"> : </w:t>
      </w:r>
      <w:proofErr w:type="spellStart"/>
      <w:r w:rsidR="004C01F5">
        <w:t>ServiceOwner</w:t>
      </w:r>
      <w:proofErr w:type="spellEnd"/>
    </w:p>
    <w:p w:rsidR="00C224C2" w:rsidRPr="00DC78B5" w:rsidRDefault="004C01F5" w:rsidP="00E4115C">
      <w:pPr>
        <w:pStyle w:val="Paragraphedeliste"/>
        <w:numPr>
          <w:ilvl w:val="1"/>
          <w:numId w:val="3"/>
        </w:numPr>
        <w:rPr>
          <w:lang w:val="en-US"/>
        </w:rPr>
      </w:pPr>
      <w:r>
        <w:lastRenderedPageBreak/>
        <w:t xml:space="preserve">Service de sauvegarde : </w:t>
      </w:r>
      <w:proofErr w:type="spellStart"/>
      <w:r>
        <w:t>ISwOwnerConfigurable</w:t>
      </w:r>
      <w:proofErr w:type="spellEnd"/>
    </w:p>
    <w:p w:rsidR="00C224C2" w:rsidRPr="00DC78B5" w:rsidRDefault="004C01F5" w:rsidP="00E4115C">
      <w:pPr>
        <w:pStyle w:val="Paragraphedeliste"/>
        <w:numPr>
          <w:ilvl w:val="1"/>
          <w:numId w:val="3"/>
        </w:numPr>
        <w:rPr>
          <w:lang w:val="en-US"/>
        </w:rPr>
      </w:pPr>
      <w:r>
        <w:t xml:space="preserve">Gestion des pointeurs : </w:t>
      </w:r>
      <w:proofErr w:type="spellStart"/>
      <w:r>
        <w:t>SwRef</w:t>
      </w:r>
      <w:proofErr w:type="spellEnd"/>
    </w:p>
    <w:p w:rsidR="00F80EDF" w:rsidRPr="00313ECA" w:rsidRDefault="004C01F5" w:rsidP="00E4115C">
      <w:pPr>
        <w:pStyle w:val="Paragraphedeliste"/>
        <w:numPr>
          <w:ilvl w:val="1"/>
          <w:numId w:val="3"/>
        </w:numPr>
        <w:rPr>
          <w:lang w:val="en-US"/>
        </w:rPr>
      </w:pPr>
      <w:r>
        <w:t xml:space="preserve">Modèle de données : </w:t>
      </w:r>
      <w:proofErr w:type="spellStart"/>
      <w:r w:rsidR="00C224C2">
        <w:t>ISxMode</w:t>
      </w:r>
      <w:r>
        <w:t>l</w:t>
      </w:r>
      <w:proofErr w:type="spellEnd"/>
    </w:p>
    <w:p w:rsidR="004C01F5" w:rsidRPr="00DC78B5" w:rsidRDefault="00C224C2" w:rsidP="00E4115C">
      <w:pPr>
        <w:pStyle w:val="Paragraphedeliste"/>
        <w:numPr>
          <w:ilvl w:val="0"/>
          <w:numId w:val="3"/>
        </w:numPr>
        <w:rPr>
          <w:lang w:val="en-US"/>
        </w:rPr>
      </w:pPr>
      <w:r>
        <w:t>ODP</w:t>
      </w:r>
    </w:p>
    <w:p w:rsidR="00C224C2" w:rsidRPr="00DC78B5" w:rsidRDefault="004C01F5" w:rsidP="00E4115C">
      <w:pPr>
        <w:pStyle w:val="Paragraphedeliste"/>
        <w:numPr>
          <w:ilvl w:val="1"/>
          <w:numId w:val="3"/>
        </w:numPr>
        <w:rPr>
          <w:lang w:val="en-US"/>
        </w:rPr>
      </w:pPr>
      <w:r>
        <w:t>Les bases</w:t>
      </w:r>
    </w:p>
    <w:p w:rsidR="00C224C2" w:rsidRPr="00DC78B5" w:rsidRDefault="00C224C2" w:rsidP="00E4115C">
      <w:pPr>
        <w:pStyle w:val="Paragraphedeliste"/>
        <w:numPr>
          <w:ilvl w:val="1"/>
          <w:numId w:val="3"/>
        </w:numPr>
        <w:rPr>
          <w:lang w:val="en-US"/>
        </w:rPr>
      </w:pPr>
      <w:r>
        <w:t>Sit</w:t>
      </w:r>
      <w:r w:rsidR="004C01F5">
        <w:t xml:space="preserve">uation par rapport à </w:t>
      </w:r>
      <w:proofErr w:type="spellStart"/>
      <w:r w:rsidR="004C01F5">
        <w:t>Streamwork</w:t>
      </w:r>
      <w:proofErr w:type="spellEnd"/>
    </w:p>
    <w:p w:rsidR="00C224C2" w:rsidRDefault="00237367" w:rsidP="00E4115C">
      <w:pPr>
        <w:pStyle w:val="Paragraphedeliste"/>
        <w:numPr>
          <w:ilvl w:val="1"/>
          <w:numId w:val="3"/>
        </w:numPr>
      </w:pPr>
      <w:r>
        <w:t>Créer un</w:t>
      </w:r>
      <w:r w:rsidR="00C224C2">
        <w:t xml:space="preserve"> projet</w:t>
      </w:r>
      <w:r>
        <w:t>, un</w:t>
      </w:r>
      <w:r w:rsidR="00C224C2">
        <w:t xml:space="preserve"> composant uti</w:t>
      </w:r>
      <w:r w:rsidR="004C01F5">
        <w:t xml:space="preserve">lisable dans </w:t>
      </w:r>
      <w:r>
        <w:t xml:space="preserve">l'éditeur de </w:t>
      </w:r>
      <w:proofErr w:type="spellStart"/>
      <w:r w:rsidR="004C01F5">
        <w:t>Streamwo</w:t>
      </w:r>
      <w:r>
        <w:t>rk</w:t>
      </w:r>
      <w:proofErr w:type="spellEnd"/>
    </w:p>
    <w:p w:rsidR="00C224C2" w:rsidRDefault="00237367" w:rsidP="00E4115C">
      <w:pPr>
        <w:pStyle w:val="Paragraphedeliste"/>
        <w:numPr>
          <w:ilvl w:val="1"/>
          <w:numId w:val="3"/>
        </w:numPr>
      </w:pPr>
      <w:r>
        <w:t>C</w:t>
      </w:r>
      <w:r w:rsidR="004C01F5">
        <w:t xml:space="preserve">ommunication </w:t>
      </w:r>
      <w:r>
        <w:t xml:space="preserve">entre les </w:t>
      </w:r>
      <w:r w:rsidR="004C01F5">
        <w:t>composant</w:t>
      </w:r>
      <w:r>
        <w:t>s</w:t>
      </w:r>
    </w:p>
    <w:p w:rsidR="00F80EDF" w:rsidRDefault="004C01F5" w:rsidP="00E4115C">
      <w:pPr>
        <w:pStyle w:val="Paragraphedeliste"/>
        <w:numPr>
          <w:ilvl w:val="1"/>
          <w:numId w:val="3"/>
        </w:numPr>
      </w:pPr>
      <w:r>
        <w:t>Messagerie</w:t>
      </w:r>
    </w:p>
    <w:p w:rsidR="00D9345D" w:rsidRDefault="00D9345D" w:rsidP="00E4115C">
      <w:pPr>
        <w:pStyle w:val="Paragraphedeliste"/>
        <w:numPr>
          <w:ilvl w:val="0"/>
          <w:numId w:val="3"/>
        </w:numPr>
      </w:pPr>
      <w:proofErr w:type="spellStart"/>
      <w:r>
        <w:t>Starlinx</w:t>
      </w:r>
      <w:proofErr w:type="spellEnd"/>
    </w:p>
    <w:p w:rsidR="0042493F" w:rsidRDefault="0042493F" w:rsidP="0042493F"/>
    <w:p w:rsidR="00990CEE" w:rsidRDefault="000E3B83" w:rsidP="00B5234E">
      <w:pPr>
        <w:pStyle w:val="Titre1"/>
      </w:pPr>
      <w:bookmarkStart w:id="74" w:name="_Toc354393959"/>
      <w:proofErr w:type="spellStart"/>
      <w:r w:rsidRPr="00F3403A">
        <w:t>Streamwork</w:t>
      </w:r>
      <w:bookmarkEnd w:id="74"/>
      <w:proofErr w:type="spellEnd"/>
    </w:p>
    <w:p w:rsidR="00F80EDF" w:rsidRPr="00F80EDF" w:rsidRDefault="00F80EDF" w:rsidP="00F80EDF"/>
    <w:p w:rsidR="00D05D5F" w:rsidRPr="00B5234E" w:rsidRDefault="00D05D5F" w:rsidP="00B5234E">
      <w:pPr>
        <w:pStyle w:val="Titre2"/>
      </w:pPr>
      <w:bookmarkStart w:id="75" w:name="_Toc354393960"/>
      <w:r w:rsidRPr="00B5234E">
        <w:t>Présentation</w:t>
      </w:r>
      <w:bookmarkEnd w:id="75"/>
    </w:p>
    <w:p w:rsidR="00F80EDF" w:rsidRPr="00F80EDF" w:rsidRDefault="00F80EDF" w:rsidP="00F80EDF"/>
    <w:p w:rsidR="007213AD" w:rsidRDefault="00961787" w:rsidP="00DC78B5">
      <w:proofErr w:type="spellStart"/>
      <w:r>
        <w:t>Streamwork</w:t>
      </w:r>
      <w:proofErr w:type="spellEnd"/>
      <w:r>
        <w:t xml:space="preserve"> est un </w:t>
      </w:r>
      <w:proofErr w:type="spellStart"/>
      <w:r>
        <w:t>framework</w:t>
      </w:r>
      <w:proofErr w:type="spellEnd"/>
      <w:r>
        <w:t xml:space="preserve"> orienté composants,</w:t>
      </w:r>
      <w:r w:rsidR="00CC721F">
        <w:t xml:space="preserve"> permettant leur assemblage</w:t>
      </w:r>
      <w:r>
        <w:t xml:space="preserve"> en langage graphique. Il permet de définir les interactions entre des composants à travers de nombreux mécanismes (pins, services, interfaces), de les paramétrer, et d'en faire une application.</w:t>
      </w:r>
    </w:p>
    <w:p w:rsidR="00F80EDF" w:rsidRDefault="00F80EDF" w:rsidP="00DC78B5"/>
    <w:p w:rsidR="00F80EDF" w:rsidRDefault="007213AD" w:rsidP="00DC78B5">
      <w:r>
        <w:t xml:space="preserve">Une documentation complète de </w:t>
      </w:r>
      <w:proofErr w:type="spellStart"/>
      <w:r>
        <w:t>Streamwork</w:t>
      </w:r>
      <w:proofErr w:type="spellEnd"/>
      <w:r>
        <w:t xml:space="preserve"> est accessible à l'adresse suivante</w:t>
      </w:r>
      <w:del w:id="76" w:author="giacomo.rombaut" w:date="2015-04-14T15:08:00Z">
        <w:r w:rsidR="00F80EDF" w:rsidRPr="00D05D5F" w:rsidDel="00EE3541">
          <w:delText>(il est nécessaire d'avoir le</w:delText>
        </w:r>
        <w:r w:rsidR="00F80EDF" w:rsidDel="00EE3541">
          <w:delText xml:space="preserve"> répertoire "projects" complet) </w:delText>
        </w:r>
      </w:del>
      <w:ins w:id="77" w:author="giacomo.rombaut" w:date="2015-04-14T15:08:00Z">
        <w:r w:rsidR="00EE3541">
          <w:t xml:space="preserve"> </w:t>
        </w:r>
      </w:ins>
      <w:r>
        <w:t xml:space="preserve">: </w:t>
      </w:r>
    </w:p>
    <w:p w:rsidR="00F80EDF" w:rsidRPr="0009409C" w:rsidRDefault="00EE3541" w:rsidP="00F80EDF">
      <w:pPr>
        <w:jc w:val="center"/>
        <w:rPr>
          <w:lang w:val="en-US"/>
        </w:rPr>
      </w:pPr>
      <w:ins w:id="78" w:author="giacomo.rombaut" w:date="2015-04-14T15:08:00Z">
        <w:r w:rsidRPr="00EE3541">
          <w:rPr>
            <w:lang w:val="en-US"/>
          </w:rPr>
          <w:t>C:\tt4\Framework\StreamWork\Sources\doc</w:t>
        </w:r>
      </w:ins>
      <w:del w:id="79" w:author="giacomo.rombaut" w:date="2015-04-14T15:08:00Z">
        <w:r w:rsidR="007213AD" w:rsidRPr="0009409C" w:rsidDel="00EE3541">
          <w:rPr>
            <w:lang w:val="en-US"/>
          </w:rPr>
          <w:delText>C:\projects\Libraries\StreamWork\doc</w:delText>
        </w:r>
      </w:del>
      <w:r w:rsidR="007213AD" w:rsidRPr="0009409C">
        <w:rPr>
          <w:lang w:val="en-US"/>
        </w:rPr>
        <w:t>\Conception</w:t>
      </w:r>
    </w:p>
    <w:p w:rsidR="00F80EDF" w:rsidRDefault="00F80EDF" w:rsidP="00F80EDF">
      <w:pPr>
        <w:jc w:val="left"/>
      </w:pPr>
      <w:r>
        <w:t>A</w:t>
      </w:r>
      <w:r w:rsidR="007213AD">
        <w:t xml:space="preserve">insi qu'un manuel utilisateur : </w:t>
      </w:r>
    </w:p>
    <w:p w:rsidR="007213AD" w:rsidRPr="0023730D" w:rsidRDefault="00EE3541" w:rsidP="00F80EDF">
      <w:pPr>
        <w:jc w:val="center"/>
      </w:pPr>
      <w:ins w:id="80" w:author="giacomo.rombaut" w:date="2015-04-14T15:08:00Z">
        <w:r w:rsidRPr="00EE3541">
          <w:t>C:\tt4\Framework\StreamWork\Sources\doc</w:t>
        </w:r>
      </w:ins>
      <w:del w:id="81" w:author="giacomo.rombaut" w:date="2015-04-14T15:08:00Z">
        <w:r w:rsidR="007213AD" w:rsidRPr="0023730D" w:rsidDel="00EE3541">
          <w:delText>C:\projects\Libraries\StreamWork\doc</w:delText>
        </w:r>
      </w:del>
      <w:r w:rsidR="007213AD" w:rsidRPr="0023730D">
        <w:t>\UserManual</w:t>
      </w:r>
    </w:p>
    <w:p w:rsidR="00F80EDF" w:rsidRPr="0023730D" w:rsidRDefault="00F80EDF" w:rsidP="00DC78B5"/>
    <w:p w:rsidR="00CC721F" w:rsidRDefault="00490005" w:rsidP="00DC78B5">
      <w:r w:rsidRPr="00490005">
        <w:rPr>
          <w:u w:val="single"/>
        </w:rPr>
        <w:t>Attention :</w:t>
      </w:r>
      <w:r w:rsidR="00CC721F">
        <w:t xml:space="preserve"> la documentation mentionnée n'est pas totalement à jour et ne doit être utilisée qu'à des fins d'affinement des connaissances.</w:t>
      </w:r>
    </w:p>
    <w:p w:rsidR="00CC721F" w:rsidRDefault="00CC721F" w:rsidP="00DC78B5"/>
    <w:p w:rsidR="00F80EDF" w:rsidRDefault="007213AD" w:rsidP="00DC78B5">
      <w:r>
        <w:t>La gestion des composants se fait par plugin, packagés dans des librairies dynamiques (DLL).</w:t>
      </w:r>
    </w:p>
    <w:p w:rsidR="00F80EDF" w:rsidRDefault="007213AD" w:rsidP="00DC78B5">
      <w:r>
        <w:t>Chaque plugin contient un ensemble de composants.</w:t>
      </w:r>
    </w:p>
    <w:p w:rsidR="007213AD" w:rsidRDefault="000F3BB7" w:rsidP="00DC78B5">
      <w:r>
        <w:t xml:space="preserve">Les composants de </w:t>
      </w:r>
      <w:proofErr w:type="spellStart"/>
      <w:r>
        <w:t>Starlinx</w:t>
      </w:r>
      <w:proofErr w:type="spellEnd"/>
      <w:r>
        <w:t xml:space="preserve"> </w:t>
      </w:r>
      <w:r w:rsidR="007213AD">
        <w:t>sont stockés dans les répertoires "</w:t>
      </w:r>
      <w:ins w:id="82" w:author="giacomo.rombaut" w:date="2015-04-14T15:09:00Z">
        <w:r w:rsidR="00EE3541" w:rsidRPr="00EE3541">
          <w:t>Module\</w:t>
        </w:r>
        <w:proofErr w:type="spellStart"/>
        <w:r w:rsidR="00EE3541" w:rsidRPr="00EE3541">
          <w:t>Streamwork</w:t>
        </w:r>
        <w:proofErr w:type="spellEnd"/>
        <w:r w:rsidR="00EE3541" w:rsidRPr="00EE3541">
          <w:t>\Sources\</w:t>
        </w:r>
        <w:proofErr w:type="spellStart"/>
        <w:r w:rsidR="00EE3541" w:rsidRPr="00EE3541">
          <w:t>Starlinx</w:t>
        </w:r>
      </w:ins>
      <w:proofErr w:type="spellEnd"/>
      <w:del w:id="83" w:author="giacomo.rombaut" w:date="2015-04-14T15:09:00Z">
        <w:r w:rsidR="007213AD" w:rsidDel="00EE3541">
          <w:delText>Module\Sw</w:delText>
        </w:r>
      </w:del>
      <w:r w:rsidR="007213AD">
        <w:t>"</w:t>
      </w:r>
      <w:ins w:id="84" w:author="giacomo.rombaut" w:date="2015-04-14T15:09:00Z">
        <w:r w:rsidR="00EE3541">
          <w:t>.</w:t>
        </w:r>
      </w:ins>
      <w:del w:id="85" w:author="giacomo.rombaut" w:date="2015-04-14T15:09:00Z">
        <w:r w:rsidR="007213AD" w:rsidDel="00EE3541">
          <w:delText xml:space="preserve"> et "Module\Starlinx".</w:delText>
        </w:r>
      </w:del>
    </w:p>
    <w:p w:rsidR="00683E3F" w:rsidRDefault="00683E3F" w:rsidP="00DC78B5">
      <w:pPr>
        <w:pStyle w:val="Paragraphedeliste"/>
      </w:pPr>
    </w:p>
    <w:p w:rsidR="007213AD" w:rsidRPr="00960C86" w:rsidRDefault="007213AD" w:rsidP="00B5234E">
      <w:pPr>
        <w:pStyle w:val="Titre2"/>
      </w:pPr>
      <w:bookmarkStart w:id="86" w:name="_Toc354393961"/>
      <w:r w:rsidRPr="00960C86">
        <w:t>Composant</w:t>
      </w:r>
      <w:r w:rsidR="00FB4CF3" w:rsidRPr="00960C86">
        <w:t>s</w:t>
      </w:r>
      <w:bookmarkEnd w:id="86"/>
    </w:p>
    <w:p w:rsidR="00F80EDF" w:rsidRPr="00F80EDF" w:rsidRDefault="00F80EDF" w:rsidP="00F80EDF"/>
    <w:p w:rsidR="00961787" w:rsidRDefault="00961787" w:rsidP="00F80EDF">
      <w:r>
        <w:t>Un composant est une brique logiciel</w:t>
      </w:r>
      <w:r w:rsidR="00EB4227">
        <w:t>le</w:t>
      </w:r>
      <w:r>
        <w:t xml:space="preserve"> qui contient une ou plusieurs fonctionnalités. Elle peut contenir des paramètres, des interfaces graphiques (IHM), et des interfaces d'interactions.</w:t>
      </w:r>
    </w:p>
    <w:p w:rsidR="00F80EDF" w:rsidRDefault="00F80EDF" w:rsidP="00F80EDF"/>
    <w:p w:rsidR="00961787" w:rsidRDefault="00961787" w:rsidP="00F80EDF">
      <w:r>
        <w:t>Il existe trois sortes d'interfaces d'interactions:</w:t>
      </w:r>
    </w:p>
    <w:p w:rsidR="00961787" w:rsidRDefault="00961787" w:rsidP="00E4115C">
      <w:pPr>
        <w:pStyle w:val="Paragraphedeliste"/>
        <w:numPr>
          <w:ilvl w:val="0"/>
          <w:numId w:val="4"/>
        </w:numPr>
      </w:pPr>
      <w:r>
        <w:t>Les pins, permettent de transmettre des données</w:t>
      </w:r>
      <w:r w:rsidR="00D05D5F">
        <w:t xml:space="preserve"> (messages, etc.)</w:t>
      </w:r>
    </w:p>
    <w:p w:rsidR="00D05D5F" w:rsidRDefault="00961787" w:rsidP="00E4115C">
      <w:pPr>
        <w:pStyle w:val="Paragraphedeliste"/>
        <w:numPr>
          <w:ilvl w:val="0"/>
          <w:numId w:val="4"/>
        </w:numPr>
      </w:pPr>
      <w:r>
        <w:t>Les interf</w:t>
      </w:r>
      <w:r w:rsidR="00D05D5F">
        <w:t>aces, permettent d'interagir entre composants</w:t>
      </w:r>
    </w:p>
    <w:p w:rsidR="007213AD" w:rsidRDefault="00D05D5F" w:rsidP="00E4115C">
      <w:pPr>
        <w:pStyle w:val="Paragraphedeliste"/>
        <w:numPr>
          <w:ilvl w:val="0"/>
          <w:numId w:val="4"/>
        </w:numPr>
      </w:pPr>
      <w:r>
        <w:t xml:space="preserve">Les services, définissent des fonctionnalités accessibles à la fois par le </w:t>
      </w:r>
      <w:proofErr w:type="spellStart"/>
      <w:r>
        <w:t>framework</w:t>
      </w:r>
      <w:proofErr w:type="spellEnd"/>
      <w:r>
        <w:t xml:space="preserve"> et par les composants (exécution, sauvegarde, etc.)</w:t>
      </w:r>
    </w:p>
    <w:p w:rsidR="007213AD" w:rsidRDefault="007213AD" w:rsidP="00DC78B5">
      <w:pPr>
        <w:pStyle w:val="Paragraphedeliste"/>
      </w:pPr>
    </w:p>
    <w:p w:rsidR="002A016C" w:rsidRDefault="007213AD" w:rsidP="002A016C">
      <w:pPr>
        <w:pStyle w:val="Paragraphedeliste"/>
        <w:keepNext/>
        <w:ind w:left="0"/>
        <w:jc w:val="center"/>
      </w:pPr>
      <w:r w:rsidRPr="000E3B83">
        <w:rPr>
          <w:noProof/>
          <w:lang w:eastAsia="fr-FR"/>
        </w:rPr>
        <w:lastRenderedPageBreak/>
        <w:drawing>
          <wp:inline distT="0" distB="0" distL="0" distR="0">
            <wp:extent cx="1381125" cy="1200150"/>
            <wp:effectExtent l="19050" t="0" r="9525" b="0"/>
            <wp:docPr id="37" name="Image 1"/>
            <wp:cNvGraphicFramePr/>
            <a:graphic xmlns:a="http://schemas.openxmlformats.org/drawingml/2006/main">
              <a:graphicData uri="http://schemas.openxmlformats.org/drawingml/2006/picture">
                <pic:pic xmlns:pic="http://schemas.openxmlformats.org/drawingml/2006/picture">
                  <pic:nvPicPr>
                    <pic:cNvPr id="4101" name="Picture 2"/>
                    <pic:cNvPicPr>
                      <a:picLocks noChangeAspect="1" noChangeArrowheads="1"/>
                    </pic:cNvPicPr>
                  </pic:nvPicPr>
                  <pic:blipFill>
                    <a:blip r:embed="rId11" cstate="print"/>
                    <a:srcRect/>
                    <a:stretch>
                      <a:fillRect/>
                    </a:stretch>
                  </pic:blipFill>
                  <pic:spPr bwMode="auto">
                    <a:xfrm>
                      <a:off x="0" y="0"/>
                      <a:ext cx="1381125" cy="1200150"/>
                    </a:xfrm>
                    <a:prstGeom prst="rect">
                      <a:avLst/>
                    </a:prstGeom>
                    <a:noFill/>
                    <a:ln w="9525">
                      <a:noFill/>
                      <a:miter lim="800000"/>
                      <a:headEnd/>
                      <a:tailEnd/>
                    </a:ln>
                  </pic:spPr>
                </pic:pic>
              </a:graphicData>
            </a:graphic>
          </wp:inline>
        </w:drawing>
      </w:r>
    </w:p>
    <w:p w:rsidR="007213AD" w:rsidRDefault="002A016C" w:rsidP="002A016C">
      <w:pPr>
        <w:pStyle w:val="Lgende"/>
        <w:jc w:val="center"/>
        <w:rPr>
          <w:noProof/>
        </w:rPr>
      </w:pPr>
      <w:r>
        <w:t xml:space="preserve">Image </w:t>
      </w:r>
      <w:fldSimple w:instr=" SEQ Image \* ARABIC ">
        <w:r w:rsidR="004313EA">
          <w:rPr>
            <w:noProof/>
          </w:rPr>
          <w:t>1</w:t>
        </w:r>
      </w:fldSimple>
      <w:r>
        <w:rPr>
          <w:noProof/>
        </w:rPr>
        <w:t xml:space="preserve"> : </w:t>
      </w:r>
      <w:r w:rsidRPr="002626D6">
        <w:rPr>
          <w:noProof/>
        </w:rPr>
        <w:t>Représentation UML d'un composant</w:t>
      </w:r>
    </w:p>
    <w:p w:rsidR="007213AD" w:rsidRDefault="007213AD" w:rsidP="00B5234E">
      <w:pPr>
        <w:pStyle w:val="Titre2"/>
      </w:pPr>
      <w:bookmarkStart w:id="87" w:name="_Toc354145184"/>
      <w:bookmarkStart w:id="88" w:name="_Toc354393962"/>
      <w:bookmarkEnd w:id="87"/>
      <w:r>
        <w:t>Services</w:t>
      </w:r>
      <w:bookmarkEnd w:id="88"/>
    </w:p>
    <w:p w:rsidR="00F80EDF" w:rsidRPr="00F80EDF" w:rsidRDefault="00F80EDF" w:rsidP="00F80EDF"/>
    <w:p w:rsidR="00F80EDF" w:rsidRDefault="007213AD" w:rsidP="00F80EDF">
      <w:proofErr w:type="spellStart"/>
      <w:r>
        <w:t>Streamwork</w:t>
      </w:r>
      <w:proofErr w:type="spellEnd"/>
      <w:r>
        <w:t xml:space="preserve"> fourni des services. Un composant peut également fournir des services.</w:t>
      </w:r>
    </w:p>
    <w:p w:rsidR="007213AD" w:rsidRDefault="00F80EDF" w:rsidP="00F80EDF">
      <w:r>
        <w:br/>
      </w:r>
      <w:r w:rsidR="007213AD">
        <w:t>Chaque service a un nom qui lui est propre, qui permet de l'utiliser.</w:t>
      </w:r>
    </w:p>
    <w:p w:rsidR="00F80EDF" w:rsidRDefault="007213AD" w:rsidP="00F80EDF">
      <w:r>
        <w:t>Un service fourni des fonctionnalités.</w:t>
      </w:r>
    </w:p>
    <w:p w:rsidR="006E71DF" w:rsidRDefault="006E71DF" w:rsidP="00F80EDF"/>
    <w:p w:rsidR="007213AD" w:rsidRDefault="007213AD" w:rsidP="00F80EDF">
      <w:r>
        <w:t>Certains services sont natifs, comme par exemple:</w:t>
      </w:r>
    </w:p>
    <w:p w:rsidR="007213AD" w:rsidRDefault="007213AD" w:rsidP="00E4115C">
      <w:pPr>
        <w:pStyle w:val="Paragraphedeliste"/>
        <w:numPr>
          <w:ilvl w:val="0"/>
          <w:numId w:val="5"/>
        </w:numPr>
      </w:pPr>
      <w:r>
        <w:t>Exécution : permet d'exécuter un composant (</w:t>
      </w:r>
      <w:proofErr w:type="spellStart"/>
      <w:r>
        <w:t>start</w:t>
      </w:r>
      <w:proofErr w:type="spellEnd"/>
      <w:r>
        <w:t xml:space="preserve">, </w:t>
      </w:r>
      <w:proofErr w:type="spellStart"/>
      <w:r>
        <w:t>execute</w:t>
      </w:r>
      <w:proofErr w:type="spellEnd"/>
      <w:r>
        <w:t>, stop)</w:t>
      </w:r>
    </w:p>
    <w:p w:rsidR="007213AD" w:rsidRDefault="007213AD" w:rsidP="00E4115C">
      <w:pPr>
        <w:pStyle w:val="Paragraphedeliste"/>
        <w:numPr>
          <w:ilvl w:val="0"/>
          <w:numId w:val="5"/>
        </w:numPr>
      </w:pPr>
      <w:r>
        <w:t>Propriétés : paramètres de configuration accessibles depuis l'éditeur</w:t>
      </w:r>
    </w:p>
    <w:p w:rsidR="007213AD" w:rsidRDefault="007213AD" w:rsidP="00E4115C">
      <w:pPr>
        <w:pStyle w:val="Paragraphedeliste"/>
        <w:numPr>
          <w:ilvl w:val="0"/>
          <w:numId w:val="5"/>
        </w:numPr>
      </w:pPr>
      <w:r>
        <w:t xml:space="preserve">Code </w:t>
      </w:r>
      <w:proofErr w:type="spellStart"/>
      <w:r>
        <w:t>timer</w:t>
      </w:r>
      <w:proofErr w:type="spellEnd"/>
      <w:r>
        <w:t xml:space="preserve"> : fonctionnalité de test et de </w:t>
      </w:r>
      <w:proofErr w:type="spellStart"/>
      <w:r>
        <w:t>debug</w:t>
      </w:r>
      <w:proofErr w:type="spellEnd"/>
    </w:p>
    <w:p w:rsidR="0042493F" w:rsidRDefault="0042493F" w:rsidP="0042493F"/>
    <w:p w:rsidR="0042493F" w:rsidRDefault="0042493F" w:rsidP="0042493F"/>
    <w:p w:rsidR="00EF2FAC" w:rsidRDefault="00A63C09" w:rsidP="00B5234E">
      <w:pPr>
        <w:pStyle w:val="Titre2"/>
      </w:pPr>
      <w:bookmarkStart w:id="89" w:name="_Toc354393963"/>
      <w:r>
        <w:t xml:space="preserve">Editeur </w:t>
      </w:r>
      <w:proofErr w:type="spellStart"/>
      <w:r>
        <w:t>Streamwork</w:t>
      </w:r>
      <w:bookmarkEnd w:id="89"/>
      <w:proofErr w:type="spellEnd"/>
    </w:p>
    <w:p w:rsidR="00645AB9" w:rsidRDefault="00645AB9" w:rsidP="00DC78B5">
      <w:pPr>
        <w:pStyle w:val="Paragraphedeliste"/>
      </w:pPr>
    </w:p>
    <w:p w:rsidR="00874D39" w:rsidRPr="00683E3F" w:rsidRDefault="00874D39" w:rsidP="00683E3F">
      <w:pPr>
        <w:pStyle w:val="Titre3"/>
      </w:pPr>
      <w:bookmarkStart w:id="90" w:name="_Toc354393964"/>
      <w:r w:rsidRPr="00683E3F">
        <w:t>Présentation</w:t>
      </w:r>
      <w:bookmarkEnd w:id="90"/>
    </w:p>
    <w:p w:rsidR="00874D39" w:rsidRDefault="00874D39" w:rsidP="00DC78B5">
      <w:pPr>
        <w:pStyle w:val="Paragraphedeliste"/>
      </w:pPr>
    </w:p>
    <w:p w:rsidR="00645AB9" w:rsidRDefault="00645AB9" w:rsidP="00F80EDF">
      <w:r>
        <w:t xml:space="preserve">L'éditeur de </w:t>
      </w:r>
      <w:proofErr w:type="spellStart"/>
      <w:r>
        <w:t>Streamwork</w:t>
      </w:r>
      <w:proofErr w:type="spellEnd"/>
      <w:r>
        <w:t xml:space="preserve"> permet </w:t>
      </w:r>
      <w:r w:rsidR="00A63C09">
        <w:t>d'organiser les composants, de créer les liens</w:t>
      </w:r>
      <w:r>
        <w:t>.</w:t>
      </w:r>
    </w:p>
    <w:p w:rsidR="00645AB9" w:rsidRDefault="00645AB9" w:rsidP="00F80EDF">
      <w:r>
        <w:t>Il est accessible à l'adresse suivante:</w:t>
      </w:r>
    </w:p>
    <w:p w:rsidR="00645AB9" w:rsidRDefault="00EE3541" w:rsidP="00F80EDF">
      <w:pPr>
        <w:jc w:val="center"/>
        <w:rPr>
          <w:lang w:val="en-US"/>
        </w:rPr>
      </w:pPr>
      <w:ins w:id="91" w:author="giacomo.rombaut" w:date="2015-04-14T15:10:00Z">
        <w:r w:rsidRPr="00EE3541">
          <w:rPr>
            <w:lang w:val="en-US"/>
          </w:rPr>
          <w:t>C:\tt4\Framework\StreamWork\Artifacts\StreamWorkEditor2\ia32.win.msvc2013.QT_5.4.0\release</w:t>
        </w:r>
      </w:ins>
      <w:del w:id="92" w:author="giacomo.rombaut" w:date="2015-04-14T15:10:00Z">
        <w:r w:rsidR="00645AB9" w:rsidRPr="0096359B" w:rsidDel="00EE3541">
          <w:rPr>
            <w:lang w:val="en-US"/>
          </w:rPr>
          <w:delText>C:\projects\Libraries\StreamWork\bin\vc\release</w:delText>
        </w:r>
      </w:del>
      <w:r w:rsidR="00645AB9">
        <w:rPr>
          <w:lang w:val="en-US"/>
        </w:rPr>
        <w:t>\</w:t>
      </w:r>
      <w:del w:id="93" w:author="giacomo.rombaut" w:date="2015-04-14T15:10:00Z">
        <w:r w:rsidR="00645AB9" w:rsidRPr="0096359B" w:rsidDel="00EE3541">
          <w:rPr>
            <w:lang w:val="en-US"/>
          </w:rPr>
          <w:delText xml:space="preserve"> </w:delText>
        </w:r>
      </w:del>
      <w:r w:rsidR="00645AB9" w:rsidRPr="0096359B">
        <w:rPr>
          <w:lang w:val="en-US"/>
        </w:rPr>
        <w:t>StreamWorkEditor2.exe</w:t>
      </w:r>
    </w:p>
    <w:p w:rsidR="00285391" w:rsidRDefault="00285391" w:rsidP="00DC78B5">
      <w:pPr>
        <w:pStyle w:val="Paragraphedeliste"/>
        <w:rPr>
          <w:lang w:val="en-US"/>
        </w:rPr>
      </w:pPr>
    </w:p>
    <w:p w:rsidR="002A016C" w:rsidRDefault="000622DB" w:rsidP="002A016C">
      <w:pPr>
        <w:keepNext/>
        <w:jc w:val="center"/>
      </w:pPr>
      <w:r>
        <w:rPr>
          <w:noProof/>
          <w:lang w:eastAsia="fr-FR"/>
        </w:rPr>
        <w:lastRenderedPageBreak/>
        <w:drawing>
          <wp:inline distT="0" distB="0" distL="0" distR="0">
            <wp:extent cx="5760720" cy="3749549"/>
            <wp:effectExtent l="19050" t="0" r="0" b="0"/>
            <wp:docPr id="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srcRect/>
                    <a:stretch>
                      <a:fillRect/>
                    </a:stretch>
                  </pic:blipFill>
                  <pic:spPr bwMode="auto">
                    <a:xfrm>
                      <a:off x="0" y="0"/>
                      <a:ext cx="5760720" cy="3749549"/>
                    </a:xfrm>
                    <a:prstGeom prst="rect">
                      <a:avLst/>
                    </a:prstGeom>
                    <a:noFill/>
                    <a:ln w="9525">
                      <a:noFill/>
                      <a:miter lim="800000"/>
                      <a:headEnd/>
                      <a:tailEnd/>
                    </a:ln>
                  </pic:spPr>
                </pic:pic>
              </a:graphicData>
            </a:graphic>
          </wp:inline>
        </w:drawing>
      </w:r>
    </w:p>
    <w:p w:rsidR="00285391" w:rsidRPr="002A016C" w:rsidRDefault="002A016C" w:rsidP="002A016C">
      <w:pPr>
        <w:pStyle w:val="Lgende"/>
        <w:jc w:val="center"/>
        <w:rPr>
          <w:sz w:val="20"/>
          <w:u w:val="single"/>
          <w:lang w:val="en-US"/>
        </w:rPr>
      </w:pPr>
      <w:r w:rsidRPr="002A016C">
        <w:rPr>
          <w:lang w:val="en-US"/>
        </w:rPr>
        <w:t xml:space="preserve">Image </w:t>
      </w:r>
      <w:r w:rsidR="00BD0ADF">
        <w:fldChar w:fldCharType="begin"/>
      </w:r>
      <w:r w:rsidRPr="002A016C">
        <w:rPr>
          <w:lang w:val="en-US"/>
        </w:rPr>
        <w:instrText xml:space="preserve"> SEQ Image \* ARABIC </w:instrText>
      </w:r>
      <w:r w:rsidR="00BD0ADF">
        <w:fldChar w:fldCharType="separate"/>
      </w:r>
      <w:r w:rsidR="004313EA">
        <w:rPr>
          <w:noProof/>
          <w:lang w:val="en-US"/>
        </w:rPr>
        <w:t>2</w:t>
      </w:r>
      <w:r w:rsidR="00BD0ADF">
        <w:fldChar w:fldCharType="end"/>
      </w:r>
      <w:r w:rsidRPr="002A016C">
        <w:rPr>
          <w:lang w:val="en-US"/>
        </w:rPr>
        <w:t xml:space="preserve"> : </w:t>
      </w:r>
      <w:r w:rsidRPr="00F8242E">
        <w:t>Editeur</w:t>
      </w:r>
      <w:r w:rsidRPr="002A016C">
        <w:rPr>
          <w:lang w:val="en-US"/>
        </w:rPr>
        <w:t xml:space="preserve"> </w:t>
      </w:r>
      <w:proofErr w:type="spellStart"/>
      <w:r w:rsidRPr="002A016C">
        <w:rPr>
          <w:lang w:val="en-US"/>
        </w:rPr>
        <w:t>streamwork</w:t>
      </w:r>
      <w:proofErr w:type="spellEnd"/>
    </w:p>
    <w:p w:rsidR="00490005" w:rsidRDefault="00490005" w:rsidP="00490005"/>
    <w:p w:rsidR="00BC6139" w:rsidRDefault="00BC6139">
      <w:pPr>
        <w:spacing w:after="200" w:line="276" w:lineRule="auto"/>
        <w:jc w:val="left"/>
        <w:rPr>
          <w:color w:val="003366"/>
          <w:sz w:val="24"/>
          <w:szCs w:val="24"/>
        </w:rPr>
      </w:pPr>
      <w:r>
        <w:br w:type="page"/>
      </w:r>
    </w:p>
    <w:p w:rsidR="00874D39" w:rsidRDefault="00874D39" w:rsidP="00683E3F">
      <w:pPr>
        <w:pStyle w:val="Titre3"/>
      </w:pPr>
      <w:bookmarkStart w:id="94" w:name="_Toc354393965"/>
      <w:r>
        <w:lastRenderedPageBreak/>
        <w:t>Fenêtres</w:t>
      </w:r>
      <w:bookmarkEnd w:id="94"/>
    </w:p>
    <w:p w:rsidR="00572EE0" w:rsidRDefault="00572EE0" w:rsidP="00F80EDF"/>
    <w:p w:rsidR="000622DB" w:rsidRDefault="000622DB" w:rsidP="00F80EDF">
      <w:r>
        <w:t>L'éditeur possède plusieurs parties :</w:t>
      </w:r>
    </w:p>
    <w:p w:rsidR="000622DB" w:rsidRDefault="000622DB" w:rsidP="00E4115C">
      <w:pPr>
        <w:pStyle w:val="Paragraphedeliste"/>
        <w:numPr>
          <w:ilvl w:val="0"/>
          <w:numId w:val="6"/>
        </w:numPr>
      </w:pPr>
      <w:r>
        <w:t xml:space="preserve">La partie principale permet d'éditer le </w:t>
      </w:r>
      <w:proofErr w:type="spellStart"/>
      <w:r>
        <w:t>stream</w:t>
      </w:r>
      <w:proofErr w:type="spellEnd"/>
    </w:p>
    <w:p w:rsidR="000622DB" w:rsidRDefault="000622DB" w:rsidP="00E4115C">
      <w:pPr>
        <w:pStyle w:val="Paragraphedeliste"/>
        <w:numPr>
          <w:ilvl w:val="0"/>
          <w:numId w:val="6"/>
        </w:numPr>
      </w:pPr>
      <w:r>
        <w:t>Plugins : contient la liste des plugins et des composants utilisables. Cette liste dépend des paramètres de démarrage de l'éditeur</w:t>
      </w:r>
      <w:r w:rsidR="00DE7CED">
        <w:t xml:space="preserve">. Pour </w:t>
      </w:r>
      <w:proofErr w:type="spellStart"/>
      <w:r w:rsidR="00DE7CED">
        <w:t>Starlinx</w:t>
      </w:r>
      <w:proofErr w:type="spellEnd"/>
      <w:r w:rsidR="00DE7CED">
        <w:t xml:space="preserve">, cette liste est définie dans le fichier </w:t>
      </w:r>
      <w:ins w:id="95" w:author="giacomo.rombaut" w:date="2015-04-14T15:12:00Z">
        <w:r w:rsidR="00EE3541" w:rsidRPr="00EE3541">
          <w:t>C:\tt4\Products\Streamwork\Sources\Starlinx</w:t>
        </w:r>
      </w:ins>
      <w:del w:id="96" w:author="giacomo.rombaut" w:date="2015-04-14T15:12:00Z">
        <w:r w:rsidR="00DE7CED" w:rsidRPr="00DE7CED" w:rsidDel="00EE3541">
          <w:delText>C:\projects\Products\Starlinx\Basic</w:delText>
        </w:r>
      </w:del>
      <w:r w:rsidR="00DE7CED" w:rsidRPr="00DE7CED">
        <w:t>\</w:t>
      </w:r>
      <w:del w:id="97" w:author="giacomo.rombaut" w:date="2015-04-14T15:11:00Z">
        <w:r w:rsidR="002C1DB7" w:rsidRPr="00DE7CED" w:rsidDel="00EE3541">
          <w:delText xml:space="preserve"> </w:delText>
        </w:r>
        <w:r w:rsidR="00DE7CED" w:rsidDel="00EE3541">
          <w:delText>devpaths.xml</w:delText>
        </w:r>
      </w:del>
      <w:ins w:id="98" w:author="giacomo.rombaut" w:date="2015-04-14T15:11:00Z">
        <w:r w:rsidR="00EE3541" w:rsidRPr="00EE3541">
          <w:t>devPath.xml</w:t>
        </w:r>
      </w:ins>
    </w:p>
    <w:p w:rsidR="000622DB" w:rsidRDefault="00F8242E" w:rsidP="00E4115C">
      <w:pPr>
        <w:pStyle w:val="Paragraphedeliste"/>
        <w:numPr>
          <w:ilvl w:val="0"/>
          <w:numId w:val="6"/>
        </w:numPr>
      </w:pPr>
      <w:proofErr w:type="spellStart"/>
      <w:r>
        <w:t>Interest</w:t>
      </w:r>
      <w:proofErr w:type="spellEnd"/>
      <w:r>
        <w:t xml:space="preserve"> Areas : c</w:t>
      </w:r>
      <w:r w:rsidR="000622DB">
        <w:t>ontient la liste</w:t>
      </w:r>
      <w:r>
        <w:t xml:space="preserve"> des</w:t>
      </w:r>
      <w:r w:rsidR="000622DB">
        <w:t xml:space="preserve"> groupes créés</w:t>
      </w:r>
      <w:r w:rsidR="00DE7CED">
        <w:t xml:space="preserve"> (rectangles de couleurs du </w:t>
      </w:r>
      <w:proofErr w:type="spellStart"/>
      <w:r w:rsidR="00DE7CED">
        <w:t>stream</w:t>
      </w:r>
      <w:proofErr w:type="spellEnd"/>
      <w:r w:rsidR="00DE7CED">
        <w:t>)</w:t>
      </w:r>
      <w:r w:rsidR="00572EE0">
        <w:t xml:space="preserve">. Les groupes se créent en faisant </w:t>
      </w:r>
      <w:proofErr w:type="gramStart"/>
      <w:r w:rsidR="00572EE0">
        <w:t>un clique droit</w:t>
      </w:r>
      <w:proofErr w:type="gramEnd"/>
      <w:r w:rsidR="00572EE0">
        <w:t xml:space="preserve"> sur la fenêtre du </w:t>
      </w:r>
      <w:proofErr w:type="spellStart"/>
      <w:r w:rsidR="00572EE0">
        <w:t>stream</w:t>
      </w:r>
      <w:proofErr w:type="spellEnd"/>
    </w:p>
    <w:p w:rsidR="000622DB" w:rsidRDefault="000622DB" w:rsidP="00E4115C">
      <w:pPr>
        <w:pStyle w:val="Paragraphedeliste"/>
        <w:numPr>
          <w:ilvl w:val="0"/>
          <w:numId w:val="6"/>
        </w:numPr>
      </w:pPr>
      <w:r>
        <w:t xml:space="preserve">Stream </w:t>
      </w:r>
      <w:proofErr w:type="spellStart"/>
      <w:r>
        <w:t>Tree</w:t>
      </w:r>
      <w:proofErr w:type="spellEnd"/>
      <w:r>
        <w:t xml:space="preserve"> : la liste des composants utilisés dans le </w:t>
      </w:r>
      <w:proofErr w:type="spellStart"/>
      <w:r>
        <w:t>stream</w:t>
      </w:r>
      <w:proofErr w:type="spellEnd"/>
    </w:p>
    <w:p w:rsidR="000622DB" w:rsidRDefault="000622DB" w:rsidP="00E4115C">
      <w:pPr>
        <w:pStyle w:val="Paragraphedeliste"/>
        <w:numPr>
          <w:ilvl w:val="0"/>
          <w:numId w:val="6"/>
        </w:numPr>
      </w:pPr>
      <w:r>
        <w:t>Na</w:t>
      </w:r>
      <w:r w:rsidR="00354ADE">
        <w:t>v</w:t>
      </w:r>
      <w:r>
        <w:t>i</w:t>
      </w:r>
      <w:r w:rsidR="00354ADE">
        <w:t>g</w:t>
      </w:r>
      <w:r>
        <w:t>ator : vu</w:t>
      </w:r>
      <w:r w:rsidR="00354ADE">
        <w:t>e</w:t>
      </w:r>
      <w:r>
        <w:t xml:space="preserve"> d'ensemble du </w:t>
      </w:r>
      <w:proofErr w:type="spellStart"/>
      <w:r>
        <w:t>stream</w:t>
      </w:r>
      <w:proofErr w:type="spellEnd"/>
      <w:r>
        <w:t xml:space="preserve">, permet de se déplacer dans le </w:t>
      </w:r>
      <w:proofErr w:type="spellStart"/>
      <w:r>
        <w:t>stream</w:t>
      </w:r>
      <w:proofErr w:type="spellEnd"/>
    </w:p>
    <w:p w:rsidR="000622DB" w:rsidRDefault="000622DB" w:rsidP="00E4115C">
      <w:pPr>
        <w:pStyle w:val="Paragraphedeliste"/>
        <w:numPr>
          <w:ilvl w:val="0"/>
          <w:numId w:val="6"/>
        </w:numPr>
      </w:pPr>
      <w:proofErr w:type="spellStart"/>
      <w:r>
        <w:t>Color</w:t>
      </w:r>
      <w:proofErr w:type="spellEnd"/>
      <w:r>
        <w:t xml:space="preserve"> </w:t>
      </w:r>
      <w:proofErr w:type="spellStart"/>
      <w:r>
        <w:t>legend</w:t>
      </w:r>
      <w:proofErr w:type="spellEnd"/>
      <w:r>
        <w:t xml:space="preserve"> : </w:t>
      </w:r>
      <w:r w:rsidR="00F8242E">
        <w:t>l</w:t>
      </w:r>
      <w:r>
        <w:t>égende des couleurs utilisées</w:t>
      </w:r>
    </w:p>
    <w:p w:rsidR="000622DB" w:rsidRDefault="000622DB" w:rsidP="00E4115C">
      <w:pPr>
        <w:pStyle w:val="Paragraphedeliste"/>
        <w:numPr>
          <w:ilvl w:val="0"/>
          <w:numId w:val="6"/>
        </w:numPr>
      </w:pPr>
      <w:r>
        <w:t xml:space="preserve">Doc : documentation du composant sélectionné dans le </w:t>
      </w:r>
      <w:proofErr w:type="spellStart"/>
      <w:r>
        <w:t>stream</w:t>
      </w:r>
      <w:proofErr w:type="spellEnd"/>
    </w:p>
    <w:p w:rsidR="000622DB" w:rsidRDefault="000622DB" w:rsidP="00E4115C">
      <w:pPr>
        <w:pStyle w:val="Paragraphedeliste"/>
        <w:numPr>
          <w:ilvl w:val="0"/>
          <w:numId w:val="6"/>
        </w:numPr>
      </w:pPr>
      <w:r>
        <w:t xml:space="preserve">Component </w:t>
      </w:r>
      <w:proofErr w:type="spellStart"/>
      <w:r>
        <w:t>Properties</w:t>
      </w:r>
      <w:proofErr w:type="spellEnd"/>
      <w:r>
        <w:t xml:space="preserve"> : propriétés du composant sélectionné dans le </w:t>
      </w:r>
      <w:proofErr w:type="spellStart"/>
      <w:r>
        <w:t>stream</w:t>
      </w:r>
      <w:proofErr w:type="spellEnd"/>
    </w:p>
    <w:p w:rsidR="000622DB" w:rsidRDefault="000622DB" w:rsidP="00DC78B5">
      <w:pPr>
        <w:pStyle w:val="Paragraphedeliste"/>
      </w:pPr>
    </w:p>
    <w:p w:rsidR="00F80EDF" w:rsidRDefault="00F80EDF" w:rsidP="00DC78B5">
      <w:pPr>
        <w:pStyle w:val="Paragraphedeliste"/>
      </w:pPr>
    </w:p>
    <w:p w:rsidR="00572EE0" w:rsidRDefault="00572EE0" w:rsidP="00683E3F">
      <w:pPr>
        <w:pStyle w:val="Titre3"/>
      </w:pPr>
      <w:bookmarkStart w:id="99" w:name="_Toc354393966"/>
      <w:r>
        <w:t>Composants</w:t>
      </w:r>
      <w:bookmarkEnd w:id="99"/>
    </w:p>
    <w:p w:rsidR="00490005" w:rsidRDefault="00490005" w:rsidP="00490005"/>
    <w:p w:rsidR="00490005" w:rsidRDefault="00673A8E" w:rsidP="00490005">
      <w:pPr>
        <w:keepNext/>
        <w:jc w:val="center"/>
      </w:pPr>
      <w:r>
        <w:rPr>
          <w:noProof/>
          <w:lang w:eastAsia="fr-FR"/>
        </w:rPr>
        <w:drawing>
          <wp:inline distT="0" distB="0" distL="0" distR="0">
            <wp:extent cx="2676525" cy="1028700"/>
            <wp:effectExtent l="19050" t="0" r="9525" b="0"/>
            <wp:docPr id="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2676525" cy="1028700"/>
                    </a:xfrm>
                    <a:prstGeom prst="rect">
                      <a:avLst/>
                    </a:prstGeom>
                    <a:noFill/>
                    <a:ln w="9525">
                      <a:noFill/>
                      <a:miter lim="800000"/>
                      <a:headEnd/>
                      <a:tailEnd/>
                    </a:ln>
                  </pic:spPr>
                </pic:pic>
              </a:graphicData>
            </a:graphic>
          </wp:inline>
        </w:drawing>
      </w:r>
    </w:p>
    <w:p w:rsidR="00490005" w:rsidRDefault="00E46460" w:rsidP="00490005">
      <w:pPr>
        <w:pStyle w:val="Lgende"/>
        <w:jc w:val="center"/>
      </w:pPr>
      <w:r>
        <w:t xml:space="preserve">Image </w:t>
      </w:r>
      <w:r w:rsidR="00BD0ADF">
        <w:fldChar w:fldCharType="begin"/>
      </w:r>
      <w:r>
        <w:instrText xml:space="preserve"> SEQ Image \* ARABIC </w:instrText>
      </w:r>
      <w:r w:rsidR="00BD0ADF">
        <w:fldChar w:fldCharType="separate"/>
      </w:r>
      <w:r w:rsidR="004313EA">
        <w:rPr>
          <w:noProof/>
        </w:rPr>
        <w:t>3</w:t>
      </w:r>
      <w:r w:rsidR="00BD0ADF">
        <w:fldChar w:fldCharType="end"/>
      </w:r>
      <w:r>
        <w:rPr>
          <w:noProof/>
        </w:rPr>
        <w:t xml:space="preserve"> : Exemple de composant</w:t>
      </w:r>
    </w:p>
    <w:p w:rsidR="00490005" w:rsidRDefault="00490005" w:rsidP="00490005"/>
    <w:p w:rsidR="000622DB" w:rsidRDefault="00354ADE" w:rsidP="00F80EDF">
      <w:r>
        <w:t xml:space="preserve">La partie Plugin permet de sélectionner les composants à utiliser dans le </w:t>
      </w:r>
      <w:proofErr w:type="spellStart"/>
      <w:r>
        <w:t>stream</w:t>
      </w:r>
      <w:proofErr w:type="spellEnd"/>
      <w:r>
        <w:t>.</w:t>
      </w:r>
    </w:p>
    <w:p w:rsidR="00F80EDF" w:rsidRDefault="00F80EDF" w:rsidP="00F80EDF"/>
    <w:p w:rsidR="0042493F" w:rsidRDefault="00354ADE" w:rsidP="00F80EDF">
      <w:r>
        <w:t>Dans la partie de droite se trouvent les plugins utilisables. Dans la partie de gauche, les composants présents dans le plugin sélectionné.</w:t>
      </w:r>
    </w:p>
    <w:p w:rsidR="0042493F" w:rsidRDefault="0042493F" w:rsidP="00F80EDF"/>
    <w:p w:rsidR="00354ADE" w:rsidRDefault="00354ADE" w:rsidP="00F80EDF">
      <w:r>
        <w:t>Il est possible de rechercher un composant à l'aide du champ de recherche.</w:t>
      </w:r>
    </w:p>
    <w:p w:rsidR="002A016C" w:rsidRDefault="00354ADE" w:rsidP="002A016C">
      <w:pPr>
        <w:keepNext/>
        <w:jc w:val="center"/>
      </w:pPr>
      <w:r>
        <w:rPr>
          <w:noProof/>
          <w:lang w:eastAsia="fr-FR"/>
        </w:rPr>
        <w:drawing>
          <wp:inline distT="0" distB="0" distL="0" distR="0">
            <wp:extent cx="4191000" cy="300659"/>
            <wp:effectExtent l="19050" t="0" r="0" b="0"/>
            <wp:docPr id="2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srcRect/>
                    <a:stretch>
                      <a:fillRect/>
                    </a:stretch>
                  </pic:blipFill>
                  <pic:spPr bwMode="auto">
                    <a:xfrm>
                      <a:off x="0" y="0"/>
                      <a:ext cx="4191000" cy="300659"/>
                    </a:xfrm>
                    <a:prstGeom prst="rect">
                      <a:avLst/>
                    </a:prstGeom>
                    <a:noFill/>
                    <a:ln w="9525">
                      <a:noFill/>
                      <a:miter lim="800000"/>
                      <a:headEnd/>
                      <a:tailEnd/>
                    </a:ln>
                  </pic:spPr>
                </pic:pic>
              </a:graphicData>
            </a:graphic>
          </wp:inline>
        </w:drawing>
      </w:r>
    </w:p>
    <w:p w:rsidR="00AE1965" w:rsidRPr="00F80EDF" w:rsidRDefault="002A016C" w:rsidP="002A016C">
      <w:pPr>
        <w:pStyle w:val="Lgende"/>
        <w:jc w:val="center"/>
        <w:rPr>
          <w:sz w:val="20"/>
          <w:u w:val="single"/>
        </w:rPr>
      </w:pPr>
      <w:r>
        <w:t xml:space="preserve">Image </w:t>
      </w:r>
      <w:fldSimple w:instr=" SEQ Image \* ARABIC ">
        <w:r w:rsidR="004313EA">
          <w:rPr>
            <w:noProof/>
          </w:rPr>
          <w:t>4</w:t>
        </w:r>
      </w:fldSimple>
      <w:r>
        <w:t xml:space="preserve"> : </w:t>
      </w:r>
      <w:r w:rsidRPr="00D51B9E">
        <w:t>Champ de recherche de composant</w:t>
      </w:r>
    </w:p>
    <w:p w:rsidR="005C2013" w:rsidRDefault="005C2013" w:rsidP="00F80EDF"/>
    <w:p w:rsidR="00A63C09" w:rsidRDefault="00A63C09" w:rsidP="00F80EDF">
      <w:r>
        <w:t>Les composants se mettent dans l</w:t>
      </w:r>
      <w:r w:rsidR="00EB4227">
        <w:t>e</w:t>
      </w:r>
      <w:r>
        <w:t xml:space="preserve"> </w:t>
      </w:r>
      <w:proofErr w:type="spellStart"/>
      <w:r w:rsidR="00AE1965">
        <w:t>stream</w:t>
      </w:r>
      <w:proofErr w:type="spellEnd"/>
      <w:r w:rsidR="00AE1965">
        <w:t xml:space="preserve"> par "glisser / déplacer".</w:t>
      </w:r>
    </w:p>
    <w:p w:rsidR="00EF2FAC" w:rsidRDefault="00572EE0" w:rsidP="00F80EDF">
      <w:r>
        <w:t>Il est possible de modifier l'agencement des pins et des interfaces dans un composant. Pour cela, maintenir la touche "contr</w:t>
      </w:r>
      <w:r w:rsidR="00F80EDF">
        <w:t>ô</w:t>
      </w:r>
      <w:r>
        <w:t>l</w:t>
      </w:r>
      <w:r w:rsidR="00F80EDF">
        <w:t>e</w:t>
      </w:r>
      <w:r>
        <w:t xml:space="preserve">" appuyée, cliquer sur l'interface ou </w:t>
      </w:r>
      <w:proofErr w:type="gramStart"/>
      <w:r>
        <w:t>la</w:t>
      </w:r>
      <w:proofErr w:type="gramEnd"/>
      <w:r>
        <w:t xml:space="preserve"> pin, et la déplacer.</w:t>
      </w:r>
    </w:p>
    <w:p w:rsidR="00572EE0" w:rsidRDefault="00572EE0" w:rsidP="00F80EDF"/>
    <w:p w:rsidR="00EF2FAC" w:rsidRDefault="00572EE0" w:rsidP="00F80EDF">
      <w:r>
        <w:t>L</w:t>
      </w:r>
      <w:r w:rsidR="00EF2FAC">
        <w:t xml:space="preserve">e nom du composant dans le </w:t>
      </w:r>
      <w:proofErr w:type="spellStart"/>
      <w:r w:rsidR="00EF2FAC">
        <w:t>stream</w:t>
      </w:r>
      <w:proofErr w:type="spellEnd"/>
      <w:r w:rsidR="00EF2FAC">
        <w:t xml:space="preserve"> est éditable dans l'onglet "Component </w:t>
      </w:r>
      <w:proofErr w:type="spellStart"/>
      <w:r w:rsidR="00EF2FAC">
        <w:t>Properties</w:t>
      </w:r>
      <w:proofErr w:type="spellEnd"/>
      <w:r w:rsidR="00EF2FAC">
        <w:t>"</w:t>
      </w:r>
      <w:r w:rsidR="00EB4227">
        <w:t>.</w:t>
      </w:r>
    </w:p>
    <w:p w:rsidR="00572EE0" w:rsidRDefault="00572EE0" w:rsidP="00F80EDF">
      <w:r>
        <w:t xml:space="preserve">Cet onglet contient également toutes les propriétés paramétrables </w:t>
      </w:r>
      <w:proofErr w:type="gramStart"/>
      <w:r>
        <w:t>du composants</w:t>
      </w:r>
      <w:proofErr w:type="gramEnd"/>
      <w:r>
        <w:t>.</w:t>
      </w:r>
    </w:p>
    <w:p w:rsidR="000E3B83" w:rsidRDefault="000E3B83" w:rsidP="00DC78B5">
      <w:pPr>
        <w:pStyle w:val="Paragraphedeliste"/>
      </w:pPr>
    </w:p>
    <w:p w:rsidR="002C1DB7" w:rsidRDefault="002C1DB7">
      <w:pPr>
        <w:spacing w:after="200" w:line="276" w:lineRule="auto"/>
        <w:jc w:val="left"/>
      </w:pPr>
      <w:r>
        <w:br w:type="page"/>
      </w:r>
    </w:p>
    <w:p w:rsidR="00572EE0" w:rsidRDefault="00572EE0" w:rsidP="00F80EDF">
      <w:r>
        <w:lastRenderedPageBreak/>
        <w:t>Légende:</w:t>
      </w:r>
    </w:p>
    <w:p w:rsidR="00572EE0" w:rsidRDefault="00104AEF" w:rsidP="00F8242E">
      <w:pPr>
        <w:pStyle w:val="Paragraphedeliste"/>
        <w:numPr>
          <w:ilvl w:val="0"/>
          <w:numId w:val="5"/>
        </w:numPr>
        <w:tabs>
          <w:tab w:val="left" w:pos="1276"/>
        </w:tabs>
      </w:pPr>
      <w:r>
        <w:rPr>
          <w:noProof/>
          <w:lang w:eastAsia="fr-FR"/>
        </w:rPr>
        <w:drawing>
          <wp:inline distT="0" distB="0" distL="0" distR="0">
            <wp:extent cx="180975" cy="180975"/>
            <wp:effectExtent l="1905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désactivé</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80975"/>
            <wp:effectExtent l="1905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exécutable</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219075"/>
            <wp:effectExtent l="1905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srcRect/>
                    <a:stretch>
                      <a:fillRect/>
                    </a:stretch>
                  </pic:blipFill>
                  <pic:spPr bwMode="auto">
                    <a:xfrm>
                      <a:off x="0" y="0"/>
                      <a:ext cx="190500" cy="2190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en cours d'exécution</w:t>
      </w:r>
    </w:p>
    <w:p w:rsidR="00572EE0" w:rsidRDefault="00104AEF" w:rsidP="00F8242E">
      <w:pPr>
        <w:pStyle w:val="Paragraphedeliste"/>
        <w:numPr>
          <w:ilvl w:val="0"/>
          <w:numId w:val="5"/>
        </w:numPr>
        <w:tabs>
          <w:tab w:val="left" w:pos="1276"/>
        </w:tabs>
      </w:pPr>
      <w:r>
        <w:rPr>
          <w:noProof/>
          <w:lang w:eastAsia="fr-FR"/>
        </w:rPr>
        <w:drawing>
          <wp:inline distT="0" distB="0" distL="0" distR="0">
            <wp:extent cx="219075" cy="209550"/>
            <wp:effectExtent l="1905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srcRect/>
                    <a:stretch>
                      <a:fillRect/>
                    </a:stretch>
                  </pic:blipFill>
                  <pic:spPr bwMode="auto">
                    <a:xfrm>
                      <a:off x="0" y="0"/>
                      <a:ext cx="219075" cy="209550"/>
                    </a:xfrm>
                    <a:prstGeom prst="rect">
                      <a:avLst/>
                    </a:prstGeom>
                    <a:noFill/>
                    <a:ln w="9525">
                      <a:noFill/>
                      <a:miter lim="800000"/>
                      <a:headEnd/>
                      <a:tailEnd/>
                    </a:ln>
                  </pic:spPr>
                </pic:pic>
              </a:graphicData>
            </a:graphic>
          </wp:inline>
        </w:drawing>
      </w:r>
      <w:r w:rsidR="00F8242E">
        <w:tab/>
      </w:r>
      <w:r>
        <w:t xml:space="preserve">: </w:t>
      </w:r>
      <w:r w:rsidR="00572EE0">
        <w:t>pin</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190500"/>
            <wp:effectExtent l="19050" t="0" r="0" b="0"/>
            <wp:docPr id="3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interface fournie</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190500"/>
            <wp:effectExtent l="1905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interface consommée (utilisée)</w:t>
      </w:r>
    </w:p>
    <w:p w:rsidR="00572EE0" w:rsidRDefault="00572EE0" w:rsidP="00F8242E">
      <w:pPr>
        <w:pStyle w:val="Paragraphedeliste"/>
        <w:numPr>
          <w:ilvl w:val="0"/>
          <w:numId w:val="5"/>
        </w:numPr>
        <w:tabs>
          <w:tab w:val="left" w:pos="1276"/>
        </w:tabs>
      </w:pPr>
      <w:r>
        <w:rPr>
          <w:noProof/>
          <w:lang w:eastAsia="fr-FR"/>
        </w:rPr>
        <w:drawing>
          <wp:inline distT="0" distB="0" distL="0" distR="0">
            <wp:extent cx="190500" cy="180975"/>
            <wp:effectExtent l="19050" t="0" r="0" b="0"/>
            <wp:docPr id="3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rsidR="00F8242E">
        <w:tab/>
      </w:r>
      <w:r>
        <w:t>: modèle utilisé</w:t>
      </w:r>
    </w:p>
    <w:p w:rsidR="00572EE0" w:rsidRDefault="00572EE0" w:rsidP="00F8242E">
      <w:pPr>
        <w:pStyle w:val="Paragraphedeliste"/>
        <w:numPr>
          <w:ilvl w:val="0"/>
          <w:numId w:val="5"/>
        </w:numPr>
        <w:tabs>
          <w:tab w:val="left" w:pos="1276"/>
        </w:tabs>
      </w:pPr>
      <w:r>
        <w:rPr>
          <w:noProof/>
          <w:lang w:eastAsia="fr-FR"/>
        </w:rPr>
        <w:drawing>
          <wp:inline distT="0" distB="0" distL="0" distR="0">
            <wp:extent cx="219075" cy="190500"/>
            <wp:effectExtent l="19050" t="0" r="9525" b="0"/>
            <wp:docPr id="2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srcRect/>
                    <a:stretch>
                      <a:fillRect/>
                    </a:stretch>
                  </pic:blipFill>
                  <pic:spPr bwMode="auto">
                    <a:xfrm>
                      <a:off x="0" y="0"/>
                      <a:ext cx="219075" cy="190500"/>
                    </a:xfrm>
                    <a:prstGeom prst="rect">
                      <a:avLst/>
                    </a:prstGeom>
                    <a:noFill/>
                    <a:ln w="9525">
                      <a:noFill/>
                      <a:miter lim="800000"/>
                      <a:headEnd/>
                      <a:tailEnd/>
                    </a:ln>
                  </pic:spPr>
                </pic:pic>
              </a:graphicData>
            </a:graphic>
          </wp:inline>
        </w:drawing>
      </w:r>
      <w:r>
        <w:t xml:space="preserve"> </w:t>
      </w:r>
      <w:r w:rsidR="00F8242E">
        <w:tab/>
      </w:r>
      <w:r>
        <w:t>: modèle fourni</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90500"/>
            <wp:effectExtent l="1905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rsidR="00F8242E">
        <w:tab/>
      </w:r>
      <w:r>
        <w:t>: a</w:t>
      </w:r>
      <w:r w:rsidR="00572EE0">
        <w:t>ction utilisée</w:t>
      </w:r>
    </w:p>
    <w:p w:rsidR="00572EE0" w:rsidRDefault="00104AEF" w:rsidP="00F8242E">
      <w:pPr>
        <w:pStyle w:val="Paragraphedeliste"/>
        <w:numPr>
          <w:ilvl w:val="0"/>
          <w:numId w:val="5"/>
        </w:numPr>
        <w:tabs>
          <w:tab w:val="left" w:pos="1276"/>
        </w:tabs>
      </w:pPr>
      <w:r>
        <w:rPr>
          <w:noProof/>
          <w:lang w:eastAsia="fr-FR"/>
        </w:rPr>
        <w:drawing>
          <wp:inline distT="0" distB="0" distL="0" distR="0">
            <wp:extent cx="200025" cy="200025"/>
            <wp:effectExtent l="1905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t xml:space="preserve"> </w:t>
      </w:r>
      <w:r w:rsidR="00F8242E">
        <w:tab/>
      </w:r>
      <w:r>
        <w:t>: a</w:t>
      </w:r>
      <w:r w:rsidR="00572EE0">
        <w:t>ction fournie</w:t>
      </w:r>
    </w:p>
    <w:p w:rsidR="00572EE0" w:rsidRDefault="00572EE0" w:rsidP="00F8242E">
      <w:pPr>
        <w:pStyle w:val="Paragraphedeliste"/>
        <w:numPr>
          <w:ilvl w:val="0"/>
          <w:numId w:val="5"/>
        </w:numPr>
        <w:tabs>
          <w:tab w:val="left" w:pos="1276"/>
        </w:tabs>
      </w:pPr>
      <w:r>
        <w:rPr>
          <w:noProof/>
          <w:lang w:eastAsia="fr-FR"/>
        </w:rPr>
        <w:drawing>
          <wp:inline distT="0" distB="0" distL="0" distR="0">
            <wp:extent cx="190500" cy="200025"/>
            <wp:effectExtent l="19050" t="0" r="0" b="0"/>
            <wp:docPr id="3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srcRect/>
                    <a:stretch>
                      <a:fillRect/>
                    </a:stretch>
                  </pic:blipFill>
                  <pic:spPr bwMode="auto">
                    <a:xfrm>
                      <a:off x="0" y="0"/>
                      <a:ext cx="190500" cy="200025"/>
                    </a:xfrm>
                    <a:prstGeom prst="rect">
                      <a:avLst/>
                    </a:prstGeom>
                    <a:noFill/>
                    <a:ln w="9525">
                      <a:noFill/>
                      <a:miter lim="800000"/>
                      <a:headEnd/>
                      <a:tailEnd/>
                    </a:ln>
                  </pic:spPr>
                </pic:pic>
              </a:graphicData>
            </a:graphic>
          </wp:inline>
        </w:drawing>
      </w:r>
      <w:r>
        <w:t xml:space="preserve"> </w:t>
      </w:r>
      <w:r w:rsidR="00F8242E">
        <w:tab/>
      </w:r>
      <w:r>
        <w:t xml:space="preserve">: </w:t>
      </w:r>
      <w:proofErr w:type="spellStart"/>
      <w:r>
        <w:t>widget</w:t>
      </w:r>
      <w:proofErr w:type="spellEnd"/>
      <w:r>
        <w:t xml:space="preserve"> (fenêtre) fourni</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200025"/>
            <wp:effectExtent l="19050" t="0" r="0" b="0"/>
            <wp:docPr id="3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srcRect/>
                    <a:stretch>
                      <a:fillRect/>
                    </a:stretch>
                  </pic:blipFill>
                  <pic:spPr bwMode="auto">
                    <a:xfrm>
                      <a:off x="0" y="0"/>
                      <a:ext cx="171450" cy="200025"/>
                    </a:xfrm>
                    <a:prstGeom prst="rect">
                      <a:avLst/>
                    </a:prstGeom>
                    <a:noFill/>
                    <a:ln w="9525">
                      <a:noFill/>
                      <a:miter lim="800000"/>
                      <a:headEnd/>
                      <a:tailEnd/>
                    </a:ln>
                  </pic:spPr>
                </pic:pic>
              </a:graphicData>
            </a:graphic>
          </wp:inline>
        </w:drawing>
      </w:r>
      <w:r>
        <w:t xml:space="preserve"> </w:t>
      </w:r>
      <w:r w:rsidR="00F8242E">
        <w:tab/>
      </w:r>
      <w:r>
        <w:t xml:space="preserve">: </w:t>
      </w:r>
      <w:proofErr w:type="spellStart"/>
      <w:r w:rsidR="00572EE0">
        <w:t>widget</w:t>
      </w:r>
      <w:proofErr w:type="spellEnd"/>
      <w:r w:rsidR="00572EE0">
        <w:t xml:space="preserve"> utilisé</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90500"/>
            <wp:effectExtent l="1905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remplace l'icône du composant lorsqu'elle n'a pas été définie</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71450"/>
            <wp:effectExtent l="1905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cstate="print"/>
                    <a:srcRect/>
                    <a:stretch>
                      <a:fillRect/>
                    </a:stretch>
                  </pic:blipFill>
                  <pic:spPr bwMode="auto">
                    <a:xfrm>
                      <a:off x="0" y="0"/>
                      <a:ext cx="190500" cy="171450"/>
                    </a:xfrm>
                    <a:prstGeom prst="rect">
                      <a:avLst/>
                    </a:prstGeom>
                    <a:noFill/>
                    <a:ln w="9525">
                      <a:noFill/>
                      <a:miter lim="800000"/>
                      <a:headEnd/>
                      <a:tailEnd/>
                    </a:ln>
                  </pic:spPr>
                </pic:pic>
              </a:graphicData>
            </a:graphic>
          </wp:inline>
        </w:drawing>
      </w:r>
      <w:r>
        <w:t xml:space="preserve"> </w:t>
      </w:r>
      <w:r w:rsidR="00F8242E">
        <w:tab/>
      </w:r>
      <w:r>
        <w:t xml:space="preserve">: </w:t>
      </w:r>
      <w:r w:rsidR="00572EE0">
        <w:t>sous-</w:t>
      </w:r>
      <w:proofErr w:type="spellStart"/>
      <w:r w:rsidR="00572EE0">
        <w:t>stream</w:t>
      </w:r>
      <w:proofErr w:type="spellEnd"/>
    </w:p>
    <w:p w:rsidR="00F80EDF" w:rsidRDefault="00F80EDF" w:rsidP="00DC78B5"/>
    <w:p w:rsidR="00490005" w:rsidRDefault="00E46460" w:rsidP="00490005">
      <w:pPr>
        <w:pStyle w:val="Titre3"/>
      </w:pPr>
      <w:bookmarkStart w:id="100" w:name="_Toc354393967"/>
      <w:r w:rsidRPr="00B5234E">
        <w:t>Stream</w:t>
      </w:r>
      <w:bookmarkEnd w:id="100"/>
    </w:p>
    <w:p w:rsidR="00E46460" w:rsidRDefault="00E46460" w:rsidP="00E46460">
      <w:pPr>
        <w:pStyle w:val="Paragraphedeliste"/>
      </w:pPr>
    </w:p>
    <w:p w:rsidR="00E46460" w:rsidRDefault="00E46460" w:rsidP="00E46460">
      <w:r>
        <w:t>L'ensemble constitué par les composants, les liens et les paramètres est appelé "</w:t>
      </w:r>
      <w:proofErr w:type="spellStart"/>
      <w:r>
        <w:t>stream</w:t>
      </w:r>
      <w:proofErr w:type="spellEnd"/>
      <w:r>
        <w:t>".</w:t>
      </w:r>
    </w:p>
    <w:p w:rsidR="00E46460" w:rsidRDefault="00E46460" w:rsidP="00E46460">
      <w:r>
        <w:t xml:space="preserve">Les </w:t>
      </w:r>
      <w:proofErr w:type="spellStart"/>
      <w:r>
        <w:t>streams</w:t>
      </w:r>
      <w:proofErr w:type="spellEnd"/>
      <w:r>
        <w:t xml:space="preserve"> sont sauvegardés dans des fichiers de type </w:t>
      </w:r>
      <w:proofErr w:type="spellStart"/>
      <w:r>
        <w:t>xml</w:t>
      </w:r>
      <w:proofErr w:type="spellEnd"/>
      <w:r>
        <w:t>.</w:t>
      </w:r>
    </w:p>
    <w:p w:rsidR="00E46460" w:rsidRDefault="00E46460" w:rsidP="00E46460"/>
    <w:p w:rsidR="00E46460" w:rsidRDefault="00673A8E" w:rsidP="00E46460">
      <w:pPr>
        <w:jc w:val="center"/>
      </w:pPr>
      <w:r>
        <w:rPr>
          <w:noProof/>
          <w:lang w:eastAsia="fr-FR"/>
        </w:rPr>
        <w:drawing>
          <wp:inline distT="0" distB="0" distL="0" distR="0">
            <wp:extent cx="5025653" cy="2543175"/>
            <wp:effectExtent l="19050" t="0" r="3547" b="0"/>
            <wp:docPr id="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5032449" cy="2546614"/>
                    </a:xfrm>
                    <a:prstGeom prst="rect">
                      <a:avLst/>
                    </a:prstGeom>
                    <a:noFill/>
                    <a:ln w="9525">
                      <a:noFill/>
                      <a:miter lim="800000"/>
                      <a:headEnd/>
                      <a:tailEnd/>
                    </a:ln>
                  </pic:spPr>
                </pic:pic>
              </a:graphicData>
            </a:graphic>
          </wp:inline>
        </w:drawing>
      </w:r>
    </w:p>
    <w:p w:rsidR="00E46460" w:rsidRPr="00F80EDF" w:rsidRDefault="00E46460" w:rsidP="00E46460">
      <w:pPr>
        <w:pStyle w:val="Lgende"/>
        <w:jc w:val="center"/>
        <w:rPr>
          <w:sz w:val="20"/>
          <w:u w:val="single"/>
        </w:rPr>
      </w:pPr>
      <w:r>
        <w:t xml:space="preserve">Image </w:t>
      </w:r>
      <w:r w:rsidR="00BD0ADF">
        <w:fldChar w:fldCharType="begin"/>
      </w:r>
      <w:r>
        <w:instrText xml:space="preserve"> SEQ Image \* ARABIC </w:instrText>
      </w:r>
      <w:r w:rsidR="00BD0ADF">
        <w:fldChar w:fldCharType="separate"/>
      </w:r>
      <w:r w:rsidR="004313EA">
        <w:rPr>
          <w:noProof/>
        </w:rPr>
        <w:t>5</w:t>
      </w:r>
      <w:r w:rsidR="00BD0ADF">
        <w:fldChar w:fldCharType="end"/>
      </w:r>
      <w:r>
        <w:t xml:space="preserve"> : </w:t>
      </w:r>
      <w:r w:rsidRPr="000B1471">
        <w:t>Exemple de Stream, "SxModelTerminalL16Simple"</w:t>
      </w:r>
    </w:p>
    <w:p w:rsidR="00E46460" w:rsidRDefault="00E46460" w:rsidP="00DC78B5"/>
    <w:p w:rsidR="007213AD" w:rsidRDefault="007213AD" w:rsidP="00683E3F">
      <w:pPr>
        <w:pStyle w:val="Titre3"/>
      </w:pPr>
      <w:bookmarkStart w:id="101" w:name="_Toc354393968"/>
      <w:r>
        <w:t>Implémentation</w:t>
      </w:r>
      <w:bookmarkEnd w:id="101"/>
    </w:p>
    <w:p w:rsidR="00F3403A" w:rsidRPr="00F3403A" w:rsidRDefault="00F3403A" w:rsidP="00DC78B5"/>
    <w:p w:rsidR="007213AD" w:rsidRDefault="007213AD" w:rsidP="00F80EDF">
      <w:r>
        <w:t>La création d'un composant est facilitée par plusieurs outils:</w:t>
      </w:r>
    </w:p>
    <w:p w:rsidR="007213AD" w:rsidRDefault="007213AD" w:rsidP="00E4115C">
      <w:pPr>
        <w:pStyle w:val="Paragraphedeliste"/>
        <w:numPr>
          <w:ilvl w:val="0"/>
          <w:numId w:val="7"/>
        </w:numPr>
      </w:pPr>
      <w:r>
        <w:t>Le logiciel "</w:t>
      </w:r>
      <w:proofErr w:type="spellStart"/>
      <w:r>
        <w:t>SwGenerator</w:t>
      </w:r>
      <w:proofErr w:type="spellEnd"/>
      <w:r>
        <w:t>"</w:t>
      </w:r>
    </w:p>
    <w:p w:rsidR="007213AD" w:rsidRDefault="007213AD" w:rsidP="00E4115C">
      <w:pPr>
        <w:pStyle w:val="Paragraphedeliste"/>
        <w:numPr>
          <w:ilvl w:val="0"/>
          <w:numId w:val="7"/>
        </w:numPr>
      </w:pPr>
      <w:r>
        <w:t>La classe "</w:t>
      </w:r>
      <w:proofErr w:type="spellStart"/>
      <w:r>
        <w:t>SwAssistedComponent</w:t>
      </w:r>
      <w:proofErr w:type="spellEnd"/>
      <w:r>
        <w:t>"</w:t>
      </w:r>
    </w:p>
    <w:p w:rsidR="00490005" w:rsidRDefault="007213AD" w:rsidP="00490005">
      <w:pPr>
        <w:pStyle w:val="Paragraphedeliste"/>
        <w:numPr>
          <w:ilvl w:val="0"/>
          <w:numId w:val="7"/>
        </w:numPr>
      </w:pPr>
      <w:r>
        <w:t>L'ODP</w:t>
      </w:r>
    </w:p>
    <w:p w:rsidR="004C5ED3" w:rsidRDefault="002C1DB7" w:rsidP="00F80EDF">
      <w:r>
        <w:lastRenderedPageBreak/>
        <w:t xml:space="preserve">Des </w:t>
      </w:r>
      <w:proofErr w:type="spellStart"/>
      <w:r>
        <w:t>namespaces</w:t>
      </w:r>
      <w:proofErr w:type="spellEnd"/>
      <w:r w:rsidR="004C5ED3">
        <w:t xml:space="preserve"> permettent de classer les composants</w:t>
      </w:r>
      <w:r>
        <w:t>, de la même façon qu'en C++ classique</w:t>
      </w:r>
      <w:r w:rsidR="004C5ED3">
        <w:t xml:space="preserve">. Trois niveaux de </w:t>
      </w:r>
      <w:proofErr w:type="spellStart"/>
      <w:r w:rsidR="004C5ED3">
        <w:t>namespace</w:t>
      </w:r>
      <w:r>
        <w:t>s</w:t>
      </w:r>
      <w:proofErr w:type="spellEnd"/>
      <w:r w:rsidR="004C5ED3">
        <w:t xml:space="preserve"> sont utilisés.</w:t>
      </w:r>
    </w:p>
    <w:p w:rsidR="004C5ED3" w:rsidRDefault="00E80867" w:rsidP="00E4115C">
      <w:pPr>
        <w:pStyle w:val="Paragraphedeliste"/>
        <w:numPr>
          <w:ilvl w:val="0"/>
          <w:numId w:val="8"/>
        </w:numPr>
      </w:pPr>
      <w:commentRangeStart w:id="102"/>
      <w:r>
        <w:t>L'a</w:t>
      </w:r>
      <w:r w:rsidR="004C5ED3">
        <w:t xml:space="preserve">pplication. Pour </w:t>
      </w:r>
      <w:proofErr w:type="spellStart"/>
      <w:r w:rsidR="004C5ED3">
        <w:t>Starlinx</w:t>
      </w:r>
      <w:proofErr w:type="spellEnd"/>
      <w:r w:rsidR="004C5ED3">
        <w:t xml:space="preserve">, le premier </w:t>
      </w:r>
      <w:proofErr w:type="spellStart"/>
      <w:r w:rsidR="004C5ED3">
        <w:t>namespace</w:t>
      </w:r>
      <w:proofErr w:type="spellEnd"/>
      <w:r w:rsidR="004C5ED3">
        <w:t xml:space="preserve"> est "</w:t>
      </w:r>
      <w:proofErr w:type="spellStart"/>
      <w:r w:rsidR="004C5ED3">
        <w:t>sx</w:t>
      </w:r>
      <w:proofErr w:type="spellEnd"/>
      <w:r w:rsidR="004C5ED3">
        <w:t>"</w:t>
      </w:r>
    </w:p>
    <w:p w:rsidR="004C5ED3" w:rsidRDefault="004C5ED3" w:rsidP="00E4115C">
      <w:pPr>
        <w:pStyle w:val="Paragraphedeliste"/>
        <w:numPr>
          <w:ilvl w:val="0"/>
          <w:numId w:val="8"/>
        </w:numPr>
      </w:pPr>
      <w:r>
        <w:t>La solution, qui englobe plusieurs plugins (exemple: Ihs)</w:t>
      </w:r>
    </w:p>
    <w:p w:rsidR="004C5ED3" w:rsidRDefault="00F80EDF" w:rsidP="00E4115C">
      <w:pPr>
        <w:pStyle w:val="Paragraphedeliste"/>
        <w:numPr>
          <w:ilvl w:val="0"/>
          <w:numId w:val="8"/>
        </w:numPr>
      </w:pPr>
      <w:r>
        <w:t>Le p</w:t>
      </w:r>
      <w:r w:rsidR="004C5ED3">
        <w:t>rojet (exemple: Ihs\</w:t>
      </w:r>
      <w:proofErr w:type="spellStart"/>
      <w:r w:rsidR="004C5ED3">
        <w:t>carto</w:t>
      </w:r>
      <w:proofErr w:type="spellEnd"/>
      <w:r w:rsidR="004C5ED3">
        <w:t>)</w:t>
      </w:r>
    </w:p>
    <w:commentRangeEnd w:id="102"/>
    <w:p w:rsidR="009232E4" w:rsidRDefault="00006C92" w:rsidP="00F80EDF">
      <w:r>
        <w:rPr>
          <w:rStyle w:val="Marquedecommentaire"/>
        </w:rPr>
        <w:commentReference w:id="102"/>
      </w:r>
    </w:p>
    <w:p w:rsidR="007213AD" w:rsidRDefault="007213AD" w:rsidP="00F80EDF">
      <w:proofErr w:type="spellStart"/>
      <w:r>
        <w:t>Streamwork</w:t>
      </w:r>
      <w:proofErr w:type="spellEnd"/>
      <w:r>
        <w:t xml:space="preserve"> utilise la notion de "pointeurs à références comptées"</w:t>
      </w:r>
      <w:r w:rsidR="00375566">
        <w:t>. Cela permet de gérer les pointeurs sans avoir à se soucier de la libération de la mémoire.</w:t>
      </w:r>
    </w:p>
    <w:p w:rsidR="00375566" w:rsidRDefault="00375566" w:rsidP="00F80EDF">
      <w:r>
        <w:t xml:space="preserve">Les pointeurs à références comptées sont </w:t>
      </w:r>
      <w:proofErr w:type="gramStart"/>
      <w:r>
        <w:t>définies</w:t>
      </w:r>
      <w:proofErr w:type="gramEnd"/>
      <w:r>
        <w:t xml:space="preserve"> par "</w:t>
      </w:r>
      <w:proofErr w:type="spellStart"/>
      <w:r>
        <w:t>SwRefPtr</w:t>
      </w:r>
      <w:proofErr w:type="spellEnd"/>
      <w:r>
        <w:t>".</w:t>
      </w:r>
    </w:p>
    <w:p w:rsidR="006E71DF" w:rsidRDefault="00375566" w:rsidP="006E71DF">
      <w:r>
        <w:t>Exemple :</w:t>
      </w:r>
    </w:p>
    <w:p w:rsidR="00375566" w:rsidRPr="006E71DF" w:rsidRDefault="00375566" w:rsidP="006E71DF">
      <w:pPr>
        <w:pStyle w:val="Code"/>
      </w:pPr>
      <w:proofErr w:type="spellStart"/>
      <w:r w:rsidRPr="006E71DF">
        <w:t>SwRefPtr</w:t>
      </w:r>
      <w:proofErr w:type="spellEnd"/>
      <w:r w:rsidRPr="006E71DF">
        <w:t xml:space="preserve">&lt;classe&gt; </w:t>
      </w:r>
      <w:proofErr w:type="spellStart"/>
      <w:r w:rsidRPr="006E71DF">
        <w:t>_myObject</w:t>
      </w:r>
      <w:proofErr w:type="spellEnd"/>
      <w:r w:rsidRPr="006E71DF">
        <w:t>;</w:t>
      </w:r>
    </w:p>
    <w:p w:rsidR="00375566" w:rsidRDefault="00375566" w:rsidP="00F80EDF">
      <w:proofErr w:type="gramStart"/>
      <w:r>
        <w:t>remplace</w:t>
      </w:r>
      <w:proofErr w:type="gramEnd"/>
      <w:r>
        <w:t xml:space="preserve"> la déclaration</w:t>
      </w:r>
    </w:p>
    <w:p w:rsidR="00375566" w:rsidRDefault="00375566" w:rsidP="006E71DF">
      <w:pPr>
        <w:pStyle w:val="Code"/>
      </w:pPr>
      <w:proofErr w:type="gramStart"/>
      <w:r>
        <w:t>classe</w:t>
      </w:r>
      <w:proofErr w:type="gramEnd"/>
      <w:r>
        <w:t xml:space="preserve"> * </w:t>
      </w:r>
      <w:proofErr w:type="spellStart"/>
      <w:r>
        <w:t>_myObject</w:t>
      </w:r>
      <w:proofErr w:type="spellEnd"/>
      <w:r>
        <w:t>;</w:t>
      </w:r>
    </w:p>
    <w:p w:rsidR="00F80EDF" w:rsidRDefault="00F80EDF" w:rsidP="00F80EDF">
      <w:pPr>
        <w:jc w:val="center"/>
      </w:pPr>
    </w:p>
    <w:p w:rsidR="007213AD" w:rsidRDefault="007213AD" w:rsidP="00F80EDF">
      <w:r>
        <w:t>Les composants sont de type "</w:t>
      </w:r>
      <w:proofErr w:type="spellStart"/>
      <w:r>
        <w:t>SwRef</w:t>
      </w:r>
      <w:proofErr w:type="spellEnd"/>
      <w:r>
        <w:t>". Il n'est donc pas nécessaire de les libérer en fin d'utilisation. Ce processus se fait automatiquement lorsque le pointeur n'est plus utilisé,</w:t>
      </w:r>
      <w:r w:rsidR="00375566">
        <w:t xml:space="preserve"> qu'il n'est </w:t>
      </w:r>
      <w:r>
        <w:t>plus référencé.</w:t>
      </w:r>
    </w:p>
    <w:p w:rsidR="002A016C" w:rsidRDefault="002A016C" w:rsidP="00F80EDF"/>
    <w:p w:rsidR="002C1DB7" w:rsidRDefault="002C1DB7" w:rsidP="00F80EDF"/>
    <w:p w:rsidR="00275838" w:rsidRPr="008B5251" w:rsidRDefault="00275838" w:rsidP="00683E3F">
      <w:pPr>
        <w:pStyle w:val="Titre4"/>
      </w:pPr>
      <w:proofErr w:type="spellStart"/>
      <w:r w:rsidRPr="008B5251">
        <w:t>SwAssistedComponent</w:t>
      </w:r>
      <w:proofErr w:type="spellEnd"/>
    </w:p>
    <w:p w:rsidR="00EF2FAC" w:rsidRDefault="00EF2FAC" w:rsidP="00DC78B5">
      <w:pPr>
        <w:pStyle w:val="Paragraphedeliste"/>
      </w:pPr>
    </w:p>
    <w:p w:rsidR="002215BA" w:rsidRDefault="0096359B" w:rsidP="00F80EDF">
      <w:r>
        <w:t>Classe de base dont doivent hériter les composants pour im</w:t>
      </w:r>
      <w:r w:rsidR="00A70489">
        <w:t>plémenter les services de base</w:t>
      </w:r>
      <w:r w:rsidR="002215BA">
        <w:t>s:</w:t>
      </w:r>
    </w:p>
    <w:p w:rsidR="002215BA" w:rsidRDefault="002215BA" w:rsidP="00E4115C">
      <w:pPr>
        <w:pStyle w:val="Paragraphedeliste"/>
        <w:numPr>
          <w:ilvl w:val="0"/>
          <w:numId w:val="9"/>
        </w:numPr>
      </w:pPr>
      <w:r>
        <w:t>pins</w:t>
      </w:r>
    </w:p>
    <w:p w:rsidR="002215BA" w:rsidRDefault="00A70489" w:rsidP="00E4115C">
      <w:pPr>
        <w:pStyle w:val="Paragraphedeliste"/>
        <w:numPr>
          <w:ilvl w:val="0"/>
          <w:numId w:val="9"/>
        </w:numPr>
      </w:pPr>
      <w:r>
        <w:t>interfaces</w:t>
      </w:r>
    </w:p>
    <w:p w:rsidR="0096359B" w:rsidRDefault="00A70489" w:rsidP="00E4115C">
      <w:pPr>
        <w:pStyle w:val="Paragraphedeliste"/>
        <w:numPr>
          <w:ilvl w:val="0"/>
          <w:numId w:val="9"/>
        </w:numPr>
      </w:pPr>
      <w:r>
        <w:t>exécutable</w:t>
      </w:r>
    </w:p>
    <w:p w:rsidR="002215BA" w:rsidRDefault="002215BA" w:rsidP="00E4115C">
      <w:pPr>
        <w:pStyle w:val="Paragraphedeliste"/>
        <w:numPr>
          <w:ilvl w:val="0"/>
          <w:numId w:val="9"/>
        </w:numPr>
      </w:pPr>
      <w:r>
        <w:t>service de sauvegarde</w:t>
      </w:r>
    </w:p>
    <w:p w:rsidR="002215BA" w:rsidRDefault="002215BA" w:rsidP="00E4115C">
      <w:pPr>
        <w:pStyle w:val="Paragraphedeliste"/>
        <w:numPr>
          <w:ilvl w:val="0"/>
          <w:numId w:val="9"/>
        </w:numPr>
      </w:pPr>
      <w:r>
        <w:t>...</w:t>
      </w:r>
    </w:p>
    <w:p w:rsidR="002215BA" w:rsidRDefault="002215BA" w:rsidP="00F80EDF"/>
    <w:p w:rsidR="002215BA" w:rsidRDefault="002215BA" w:rsidP="00F80EDF">
      <w:r>
        <w:t>L'activation des services doit se faire dans le constructeur du composant.</w:t>
      </w:r>
    </w:p>
    <w:p w:rsidR="000E359C" w:rsidRDefault="000E359C" w:rsidP="00F80EDF"/>
    <w:p w:rsidR="002215BA" w:rsidRDefault="002215BA" w:rsidP="00F80EDF">
      <w:r>
        <w:t xml:space="preserve">A chaque service correspond un certain nombre de fonctions à implémenter. La documentation, de type </w:t>
      </w:r>
      <w:proofErr w:type="spellStart"/>
      <w:r>
        <w:t>doxygen</w:t>
      </w:r>
      <w:proofErr w:type="spellEnd"/>
      <w:r>
        <w:t>, présente dans le fichier "</w:t>
      </w:r>
      <w:proofErr w:type="spellStart"/>
      <w:r>
        <w:t>SwAssistedComponent.h</w:t>
      </w:r>
      <w:proofErr w:type="spellEnd"/>
      <w:r>
        <w:t>" permet de rendre son utilisation très simple. Il est donc conseillé de lire les commentaires pour comprendre les fonctions à utiliser en fonction du besoin.</w:t>
      </w:r>
    </w:p>
    <w:p w:rsidR="002215BA" w:rsidRDefault="002215BA" w:rsidP="00F80EDF"/>
    <w:p w:rsidR="00A70489" w:rsidRDefault="00A70489" w:rsidP="00F80EDF">
      <w:r>
        <w:t xml:space="preserve">Une classe ne peut </w:t>
      </w:r>
      <w:r w:rsidR="002C1DB7">
        <w:t xml:space="preserve">gérer </w:t>
      </w:r>
      <w:r>
        <w:t>qu'un seul service</w:t>
      </w:r>
      <w:r w:rsidR="002215BA">
        <w:t>.</w:t>
      </w:r>
      <w:r w:rsidR="002C1DB7">
        <w:t xml:space="preserve"> Un composant encapsulant plusieurs classes peut gérer plusieurs services. Par exemple, </w:t>
      </w:r>
      <w:proofErr w:type="spellStart"/>
      <w:r w:rsidR="002C1DB7">
        <w:t>SwAssistedComponent</w:t>
      </w:r>
      <w:proofErr w:type="spellEnd"/>
      <w:r w:rsidR="002C1DB7">
        <w:t xml:space="preserve"> encapsule plusieurs classes, gérant chacune un service, pour pouvoir gérer un ensemble de services.</w:t>
      </w:r>
    </w:p>
    <w:p w:rsidR="00A70489" w:rsidRDefault="002215BA" w:rsidP="00F80EDF">
      <w:r>
        <w:t>Certains services sont fourni</w:t>
      </w:r>
      <w:r w:rsidR="00A70489">
        <w:t xml:space="preserve">s directement par l'application </w:t>
      </w:r>
      <w:proofErr w:type="spellStart"/>
      <w:r w:rsidR="00A70489">
        <w:t>Streamwork</w:t>
      </w:r>
      <w:proofErr w:type="spellEnd"/>
      <w:r w:rsidR="00A70489">
        <w:t xml:space="preserve"> (</w:t>
      </w:r>
      <w:proofErr w:type="spellStart"/>
      <w:r w:rsidR="00A70489">
        <w:t>SwApp</w:t>
      </w:r>
      <w:proofErr w:type="spellEnd"/>
      <w:r w:rsidR="00A70489">
        <w:t>). Par exemple, la récupération des arguments de lancement de l'application.</w:t>
      </w:r>
    </w:p>
    <w:p w:rsidR="000E359C" w:rsidRDefault="000E359C" w:rsidP="00DC78B5">
      <w:pPr>
        <w:pStyle w:val="Paragraphedeliste"/>
      </w:pPr>
    </w:p>
    <w:p w:rsidR="002C1DB7" w:rsidRPr="0096359B" w:rsidRDefault="002C1DB7" w:rsidP="00DC78B5">
      <w:pPr>
        <w:pStyle w:val="Paragraphedeliste"/>
      </w:pPr>
    </w:p>
    <w:p w:rsidR="0096359B" w:rsidRDefault="007F02BC" w:rsidP="00683E3F">
      <w:pPr>
        <w:pStyle w:val="Titre4"/>
      </w:pPr>
      <w:proofErr w:type="spellStart"/>
      <w:r>
        <w:t>SWGenerator</w:t>
      </w:r>
      <w:proofErr w:type="spellEnd"/>
    </w:p>
    <w:p w:rsidR="00EF2FAC" w:rsidRDefault="00EF2FAC" w:rsidP="00DC78B5">
      <w:pPr>
        <w:pStyle w:val="Paragraphedeliste"/>
      </w:pPr>
    </w:p>
    <w:p w:rsidR="002215BA" w:rsidRDefault="002215BA" w:rsidP="000E359C">
      <w:r>
        <w:t>Le "</w:t>
      </w:r>
      <w:proofErr w:type="spellStart"/>
      <w:r>
        <w:t>SwGenerator</w:t>
      </w:r>
      <w:proofErr w:type="spellEnd"/>
      <w:r>
        <w:t>" permet de générer un plugin ou un composant avec les fichiers et les informations de base. Il est également possible de rajouter manuellement des composants dans un plugin existant.</w:t>
      </w:r>
    </w:p>
    <w:p w:rsidR="000E359C" w:rsidRDefault="000E359C" w:rsidP="000E359C"/>
    <w:p w:rsidR="007F02BC" w:rsidRDefault="002215BA" w:rsidP="000E359C">
      <w:r>
        <w:t>Le générateur est a</w:t>
      </w:r>
      <w:r w:rsidR="007F02BC">
        <w:t xml:space="preserve">ccessible depuis l'éditeur, dans le menu </w:t>
      </w:r>
      <w:proofErr w:type="spellStart"/>
      <w:r w:rsidR="007F02BC">
        <w:t>Streams</w:t>
      </w:r>
      <w:proofErr w:type="spellEnd"/>
      <w:r>
        <w:t>.</w:t>
      </w:r>
    </w:p>
    <w:p w:rsidR="002A016C" w:rsidRDefault="00CB1A50" w:rsidP="002A016C">
      <w:pPr>
        <w:keepNext/>
        <w:jc w:val="center"/>
      </w:pPr>
      <w:r>
        <w:rPr>
          <w:noProof/>
          <w:lang w:eastAsia="fr-FR"/>
        </w:rPr>
        <w:lastRenderedPageBreak/>
        <w:drawing>
          <wp:inline distT="0" distB="0" distL="0" distR="0">
            <wp:extent cx="2324100" cy="1975890"/>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srcRect/>
                    <a:stretch>
                      <a:fillRect/>
                    </a:stretch>
                  </pic:blipFill>
                  <pic:spPr bwMode="auto">
                    <a:xfrm>
                      <a:off x="0" y="0"/>
                      <a:ext cx="2324100" cy="1975890"/>
                    </a:xfrm>
                    <a:prstGeom prst="rect">
                      <a:avLst/>
                    </a:prstGeom>
                    <a:noFill/>
                    <a:ln w="9525">
                      <a:noFill/>
                      <a:miter lim="800000"/>
                      <a:headEnd/>
                      <a:tailEnd/>
                    </a:ln>
                  </pic:spPr>
                </pic:pic>
              </a:graphicData>
            </a:graphic>
          </wp:inline>
        </w:drawing>
      </w:r>
    </w:p>
    <w:p w:rsidR="00CB1A50" w:rsidRDefault="002A016C" w:rsidP="002A016C">
      <w:pPr>
        <w:pStyle w:val="Lgende"/>
        <w:jc w:val="center"/>
        <w:rPr>
          <w:sz w:val="20"/>
          <w:u w:val="single"/>
        </w:rPr>
      </w:pPr>
      <w:r>
        <w:t xml:space="preserve">Image </w:t>
      </w:r>
      <w:fldSimple w:instr=" SEQ Image \* ARABIC ">
        <w:r w:rsidR="004313EA">
          <w:rPr>
            <w:noProof/>
          </w:rPr>
          <w:t>6</w:t>
        </w:r>
      </w:fldSimple>
      <w:r>
        <w:t xml:space="preserve"> : </w:t>
      </w:r>
      <w:r w:rsidRPr="005B5A42">
        <w:t xml:space="preserve">Accès au </w:t>
      </w:r>
      <w:proofErr w:type="spellStart"/>
      <w:r w:rsidRPr="005B5A42">
        <w:t>SwGenerator</w:t>
      </w:r>
      <w:proofErr w:type="spellEnd"/>
      <w:r w:rsidR="00CB1A50" w:rsidRPr="000E359C">
        <w:rPr>
          <w:sz w:val="20"/>
          <w:u w:val="single"/>
        </w:rPr>
        <w:t xml:space="preserve"> </w:t>
      </w:r>
    </w:p>
    <w:p w:rsidR="004C6C5F" w:rsidRDefault="004C6C5F"/>
    <w:p w:rsidR="004C6C5F" w:rsidRDefault="004C6C5F"/>
    <w:p w:rsidR="004C6C5F" w:rsidRDefault="004C6C5F"/>
    <w:p w:rsidR="00275838" w:rsidRDefault="00275838" w:rsidP="00B5234E">
      <w:pPr>
        <w:pStyle w:val="Titre1"/>
      </w:pPr>
      <w:bookmarkStart w:id="103" w:name="_Toc354393969"/>
      <w:r>
        <w:t>TP</w:t>
      </w:r>
      <w:r w:rsidR="006B6ED9">
        <w:t xml:space="preserve"> </w:t>
      </w:r>
      <w:proofErr w:type="spellStart"/>
      <w:r w:rsidR="00E732FF">
        <w:t>Streamwork</w:t>
      </w:r>
      <w:bookmarkEnd w:id="103"/>
      <w:proofErr w:type="spellEnd"/>
    </w:p>
    <w:p w:rsidR="00EF2FAC" w:rsidRPr="00275838" w:rsidRDefault="00EF2FAC" w:rsidP="00DC78B5">
      <w:pPr>
        <w:pStyle w:val="Paragraphedeliste"/>
      </w:pPr>
    </w:p>
    <w:p w:rsidR="00275838" w:rsidRDefault="00275838" w:rsidP="00B5234E">
      <w:pPr>
        <w:pStyle w:val="Titre2"/>
      </w:pPr>
      <w:bookmarkStart w:id="104" w:name="_Toc354393970"/>
      <w:r w:rsidRPr="00275838">
        <w:t xml:space="preserve">Création d'un plugin </w:t>
      </w:r>
      <w:r w:rsidR="006B6ED9">
        <w:t xml:space="preserve">et de </w:t>
      </w:r>
      <w:r w:rsidRPr="00275838">
        <w:t>composant</w:t>
      </w:r>
      <w:r>
        <w:t>s</w:t>
      </w:r>
      <w:bookmarkEnd w:id="104"/>
    </w:p>
    <w:p w:rsidR="005600A2" w:rsidRPr="005600A2" w:rsidRDefault="005600A2" w:rsidP="00DC78B5"/>
    <w:p w:rsidR="006B6ED9" w:rsidRDefault="006B6ED9" w:rsidP="00DC78B5">
      <w:r>
        <w:t xml:space="preserve">Le premier TP consiste à un créer un nouveau plugin contenant deux composants, en utilisant deux méthodes : le </w:t>
      </w:r>
      <w:proofErr w:type="spellStart"/>
      <w:r>
        <w:t>SwGenerator</w:t>
      </w:r>
      <w:proofErr w:type="spellEnd"/>
      <w:r>
        <w:t>, et création manuelle.</w:t>
      </w:r>
    </w:p>
    <w:p w:rsidR="000E359C" w:rsidRDefault="000E359C" w:rsidP="00DC78B5"/>
    <w:p w:rsidR="006B6ED9" w:rsidRDefault="006B6ED9" w:rsidP="00E4115C">
      <w:pPr>
        <w:pStyle w:val="Paragraphedeliste"/>
        <w:numPr>
          <w:ilvl w:val="0"/>
          <w:numId w:val="10"/>
        </w:numPr>
      </w:pPr>
      <w:r>
        <w:t xml:space="preserve">Le premier composant, </w:t>
      </w:r>
      <w:proofErr w:type="spellStart"/>
      <w:r w:rsidR="009E5579">
        <w:t>DemoCoreComponent</w:t>
      </w:r>
      <w:proofErr w:type="spellEnd"/>
      <w:r w:rsidR="009E5579">
        <w:t xml:space="preserve">, est créé avec le </w:t>
      </w:r>
      <w:proofErr w:type="spellStart"/>
      <w:r w:rsidR="009E5579">
        <w:t>SwGenerator</w:t>
      </w:r>
      <w:proofErr w:type="spellEnd"/>
      <w:r w:rsidR="009E5579">
        <w:t xml:space="preserve">. Il </w:t>
      </w:r>
      <w:r>
        <w:t>contient une variable dont la valeur est définie dans le constructeur. Il fourni une interface qui permet de récupérer la valeur de la variable.</w:t>
      </w:r>
    </w:p>
    <w:p w:rsidR="000E359C" w:rsidRDefault="000E359C" w:rsidP="00DC78B5"/>
    <w:p w:rsidR="006B6ED9" w:rsidRDefault="006B6ED9" w:rsidP="00E4115C">
      <w:pPr>
        <w:pStyle w:val="Paragraphedeliste"/>
        <w:numPr>
          <w:ilvl w:val="0"/>
          <w:numId w:val="10"/>
        </w:numPr>
      </w:pPr>
      <w:r>
        <w:t xml:space="preserve">Le deuxième composant, </w:t>
      </w:r>
      <w:proofErr w:type="spellStart"/>
      <w:r w:rsidR="00490C63">
        <w:t>DemoUIComponent</w:t>
      </w:r>
      <w:proofErr w:type="spellEnd"/>
      <w:r w:rsidR="009E5579">
        <w:t>, est créé manuellement. Il</w:t>
      </w:r>
      <w:r>
        <w:t xml:space="preserve"> récupère la valeur de la variable détenue par le premier composant via une interface, et l'affiche dans une fenêtre.</w:t>
      </w:r>
    </w:p>
    <w:p w:rsidR="000E359C" w:rsidRDefault="000E359C" w:rsidP="000E359C">
      <w:pPr>
        <w:pStyle w:val="Paragraphedeliste"/>
      </w:pPr>
    </w:p>
    <w:p w:rsidR="00A75F59" w:rsidRDefault="00A75F59" w:rsidP="00DC78B5">
      <w:r>
        <w:t>Chaque composant est créé dans un répertoire indépendant.</w:t>
      </w:r>
    </w:p>
    <w:p w:rsidR="006B6ED9" w:rsidRDefault="006B6ED9" w:rsidP="00DC78B5">
      <w:pPr>
        <w:pStyle w:val="Paragraphedeliste"/>
      </w:pPr>
    </w:p>
    <w:p w:rsidR="000E359C" w:rsidRDefault="000E359C" w:rsidP="00DC78B5">
      <w:pPr>
        <w:pStyle w:val="Paragraphedeliste"/>
      </w:pPr>
    </w:p>
    <w:p w:rsidR="00490005" w:rsidRDefault="006B6ED9" w:rsidP="00490005">
      <w:pPr>
        <w:pStyle w:val="Titre3"/>
      </w:pPr>
      <w:bookmarkStart w:id="105" w:name="_Toc354393971"/>
      <w:commentRangeStart w:id="106"/>
      <w:r>
        <w:t>Création du plugin et du premier composant</w:t>
      </w:r>
      <w:bookmarkEnd w:id="105"/>
      <w:commentRangeEnd w:id="106"/>
      <w:r w:rsidR="00006C92">
        <w:rPr>
          <w:rStyle w:val="Marquedecommentaire"/>
          <w:color w:val="auto"/>
        </w:rPr>
        <w:commentReference w:id="106"/>
      </w:r>
    </w:p>
    <w:p w:rsidR="00EF2FAC" w:rsidRDefault="00EF2FAC" w:rsidP="00DC78B5">
      <w:pPr>
        <w:pStyle w:val="Paragraphedeliste"/>
      </w:pPr>
    </w:p>
    <w:p w:rsidR="00490005" w:rsidRDefault="00E31A1C" w:rsidP="00490005">
      <w:pPr>
        <w:pStyle w:val="Titre4"/>
      </w:pPr>
      <w:r>
        <w:t>Génération</w:t>
      </w:r>
    </w:p>
    <w:p w:rsidR="00E31A1C" w:rsidRDefault="00E31A1C" w:rsidP="000E359C"/>
    <w:p w:rsidR="006B6ED9" w:rsidRDefault="006B6ED9" w:rsidP="000E359C">
      <w:r>
        <w:t>Avant de créer le plugin, il faut définir son arborescence de base.</w:t>
      </w:r>
    </w:p>
    <w:p w:rsidR="006B6ED9" w:rsidRDefault="006B6ED9" w:rsidP="000E359C">
      <w:r>
        <w:t xml:space="preserve">Pour cela, créer </w:t>
      </w:r>
      <w:proofErr w:type="gramStart"/>
      <w:r>
        <w:t>les répertoire</w:t>
      </w:r>
      <w:proofErr w:type="gramEnd"/>
      <w:r>
        <w:t xml:space="preserve"> "</w:t>
      </w:r>
      <w:del w:id="107" w:author="giacomo.rombaut" w:date="2015-04-14T15:19:00Z">
        <w:r w:rsidDel="00EE3541">
          <w:delText>Tp</w:delText>
        </w:r>
      </w:del>
      <w:ins w:id="108" w:author="giacomo.rombaut" w:date="2015-04-14T15:19:00Z">
        <w:r w:rsidR="00EE3541">
          <w:t>Sources</w:t>
        </w:r>
      </w:ins>
      <w:r w:rsidR="002C1DB7">
        <w:t>"</w:t>
      </w:r>
      <w:r>
        <w:t xml:space="preserve"> et "</w:t>
      </w:r>
      <w:proofErr w:type="spellStart"/>
      <w:ins w:id="109" w:author="giacomo.rombaut" w:date="2015-04-14T15:20:00Z">
        <w:r w:rsidR="00EE3541" w:rsidRPr="00EE3541">
          <w:t>Artifacts</w:t>
        </w:r>
      </w:ins>
      <w:proofErr w:type="spellEnd"/>
      <w:del w:id="110" w:author="giacomo.rombaut" w:date="2015-04-14T15:20:00Z">
        <w:r w:rsidDel="00EE3541">
          <w:delText>src</w:delText>
        </w:r>
      </w:del>
      <w:r>
        <w:t>" selon l'arborescence suivante:</w:t>
      </w:r>
    </w:p>
    <w:p w:rsidR="00EE3541" w:rsidRDefault="00EE3541" w:rsidP="000E359C">
      <w:pPr>
        <w:jc w:val="center"/>
        <w:rPr>
          <w:ins w:id="111" w:author="giacomo.rombaut" w:date="2015-04-14T15:20:00Z"/>
          <w:lang w:val="en-US"/>
        </w:rPr>
      </w:pPr>
      <w:ins w:id="112" w:author="giacomo.rombaut" w:date="2015-04-14T15:20:00Z">
        <w:r w:rsidRPr="00EE3541">
          <w:rPr>
            <w:lang w:val="en-US"/>
          </w:rPr>
          <w:t>C:\tt4\TP\</w:t>
        </w:r>
        <w:r w:rsidR="00BD0ADF" w:rsidRPr="00BD0ADF">
          <w:rPr>
            <w:lang w:val="en-US"/>
            <w:rPrChange w:id="113" w:author="giacomo.rombaut" w:date="2015-04-14T16:32:00Z">
              <w:rPr/>
            </w:rPrChange>
          </w:rPr>
          <w:t>Sources</w:t>
        </w:r>
      </w:ins>
    </w:p>
    <w:p w:rsidR="00EE3541" w:rsidRPr="006B6ED9" w:rsidRDefault="006B6ED9" w:rsidP="000E359C">
      <w:pPr>
        <w:jc w:val="center"/>
        <w:rPr>
          <w:lang w:val="en-US"/>
        </w:rPr>
      </w:pPr>
      <w:del w:id="114" w:author="giacomo.rombaut" w:date="2015-04-14T15:20:00Z">
        <w:r w:rsidRPr="006B6ED9" w:rsidDel="00EE3541">
          <w:rPr>
            <w:lang w:val="en-US"/>
          </w:rPr>
          <w:delText>C:\projects\Modules\Starlinx\TP\src</w:delText>
        </w:r>
      </w:del>
      <w:ins w:id="115" w:author="giacomo.rombaut" w:date="2015-04-14T15:20:00Z">
        <w:r w:rsidR="00EE3541" w:rsidRPr="00EE3541">
          <w:rPr>
            <w:lang w:val="en-US"/>
          </w:rPr>
          <w:t>C:\tt4\TP\Artifacts</w:t>
        </w:r>
      </w:ins>
    </w:p>
    <w:p w:rsidR="006B6ED9" w:rsidRDefault="006B6ED9" w:rsidP="000E359C">
      <w:pPr>
        <w:rPr>
          <w:lang w:val="en-US"/>
        </w:rPr>
      </w:pPr>
    </w:p>
    <w:p w:rsidR="006B6ED9" w:rsidRDefault="006B6ED9" w:rsidP="000E359C">
      <w:r w:rsidRPr="006B6ED9">
        <w:t>La création du premier composant se fait à l'a</w:t>
      </w:r>
      <w:r>
        <w:t xml:space="preserve">ide </w:t>
      </w:r>
      <w:r w:rsidR="00490C63">
        <w:t>d</w:t>
      </w:r>
      <w:r>
        <w:t xml:space="preserve">u </w:t>
      </w:r>
      <w:proofErr w:type="spellStart"/>
      <w:r>
        <w:t>SwGenerator</w:t>
      </w:r>
      <w:proofErr w:type="spellEnd"/>
      <w:r>
        <w:t>.</w:t>
      </w:r>
    </w:p>
    <w:p w:rsidR="006B6ED9" w:rsidRDefault="006B6ED9" w:rsidP="000E359C">
      <w:r>
        <w:t>Lancer le générateur, et suivre les indications, en remplissant les champs avec les informations présentes dans l'illustration.</w:t>
      </w:r>
    </w:p>
    <w:p w:rsidR="006B6ED9" w:rsidRDefault="006B6ED9" w:rsidP="00DC78B5">
      <w:pPr>
        <w:pStyle w:val="Paragraphedeliste"/>
      </w:pPr>
    </w:p>
    <w:p w:rsidR="002A016C" w:rsidRDefault="006B6ED9" w:rsidP="002A016C">
      <w:pPr>
        <w:keepNext/>
        <w:jc w:val="center"/>
      </w:pPr>
      <w:r w:rsidRPr="006B6ED9">
        <w:rPr>
          <w:noProof/>
          <w:lang w:eastAsia="fr-FR"/>
        </w:rPr>
        <w:lastRenderedPageBreak/>
        <w:drawing>
          <wp:inline distT="0" distB="0" distL="0" distR="0">
            <wp:extent cx="5495925" cy="1000125"/>
            <wp:effectExtent l="19050" t="0" r="9525" b="0"/>
            <wp:docPr id="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srcRect/>
                    <a:stretch>
                      <a:fillRect/>
                    </a:stretch>
                  </pic:blipFill>
                  <pic:spPr bwMode="auto">
                    <a:xfrm>
                      <a:off x="0" y="0"/>
                      <a:ext cx="5495925" cy="1000125"/>
                    </a:xfrm>
                    <a:prstGeom prst="rect">
                      <a:avLst/>
                    </a:prstGeom>
                    <a:noFill/>
                    <a:ln w="9525">
                      <a:noFill/>
                      <a:miter lim="800000"/>
                      <a:headEnd/>
                      <a:tailEnd/>
                    </a:ln>
                  </pic:spPr>
                </pic:pic>
              </a:graphicData>
            </a:graphic>
          </wp:inline>
        </w:drawing>
      </w:r>
    </w:p>
    <w:p w:rsidR="006B6ED9" w:rsidRPr="000E359C" w:rsidRDefault="002A016C" w:rsidP="002A016C">
      <w:pPr>
        <w:pStyle w:val="Lgende"/>
        <w:jc w:val="center"/>
        <w:rPr>
          <w:sz w:val="20"/>
          <w:u w:val="single"/>
        </w:rPr>
      </w:pPr>
      <w:r>
        <w:t xml:space="preserve">Image </w:t>
      </w:r>
      <w:fldSimple w:instr=" SEQ Image \* ARABIC ">
        <w:r w:rsidR="004313EA">
          <w:rPr>
            <w:noProof/>
          </w:rPr>
          <w:t>7</w:t>
        </w:r>
      </w:fldSimple>
      <w:r>
        <w:t xml:space="preserve"> : </w:t>
      </w:r>
      <w:r w:rsidRPr="000D776E">
        <w:t>Création d'un Plugin et d'un Composant</w:t>
      </w:r>
      <w:r w:rsidR="006B6ED9" w:rsidRPr="000E359C">
        <w:rPr>
          <w:sz w:val="20"/>
          <w:u w:val="single"/>
        </w:rPr>
        <w:t xml:space="preserve"> </w:t>
      </w:r>
    </w:p>
    <w:p w:rsidR="00E95711" w:rsidRDefault="00E95711" w:rsidP="000E359C"/>
    <w:p w:rsidR="002A016C" w:rsidRDefault="009E5579" w:rsidP="002A016C">
      <w:pPr>
        <w:keepNext/>
        <w:jc w:val="center"/>
      </w:pPr>
      <w:r>
        <w:rPr>
          <w:noProof/>
          <w:lang w:eastAsia="fr-FR"/>
        </w:rPr>
        <w:drawing>
          <wp:inline distT="0" distB="0" distL="0" distR="0">
            <wp:extent cx="4772025" cy="4772025"/>
            <wp:effectExtent l="19050" t="0" r="952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cstate="print"/>
                    <a:srcRect/>
                    <a:stretch>
                      <a:fillRect/>
                    </a:stretch>
                  </pic:blipFill>
                  <pic:spPr bwMode="auto">
                    <a:xfrm>
                      <a:off x="0" y="0"/>
                      <a:ext cx="4772025" cy="4772025"/>
                    </a:xfrm>
                    <a:prstGeom prst="rect">
                      <a:avLst/>
                    </a:prstGeom>
                    <a:noFill/>
                    <a:ln w="9525">
                      <a:noFill/>
                      <a:miter lim="800000"/>
                      <a:headEnd/>
                      <a:tailEnd/>
                    </a:ln>
                  </pic:spPr>
                </pic:pic>
              </a:graphicData>
            </a:graphic>
          </wp:inline>
        </w:drawing>
      </w:r>
    </w:p>
    <w:p w:rsidR="006B6ED9" w:rsidRPr="000E359C" w:rsidRDefault="002A016C" w:rsidP="002A016C">
      <w:pPr>
        <w:pStyle w:val="Lgende"/>
        <w:jc w:val="center"/>
        <w:rPr>
          <w:sz w:val="20"/>
          <w:u w:val="single"/>
        </w:rPr>
      </w:pPr>
      <w:r>
        <w:t xml:space="preserve">Image </w:t>
      </w:r>
      <w:fldSimple w:instr=" SEQ Image \* ARABIC ">
        <w:r w:rsidR="004313EA">
          <w:rPr>
            <w:noProof/>
          </w:rPr>
          <w:t>8</w:t>
        </w:r>
      </w:fldSimple>
      <w:r>
        <w:t xml:space="preserve"> : </w:t>
      </w:r>
      <w:r w:rsidRPr="009A46EA">
        <w:t>Création du plugin</w:t>
      </w:r>
      <w:r w:rsidR="006B6ED9" w:rsidRPr="000E359C">
        <w:rPr>
          <w:sz w:val="20"/>
          <w:u w:val="single"/>
        </w:rPr>
        <w:t xml:space="preserve"> </w:t>
      </w:r>
    </w:p>
    <w:p w:rsidR="00E95711" w:rsidRDefault="00E95711" w:rsidP="000E359C">
      <w:pPr>
        <w:jc w:val="center"/>
      </w:pPr>
    </w:p>
    <w:p w:rsidR="002A016C" w:rsidRDefault="00500DA2" w:rsidP="002A016C">
      <w:pPr>
        <w:keepNext/>
        <w:jc w:val="center"/>
      </w:pPr>
      <w:r>
        <w:rPr>
          <w:noProof/>
          <w:lang w:eastAsia="fr-FR"/>
        </w:rPr>
        <w:drawing>
          <wp:inline distT="0" distB="0" distL="0" distR="0">
            <wp:extent cx="5476875" cy="1276350"/>
            <wp:effectExtent l="1905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srcRect/>
                    <a:stretch>
                      <a:fillRect/>
                    </a:stretch>
                  </pic:blipFill>
                  <pic:spPr bwMode="auto">
                    <a:xfrm>
                      <a:off x="0" y="0"/>
                      <a:ext cx="5476875" cy="1276350"/>
                    </a:xfrm>
                    <a:prstGeom prst="rect">
                      <a:avLst/>
                    </a:prstGeom>
                    <a:noFill/>
                    <a:ln w="9525">
                      <a:noFill/>
                      <a:miter lim="800000"/>
                      <a:headEnd/>
                      <a:tailEnd/>
                    </a:ln>
                  </pic:spPr>
                </pic:pic>
              </a:graphicData>
            </a:graphic>
          </wp:inline>
        </w:drawing>
      </w:r>
    </w:p>
    <w:p w:rsidR="006B6ED9" w:rsidRPr="000E359C" w:rsidRDefault="002A016C" w:rsidP="002A016C">
      <w:pPr>
        <w:pStyle w:val="Lgende"/>
        <w:jc w:val="center"/>
        <w:rPr>
          <w:sz w:val="20"/>
          <w:u w:val="single"/>
        </w:rPr>
      </w:pPr>
      <w:r>
        <w:t xml:space="preserve">Image </w:t>
      </w:r>
      <w:fldSimple w:instr=" SEQ Image \* ARABIC ">
        <w:r w:rsidR="004313EA">
          <w:rPr>
            <w:noProof/>
          </w:rPr>
          <w:t>9</w:t>
        </w:r>
      </w:fldSimple>
      <w:r>
        <w:t xml:space="preserve"> : </w:t>
      </w:r>
      <w:r w:rsidRPr="00A55CDF">
        <w:t>Choix du nombre de composants à créer</w:t>
      </w:r>
      <w:r w:rsidR="006B6ED9" w:rsidRPr="000E359C">
        <w:rPr>
          <w:sz w:val="20"/>
          <w:u w:val="single"/>
        </w:rPr>
        <w:t xml:space="preserve"> </w:t>
      </w:r>
    </w:p>
    <w:p w:rsidR="00275838" w:rsidRDefault="00275838" w:rsidP="000E359C">
      <w:pPr>
        <w:jc w:val="center"/>
      </w:pPr>
    </w:p>
    <w:p w:rsidR="002A016C" w:rsidRDefault="009E5579" w:rsidP="002A016C">
      <w:pPr>
        <w:keepNext/>
        <w:jc w:val="center"/>
      </w:pPr>
      <w:r>
        <w:rPr>
          <w:noProof/>
          <w:lang w:eastAsia="fr-FR"/>
        </w:rPr>
        <w:lastRenderedPageBreak/>
        <w:drawing>
          <wp:inline distT="0" distB="0" distL="0" distR="0">
            <wp:extent cx="5514975" cy="3905250"/>
            <wp:effectExtent l="1905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cstate="print"/>
                    <a:srcRect/>
                    <a:stretch>
                      <a:fillRect/>
                    </a:stretch>
                  </pic:blipFill>
                  <pic:spPr bwMode="auto">
                    <a:xfrm>
                      <a:off x="0" y="0"/>
                      <a:ext cx="5514975" cy="3905250"/>
                    </a:xfrm>
                    <a:prstGeom prst="rect">
                      <a:avLst/>
                    </a:prstGeom>
                    <a:noFill/>
                    <a:ln w="9525">
                      <a:noFill/>
                      <a:miter lim="800000"/>
                      <a:headEnd/>
                      <a:tailEnd/>
                    </a:ln>
                  </pic:spPr>
                </pic:pic>
              </a:graphicData>
            </a:graphic>
          </wp:inline>
        </w:drawing>
      </w:r>
    </w:p>
    <w:p w:rsidR="009E5579" w:rsidRPr="000E359C" w:rsidRDefault="002A016C" w:rsidP="002A016C">
      <w:pPr>
        <w:pStyle w:val="Lgende"/>
        <w:jc w:val="center"/>
        <w:rPr>
          <w:sz w:val="20"/>
          <w:u w:val="single"/>
        </w:rPr>
      </w:pPr>
      <w:r>
        <w:t xml:space="preserve">Image </w:t>
      </w:r>
      <w:fldSimple w:instr=" SEQ Image \* ARABIC ">
        <w:r w:rsidR="004313EA">
          <w:rPr>
            <w:noProof/>
          </w:rPr>
          <w:t>10</w:t>
        </w:r>
      </w:fldSimple>
      <w:r>
        <w:t xml:space="preserve"> : </w:t>
      </w:r>
      <w:r w:rsidRPr="00B64552">
        <w:t>Création du composant</w:t>
      </w:r>
      <w:r w:rsidR="009E5579" w:rsidRPr="000E359C">
        <w:rPr>
          <w:sz w:val="20"/>
          <w:u w:val="single"/>
        </w:rPr>
        <w:t xml:space="preserve"> </w:t>
      </w:r>
    </w:p>
    <w:p w:rsidR="009E5579" w:rsidRDefault="009E5579" w:rsidP="000E359C"/>
    <w:p w:rsidR="00490005" w:rsidRDefault="0056045D" w:rsidP="00490005">
      <w:pPr>
        <w:spacing w:after="200" w:line="276" w:lineRule="auto"/>
        <w:jc w:val="left"/>
      </w:pPr>
      <w:r>
        <w:t>Cliquer sur l'icône pour générer</w:t>
      </w:r>
      <w:r w:rsidR="009E5579">
        <w:t>.</w:t>
      </w:r>
    </w:p>
    <w:p w:rsidR="0056045D" w:rsidRDefault="00BD0ADF" w:rsidP="000E359C">
      <w:pPr>
        <w:jc w:val="center"/>
      </w:pPr>
      <w:r>
        <w:rPr>
          <w:noProof/>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85" type="#_x0000_t13" style="position:absolute;left:0;text-align:left;margin-left:137.65pt;margin-top:137.1pt;width:45pt;height:18pt;z-index:251717632" fillcolor="white [3201]" strokecolor="#9bbb59 [3206]" strokeweight="2.5pt">
            <v:shadow color="#868686"/>
          </v:shape>
        </w:pict>
      </w:r>
      <w:r w:rsidR="0056045D">
        <w:rPr>
          <w:noProof/>
          <w:lang w:eastAsia="fr-FR"/>
        </w:rPr>
        <w:drawing>
          <wp:inline distT="0" distB="0" distL="0" distR="0">
            <wp:extent cx="5419725" cy="2647950"/>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5419725" cy="2647950"/>
                    </a:xfrm>
                    <a:prstGeom prst="rect">
                      <a:avLst/>
                    </a:prstGeom>
                    <a:noFill/>
                    <a:ln w="9525">
                      <a:noFill/>
                      <a:miter lim="800000"/>
                      <a:headEnd/>
                      <a:tailEnd/>
                    </a:ln>
                  </pic:spPr>
                </pic:pic>
              </a:graphicData>
            </a:graphic>
          </wp:inline>
        </w:drawing>
      </w:r>
    </w:p>
    <w:p w:rsidR="009E5579" w:rsidRPr="000E359C" w:rsidRDefault="002A016C" w:rsidP="002A016C">
      <w:pPr>
        <w:pStyle w:val="Lgende"/>
        <w:jc w:val="center"/>
        <w:rPr>
          <w:sz w:val="20"/>
          <w:u w:val="single"/>
        </w:rPr>
      </w:pPr>
      <w:r>
        <w:t xml:space="preserve">Image </w:t>
      </w:r>
      <w:fldSimple w:instr=" SEQ Image \* ARABIC ">
        <w:r w:rsidR="004313EA">
          <w:rPr>
            <w:noProof/>
          </w:rPr>
          <w:t>11</w:t>
        </w:r>
      </w:fldSimple>
      <w:r>
        <w:t xml:space="preserve"> : </w:t>
      </w:r>
      <w:r w:rsidRPr="00266891">
        <w:t>Génération du plugin et du composant</w:t>
      </w:r>
    </w:p>
    <w:p w:rsidR="009E5579" w:rsidRDefault="009E5579" w:rsidP="00DC78B5">
      <w:pPr>
        <w:pStyle w:val="Paragraphedeliste"/>
      </w:pPr>
    </w:p>
    <w:p w:rsidR="00490C63" w:rsidRDefault="00490C63" w:rsidP="00DC78B5">
      <w:pPr>
        <w:pStyle w:val="Paragraphedeliste"/>
      </w:pPr>
    </w:p>
    <w:p w:rsidR="005C2013" w:rsidRDefault="005C2013" w:rsidP="00DC78B5">
      <w:pPr>
        <w:pStyle w:val="Paragraphedeliste"/>
      </w:pPr>
    </w:p>
    <w:p w:rsidR="005C2013" w:rsidRDefault="005C2013">
      <w:pPr>
        <w:spacing w:after="200" w:line="276" w:lineRule="auto"/>
        <w:jc w:val="left"/>
        <w:rPr>
          <w:i/>
          <w:color w:val="000078"/>
        </w:rPr>
      </w:pPr>
      <w:r>
        <w:br w:type="page"/>
      </w:r>
    </w:p>
    <w:p w:rsidR="00E31A1C" w:rsidRDefault="00E31A1C" w:rsidP="00683E3F">
      <w:pPr>
        <w:pStyle w:val="Titre4"/>
      </w:pPr>
      <w:r>
        <w:lastRenderedPageBreak/>
        <w:t>Configuration du projet</w:t>
      </w:r>
    </w:p>
    <w:p w:rsidR="00E31A1C" w:rsidRDefault="00E31A1C" w:rsidP="000E359C"/>
    <w:p w:rsidR="009E5579" w:rsidRDefault="009E5579" w:rsidP="000E359C">
      <w:r>
        <w:t>La génération a créé plusieurs fichiers, présents dans le répertoire "</w:t>
      </w:r>
      <w:proofErr w:type="spellStart"/>
      <w:r>
        <w:t>tpdemo</w:t>
      </w:r>
      <w:proofErr w:type="spellEnd"/>
      <w:r>
        <w:t xml:space="preserve">". L'arborescence respecte l'organisation en </w:t>
      </w:r>
      <w:proofErr w:type="spellStart"/>
      <w:r>
        <w:t>namespaces</w:t>
      </w:r>
      <w:proofErr w:type="spellEnd"/>
      <w:r>
        <w:t>:</w:t>
      </w:r>
    </w:p>
    <w:p w:rsidR="009E5579" w:rsidRPr="00405BEF" w:rsidRDefault="002551A0" w:rsidP="000E359C">
      <w:pPr>
        <w:jc w:val="center"/>
      </w:pPr>
      <w:r w:rsidRPr="002551A0">
        <w:t>C:\projects\Modules\Starlinx\TP\dev\sx\tp\tpdemo</w:t>
      </w:r>
    </w:p>
    <w:p w:rsidR="009E5579" w:rsidRPr="00405BEF" w:rsidRDefault="009E5579" w:rsidP="000E359C"/>
    <w:p w:rsidR="00500DA2" w:rsidRDefault="00500DA2" w:rsidP="00E4115C">
      <w:pPr>
        <w:pStyle w:val="Paragraphedeliste"/>
        <w:numPr>
          <w:ilvl w:val="0"/>
          <w:numId w:val="11"/>
        </w:numPr>
      </w:pPr>
      <w:r w:rsidRPr="00500DA2">
        <w:t>plugin.pro</w:t>
      </w:r>
      <w:r w:rsidR="00490C63">
        <w:t xml:space="preserve"> </w:t>
      </w:r>
      <w:r>
        <w:t xml:space="preserve">: </w:t>
      </w:r>
      <w:r w:rsidR="003E1018">
        <w:t>contient les dépendances du projet (</w:t>
      </w:r>
      <w:proofErr w:type="spellStart"/>
      <w:r w:rsidR="003E1018">
        <w:t>include</w:t>
      </w:r>
      <w:proofErr w:type="spellEnd"/>
      <w:r w:rsidR="003E1018">
        <w:t>, librairies)</w:t>
      </w:r>
    </w:p>
    <w:p w:rsidR="0034239F" w:rsidRDefault="00500DA2" w:rsidP="00E4115C">
      <w:pPr>
        <w:pStyle w:val="Paragraphedeliste"/>
        <w:numPr>
          <w:ilvl w:val="0"/>
          <w:numId w:val="11"/>
        </w:numPr>
      </w:pPr>
      <w:r>
        <w:t>plugin_files.pri</w:t>
      </w:r>
      <w:r w:rsidR="00490C63">
        <w:t xml:space="preserve"> </w:t>
      </w:r>
      <w:r>
        <w:t xml:space="preserve">: </w:t>
      </w:r>
      <w:r w:rsidR="003E1018">
        <w:t>contient la liste des fichiers u</w:t>
      </w:r>
      <w:r w:rsidR="000E359C">
        <w:t>tilisés par le projet en cours.</w:t>
      </w:r>
    </w:p>
    <w:p w:rsidR="000E359C" w:rsidRDefault="003E1018" w:rsidP="0034239F">
      <w:pPr>
        <w:pStyle w:val="Paragraphedeliste"/>
      </w:pPr>
      <w:r>
        <w:t>Il permet de générer la solution Visual.</w:t>
      </w:r>
    </w:p>
    <w:p w:rsidR="00500DA2" w:rsidRDefault="003E1018" w:rsidP="000E359C">
      <w:r>
        <w:br/>
        <w:t>Lors de la créat</w:t>
      </w:r>
      <w:r w:rsidR="004F027A">
        <w:t>ion de fichiers dans le projet V</w:t>
      </w:r>
      <w:r>
        <w:t>isual, il est indispensable de les ajouter dans le fichier plug</w:t>
      </w:r>
      <w:r w:rsidR="00490C63">
        <w:t>in</w:t>
      </w:r>
      <w:r>
        <w:t>_files.pri. Une autre solution consiste à remplacer la liste exhaustive des fichiers par "*.h", "*.cpp", etc. Dans ce cas, il faut penser à ajouter les sous-dossiers.</w:t>
      </w:r>
    </w:p>
    <w:p w:rsidR="000E359C" w:rsidRDefault="000E359C" w:rsidP="000E359C"/>
    <w:p w:rsidR="005C2013" w:rsidRDefault="005C2013" w:rsidP="005C2013">
      <w:pPr>
        <w:pStyle w:val="Code"/>
        <w:rPr>
          <w:lang w:val="en-US"/>
        </w:rPr>
      </w:pPr>
      <w:r w:rsidRPr="0009409C">
        <w:rPr>
          <w:noProof/>
          <w:color w:val="008000"/>
          <w:lang w:val="en-US"/>
        </w:rPr>
        <w:t>#Header files</w:t>
      </w:r>
      <w:r>
        <w:rPr>
          <w:lang w:val="en-US"/>
        </w:rPr>
        <w:br/>
      </w:r>
      <w:r w:rsidRPr="00CA571C">
        <w:rPr>
          <w:lang w:val="en-US"/>
        </w:rPr>
        <w:t>HEADERS += \</w:t>
      </w:r>
      <w:r>
        <w:rPr>
          <w:lang w:val="en-US"/>
        </w:rPr>
        <w:br/>
      </w:r>
      <w:r w:rsidRPr="00CA571C">
        <w:rPr>
          <w:lang w:val="en-US"/>
        </w:rPr>
        <w:tab/>
        <w:t>*.h \</w:t>
      </w:r>
      <w:r>
        <w:rPr>
          <w:lang w:val="en-US"/>
        </w:rPr>
        <w:br/>
      </w:r>
      <w:r w:rsidRPr="00CA571C">
        <w:rPr>
          <w:lang w:val="en-US"/>
        </w:rPr>
        <w:tab/>
      </w:r>
      <w:proofErr w:type="spellStart"/>
      <w:r w:rsidRPr="00CA571C">
        <w:rPr>
          <w:lang w:val="en-US"/>
        </w:rPr>
        <w:t>DemoCoreComponent</w:t>
      </w:r>
      <w:proofErr w:type="spellEnd"/>
      <w:r w:rsidRPr="00CA571C">
        <w:rPr>
          <w:lang w:val="en-US"/>
        </w:rPr>
        <w:t>/*.h</w:t>
      </w:r>
    </w:p>
    <w:p w:rsidR="005C2013" w:rsidRDefault="005C2013" w:rsidP="005C2013">
      <w:pPr>
        <w:pStyle w:val="Code"/>
      </w:pPr>
      <w:r w:rsidRPr="005F0D93">
        <w:rPr>
          <w:noProof/>
          <w:color w:val="008000"/>
        </w:rPr>
        <w:t>#Source files</w:t>
      </w:r>
      <w:r>
        <w:br/>
        <w:t xml:space="preserve">SOURCES +=  \   </w:t>
      </w:r>
      <w:r>
        <w:br/>
      </w:r>
      <w:r>
        <w:tab/>
        <w:t>*.cpp \</w:t>
      </w:r>
      <w:r>
        <w:br/>
      </w:r>
      <w:r>
        <w:tab/>
      </w:r>
      <w:proofErr w:type="spellStart"/>
      <w:r>
        <w:t>DemoCoreComponent</w:t>
      </w:r>
      <w:proofErr w:type="spellEnd"/>
      <w:r>
        <w:t>/*.cpp</w:t>
      </w:r>
    </w:p>
    <w:p w:rsidR="005C2013" w:rsidRPr="00CA571C" w:rsidRDefault="005C2013" w:rsidP="005C2013">
      <w:pPr>
        <w:pStyle w:val="Code"/>
      </w:pPr>
      <w:r w:rsidRPr="005F0D93">
        <w:rPr>
          <w:noProof/>
          <w:color w:val="008000"/>
        </w:rPr>
        <w:t>#Forms</w:t>
      </w:r>
      <w:r>
        <w:br/>
        <w:t>FORMS += \</w:t>
      </w:r>
    </w:p>
    <w:p w:rsidR="003E1018" w:rsidRDefault="00195FDC" w:rsidP="000E359C">
      <w:pPr>
        <w:jc w:val="center"/>
      </w:pPr>
      <w:r w:rsidRPr="00CA571C">
        <w:rPr>
          <w:sz w:val="20"/>
          <w:u w:val="single"/>
        </w:rPr>
        <w:t>Fichier "plugin_files.pri"</w:t>
      </w:r>
    </w:p>
    <w:p w:rsidR="003E1018" w:rsidRDefault="003E1018" w:rsidP="000E359C"/>
    <w:p w:rsidR="003E1018" w:rsidRDefault="003E1018" w:rsidP="000E359C">
      <w:r>
        <w:t>Un autre fichier est nécessaire, le fichier "plugin_common.pri". Ce fichier contient les dépendances partagées par tous les plugins de la solution.</w:t>
      </w:r>
    </w:p>
    <w:p w:rsidR="000E359C" w:rsidRDefault="000E359C" w:rsidP="000E359C"/>
    <w:p w:rsidR="003E1018" w:rsidRDefault="000E359C" w:rsidP="00E4115C">
      <w:pPr>
        <w:pStyle w:val="Paragraphedeliste"/>
        <w:numPr>
          <w:ilvl w:val="0"/>
          <w:numId w:val="13"/>
        </w:numPr>
      </w:pPr>
      <w:r>
        <w:t>S'il n'a pas été créé</w:t>
      </w:r>
      <w:r w:rsidR="00500DA2">
        <w:t xml:space="preserve">, récupérer </w:t>
      </w:r>
      <w:r w:rsidR="003E1018">
        <w:t>celui présent à l'adresse suivante:</w:t>
      </w:r>
    </w:p>
    <w:p w:rsidR="003E1018" w:rsidRPr="003E1018" w:rsidRDefault="00500DA2" w:rsidP="000E359C">
      <w:pPr>
        <w:jc w:val="center"/>
        <w:rPr>
          <w:lang w:val="en-US"/>
        </w:rPr>
      </w:pPr>
      <w:r w:rsidRPr="003E1018">
        <w:rPr>
          <w:lang w:val="en-US"/>
        </w:rPr>
        <w:t>C:\projects\Modules\Starlinx\Foundations</w:t>
      </w:r>
    </w:p>
    <w:p w:rsidR="000E359C" w:rsidRDefault="003E1018" w:rsidP="00E4115C">
      <w:pPr>
        <w:pStyle w:val="Paragraphedeliste"/>
        <w:numPr>
          <w:ilvl w:val="0"/>
          <w:numId w:val="13"/>
        </w:numPr>
      </w:pPr>
      <w:r>
        <w:t>L</w:t>
      </w:r>
      <w:r w:rsidR="00500DA2">
        <w:t>e copier dans le répertoire</w:t>
      </w:r>
      <w:r w:rsidR="000E359C">
        <w:t xml:space="preserve"> "</w:t>
      </w:r>
      <w:r w:rsidR="002C1DB7">
        <w:t>TP</w:t>
      </w:r>
      <w:r w:rsidR="000E359C">
        <w:t>"</w:t>
      </w:r>
    </w:p>
    <w:p w:rsidR="003E1018" w:rsidRDefault="00CA571C" w:rsidP="00E4115C">
      <w:pPr>
        <w:pStyle w:val="Paragraphedeliste"/>
        <w:numPr>
          <w:ilvl w:val="0"/>
          <w:numId w:val="13"/>
        </w:numPr>
      </w:pPr>
      <w:r>
        <w:t>Supprimer les parties inutiles</w:t>
      </w:r>
      <w:r w:rsidR="000E359C">
        <w:t xml:space="preserve"> </w:t>
      </w:r>
      <w:r>
        <w:t>:</w:t>
      </w:r>
    </w:p>
    <w:p w:rsidR="00CA571C" w:rsidRDefault="00CA571C" w:rsidP="00E4115C">
      <w:pPr>
        <w:pStyle w:val="Paragraphedeliste"/>
        <w:numPr>
          <w:ilvl w:val="0"/>
          <w:numId w:val="12"/>
        </w:numPr>
        <w:ind w:left="1418"/>
      </w:pPr>
      <w:r>
        <w:t>Dans "INCLUDEPATH", tout ce qui contient "Plg3" et "ProtoLG3", ainsi que la ligne "</w:t>
      </w:r>
      <w:proofErr w:type="spellStart"/>
      <w:r>
        <w:t>src</w:t>
      </w:r>
      <w:proofErr w:type="spellEnd"/>
      <w:r>
        <w:t>/</w:t>
      </w:r>
      <w:proofErr w:type="spellStart"/>
      <w:r>
        <w:t>sx</w:t>
      </w:r>
      <w:proofErr w:type="spellEnd"/>
      <w:r>
        <w:t>"</w:t>
      </w:r>
    </w:p>
    <w:p w:rsidR="00CA571C" w:rsidRPr="000E359C" w:rsidRDefault="00CA571C" w:rsidP="00E4115C">
      <w:pPr>
        <w:pStyle w:val="Paragraphedeliste"/>
        <w:numPr>
          <w:ilvl w:val="0"/>
          <w:numId w:val="12"/>
        </w:numPr>
        <w:ind w:left="1418"/>
        <w:rPr>
          <w:lang w:val="en-US"/>
        </w:rPr>
      </w:pPr>
      <w:proofErr w:type="spellStart"/>
      <w:r w:rsidRPr="000E359C">
        <w:rPr>
          <w:lang w:val="en-US"/>
        </w:rPr>
        <w:t>Dans</w:t>
      </w:r>
      <w:proofErr w:type="spellEnd"/>
      <w:r w:rsidRPr="000E359C">
        <w:rPr>
          <w:lang w:val="en-US"/>
        </w:rPr>
        <w:t xml:space="preserve"> "CONFIG(debug, </w:t>
      </w:r>
      <w:proofErr w:type="spellStart"/>
      <w:r w:rsidRPr="000E359C">
        <w:rPr>
          <w:lang w:val="en-US"/>
        </w:rPr>
        <w:t>debug|release</w:t>
      </w:r>
      <w:proofErr w:type="spellEnd"/>
      <w:r w:rsidRPr="000E359C">
        <w:rPr>
          <w:lang w:val="en-US"/>
        </w:rPr>
        <w:t>)"</w:t>
      </w:r>
    </w:p>
    <w:p w:rsidR="00CA571C" w:rsidRDefault="00CA571C" w:rsidP="00080EC3">
      <w:pPr>
        <w:pStyle w:val="Paragraphedeliste"/>
        <w:numPr>
          <w:ilvl w:val="1"/>
          <w:numId w:val="12"/>
        </w:numPr>
      </w:pPr>
      <w:proofErr w:type="spellStart"/>
      <w:r w:rsidRPr="000E359C">
        <w:rPr>
          <w:lang w:val="en-US"/>
        </w:rPr>
        <w:t>Dans</w:t>
      </w:r>
      <w:proofErr w:type="spellEnd"/>
      <w:r w:rsidRPr="000E359C">
        <w:rPr>
          <w:lang w:val="en-US"/>
        </w:rPr>
        <w:t xml:space="preserve"> "LIBS", </w:t>
      </w:r>
      <w:r w:rsidRPr="00CA571C">
        <w:t>même chose</w:t>
      </w:r>
    </w:p>
    <w:p w:rsidR="00CA571C" w:rsidRDefault="00CA571C" w:rsidP="00080EC3">
      <w:pPr>
        <w:pStyle w:val="Paragraphedeliste"/>
        <w:numPr>
          <w:ilvl w:val="1"/>
          <w:numId w:val="12"/>
        </w:numPr>
      </w:pPr>
      <w:r>
        <w:t>Dans "LIBS", les librairies "protolg3d", "</w:t>
      </w:r>
      <w:proofErr w:type="spellStart"/>
      <w:r>
        <w:t>tdlcommond</w:t>
      </w:r>
      <w:proofErr w:type="spellEnd"/>
      <w:r>
        <w:t>", et "</w:t>
      </w:r>
      <w:proofErr w:type="spellStart"/>
      <w:r>
        <w:t>sxBasics</w:t>
      </w:r>
      <w:proofErr w:type="spellEnd"/>
      <w:r>
        <w:t>"</w:t>
      </w:r>
    </w:p>
    <w:p w:rsidR="00CA571C" w:rsidRDefault="00CA571C" w:rsidP="00E4115C">
      <w:pPr>
        <w:pStyle w:val="Paragraphedeliste"/>
        <w:numPr>
          <w:ilvl w:val="0"/>
          <w:numId w:val="12"/>
        </w:numPr>
        <w:ind w:left="1418"/>
      </w:pPr>
      <w:r w:rsidRPr="00CA571C">
        <w:t>Dans "</w:t>
      </w:r>
      <w:proofErr w:type="gramStart"/>
      <w:r w:rsidRPr="00CA571C">
        <w:t>CONFIG(</w:t>
      </w:r>
      <w:proofErr w:type="gramEnd"/>
      <w:r w:rsidRPr="00CA571C">
        <w:t xml:space="preserve">release, </w:t>
      </w:r>
      <w:proofErr w:type="spellStart"/>
      <w:r w:rsidRPr="00CA571C">
        <w:t>debug</w:t>
      </w:r>
      <w:proofErr w:type="spellEnd"/>
      <w:r w:rsidRPr="00CA571C">
        <w:t>|release)", même chose</w:t>
      </w:r>
    </w:p>
    <w:p w:rsidR="0080262F" w:rsidRDefault="00B75C1A" w:rsidP="00E4115C">
      <w:pPr>
        <w:pStyle w:val="Paragraphedeliste"/>
        <w:numPr>
          <w:ilvl w:val="0"/>
          <w:numId w:val="13"/>
        </w:numPr>
      </w:pPr>
      <w:r>
        <w:t>Générer les sources en exécutant "</w:t>
      </w:r>
      <w:r w:rsidRPr="00B75C1A">
        <w:t>generatevcproj.bat</w:t>
      </w:r>
      <w:r>
        <w:t>"</w:t>
      </w:r>
      <w:r w:rsidR="0080262F">
        <w:t>, présent dans</w:t>
      </w:r>
    </w:p>
    <w:p w:rsidR="00E31A1C" w:rsidRPr="004610FA" w:rsidRDefault="005F0D93" w:rsidP="000E359C">
      <w:pPr>
        <w:jc w:val="center"/>
        <w:rPr>
          <w:lang w:val="en-US"/>
        </w:rPr>
      </w:pPr>
      <w:proofErr w:type="spellStart"/>
      <w:r>
        <w:rPr>
          <w:lang w:val="en-US"/>
        </w:rPr>
        <w:t>src</w:t>
      </w:r>
      <w:proofErr w:type="spellEnd"/>
      <w:r>
        <w:rPr>
          <w:lang w:val="en-US"/>
        </w:rPr>
        <w:t>\</w:t>
      </w:r>
      <w:proofErr w:type="spellStart"/>
      <w:r>
        <w:rPr>
          <w:lang w:val="en-US"/>
        </w:rPr>
        <w:t>sx</w:t>
      </w:r>
      <w:proofErr w:type="spellEnd"/>
      <w:r>
        <w:rPr>
          <w:lang w:val="en-US"/>
        </w:rPr>
        <w:t>\</w:t>
      </w:r>
      <w:proofErr w:type="spellStart"/>
      <w:r>
        <w:rPr>
          <w:lang w:val="en-US"/>
        </w:rPr>
        <w:t>tp</w:t>
      </w:r>
      <w:proofErr w:type="spellEnd"/>
      <w:r>
        <w:rPr>
          <w:lang w:val="en-US"/>
        </w:rPr>
        <w:t>\</w:t>
      </w:r>
      <w:proofErr w:type="spellStart"/>
      <w:r>
        <w:rPr>
          <w:lang w:val="en-US"/>
        </w:rPr>
        <w:t>tpdemo</w:t>
      </w:r>
      <w:proofErr w:type="spellEnd"/>
    </w:p>
    <w:p w:rsidR="00FE2EB5" w:rsidRDefault="00FE2EB5" w:rsidP="00E4115C">
      <w:pPr>
        <w:pStyle w:val="Paragraphedeliste"/>
        <w:numPr>
          <w:ilvl w:val="0"/>
          <w:numId w:val="14"/>
        </w:numPr>
      </w:pPr>
      <w:r>
        <w:t>Lancer le .</w:t>
      </w:r>
      <w:proofErr w:type="spellStart"/>
      <w:r>
        <w:t>vcproj</w:t>
      </w:r>
      <w:proofErr w:type="spellEnd"/>
      <w:r>
        <w:t>, puis sauvegarder la solution ".</w:t>
      </w:r>
      <w:proofErr w:type="spellStart"/>
      <w:r>
        <w:t>sln</w:t>
      </w:r>
      <w:proofErr w:type="spellEnd"/>
      <w:r>
        <w:t>" dans le</w:t>
      </w:r>
      <w:r w:rsidR="0080262F">
        <w:t xml:space="preserve"> répertoire </w:t>
      </w:r>
      <w:r w:rsidR="002C1DB7">
        <w:t>de plus haut niveau</w:t>
      </w:r>
      <w:r w:rsidR="0080262F">
        <w:t xml:space="preserve">, avec le nom </w:t>
      </w:r>
      <w:r>
        <w:t>du plugin. Dans l'exemple: "</w:t>
      </w:r>
      <w:proofErr w:type="spellStart"/>
      <w:r>
        <w:t>SxTp</w:t>
      </w:r>
      <w:proofErr w:type="spellEnd"/>
      <w:r>
        <w:t xml:space="preserve">" (la sauvegarde est demandée lorsque l'on ferme </w:t>
      </w:r>
      <w:proofErr w:type="spellStart"/>
      <w:r>
        <w:t>visual</w:t>
      </w:r>
      <w:proofErr w:type="spellEnd"/>
      <w:r>
        <w:t xml:space="preserve"> </w:t>
      </w:r>
      <w:r w:rsidR="000E359C">
        <w:t>ou qu'on lance une compilation)</w:t>
      </w:r>
    </w:p>
    <w:p w:rsidR="00FE2EB5" w:rsidRDefault="00FE2EB5" w:rsidP="000E359C"/>
    <w:p w:rsidR="000E359C" w:rsidRDefault="000E359C" w:rsidP="000E359C"/>
    <w:p w:rsidR="0042493F" w:rsidRDefault="0042493F">
      <w:pPr>
        <w:spacing w:after="200" w:line="276" w:lineRule="auto"/>
        <w:jc w:val="left"/>
        <w:rPr>
          <w:i/>
          <w:color w:val="000078"/>
        </w:rPr>
      </w:pPr>
      <w:r>
        <w:br w:type="page"/>
      </w:r>
    </w:p>
    <w:p w:rsidR="00E31A1C" w:rsidRDefault="00E31A1C" w:rsidP="00683E3F">
      <w:pPr>
        <w:pStyle w:val="Titre4"/>
      </w:pPr>
      <w:bookmarkStart w:id="116" w:name="_Ref378245197"/>
      <w:r>
        <w:lastRenderedPageBreak/>
        <w:t>Association du composant au plugin</w:t>
      </w:r>
      <w:bookmarkEnd w:id="116"/>
    </w:p>
    <w:p w:rsidR="00E31A1C" w:rsidRDefault="00E31A1C" w:rsidP="000E359C"/>
    <w:p w:rsidR="0080262F" w:rsidRDefault="0080262F" w:rsidP="000E359C">
      <w:r>
        <w:t xml:space="preserve">Le plugin est créé, il faut lui associer les composants. Pour le moment nous avons juste </w:t>
      </w:r>
      <w:r w:rsidR="000E359C">
        <w:t xml:space="preserve">le composant </w:t>
      </w:r>
      <w:proofErr w:type="spellStart"/>
      <w:r w:rsidR="000E359C">
        <w:t>DemoCoreComponent</w:t>
      </w:r>
      <w:proofErr w:type="spellEnd"/>
      <w:r>
        <w:t xml:space="preserve">. Pour l'associer au plugin, il faut l'enregistrer dans la </w:t>
      </w:r>
      <w:proofErr w:type="spellStart"/>
      <w:r>
        <w:t>factory</w:t>
      </w:r>
      <w:proofErr w:type="spellEnd"/>
      <w:r>
        <w:t>.</w:t>
      </w:r>
    </w:p>
    <w:p w:rsidR="00490C63" w:rsidRDefault="00490C63" w:rsidP="000E359C"/>
    <w:p w:rsidR="00FE2EB5" w:rsidRDefault="0080262F" w:rsidP="00E4115C">
      <w:pPr>
        <w:pStyle w:val="Paragraphedeliste"/>
        <w:numPr>
          <w:ilvl w:val="0"/>
          <w:numId w:val="15"/>
        </w:numPr>
      </w:pPr>
      <w:r>
        <w:t xml:space="preserve">Ouvrir le fichier </w:t>
      </w:r>
      <w:r w:rsidR="00FE2EB5">
        <w:t>"</w:t>
      </w:r>
      <w:r w:rsidR="00FE2EB5" w:rsidRPr="00FE2EB5">
        <w:t>SxTpTpdemoPluginFactory_Class.cpp</w:t>
      </w:r>
      <w:r w:rsidR="00FE2EB5">
        <w:t>"</w:t>
      </w:r>
      <w:r>
        <w:t>.</w:t>
      </w:r>
    </w:p>
    <w:p w:rsidR="00FE2EB5" w:rsidRDefault="00FE2EB5" w:rsidP="00E4115C">
      <w:pPr>
        <w:pStyle w:val="Paragraphedeliste"/>
        <w:numPr>
          <w:ilvl w:val="0"/>
          <w:numId w:val="15"/>
        </w:numPr>
      </w:pPr>
      <w:r>
        <w:t>Dans la fonction "</w:t>
      </w:r>
      <w:proofErr w:type="spellStart"/>
      <w:proofErr w:type="gramStart"/>
      <w:r w:rsidRPr="00FE2EB5">
        <w:t>Initialize</w:t>
      </w:r>
      <w:proofErr w:type="spellEnd"/>
      <w:r>
        <w:t>(</w:t>
      </w:r>
      <w:proofErr w:type="gramEnd"/>
      <w:r>
        <w:t xml:space="preserve">)", </w:t>
      </w:r>
      <w:r w:rsidR="0080262F">
        <w:t>enregistrer le composant à l'aide de la fonction "</w:t>
      </w:r>
      <w:proofErr w:type="spellStart"/>
      <w:r w:rsidR="0080262F">
        <w:t>RegisterComponent</w:t>
      </w:r>
      <w:proofErr w:type="spellEnd"/>
      <w:r w:rsidR="0080262F">
        <w:t>". Cette fonction per</w:t>
      </w:r>
      <w:r>
        <w:t xml:space="preserve">met de définir la façon dont sera vu le composant dans </w:t>
      </w:r>
      <w:proofErr w:type="spellStart"/>
      <w:r>
        <w:t>Streamwork</w:t>
      </w:r>
      <w:proofErr w:type="spellEnd"/>
      <w:r>
        <w:t>.</w:t>
      </w:r>
    </w:p>
    <w:p w:rsidR="0080262F" w:rsidRDefault="0080262F" w:rsidP="005C2013">
      <w:pPr>
        <w:pStyle w:val="Code"/>
      </w:pPr>
      <w:r>
        <w:rPr>
          <w:noProof/>
        </w:rPr>
        <w:t>RegisterComponent("DemoCoreComponent","composant de demonstration");</w:t>
      </w:r>
    </w:p>
    <w:p w:rsidR="0080262F" w:rsidRDefault="0080262F" w:rsidP="00E4115C">
      <w:pPr>
        <w:pStyle w:val="Paragraphedeliste"/>
        <w:numPr>
          <w:ilvl w:val="0"/>
          <w:numId w:val="16"/>
        </w:numPr>
      </w:pPr>
      <w:r>
        <w:t>Dans la fonction "</w:t>
      </w:r>
      <w:proofErr w:type="spellStart"/>
      <w:r>
        <w:t>CreateInstanceOf</w:t>
      </w:r>
      <w:proofErr w:type="spellEnd"/>
      <w:r>
        <w:t>", associer le nom du composant à sa classe.</w:t>
      </w:r>
    </w:p>
    <w:p w:rsidR="0080262F" w:rsidRPr="0080262F" w:rsidRDefault="0080262F" w:rsidP="005C2013">
      <w:pPr>
        <w:pStyle w:val="Code"/>
        <w:rPr>
          <w:lang w:val="en-US"/>
        </w:rPr>
      </w:pPr>
      <w:r w:rsidRPr="004610FA">
        <w:rPr>
          <w:noProof/>
          <w:color w:val="0000FF"/>
          <w:lang w:val="en-US"/>
        </w:rPr>
        <w:t>if</w:t>
      </w:r>
      <w:r w:rsidRPr="004610FA">
        <w:rPr>
          <w:noProof/>
          <w:lang w:val="en-US"/>
        </w:rPr>
        <w:t xml:space="preserve"> (name==</w:t>
      </w:r>
      <w:r w:rsidRPr="004610FA">
        <w:rPr>
          <w:noProof/>
          <w:color w:val="A31515"/>
          <w:lang w:val="en-US"/>
        </w:rPr>
        <w:t>"DemoCoreComponent"</w:t>
      </w:r>
      <w:r w:rsidRPr="004610FA">
        <w:rPr>
          <w:noProof/>
          <w:lang w:val="en-US"/>
        </w:rPr>
        <w:t>)</w:t>
      </w:r>
      <w:r w:rsidR="0069151D" w:rsidRPr="004610FA">
        <w:rPr>
          <w:noProof/>
          <w:lang w:val="en-US"/>
        </w:rPr>
        <w:t xml:space="preserve"> </w:t>
      </w:r>
      <w:r w:rsidR="00E31A1C" w:rsidRPr="00E31A1C">
        <w:rPr>
          <w:noProof/>
          <w:lang w:val="en-US"/>
        </w:rPr>
        <w:t>{</w:t>
      </w:r>
    </w:p>
    <w:p w:rsidR="0080262F" w:rsidRPr="0080262F" w:rsidRDefault="0080262F" w:rsidP="005C2013">
      <w:pPr>
        <w:pStyle w:val="Code"/>
        <w:rPr>
          <w:lang w:val="en-US"/>
        </w:rPr>
      </w:pPr>
      <w:r>
        <w:rPr>
          <w:lang w:val="en-US"/>
        </w:rPr>
        <w:tab/>
      </w:r>
      <w:r w:rsidRPr="0080262F">
        <w:rPr>
          <w:noProof/>
          <w:color w:val="0000FF"/>
          <w:lang w:val="en-US"/>
        </w:rPr>
        <w:t>return</w:t>
      </w:r>
      <w:r w:rsidRPr="0080262F">
        <w:rPr>
          <w:noProof/>
          <w:lang w:val="en-US"/>
        </w:rPr>
        <w:t xml:space="preserve"> </w:t>
      </w:r>
      <w:r w:rsidRPr="0080262F">
        <w:rPr>
          <w:noProof/>
          <w:color w:val="0000FF"/>
          <w:lang w:val="en-US"/>
        </w:rPr>
        <w:t>new</w:t>
      </w:r>
      <w:r w:rsidRPr="0080262F">
        <w:rPr>
          <w:noProof/>
          <w:lang w:val="en-US"/>
        </w:rPr>
        <w:t xml:space="preserve"> sx::tp::tpdemo::DemoCoreComponent</w:t>
      </w:r>
      <w:r w:rsidRPr="0080262F">
        <w:rPr>
          <w:lang w:val="en-US"/>
        </w:rPr>
        <w:t>;</w:t>
      </w:r>
    </w:p>
    <w:p w:rsidR="0080262F" w:rsidRPr="0009409C" w:rsidRDefault="0080262F" w:rsidP="005C2013">
      <w:pPr>
        <w:pStyle w:val="Code"/>
        <w:rPr>
          <w:noProof/>
        </w:rPr>
      </w:pPr>
      <w:r w:rsidRPr="0009409C">
        <w:rPr>
          <w:noProof/>
        </w:rPr>
        <w:t>}</w:t>
      </w:r>
    </w:p>
    <w:p w:rsidR="00E31A1C" w:rsidRPr="004610FA" w:rsidRDefault="0080262F" w:rsidP="00AA1B17">
      <w:pPr>
        <w:pStyle w:val="Paragraphedeliste"/>
        <w:numPr>
          <w:ilvl w:val="0"/>
          <w:numId w:val="16"/>
        </w:numPr>
        <w:rPr>
          <w:rFonts w:ascii="Courier New" w:hAnsi="Courier New" w:cs="Courier New"/>
          <w:noProof/>
          <w:sz w:val="20"/>
          <w:szCs w:val="20"/>
        </w:rPr>
      </w:pPr>
      <w:r w:rsidRPr="0080262F">
        <w:t>Dans la fonction "</w:t>
      </w:r>
      <w:proofErr w:type="spellStart"/>
      <w:r w:rsidRPr="0080262F">
        <w:t>CreateIconOf</w:t>
      </w:r>
      <w:proofErr w:type="spellEnd"/>
      <w:r w:rsidRPr="0080262F">
        <w:t>", associer le composant à son ic</w:t>
      </w:r>
      <w:r>
        <w:t xml:space="preserve">ône. Si aucune icône n'est associée, le composant aura l'icône par défaut </w:t>
      </w:r>
      <w:r w:rsidRPr="0080262F">
        <w:rPr>
          <w:noProof/>
          <w:lang w:eastAsia="fr-FR"/>
        </w:rPr>
        <w:drawing>
          <wp:inline distT="0" distB="0" distL="0" distR="0">
            <wp:extent cx="190500" cy="190500"/>
            <wp:effectExtent l="19050" t="0" r="0" b="0"/>
            <wp:docPr id="4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E31A1C" w:rsidRPr="00E31A1C" w:rsidRDefault="00E31A1C" w:rsidP="005C2013">
      <w:pPr>
        <w:pStyle w:val="Code"/>
        <w:rPr>
          <w:noProof/>
          <w:lang w:val="en-US"/>
        </w:rPr>
      </w:pPr>
      <w:r w:rsidRPr="00E31A1C">
        <w:rPr>
          <w:noProof/>
          <w:color w:val="0000FF"/>
          <w:lang w:val="en-US"/>
        </w:rPr>
        <w:t>if</w:t>
      </w:r>
      <w:r w:rsidRPr="00E31A1C">
        <w:rPr>
          <w:noProof/>
          <w:lang w:val="en-US"/>
        </w:rPr>
        <w:t xml:space="preserve"> (name==</w:t>
      </w:r>
      <w:r w:rsidRPr="00E31A1C">
        <w:rPr>
          <w:noProof/>
          <w:color w:val="A31515"/>
          <w:lang w:val="en-US"/>
        </w:rPr>
        <w:t>"DemoCoreComponent"</w:t>
      </w:r>
      <w:r w:rsidRPr="00E31A1C">
        <w:rPr>
          <w:noProof/>
          <w:lang w:val="en-US"/>
        </w:rPr>
        <w:t>)</w:t>
      </w:r>
      <w:r w:rsidR="0069151D">
        <w:rPr>
          <w:noProof/>
          <w:lang w:val="en-US"/>
        </w:rPr>
        <w:t xml:space="preserve"> </w:t>
      </w:r>
      <w:r w:rsidRPr="00E31A1C">
        <w:rPr>
          <w:noProof/>
          <w:lang w:val="en-US"/>
        </w:rPr>
        <w:t>{</w:t>
      </w:r>
    </w:p>
    <w:p w:rsidR="00E31A1C" w:rsidRPr="00E31A1C" w:rsidRDefault="005C2013" w:rsidP="005C2013">
      <w:pPr>
        <w:pStyle w:val="Code"/>
        <w:rPr>
          <w:noProof/>
          <w:lang w:val="en-US"/>
        </w:rPr>
      </w:pPr>
      <w:r>
        <w:rPr>
          <w:noProof/>
          <w:lang w:val="en-US"/>
        </w:rPr>
        <w:tab/>
      </w:r>
      <w:r w:rsidR="00E31A1C" w:rsidRPr="00E31A1C">
        <w:rPr>
          <w:noProof/>
          <w:color w:val="0000FF"/>
          <w:lang w:val="en-US"/>
        </w:rPr>
        <w:t>return</w:t>
      </w:r>
      <w:r w:rsidR="00E31A1C" w:rsidRPr="00E31A1C">
        <w:rPr>
          <w:noProof/>
          <w:lang w:val="en-US"/>
        </w:rPr>
        <w:t xml:space="preserve"> ico;</w:t>
      </w:r>
    </w:p>
    <w:p w:rsidR="00E31A1C" w:rsidRPr="00E31A1C" w:rsidRDefault="00E31A1C" w:rsidP="005C2013">
      <w:pPr>
        <w:pStyle w:val="Code"/>
        <w:rPr>
          <w:lang w:val="en-US"/>
        </w:rPr>
      </w:pPr>
      <w:r w:rsidRPr="00E31A1C">
        <w:rPr>
          <w:noProof/>
          <w:lang w:val="en-US"/>
        </w:rPr>
        <w:t>}</w:t>
      </w:r>
    </w:p>
    <w:p w:rsidR="0080262F" w:rsidRDefault="0080262F" w:rsidP="00DC78B5">
      <w:pPr>
        <w:pStyle w:val="Paragraphedeliste"/>
        <w:rPr>
          <w:lang w:val="en-US"/>
        </w:rPr>
      </w:pPr>
    </w:p>
    <w:p w:rsidR="00490C63" w:rsidRPr="00E31A1C" w:rsidRDefault="00490C63" w:rsidP="00DC78B5">
      <w:pPr>
        <w:pStyle w:val="Paragraphedeliste"/>
        <w:rPr>
          <w:lang w:val="en-US"/>
        </w:rPr>
      </w:pPr>
    </w:p>
    <w:p w:rsidR="00823722" w:rsidRDefault="00E31A1C" w:rsidP="00683E3F">
      <w:pPr>
        <w:pStyle w:val="Titre4"/>
      </w:pPr>
      <w:r>
        <w:t xml:space="preserve">Implémentation de </w:t>
      </w:r>
      <w:proofErr w:type="spellStart"/>
      <w:r>
        <w:t>DemoCoreComponent</w:t>
      </w:r>
      <w:proofErr w:type="spellEnd"/>
    </w:p>
    <w:p w:rsidR="000E359C" w:rsidRPr="000E359C" w:rsidRDefault="000E359C" w:rsidP="000E359C"/>
    <w:p w:rsidR="00E31A1C" w:rsidRDefault="00E31A1C" w:rsidP="000E359C">
      <w:r>
        <w:t>Le composant créé avec le générateur hérite automatiquement de "</w:t>
      </w:r>
      <w:proofErr w:type="spellStart"/>
      <w:r>
        <w:t>SwAssistedComponent</w:t>
      </w:r>
      <w:proofErr w:type="spellEnd"/>
      <w:r>
        <w:t>".</w:t>
      </w:r>
      <w:r w:rsidR="002F3E7D">
        <w:t xml:space="preserve"> Cela permet d'implémenter facilement les interfaces, les pins, les services.</w:t>
      </w:r>
    </w:p>
    <w:p w:rsidR="000E359C" w:rsidRDefault="000E359C" w:rsidP="000E359C"/>
    <w:p w:rsidR="002F3E7D" w:rsidRDefault="002F3E7D" w:rsidP="000E359C">
      <w:r>
        <w:t>L'initialisation des variables se fait dans le constructeur, ainsi que les activations de services.</w:t>
      </w:r>
      <w:r>
        <w:br/>
        <w:t>T</w:t>
      </w:r>
      <w:r w:rsidR="00AA1B17">
        <w:t xml:space="preserve">outes les autres </w:t>
      </w:r>
      <w:proofErr w:type="gramStart"/>
      <w:r w:rsidR="00AA1B17">
        <w:t>initialisation</w:t>
      </w:r>
      <w:proofErr w:type="gramEnd"/>
      <w:r>
        <w:t xml:space="preserve"> relatives au composant do</w:t>
      </w:r>
      <w:r w:rsidR="000E359C">
        <w:t xml:space="preserve">ivent se faire dans la fonction </w:t>
      </w:r>
      <w:r>
        <w:t>"</w:t>
      </w:r>
      <w:proofErr w:type="spellStart"/>
      <w:r>
        <w:t>initializeComponent</w:t>
      </w:r>
      <w:proofErr w:type="spellEnd"/>
      <w:r>
        <w:t>".</w:t>
      </w:r>
    </w:p>
    <w:p w:rsidR="000E359C" w:rsidRDefault="000E359C" w:rsidP="000E359C"/>
    <w:p w:rsidR="002F3E7D" w:rsidRDefault="002F3E7D" w:rsidP="00E4115C">
      <w:pPr>
        <w:pStyle w:val="Paragraphedeliste"/>
        <w:numPr>
          <w:ilvl w:val="0"/>
          <w:numId w:val="16"/>
        </w:numPr>
      </w:pPr>
      <w:r>
        <w:t>Créer une variable membre, appelée "</w:t>
      </w:r>
      <w:proofErr w:type="spellStart"/>
      <w:r>
        <w:t>_value</w:t>
      </w:r>
      <w:proofErr w:type="spellEnd"/>
      <w:r>
        <w:t>", de type "</w:t>
      </w:r>
      <w:proofErr w:type="spellStart"/>
      <w:r>
        <w:t>int</w:t>
      </w:r>
      <w:proofErr w:type="spellEnd"/>
      <w:r>
        <w:t>".</w:t>
      </w:r>
      <w:r w:rsidR="000E359C">
        <w:t xml:space="preserve"> </w:t>
      </w:r>
      <w:r>
        <w:t>Par convention, les variables membres commencent toujours par le caractère "_"</w:t>
      </w:r>
      <w:r w:rsidR="00ED31AB">
        <w:t xml:space="preserve"> (cf. </w:t>
      </w:r>
      <w:hyperlink r:id="rId36" w:history="1">
        <w:proofErr w:type="spellStart"/>
        <w:r w:rsidR="00ED31AB" w:rsidRPr="001F2E6E">
          <w:rPr>
            <w:rStyle w:val="Lienhypertexte"/>
          </w:rPr>
          <w:t>dev</w:t>
        </w:r>
        <w:proofErr w:type="spellEnd"/>
        <w:r w:rsidR="00ED31AB" w:rsidRPr="001F2E6E">
          <w:rPr>
            <w:rStyle w:val="Lienhypertexte"/>
          </w:rPr>
          <w:t xml:space="preserve"> guidelines</w:t>
        </w:r>
      </w:hyperlink>
      <w:r w:rsidR="00ED31AB">
        <w:t xml:space="preserve"> pour les conventions de codage)</w:t>
      </w:r>
    </w:p>
    <w:p w:rsidR="002F3E7D" w:rsidRDefault="002F3E7D" w:rsidP="00E4115C">
      <w:pPr>
        <w:pStyle w:val="Paragraphedeliste"/>
        <w:numPr>
          <w:ilvl w:val="0"/>
          <w:numId w:val="16"/>
        </w:numPr>
      </w:pPr>
      <w:r>
        <w:t>Initialiser cette variable dans le constructeur, à une valeur quelconque</w:t>
      </w:r>
    </w:p>
    <w:p w:rsidR="002F3E7D" w:rsidRDefault="002F3E7D" w:rsidP="00E4115C">
      <w:pPr>
        <w:pStyle w:val="Paragraphedeliste"/>
        <w:numPr>
          <w:ilvl w:val="0"/>
          <w:numId w:val="16"/>
        </w:numPr>
      </w:pPr>
      <w:r>
        <w:t>Pour rendre la valeur accessible par un autre composant, nous allons utiliser une interface.</w:t>
      </w:r>
      <w:r>
        <w:br/>
        <w:t>Une interface est une classe abstraite qui ne contient pas d'implémentation (pas de fichier source).</w:t>
      </w:r>
      <w:r>
        <w:br/>
        <w:t>Par convention, les noms des interfaces commencent toujours par un i majuscule.</w:t>
      </w:r>
      <w:r>
        <w:br/>
        <w:t>Exemple : "</w:t>
      </w:r>
      <w:proofErr w:type="spellStart"/>
      <w:r>
        <w:t>IComLink</w:t>
      </w:r>
      <w:proofErr w:type="spellEnd"/>
      <w:r>
        <w:t>", "</w:t>
      </w:r>
      <w:proofErr w:type="spellStart"/>
      <w:r>
        <w:t>ISimpleProtocolStatus</w:t>
      </w:r>
      <w:proofErr w:type="spellEnd"/>
      <w:r>
        <w:t>".</w:t>
      </w:r>
    </w:p>
    <w:p w:rsidR="002F3E7D" w:rsidRDefault="002F3E7D" w:rsidP="00E4115C">
      <w:pPr>
        <w:pStyle w:val="Paragraphedeliste"/>
        <w:numPr>
          <w:ilvl w:val="0"/>
          <w:numId w:val="16"/>
        </w:numPr>
      </w:pPr>
      <w:r>
        <w:t>Créer le fichier "</w:t>
      </w:r>
      <w:proofErr w:type="spellStart"/>
      <w:r>
        <w:t>IDemo.h</w:t>
      </w:r>
      <w:proofErr w:type="spellEnd"/>
      <w:r>
        <w:t>" depuis Visual, dans "Header Files"</w:t>
      </w:r>
    </w:p>
    <w:p w:rsidR="002F3E7D" w:rsidRDefault="002F3E7D" w:rsidP="00E4115C">
      <w:pPr>
        <w:pStyle w:val="Paragraphedeliste"/>
        <w:numPr>
          <w:ilvl w:val="0"/>
          <w:numId w:val="16"/>
        </w:numPr>
      </w:pPr>
      <w:r>
        <w:t>Le fichier "plugin_files.pri" n'a pas besoin d'être modifié puisque tous les fichiers ".h" du répertoire sont ajoutés automatiquement</w:t>
      </w:r>
    </w:p>
    <w:p w:rsidR="002F3E7D" w:rsidRDefault="002F3E7D" w:rsidP="00E4115C">
      <w:pPr>
        <w:pStyle w:val="Paragraphedeliste"/>
        <w:numPr>
          <w:ilvl w:val="0"/>
          <w:numId w:val="16"/>
        </w:numPr>
      </w:pPr>
      <w:r>
        <w:t xml:space="preserve">Créer la classe, avec les </w:t>
      </w:r>
      <w:proofErr w:type="spellStart"/>
      <w:r>
        <w:t>namespace</w:t>
      </w:r>
      <w:proofErr w:type="spellEnd"/>
      <w:r>
        <w:t xml:space="preserve"> (prendre exemple sur "</w:t>
      </w:r>
      <w:proofErr w:type="spellStart"/>
      <w:r>
        <w:t>DemoCoreComponent.h</w:t>
      </w:r>
      <w:proofErr w:type="spellEnd"/>
      <w:r>
        <w:t>"</w:t>
      </w:r>
      <w:r w:rsidR="00AA1B17">
        <w:t>)</w:t>
      </w:r>
    </w:p>
    <w:p w:rsidR="000E359C" w:rsidRDefault="002F3E7D" w:rsidP="00E4115C">
      <w:pPr>
        <w:pStyle w:val="Paragraphedeliste"/>
        <w:numPr>
          <w:ilvl w:val="0"/>
          <w:numId w:val="16"/>
        </w:numPr>
      </w:pPr>
      <w:r>
        <w:t>Penser à ajouter le "</w:t>
      </w:r>
      <w:proofErr w:type="spellStart"/>
      <w:r>
        <w:t>ifndef</w:t>
      </w:r>
      <w:proofErr w:type="spellEnd"/>
      <w:r>
        <w:t>" en début de fichier.</w:t>
      </w:r>
    </w:p>
    <w:p w:rsidR="00492E4D" w:rsidRDefault="002F3E7D" w:rsidP="000E359C">
      <w:pPr>
        <w:pStyle w:val="Paragraphedeliste"/>
      </w:pPr>
      <w:r>
        <w:t>Par convention, le "</w:t>
      </w:r>
      <w:proofErr w:type="spellStart"/>
      <w:r>
        <w:t>ifndef</w:t>
      </w:r>
      <w:proofErr w:type="spellEnd"/>
      <w:r w:rsidR="000E359C">
        <w:t xml:space="preserve">" doit contenir le </w:t>
      </w:r>
      <w:proofErr w:type="spellStart"/>
      <w:r w:rsidR="000E359C">
        <w:t>path</w:t>
      </w:r>
      <w:proofErr w:type="spellEnd"/>
      <w:r w:rsidR="000E359C">
        <w:t xml:space="preserve"> complet. </w:t>
      </w:r>
      <w:r>
        <w:t>Ici : "</w:t>
      </w:r>
      <w:r w:rsidRPr="002F3E7D">
        <w:t xml:space="preserve"> SX_TP_TPDEMO_IDEMO_H</w:t>
      </w:r>
      <w:r>
        <w:t>"</w:t>
      </w:r>
    </w:p>
    <w:p w:rsidR="000E359C" w:rsidRDefault="002F3E7D" w:rsidP="00E4115C">
      <w:pPr>
        <w:pStyle w:val="Paragraphedeliste"/>
        <w:numPr>
          <w:ilvl w:val="0"/>
          <w:numId w:val="17"/>
        </w:numPr>
      </w:pPr>
      <w:r>
        <w:t>Ajouter la fonction virtuelle pure "</w:t>
      </w:r>
      <w:proofErr w:type="spellStart"/>
      <w:r>
        <w:t>getValue</w:t>
      </w:r>
      <w:proofErr w:type="spellEnd"/>
      <w:r>
        <w:t>"</w:t>
      </w:r>
    </w:p>
    <w:p w:rsidR="002F3E7D" w:rsidRDefault="002F3E7D" w:rsidP="005C2013">
      <w:pPr>
        <w:pStyle w:val="Code"/>
        <w:rPr>
          <w:noProof/>
        </w:rPr>
      </w:pPr>
      <w:r w:rsidRPr="000E359C">
        <w:rPr>
          <w:noProof/>
          <w:color w:val="0000FF"/>
        </w:rPr>
        <w:t>virtual</w:t>
      </w:r>
      <w:r w:rsidRPr="000E359C">
        <w:rPr>
          <w:noProof/>
        </w:rPr>
        <w:t xml:space="preserve"> </w:t>
      </w:r>
      <w:r w:rsidRPr="000E359C">
        <w:rPr>
          <w:noProof/>
          <w:color w:val="0000FF"/>
        </w:rPr>
        <w:t>int</w:t>
      </w:r>
      <w:r w:rsidRPr="000E359C">
        <w:rPr>
          <w:noProof/>
        </w:rPr>
        <w:t xml:space="preserve"> getValue() = 0;</w:t>
      </w:r>
    </w:p>
    <w:p w:rsidR="000E359C" w:rsidRPr="002F3E7D" w:rsidRDefault="000E359C" w:rsidP="000E359C">
      <w:pPr>
        <w:pStyle w:val="Paragraphedeliste"/>
      </w:pPr>
    </w:p>
    <w:p w:rsidR="0042493F" w:rsidRDefault="0042493F" w:rsidP="000E359C"/>
    <w:p w:rsidR="002F3E7D" w:rsidRDefault="0082756D" w:rsidP="000E359C">
      <w:r>
        <w:t>Il faut ensuite rendre l'interface utilisable pour le composant "</w:t>
      </w:r>
      <w:proofErr w:type="spellStart"/>
      <w:r>
        <w:t>DemoCoreComponent</w:t>
      </w:r>
      <w:proofErr w:type="spellEnd"/>
      <w:r>
        <w:t>".</w:t>
      </w:r>
    </w:p>
    <w:p w:rsidR="000E359C" w:rsidRDefault="0082756D" w:rsidP="00E4115C">
      <w:pPr>
        <w:pStyle w:val="Paragraphedeliste"/>
        <w:numPr>
          <w:ilvl w:val="0"/>
          <w:numId w:val="17"/>
        </w:numPr>
      </w:pPr>
      <w:r>
        <w:t xml:space="preserve">Faire hériter </w:t>
      </w:r>
      <w:proofErr w:type="spellStart"/>
      <w:r>
        <w:t>DemoCoreComponent</w:t>
      </w:r>
      <w:proofErr w:type="spellEnd"/>
      <w:r>
        <w:t xml:space="preserve"> de </w:t>
      </w:r>
      <w:proofErr w:type="spellStart"/>
      <w:r>
        <w:t>IDemo</w:t>
      </w:r>
      <w:proofErr w:type="spellEnd"/>
      <w:r>
        <w:t>. Penser à inclure le fichier</w:t>
      </w:r>
      <w:r w:rsidR="000E359C">
        <w:t>.</w:t>
      </w:r>
    </w:p>
    <w:p w:rsidR="0082756D" w:rsidRPr="000E359C" w:rsidRDefault="0082756D" w:rsidP="005C2013">
      <w:pPr>
        <w:pStyle w:val="Code"/>
        <w:rPr>
          <w:lang w:val="en-US"/>
        </w:rPr>
      </w:pPr>
      <w:r w:rsidRPr="000E359C">
        <w:rPr>
          <w:noProof/>
          <w:color w:val="0000FF"/>
          <w:lang w:val="en-US"/>
        </w:rPr>
        <w:t>class</w:t>
      </w:r>
      <w:r w:rsidRPr="000E359C">
        <w:rPr>
          <w:noProof/>
          <w:lang w:val="en-US"/>
        </w:rPr>
        <w:t xml:space="preserve"> DemoCoreComponent : </w:t>
      </w:r>
      <w:r w:rsidRPr="000E359C">
        <w:rPr>
          <w:noProof/>
          <w:color w:val="0000FF"/>
          <w:lang w:val="en-US"/>
        </w:rPr>
        <w:t>virtual</w:t>
      </w:r>
      <w:r w:rsidRPr="000E359C">
        <w:rPr>
          <w:noProof/>
          <w:lang w:val="en-US"/>
        </w:rPr>
        <w:t xml:space="preserve"> </w:t>
      </w:r>
      <w:r w:rsidRPr="000E359C">
        <w:rPr>
          <w:noProof/>
          <w:color w:val="0000FF"/>
          <w:lang w:val="en-US"/>
        </w:rPr>
        <w:t>public</w:t>
      </w:r>
      <w:r w:rsidRPr="000E359C">
        <w:rPr>
          <w:noProof/>
          <w:lang w:val="en-US"/>
        </w:rPr>
        <w:t xml:space="preserve"> SwAssistedComponent, </w:t>
      </w:r>
      <w:r w:rsidRPr="000E359C">
        <w:rPr>
          <w:noProof/>
          <w:color w:val="0000FF"/>
          <w:lang w:val="en-US"/>
        </w:rPr>
        <w:t>virtual</w:t>
      </w:r>
      <w:r w:rsidRPr="000E359C">
        <w:rPr>
          <w:noProof/>
          <w:lang w:val="en-US"/>
        </w:rPr>
        <w:t xml:space="preserve"> </w:t>
      </w:r>
      <w:r w:rsidRPr="000E359C">
        <w:rPr>
          <w:noProof/>
          <w:color w:val="0000FF"/>
          <w:lang w:val="en-US"/>
        </w:rPr>
        <w:t>public</w:t>
      </w:r>
      <w:r w:rsidRPr="000E359C">
        <w:rPr>
          <w:noProof/>
          <w:lang w:val="en-US"/>
        </w:rPr>
        <w:t xml:space="preserve"> IDemo</w:t>
      </w:r>
    </w:p>
    <w:p w:rsidR="0082756D" w:rsidRDefault="0082756D" w:rsidP="00E4115C">
      <w:pPr>
        <w:pStyle w:val="Paragraphedeliste"/>
        <w:numPr>
          <w:ilvl w:val="0"/>
          <w:numId w:val="17"/>
        </w:numPr>
      </w:pPr>
      <w:r w:rsidRPr="0082756D">
        <w:t>Déclarer la fonction "</w:t>
      </w:r>
      <w:proofErr w:type="spellStart"/>
      <w:proofErr w:type="gramStart"/>
      <w:r w:rsidRPr="0082756D">
        <w:t>getValue</w:t>
      </w:r>
      <w:proofErr w:type="spellEnd"/>
      <w:r w:rsidRPr="0082756D">
        <w:t>(</w:t>
      </w:r>
      <w:proofErr w:type="gramEnd"/>
      <w:r w:rsidRPr="0082756D">
        <w:t>)" puis l'implémenter</w:t>
      </w:r>
    </w:p>
    <w:p w:rsidR="005C2013" w:rsidRPr="005C2013" w:rsidRDefault="0082756D" w:rsidP="00E4115C">
      <w:pPr>
        <w:pStyle w:val="Paragraphedeliste"/>
        <w:numPr>
          <w:ilvl w:val="0"/>
          <w:numId w:val="17"/>
        </w:numPr>
        <w:rPr>
          <w:rFonts w:ascii="Courier New" w:hAnsi="Courier New" w:cs="Courier New"/>
          <w:i/>
          <w:color w:val="17365D" w:themeColor="text2" w:themeShade="BF"/>
        </w:rPr>
      </w:pPr>
      <w:r>
        <w:t>Définir une chaîne de caractères dans le fichier .h qui servira à identifier l'interface</w:t>
      </w:r>
    </w:p>
    <w:p w:rsidR="0082756D" w:rsidRPr="005C2013" w:rsidRDefault="005C2013" w:rsidP="005C2013">
      <w:pPr>
        <w:pStyle w:val="Code"/>
        <w:rPr>
          <w:lang w:val="en-US"/>
        </w:rPr>
      </w:pPr>
      <w:r w:rsidRPr="005C2013">
        <w:rPr>
          <w:noProof/>
          <w:color w:val="0000FF"/>
          <w:lang w:val="en-US"/>
        </w:rPr>
        <w:t>#define</w:t>
      </w:r>
      <w:r w:rsidRPr="005C2013">
        <w:rPr>
          <w:noProof/>
          <w:color w:val="0000FF"/>
          <w:sz w:val="20"/>
          <w:szCs w:val="20"/>
          <w:lang w:val="en-US"/>
        </w:rPr>
        <w:t xml:space="preserve"> </w:t>
      </w:r>
      <w:r w:rsidR="0082756D" w:rsidRPr="005C2013">
        <w:rPr>
          <w:lang w:val="en-US"/>
        </w:rPr>
        <w:t>IDEMO_INTERFACE "</w:t>
      </w:r>
      <w:proofErr w:type="spellStart"/>
      <w:r w:rsidR="0082756D" w:rsidRPr="005C2013">
        <w:rPr>
          <w:lang w:val="en-US"/>
        </w:rPr>
        <w:t>IDemo_Interface</w:t>
      </w:r>
      <w:proofErr w:type="spellEnd"/>
      <w:r w:rsidR="0082756D" w:rsidRPr="005C2013">
        <w:rPr>
          <w:lang w:val="en-US"/>
        </w:rPr>
        <w:t>"</w:t>
      </w:r>
    </w:p>
    <w:p w:rsidR="0082756D" w:rsidRPr="000E359C" w:rsidRDefault="0082756D" w:rsidP="00E4115C">
      <w:pPr>
        <w:pStyle w:val="Paragraphedeliste"/>
        <w:numPr>
          <w:ilvl w:val="0"/>
          <w:numId w:val="17"/>
        </w:numPr>
        <w:rPr>
          <w:rFonts w:ascii="Courier New" w:hAnsi="Courier New" w:cs="Courier New"/>
          <w:noProof/>
          <w:sz w:val="20"/>
          <w:szCs w:val="20"/>
        </w:rPr>
      </w:pPr>
      <w:r>
        <w:t>Dans la fonction "</w:t>
      </w:r>
      <w:proofErr w:type="spellStart"/>
      <w:r>
        <w:t>i</w:t>
      </w:r>
      <w:r w:rsidR="00921111">
        <w:t>nitializeComponent</w:t>
      </w:r>
      <w:proofErr w:type="spellEnd"/>
      <w:r w:rsidR="00921111">
        <w:t>", déclarer l'interface en utili</w:t>
      </w:r>
      <w:r>
        <w:t>sant la fonction "</w:t>
      </w:r>
      <w:proofErr w:type="spellStart"/>
      <w:r>
        <w:t>provideInterface</w:t>
      </w:r>
      <w:proofErr w:type="spellEnd"/>
      <w:r>
        <w:t>" de l'</w:t>
      </w:r>
      <w:proofErr w:type="spellStart"/>
      <w:r>
        <w:t>AssistedComponent</w:t>
      </w:r>
      <w:proofErr w:type="spellEnd"/>
    </w:p>
    <w:p w:rsidR="00921111" w:rsidRDefault="00921111" w:rsidP="005C2013">
      <w:pPr>
        <w:pStyle w:val="Code"/>
        <w:rPr>
          <w:noProof/>
          <w:lang w:val="en-US"/>
        </w:rPr>
      </w:pPr>
      <w:r w:rsidRPr="0082756D">
        <w:rPr>
          <w:noProof/>
          <w:lang w:val="en-US"/>
        </w:rPr>
        <w:t xml:space="preserve">provideInterface&lt;IDemo&gt;(IDEMO_INTERFACE, </w:t>
      </w:r>
      <w:r w:rsidRPr="0082756D">
        <w:rPr>
          <w:noProof/>
          <w:color w:val="0000FF"/>
          <w:lang w:val="en-US"/>
        </w:rPr>
        <w:t>this</w:t>
      </w:r>
      <w:r w:rsidR="0082756D" w:rsidRPr="0082756D">
        <w:rPr>
          <w:noProof/>
          <w:lang w:val="en-US"/>
        </w:rPr>
        <w:t>);</w:t>
      </w:r>
    </w:p>
    <w:p w:rsidR="00037238" w:rsidRPr="00037238" w:rsidRDefault="00037238" w:rsidP="00E4115C">
      <w:pPr>
        <w:pStyle w:val="Paragraphedeliste"/>
        <w:numPr>
          <w:ilvl w:val="0"/>
          <w:numId w:val="18"/>
        </w:numPr>
      </w:pPr>
      <w:r>
        <w:t>Dans le de</w:t>
      </w:r>
      <w:r w:rsidRPr="00037238">
        <w:t xml:space="preserve">structeur, </w:t>
      </w:r>
      <w:proofErr w:type="spellStart"/>
      <w:r w:rsidRPr="00037238">
        <w:t>désenregistrer</w:t>
      </w:r>
      <w:proofErr w:type="spellEnd"/>
      <w:r w:rsidRPr="00037238">
        <w:t xml:space="preserve"> l'interface</w:t>
      </w:r>
      <w:r w:rsidR="0082756D">
        <w:t xml:space="preserve"> avec la fonction "</w:t>
      </w:r>
      <w:proofErr w:type="spellStart"/>
      <w:r w:rsidR="0082756D">
        <w:t>unprovideInterface</w:t>
      </w:r>
      <w:proofErr w:type="spellEnd"/>
      <w:r w:rsidR="0082756D">
        <w:t>" de l'</w:t>
      </w:r>
      <w:proofErr w:type="spellStart"/>
      <w:r w:rsidR="0082756D">
        <w:t>AssistedComponent</w:t>
      </w:r>
      <w:proofErr w:type="spellEnd"/>
    </w:p>
    <w:p w:rsidR="00037238" w:rsidRPr="00037238" w:rsidRDefault="00037238" w:rsidP="005C2013">
      <w:pPr>
        <w:pStyle w:val="Code"/>
      </w:pPr>
      <w:r>
        <w:rPr>
          <w:noProof/>
        </w:rPr>
        <w:t>unprovideInterface(IDEMO_INTERFACE);</w:t>
      </w:r>
    </w:p>
    <w:p w:rsidR="00500DA2" w:rsidRDefault="00500DA2" w:rsidP="00DC78B5">
      <w:pPr>
        <w:pStyle w:val="Paragraphedeliste"/>
      </w:pPr>
    </w:p>
    <w:p w:rsidR="0082756D" w:rsidRDefault="0082756D" w:rsidP="00DC78B5">
      <w:pPr>
        <w:pStyle w:val="Paragraphedeliste"/>
      </w:pPr>
    </w:p>
    <w:p w:rsidR="0082756D" w:rsidRDefault="00FB4CF3" w:rsidP="00683E3F">
      <w:pPr>
        <w:pStyle w:val="Titre3"/>
      </w:pPr>
      <w:bookmarkStart w:id="117" w:name="_Toc354393972"/>
      <w:r>
        <w:t>Création du deuxième composant</w:t>
      </w:r>
      <w:bookmarkEnd w:id="117"/>
    </w:p>
    <w:p w:rsidR="0082756D" w:rsidRDefault="0082756D" w:rsidP="00DC78B5">
      <w:pPr>
        <w:pStyle w:val="Paragraphedeliste"/>
      </w:pPr>
    </w:p>
    <w:p w:rsidR="0069151D" w:rsidRDefault="0069151D" w:rsidP="000E359C">
      <w:r>
        <w:t>Le deuxième composant</w:t>
      </w:r>
      <w:r w:rsidR="00630EA6">
        <w:t xml:space="preserve">, </w:t>
      </w:r>
      <w:proofErr w:type="spellStart"/>
      <w:r w:rsidR="00630EA6">
        <w:t>DemoUIComponent</w:t>
      </w:r>
      <w:proofErr w:type="spellEnd"/>
      <w:r w:rsidR="00630EA6">
        <w:t>,</w:t>
      </w:r>
      <w:r>
        <w:t xml:space="preserve"> est créé manuellement. Cela permet de s'affranchir du générateur, et de maitriser la création du composant.</w:t>
      </w:r>
    </w:p>
    <w:p w:rsidR="0069151D" w:rsidRDefault="0069151D" w:rsidP="000E359C">
      <w:r>
        <w:t>C'est souvent une solution plus rapide pour l'ajout de composants dans un plugin existant.</w:t>
      </w:r>
    </w:p>
    <w:p w:rsidR="0069151D" w:rsidRDefault="0069151D" w:rsidP="000E359C"/>
    <w:p w:rsidR="00E31FB1" w:rsidRDefault="00E31FB1" w:rsidP="00E4115C">
      <w:pPr>
        <w:pStyle w:val="Paragraphedeliste"/>
        <w:numPr>
          <w:ilvl w:val="0"/>
          <w:numId w:val="18"/>
        </w:numPr>
      </w:pPr>
      <w:r>
        <w:t>Créer le deuxième composant</w:t>
      </w:r>
      <w:r w:rsidR="006418CF">
        <w:t xml:space="preserve"> manuellement</w:t>
      </w:r>
      <w:r w:rsidR="004358E6">
        <w:t>, en s'inspirant de celui déjà cré</w:t>
      </w:r>
      <w:r w:rsidR="006418CF">
        <w:t>é</w:t>
      </w:r>
    </w:p>
    <w:p w:rsidR="004358E6" w:rsidRDefault="004358E6" w:rsidP="00E4115C">
      <w:pPr>
        <w:pStyle w:val="Paragraphedeliste"/>
        <w:numPr>
          <w:ilvl w:val="0"/>
          <w:numId w:val="18"/>
        </w:numPr>
      </w:pPr>
      <w:r>
        <w:t>Penser à rajouter les f</w:t>
      </w:r>
      <w:r w:rsidR="000E359C">
        <w:t>ichiers dans "plugin_files.pri"</w:t>
      </w:r>
    </w:p>
    <w:p w:rsidR="004358E6" w:rsidRDefault="0069151D" w:rsidP="00E4115C">
      <w:pPr>
        <w:pStyle w:val="Paragraphedeliste"/>
        <w:numPr>
          <w:ilvl w:val="0"/>
          <w:numId w:val="18"/>
        </w:numPr>
      </w:pPr>
      <w:r>
        <w:t xml:space="preserve">Faire hériter la classe de </w:t>
      </w:r>
      <w:r w:rsidR="004358E6">
        <w:t>"</w:t>
      </w:r>
      <w:proofErr w:type="spellStart"/>
      <w:r w:rsidR="004358E6" w:rsidRPr="004358E6">
        <w:t>SwAssistedComponent</w:t>
      </w:r>
      <w:proofErr w:type="spellEnd"/>
      <w:r w:rsidR="004358E6">
        <w:t>"</w:t>
      </w:r>
    </w:p>
    <w:p w:rsidR="004358E6" w:rsidRDefault="004358E6" w:rsidP="00E4115C">
      <w:pPr>
        <w:pStyle w:val="Paragraphedeliste"/>
        <w:numPr>
          <w:ilvl w:val="0"/>
          <w:numId w:val="18"/>
        </w:numPr>
      </w:pPr>
      <w:r>
        <w:t>Enregistrer le composant dans "</w:t>
      </w:r>
      <w:r w:rsidRPr="004358E6">
        <w:t>SxTpTpdemoPluginFactory_Class.cpp</w:t>
      </w:r>
      <w:r>
        <w:t>" (</w:t>
      </w:r>
      <w:r w:rsidR="0069151D">
        <w:t>cf.</w:t>
      </w:r>
      <w:r w:rsidR="00FD6621">
        <w:t xml:space="preserve"> </w:t>
      </w:r>
      <w:r w:rsidR="00BD0ADF">
        <w:fldChar w:fldCharType="begin"/>
      </w:r>
      <w:r w:rsidR="00FD6621">
        <w:instrText xml:space="preserve"> REF _Ref378245197 \r \h </w:instrText>
      </w:r>
      <w:r w:rsidR="00BD0ADF">
        <w:fldChar w:fldCharType="separate"/>
      </w:r>
      <w:r w:rsidR="00FD6621">
        <w:t>5.1.1.3</w:t>
      </w:r>
      <w:r w:rsidR="00BD0ADF">
        <w:fldChar w:fldCharType="end"/>
      </w:r>
      <w:r w:rsidR="0069151D">
        <w:t>)</w:t>
      </w:r>
    </w:p>
    <w:p w:rsidR="000E359C" w:rsidRDefault="00072CB6" w:rsidP="00E4115C">
      <w:pPr>
        <w:pStyle w:val="Paragraphedeliste"/>
        <w:numPr>
          <w:ilvl w:val="0"/>
          <w:numId w:val="18"/>
        </w:numPr>
      </w:pPr>
      <w:r>
        <w:t>Consommer l'interface dans "</w:t>
      </w:r>
      <w:proofErr w:type="spellStart"/>
      <w:r>
        <w:t>initializeComponent</w:t>
      </w:r>
      <w:proofErr w:type="spellEnd"/>
      <w:r>
        <w:t>", et l</w:t>
      </w:r>
      <w:r w:rsidR="002805A5">
        <w:t>a supprimer dans le destructeur (chercher les noms des fonctions dans "</w:t>
      </w:r>
      <w:proofErr w:type="spellStart"/>
      <w:r w:rsidR="002805A5" w:rsidRPr="002805A5">
        <w:t>SwAssistedComponent.h</w:t>
      </w:r>
      <w:proofErr w:type="spellEnd"/>
      <w:r w:rsidR="002805A5">
        <w:t>")</w:t>
      </w:r>
      <w:r w:rsidR="0069151D">
        <w:t>.</w:t>
      </w:r>
    </w:p>
    <w:p w:rsidR="00072CB6" w:rsidRDefault="0069151D" w:rsidP="000E359C">
      <w:pPr>
        <w:pStyle w:val="Paragraphedeliste"/>
      </w:pPr>
      <w:r>
        <w:t>Attention, la fonction pour consommer une interface est de type "</w:t>
      </w:r>
      <w:proofErr w:type="spellStart"/>
      <w:r>
        <w:t>template</w:t>
      </w:r>
      <w:proofErr w:type="spellEnd"/>
      <w:r>
        <w:t>", il faut donc penser à préciser le type à utiliser entre chevrons (&lt;</w:t>
      </w:r>
      <w:proofErr w:type="spellStart"/>
      <w:r>
        <w:t>IDemo</w:t>
      </w:r>
      <w:proofErr w:type="spellEnd"/>
      <w:r>
        <w:t>&gt;)</w:t>
      </w:r>
    </w:p>
    <w:p w:rsidR="00E33584" w:rsidRDefault="00E33584" w:rsidP="00E4115C">
      <w:pPr>
        <w:pStyle w:val="Paragraphedeliste"/>
        <w:numPr>
          <w:ilvl w:val="0"/>
          <w:numId w:val="19"/>
        </w:numPr>
      </w:pPr>
      <w:r>
        <w:t xml:space="preserve">Créer dans le fichier .h une variable membre de type </w:t>
      </w:r>
      <w:proofErr w:type="spellStart"/>
      <w:r>
        <w:t>IDemo</w:t>
      </w:r>
      <w:proofErr w:type="spellEnd"/>
      <w:r>
        <w:t xml:space="preserve"> *. Cette interface sera récupérée lorsqu'elle sera disponible, </w:t>
      </w:r>
      <w:del w:id="118" w:author="giacomo.rombaut" w:date="2015-04-15T14:59:00Z">
        <w:r w:rsidDel="001846DB">
          <w:delText xml:space="preserve">via </w:delText>
        </w:r>
      </w:del>
      <w:ins w:id="119" w:author="giacomo.rombaut" w:date="2015-04-15T14:59:00Z">
        <w:r w:rsidR="001846DB">
          <w:t xml:space="preserve">par </w:t>
        </w:r>
      </w:ins>
      <w:r>
        <w:t>la fonction "</w:t>
      </w:r>
      <w:proofErr w:type="spellStart"/>
      <w:ins w:id="120" w:author="giacomo.rombaut" w:date="2015-04-15T15:00:00Z">
        <w:r w:rsidR="001846DB" w:rsidRPr="001846DB">
          <w:t>consumeInterface</w:t>
        </w:r>
      </w:ins>
      <w:proofErr w:type="spellEnd"/>
      <w:del w:id="121" w:author="giacomo.rombaut" w:date="2015-04-15T15:00:00Z">
        <w:r w:rsidDel="001846DB">
          <w:delText>interfaceAvailable</w:delText>
        </w:r>
      </w:del>
      <w:r>
        <w:t>".</w:t>
      </w:r>
    </w:p>
    <w:p w:rsidR="00E33584" w:rsidRDefault="00E33584" w:rsidP="005C2013">
      <w:pPr>
        <w:pStyle w:val="Code"/>
      </w:pPr>
      <w:r>
        <w:rPr>
          <w:noProof/>
        </w:rPr>
        <w:t>IDemo * = _iDemo;</w:t>
      </w:r>
    </w:p>
    <w:p w:rsidR="001846DB" w:rsidRPr="001846DB" w:rsidRDefault="001846DB" w:rsidP="00E4115C">
      <w:pPr>
        <w:pStyle w:val="Paragraphedeliste"/>
        <w:numPr>
          <w:ilvl w:val="0"/>
          <w:numId w:val="19"/>
        </w:numPr>
        <w:rPr>
          <w:ins w:id="122" w:author="giacomo.rombaut" w:date="2015-04-15T15:00:00Z"/>
          <w:rFonts w:ascii="Courier New" w:hAnsi="Courier New" w:cs="Courier New"/>
          <w:noProof/>
          <w:sz w:val="20"/>
          <w:szCs w:val="20"/>
          <w:rPrChange w:id="123" w:author="giacomo.rombaut" w:date="2015-04-15T15:00:00Z">
            <w:rPr>
              <w:ins w:id="124" w:author="giacomo.rombaut" w:date="2015-04-15T15:00:00Z"/>
            </w:rPr>
          </w:rPrChange>
        </w:rPr>
      </w:pPr>
    </w:p>
    <w:p w:rsidR="0069151D" w:rsidRPr="000E359C" w:rsidRDefault="00E33584" w:rsidP="00E4115C">
      <w:pPr>
        <w:pStyle w:val="Paragraphedeliste"/>
        <w:numPr>
          <w:ilvl w:val="0"/>
          <w:numId w:val="19"/>
        </w:numPr>
        <w:rPr>
          <w:rFonts w:ascii="Courier New" w:hAnsi="Courier New" w:cs="Courier New"/>
          <w:noProof/>
          <w:sz w:val="20"/>
          <w:szCs w:val="20"/>
        </w:rPr>
      </w:pPr>
      <w:r>
        <w:t>Dans la fonction "</w:t>
      </w:r>
      <w:proofErr w:type="spellStart"/>
      <w:r w:rsidRPr="00E33584">
        <w:t>interfaceAvailable</w:t>
      </w:r>
      <w:proofErr w:type="spellEnd"/>
      <w:r>
        <w:t xml:space="preserve">", si le nom de l'interface en entrée correspond à </w:t>
      </w:r>
      <w:r w:rsidR="0069151D">
        <w:t>l'</w:t>
      </w:r>
      <w:r>
        <w:t>interface</w:t>
      </w:r>
      <w:r w:rsidR="0069151D">
        <w:t xml:space="preserve"> </w:t>
      </w:r>
      <w:proofErr w:type="spellStart"/>
      <w:r w:rsidR="0069151D">
        <w:t>IDemo</w:t>
      </w:r>
      <w:proofErr w:type="spellEnd"/>
      <w:r>
        <w:t xml:space="preserve">, </w:t>
      </w:r>
      <w:r w:rsidR="0069151D">
        <w:t>récupérer l'interface avec</w:t>
      </w:r>
      <w:r>
        <w:t xml:space="preserve"> la fonction "</w:t>
      </w:r>
      <w:proofErr w:type="spellStart"/>
      <w:r>
        <w:t>getInterface</w:t>
      </w:r>
      <w:proofErr w:type="spellEnd"/>
      <w:r>
        <w:t>".</w:t>
      </w:r>
    </w:p>
    <w:p w:rsidR="00E33584" w:rsidRPr="00E33584" w:rsidRDefault="00E33584" w:rsidP="005C2013">
      <w:pPr>
        <w:pStyle w:val="Code"/>
        <w:rPr>
          <w:noProof/>
          <w:lang w:val="en-US"/>
        </w:rPr>
      </w:pPr>
      <w:r w:rsidRPr="0069151D">
        <w:rPr>
          <w:noProof/>
          <w:color w:val="0000FF"/>
          <w:lang w:val="en-US"/>
        </w:rPr>
        <w:t>if</w:t>
      </w:r>
      <w:r w:rsidRPr="0069151D">
        <w:rPr>
          <w:noProof/>
          <w:lang w:val="en-US"/>
        </w:rPr>
        <w:t xml:space="preserve"> (interface_name == IDEMO_INTERFACE) {</w:t>
      </w:r>
    </w:p>
    <w:p w:rsidR="00E33584" w:rsidRPr="000A1FE4" w:rsidRDefault="00E33584" w:rsidP="005C2013">
      <w:pPr>
        <w:pStyle w:val="Code"/>
        <w:rPr>
          <w:noProof/>
          <w:lang w:val="en-US"/>
        </w:rPr>
      </w:pPr>
      <w:r w:rsidRPr="00E33584">
        <w:rPr>
          <w:noProof/>
          <w:lang w:val="en-US"/>
        </w:rPr>
        <w:tab/>
        <w:t>_iDemo = getInterface&lt;IDemo&gt;(interface_name);</w:t>
      </w:r>
    </w:p>
    <w:p w:rsidR="00E33584" w:rsidRDefault="00E33584" w:rsidP="005C2013">
      <w:pPr>
        <w:pStyle w:val="Code"/>
        <w:rPr>
          <w:noProof/>
        </w:rPr>
      </w:pPr>
      <w:r>
        <w:rPr>
          <w:noProof/>
        </w:rPr>
        <w:t>}</w:t>
      </w:r>
    </w:p>
    <w:p w:rsidR="003C6861" w:rsidRDefault="003C6861" w:rsidP="00E4115C">
      <w:pPr>
        <w:pStyle w:val="Paragraphedeliste"/>
        <w:numPr>
          <w:ilvl w:val="0"/>
          <w:numId w:val="19"/>
        </w:numPr>
        <w:rPr>
          <w:ins w:id="125" w:author="giacomo.rombaut" w:date="2015-04-15T14:04:00Z"/>
        </w:rPr>
      </w:pPr>
    </w:p>
    <w:p w:rsidR="000A1FE4" w:rsidRDefault="000A1FE4" w:rsidP="00E4115C">
      <w:pPr>
        <w:pStyle w:val="Paragraphedeliste"/>
        <w:numPr>
          <w:ilvl w:val="0"/>
          <w:numId w:val="19"/>
        </w:numPr>
      </w:pPr>
      <w:r>
        <w:t>Faire afficher la valeur lue à la suite, par exemple avec la fonction "</w:t>
      </w:r>
      <w:proofErr w:type="spellStart"/>
      <w:r>
        <w:t>qdebug</w:t>
      </w:r>
      <w:proofErr w:type="spellEnd"/>
      <w:r>
        <w:t>"</w:t>
      </w:r>
    </w:p>
    <w:p w:rsidR="000A1FE4" w:rsidRDefault="000A1FE4" w:rsidP="005C2013">
      <w:pPr>
        <w:pStyle w:val="Code"/>
        <w:rPr>
          <w:noProof/>
        </w:rPr>
      </w:pPr>
      <w:r>
        <w:rPr>
          <w:noProof/>
        </w:rPr>
        <w:t>qDebug() &lt;&lt; _iDemo-&gt;getValue();</w:t>
      </w:r>
    </w:p>
    <w:p w:rsidR="000E359C" w:rsidRDefault="000E359C" w:rsidP="000E359C"/>
    <w:p w:rsidR="000A1FE4" w:rsidRDefault="000A1FE4" w:rsidP="000E359C">
      <w:r>
        <w:t>La valeur enregistrée dans la fonction "</w:t>
      </w:r>
      <w:proofErr w:type="spellStart"/>
      <w:r>
        <w:t>getValue</w:t>
      </w:r>
      <w:proofErr w:type="spellEnd"/>
      <w:r>
        <w:t>" apparaîtra dans la console lorsque le module sera connecté.</w:t>
      </w:r>
    </w:p>
    <w:p w:rsidR="000E359C" w:rsidRDefault="000E359C" w:rsidP="000E359C"/>
    <w:p w:rsidR="000A1FE4" w:rsidRDefault="000A1FE4" w:rsidP="000E359C">
      <w:r>
        <w:t xml:space="preserve">Il est possible d'afficher l'information dans le log de </w:t>
      </w:r>
      <w:proofErr w:type="spellStart"/>
      <w:r>
        <w:t>Streamwork</w:t>
      </w:r>
      <w:proofErr w:type="spellEnd"/>
      <w:r>
        <w:t>. Ce log est accessible via le menu "</w:t>
      </w:r>
      <w:proofErr w:type="spellStart"/>
      <w:r>
        <w:t>ShowLog</w:t>
      </w:r>
      <w:proofErr w:type="spellEnd"/>
      <w:r>
        <w:t xml:space="preserve">".  Pour afficher la valeur dans le log, il faut utiliser le </w:t>
      </w:r>
      <w:proofErr w:type="spellStart"/>
      <w:r w:rsidRPr="00006C92">
        <w:t>logger</w:t>
      </w:r>
      <w:proofErr w:type="spellEnd"/>
      <w:ins w:id="126" w:author="giacomo.rombaut" w:date="2015-04-14T15:27:00Z">
        <w:r w:rsidR="00EE3541" w:rsidRPr="00006C92">
          <w:t xml:space="preserve"> (</w:t>
        </w:r>
        <w:proofErr w:type="spellStart"/>
        <w:r w:rsidR="00EE3541" w:rsidRPr="00006C92">
          <w:rPr>
            <w:rFonts w:cs="Consolas"/>
          </w:rPr>
          <w:t>SwApplication.h</w:t>
        </w:r>
        <w:proofErr w:type="spellEnd"/>
        <w:r w:rsidR="00EE3541" w:rsidRPr="00006C92">
          <w:rPr>
            <w:rFonts w:cs="Consolas"/>
          </w:rPr>
          <w:t xml:space="preserve">) </w:t>
        </w:r>
      </w:ins>
      <w:r w:rsidRPr="00006C92">
        <w:t>:</w:t>
      </w:r>
    </w:p>
    <w:p w:rsidR="000A1FE4" w:rsidRDefault="000A1FE4" w:rsidP="005C2013">
      <w:pPr>
        <w:pStyle w:val="Code"/>
        <w:rPr>
          <w:noProof/>
          <w:lang w:val="en-US"/>
        </w:rPr>
      </w:pPr>
      <w:r w:rsidRPr="000A1FE4">
        <w:rPr>
          <w:noProof/>
          <w:lang w:val="en-US"/>
        </w:rPr>
        <w:lastRenderedPageBreak/>
        <w:t>SW_APP-&gt;Logger().Log(LogLvl_Info, QString::number(_iDemo-&gt;</w:t>
      </w:r>
      <w:r w:rsidR="005C2013">
        <w:rPr>
          <w:noProof/>
          <w:lang w:val="en-US"/>
        </w:rPr>
        <w:t xml:space="preserve"> </w:t>
      </w:r>
      <w:r w:rsidRPr="000A1FE4">
        <w:rPr>
          <w:noProof/>
          <w:lang w:val="en-US"/>
        </w:rPr>
        <w:t>getValue()));</w:t>
      </w:r>
    </w:p>
    <w:p w:rsidR="0069151D" w:rsidRDefault="0069151D" w:rsidP="000E359C">
      <w:pPr>
        <w:rPr>
          <w:noProof/>
          <w:lang w:val="en-US"/>
        </w:rPr>
      </w:pPr>
    </w:p>
    <w:p w:rsidR="00E31A1C" w:rsidRDefault="00E31A1C" w:rsidP="000E359C">
      <w:pPr>
        <w:rPr>
          <w:noProof/>
          <w:lang w:val="en-US"/>
        </w:rPr>
      </w:pPr>
    </w:p>
    <w:p w:rsidR="00E31A1C" w:rsidRPr="0069151D" w:rsidRDefault="0069151D" w:rsidP="00683E3F">
      <w:pPr>
        <w:pStyle w:val="Titre3"/>
      </w:pPr>
      <w:bookmarkStart w:id="127" w:name="_Toc354393973"/>
      <w:r w:rsidRPr="0069151D">
        <w:t>Utilisation des composants</w:t>
      </w:r>
      <w:bookmarkEnd w:id="127"/>
    </w:p>
    <w:p w:rsidR="00E31A1C" w:rsidRDefault="00E31A1C" w:rsidP="000E359C">
      <w:pPr>
        <w:rPr>
          <w:noProof/>
          <w:lang w:val="en-US"/>
        </w:rPr>
      </w:pPr>
    </w:p>
    <w:p w:rsidR="0069151D" w:rsidRDefault="0069151D" w:rsidP="000E359C">
      <w:r w:rsidRPr="0069151D">
        <w:t xml:space="preserve">Le plugin a </w:t>
      </w:r>
      <w:r>
        <w:t>été créé, de même que les deux composants.</w:t>
      </w:r>
    </w:p>
    <w:p w:rsidR="005C2013" w:rsidRDefault="0069151D" w:rsidP="0042493F">
      <w:r>
        <w:t xml:space="preserve">Il est maintenant possible de les utiliser dans l'éditeur </w:t>
      </w:r>
      <w:proofErr w:type="spellStart"/>
      <w:r>
        <w:t>Streamwork</w:t>
      </w:r>
      <w:proofErr w:type="spellEnd"/>
      <w:r>
        <w:t>.</w:t>
      </w:r>
    </w:p>
    <w:p w:rsidR="0042493F" w:rsidRDefault="0042493F" w:rsidP="0042493F"/>
    <w:p w:rsidR="0069151D" w:rsidRDefault="0069151D" w:rsidP="000E359C">
      <w:r>
        <w:t>L'éditeur peut se lancer avec plusieurs paramètres, qui définissent son utilisation:</w:t>
      </w:r>
    </w:p>
    <w:tbl>
      <w:tblPr>
        <w:tblStyle w:val="Grilledutableau"/>
        <w:tblW w:w="0" w:type="auto"/>
        <w:tblInd w:w="750" w:type="dxa"/>
        <w:tblLook w:val="04A0"/>
      </w:tblPr>
      <w:tblGrid>
        <w:gridCol w:w="2760"/>
        <w:gridCol w:w="5778"/>
      </w:tblGrid>
      <w:tr w:rsidR="00397BE5" w:rsidTr="00397BE5">
        <w:tc>
          <w:tcPr>
            <w:tcW w:w="2760" w:type="dxa"/>
          </w:tcPr>
          <w:p w:rsidR="00397BE5" w:rsidRPr="000E359C" w:rsidRDefault="00397BE5" w:rsidP="000E359C">
            <w:pPr>
              <w:jc w:val="center"/>
              <w:rPr>
                <w:b/>
              </w:rPr>
            </w:pPr>
            <w:r w:rsidRPr="000E359C">
              <w:rPr>
                <w:b/>
              </w:rPr>
              <w:t>Argument</w:t>
            </w:r>
          </w:p>
        </w:tc>
        <w:tc>
          <w:tcPr>
            <w:tcW w:w="5778" w:type="dxa"/>
          </w:tcPr>
          <w:p w:rsidR="00397BE5" w:rsidRPr="000E359C" w:rsidRDefault="00397BE5" w:rsidP="000E359C">
            <w:pPr>
              <w:jc w:val="center"/>
              <w:rPr>
                <w:b/>
              </w:rPr>
            </w:pPr>
            <w:r w:rsidRPr="000E359C">
              <w:rPr>
                <w:b/>
              </w:rPr>
              <w:t>Information</w:t>
            </w:r>
          </w:p>
        </w:tc>
      </w:tr>
      <w:tr w:rsidR="00397BE5" w:rsidTr="00397BE5">
        <w:tc>
          <w:tcPr>
            <w:tcW w:w="2760" w:type="dxa"/>
          </w:tcPr>
          <w:p w:rsidR="00397BE5" w:rsidRDefault="00397BE5" w:rsidP="000E359C">
            <w:r>
              <w:t>-h</w:t>
            </w:r>
          </w:p>
        </w:tc>
        <w:tc>
          <w:tcPr>
            <w:tcW w:w="5778" w:type="dxa"/>
          </w:tcPr>
          <w:p w:rsidR="00397BE5" w:rsidRDefault="00397BE5" w:rsidP="000E359C">
            <w:r>
              <w:t>Affiche une fenêtre d'aide</w:t>
            </w:r>
          </w:p>
        </w:tc>
      </w:tr>
      <w:tr w:rsidR="00397BE5" w:rsidTr="00397BE5">
        <w:tc>
          <w:tcPr>
            <w:tcW w:w="2760" w:type="dxa"/>
          </w:tcPr>
          <w:p w:rsidR="00397BE5" w:rsidRDefault="00397BE5" w:rsidP="000E359C">
            <w:r>
              <w:t>-v</w:t>
            </w:r>
          </w:p>
        </w:tc>
        <w:tc>
          <w:tcPr>
            <w:tcW w:w="5778" w:type="dxa"/>
          </w:tcPr>
          <w:p w:rsidR="00397BE5" w:rsidRDefault="00397BE5" w:rsidP="000E359C">
            <w:r>
              <w:t>Information sur l'application</w:t>
            </w:r>
          </w:p>
        </w:tc>
      </w:tr>
      <w:tr w:rsidR="00397BE5" w:rsidTr="00397BE5">
        <w:tc>
          <w:tcPr>
            <w:tcW w:w="2760" w:type="dxa"/>
          </w:tcPr>
          <w:p w:rsidR="00397BE5" w:rsidRDefault="00397BE5" w:rsidP="000E359C">
            <w:r>
              <w:t>-</w:t>
            </w:r>
            <w:proofErr w:type="spellStart"/>
            <w:r>
              <w:t>ppath</w:t>
            </w:r>
            <w:proofErr w:type="spellEnd"/>
            <w:r>
              <w:t xml:space="preserve"> chemin</w:t>
            </w:r>
          </w:p>
        </w:tc>
        <w:tc>
          <w:tcPr>
            <w:tcW w:w="5778" w:type="dxa"/>
          </w:tcPr>
          <w:p w:rsidR="00397BE5" w:rsidRDefault="00397BE5" w:rsidP="000E359C">
            <w:r>
              <w:t>Chemin du plugin à charger</w:t>
            </w:r>
          </w:p>
        </w:tc>
      </w:tr>
      <w:tr w:rsidR="00397BE5" w:rsidTr="00397BE5">
        <w:tc>
          <w:tcPr>
            <w:tcW w:w="2760" w:type="dxa"/>
          </w:tcPr>
          <w:p w:rsidR="00397BE5" w:rsidRDefault="00397BE5" w:rsidP="000E359C">
            <w:r>
              <w:t>-</w:t>
            </w:r>
            <w:proofErr w:type="spellStart"/>
            <w:r>
              <w:t>pdesc</w:t>
            </w:r>
            <w:proofErr w:type="spellEnd"/>
            <w:r>
              <w:t xml:space="preserve"> chemin</w:t>
            </w:r>
          </w:p>
        </w:tc>
        <w:tc>
          <w:tcPr>
            <w:tcW w:w="5778" w:type="dxa"/>
          </w:tcPr>
          <w:p w:rsidR="00397BE5" w:rsidRDefault="00397BE5" w:rsidP="000E359C">
            <w:r>
              <w:t>Chemin du descripteur des plugins à charger</w:t>
            </w:r>
          </w:p>
        </w:tc>
      </w:tr>
      <w:tr w:rsidR="00397BE5" w:rsidTr="00397BE5">
        <w:tc>
          <w:tcPr>
            <w:tcW w:w="2760" w:type="dxa"/>
          </w:tcPr>
          <w:p w:rsidR="00397BE5" w:rsidRDefault="00397BE5" w:rsidP="000E359C">
            <w:r>
              <w:t>-</w:t>
            </w:r>
            <w:proofErr w:type="spellStart"/>
            <w:r>
              <w:t>stream</w:t>
            </w:r>
            <w:proofErr w:type="spellEnd"/>
            <w:r>
              <w:t xml:space="preserve"> file</w:t>
            </w:r>
          </w:p>
        </w:tc>
        <w:tc>
          <w:tcPr>
            <w:tcW w:w="5778" w:type="dxa"/>
          </w:tcPr>
          <w:p w:rsidR="00397BE5" w:rsidRDefault="00397BE5" w:rsidP="000E359C">
            <w:r>
              <w:t xml:space="preserve">Chemin du </w:t>
            </w:r>
            <w:proofErr w:type="spellStart"/>
            <w:r>
              <w:t>stream</w:t>
            </w:r>
            <w:proofErr w:type="spellEnd"/>
            <w:r>
              <w:t xml:space="preserve"> à charger au lancement</w:t>
            </w:r>
          </w:p>
        </w:tc>
      </w:tr>
      <w:tr w:rsidR="00397BE5" w:rsidTr="00397BE5">
        <w:tc>
          <w:tcPr>
            <w:tcW w:w="2760" w:type="dxa"/>
          </w:tcPr>
          <w:p w:rsidR="00397BE5" w:rsidRDefault="00397BE5" w:rsidP="000E359C">
            <w:r>
              <w:t>-</w:t>
            </w:r>
            <w:proofErr w:type="spellStart"/>
            <w:r>
              <w:t>appDirPath</w:t>
            </w:r>
            <w:proofErr w:type="spellEnd"/>
            <w:r>
              <w:t xml:space="preserve"> chemin</w:t>
            </w:r>
          </w:p>
        </w:tc>
        <w:tc>
          <w:tcPr>
            <w:tcW w:w="5778" w:type="dxa"/>
          </w:tcPr>
          <w:p w:rsidR="00397BE5" w:rsidRDefault="00397BE5" w:rsidP="000E359C">
            <w:r>
              <w:t>Chemin d'exécution de l'application</w:t>
            </w:r>
          </w:p>
        </w:tc>
      </w:tr>
      <w:tr w:rsidR="00397BE5" w:rsidTr="00397BE5">
        <w:tc>
          <w:tcPr>
            <w:tcW w:w="2760" w:type="dxa"/>
          </w:tcPr>
          <w:p w:rsidR="00397BE5" w:rsidRDefault="00397BE5" w:rsidP="000E359C">
            <w:r>
              <w:t>-</w:t>
            </w:r>
            <w:proofErr w:type="spellStart"/>
            <w:r>
              <w:t>models</w:t>
            </w:r>
            <w:proofErr w:type="spellEnd"/>
            <w:r>
              <w:t xml:space="preserve"> chemin</w:t>
            </w:r>
          </w:p>
        </w:tc>
        <w:tc>
          <w:tcPr>
            <w:tcW w:w="5778" w:type="dxa"/>
          </w:tcPr>
          <w:p w:rsidR="00397BE5" w:rsidRDefault="00397BE5" w:rsidP="000E359C">
            <w:r>
              <w:t xml:space="preserve">Chemin du fichier qui liste les </w:t>
            </w:r>
            <w:proofErr w:type="spellStart"/>
            <w:r>
              <w:t>streams</w:t>
            </w:r>
            <w:proofErr w:type="spellEnd"/>
            <w:r>
              <w:t xml:space="preserve"> accessibles</w:t>
            </w:r>
          </w:p>
        </w:tc>
      </w:tr>
      <w:tr w:rsidR="00397BE5" w:rsidTr="00397BE5">
        <w:tc>
          <w:tcPr>
            <w:tcW w:w="2760" w:type="dxa"/>
          </w:tcPr>
          <w:p w:rsidR="00397BE5" w:rsidRDefault="00397BE5" w:rsidP="000E359C">
            <w:r>
              <w:t>-</w:t>
            </w:r>
            <w:proofErr w:type="spellStart"/>
            <w:r>
              <w:t>autostart</w:t>
            </w:r>
            <w:proofErr w:type="spellEnd"/>
          </w:p>
        </w:tc>
        <w:tc>
          <w:tcPr>
            <w:tcW w:w="5778" w:type="dxa"/>
          </w:tcPr>
          <w:p w:rsidR="00397BE5" w:rsidRDefault="00397BE5" w:rsidP="000E359C">
            <w:r>
              <w:t xml:space="preserve">Exécute le </w:t>
            </w:r>
            <w:proofErr w:type="spellStart"/>
            <w:r>
              <w:t>timer</w:t>
            </w:r>
            <w:proofErr w:type="spellEnd"/>
            <w:r>
              <w:t xml:space="preserve"> "</w:t>
            </w:r>
            <w:proofErr w:type="spellStart"/>
            <w:r>
              <w:t>mainentry</w:t>
            </w:r>
            <w:proofErr w:type="spellEnd"/>
            <w:r>
              <w:t>" au lancement</w:t>
            </w:r>
          </w:p>
        </w:tc>
      </w:tr>
    </w:tbl>
    <w:p w:rsidR="0069151D" w:rsidRPr="0069151D" w:rsidRDefault="0069151D" w:rsidP="000E359C"/>
    <w:p w:rsidR="0069151D" w:rsidRDefault="004610FA" w:rsidP="000E359C">
      <w:r w:rsidRPr="004610FA">
        <w:t>Pour d</w:t>
      </w:r>
      <w:r>
        <w:t xml:space="preserve">émarrer </w:t>
      </w:r>
      <w:proofErr w:type="spellStart"/>
      <w:r>
        <w:t>Streamwork</w:t>
      </w:r>
      <w:proofErr w:type="spellEnd"/>
      <w:r>
        <w:t xml:space="preserve"> avec les paramètres, nous allons créer un "</w:t>
      </w:r>
      <w:proofErr w:type="spellStart"/>
      <w:r>
        <w:t>launcher</w:t>
      </w:r>
      <w:proofErr w:type="spellEnd"/>
      <w:r>
        <w:t>".</w:t>
      </w:r>
    </w:p>
    <w:p w:rsidR="004610FA" w:rsidRDefault="004610FA" w:rsidP="000E359C"/>
    <w:p w:rsidR="004610FA" w:rsidRDefault="004610FA" w:rsidP="00E4115C">
      <w:pPr>
        <w:pStyle w:val="Paragraphedeliste"/>
        <w:numPr>
          <w:ilvl w:val="0"/>
          <w:numId w:val="19"/>
        </w:numPr>
      </w:pPr>
      <w:r>
        <w:t>Créer un répertoire "test"</w:t>
      </w:r>
    </w:p>
    <w:p w:rsidR="004610FA" w:rsidRDefault="004610FA" w:rsidP="00E4115C">
      <w:pPr>
        <w:pStyle w:val="Paragraphedeliste"/>
        <w:numPr>
          <w:ilvl w:val="0"/>
          <w:numId w:val="19"/>
        </w:numPr>
      </w:pPr>
      <w:r>
        <w:t>Copier le fichier "</w:t>
      </w:r>
      <w:r w:rsidRPr="00DD7B48">
        <w:t>dev</w:t>
      </w:r>
      <w:del w:id="128" w:author="giacomo.rombaut" w:date="2015-04-14T15:28:00Z">
        <w:r w:rsidRPr="00DD7B48" w:rsidDel="00EE3541">
          <w:delText>p</w:delText>
        </w:r>
      </w:del>
      <w:ins w:id="129" w:author="giacomo.rombaut" w:date="2015-04-14T15:28:00Z">
        <w:r w:rsidR="00EE3541">
          <w:t>P</w:t>
        </w:r>
      </w:ins>
      <w:r w:rsidRPr="00DD7B48">
        <w:t>ath</w:t>
      </w:r>
      <w:del w:id="130" w:author="giacomo.rombaut" w:date="2015-04-14T15:28:00Z">
        <w:r w:rsidRPr="00DD7B48" w:rsidDel="00EE3541">
          <w:delText>s</w:delText>
        </w:r>
      </w:del>
      <w:r w:rsidRPr="00DD7B48">
        <w:t>.xml</w:t>
      </w:r>
      <w:r>
        <w:t>" du répertoire "</w:t>
      </w:r>
      <w:ins w:id="131" w:author="giacomo.rombaut" w:date="2015-04-14T15:28:00Z">
        <w:r w:rsidR="00EE3541" w:rsidRPr="00EE3541">
          <w:t>C:\tt4\Products\Streamwork\Sources\Starlinx</w:t>
        </w:r>
      </w:ins>
      <w:del w:id="132" w:author="giacomo.rombaut" w:date="2015-04-14T15:28:00Z">
        <w:r w:rsidRPr="00DD7B48" w:rsidDel="00EE3541">
          <w:delText>C:\projects\Products\</w:delText>
        </w:r>
        <w:r w:rsidR="00C521AB" w:rsidDel="00EE3541">
          <w:delText>Steamwork\</w:delText>
        </w:r>
        <w:r w:rsidRPr="00DD7B48" w:rsidDel="00EE3541">
          <w:delText>Starlinx</w:delText>
        </w:r>
      </w:del>
      <w:r>
        <w:t>"</w:t>
      </w:r>
    </w:p>
    <w:p w:rsidR="004610FA" w:rsidRDefault="00AA1B17" w:rsidP="00E4115C">
      <w:pPr>
        <w:pStyle w:val="Paragraphedeliste"/>
        <w:numPr>
          <w:ilvl w:val="0"/>
          <w:numId w:val="19"/>
        </w:numPr>
      </w:pPr>
      <w:r>
        <w:t>L'éditer</w:t>
      </w:r>
      <w:r w:rsidR="004610FA">
        <w:t xml:space="preserve"> et supprimer tout sauf "</w:t>
      </w:r>
      <w:proofErr w:type="spellStart"/>
      <w:r w:rsidR="004610FA">
        <w:t>QtPlugin</w:t>
      </w:r>
      <w:proofErr w:type="spellEnd"/>
      <w:r w:rsidR="004610FA">
        <w:t>" et "</w:t>
      </w:r>
      <w:proofErr w:type="spellStart"/>
      <w:r w:rsidR="004610FA">
        <w:t>Streamwork</w:t>
      </w:r>
      <w:proofErr w:type="spellEnd"/>
      <w:r w:rsidR="004610FA">
        <w:t>"</w:t>
      </w:r>
    </w:p>
    <w:p w:rsidR="004610FA" w:rsidRPr="00EE3541" w:rsidRDefault="00BD0ADF" w:rsidP="00E4115C">
      <w:pPr>
        <w:pStyle w:val="Paragraphedeliste"/>
        <w:numPr>
          <w:ilvl w:val="0"/>
          <w:numId w:val="19"/>
        </w:numPr>
        <w:rPr>
          <w:lang w:val="en-US"/>
          <w:rPrChange w:id="133" w:author="giacomo.rombaut" w:date="2015-04-14T16:32:00Z">
            <w:rPr/>
          </w:rPrChange>
        </w:rPr>
      </w:pPr>
      <w:proofErr w:type="spellStart"/>
      <w:r w:rsidRPr="00BD0ADF">
        <w:rPr>
          <w:lang w:val="en-US"/>
          <w:rPrChange w:id="134" w:author="giacomo.rombaut" w:date="2015-04-14T16:32:00Z">
            <w:rPr/>
          </w:rPrChange>
        </w:rPr>
        <w:t>Ajouter</w:t>
      </w:r>
      <w:proofErr w:type="spellEnd"/>
      <w:r w:rsidRPr="00BD0ADF">
        <w:rPr>
          <w:lang w:val="en-US"/>
          <w:rPrChange w:id="135" w:author="giacomo.rombaut" w:date="2015-04-14T16:32:00Z">
            <w:rPr/>
          </w:rPrChange>
        </w:rPr>
        <w:t xml:space="preserve"> "</w:t>
      </w:r>
      <w:ins w:id="136" w:author="giacomo.rombaut" w:date="2015-04-14T15:30:00Z">
        <w:r w:rsidR="00006C92">
          <w:rPr>
            <w:lang w:val="en-US"/>
          </w:rPr>
          <w:t>C:\tt4\TP\Artifacts\</w:t>
        </w:r>
        <w:r w:rsidRPr="00BD0ADF">
          <w:rPr>
            <w:lang w:val="en-US"/>
            <w:rPrChange w:id="137" w:author="giacomo.rombaut" w:date="2015-04-14T16:32:00Z">
              <w:rPr/>
            </w:rPrChange>
          </w:rPr>
          <w:t>Tpdemo\ia32.win.msvc2013.QT_5.4.0\debug</w:t>
        </w:r>
      </w:ins>
      <w:del w:id="138" w:author="giacomo.rombaut" w:date="2015-04-14T15:30:00Z">
        <w:r w:rsidRPr="00BD0ADF">
          <w:rPr>
            <w:lang w:val="en-US"/>
            <w:rPrChange w:id="139" w:author="giacomo.rombaut" w:date="2015-04-14T16:32:00Z">
              <w:rPr/>
            </w:rPrChange>
          </w:rPr>
          <w:delText>C:\projects\Modules\Starlinx\TP\dev\sx\tp\bin\vc\debug\plugins</w:delText>
        </w:r>
      </w:del>
      <w:r w:rsidRPr="00BD0ADF">
        <w:rPr>
          <w:lang w:val="en-US"/>
          <w:rPrChange w:id="140" w:author="giacomo.rombaut" w:date="2015-04-14T16:32:00Z">
            <w:rPr/>
          </w:rPrChange>
        </w:rPr>
        <w:t>" et "release"</w:t>
      </w:r>
    </w:p>
    <w:p w:rsidR="004610FA" w:rsidRDefault="004610FA" w:rsidP="00E4115C">
      <w:pPr>
        <w:pStyle w:val="Paragraphedeliste"/>
        <w:numPr>
          <w:ilvl w:val="0"/>
          <w:numId w:val="19"/>
        </w:numPr>
      </w:pPr>
      <w:r>
        <w:t>Attention, l'ordre des librairies dans le fichier est important, le chargement se fait dans cet ordre. Lorsqu'il y a des dépendances, il faut en tenir compte.</w:t>
      </w:r>
    </w:p>
    <w:p w:rsidR="004610FA" w:rsidRDefault="004610FA" w:rsidP="00E4115C">
      <w:pPr>
        <w:pStyle w:val="Paragraphedeliste"/>
        <w:numPr>
          <w:ilvl w:val="0"/>
          <w:numId w:val="19"/>
        </w:numPr>
      </w:pPr>
      <w:r>
        <w:t>Créer un fichier "launcher.bat"</w:t>
      </w:r>
    </w:p>
    <w:p w:rsidR="004610FA" w:rsidRPr="004610FA" w:rsidRDefault="004610FA" w:rsidP="00E4115C">
      <w:pPr>
        <w:pStyle w:val="Paragraphedeliste"/>
        <w:numPr>
          <w:ilvl w:val="0"/>
          <w:numId w:val="19"/>
        </w:numPr>
      </w:pPr>
      <w:r>
        <w:t xml:space="preserve">Ajouter le chemin complet d'éditeur </w:t>
      </w:r>
      <w:proofErr w:type="spellStart"/>
      <w:r>
        <w:t>streamwork</w:t>
      </w:r>
      <w:proofErr w:type="spellEnd"/>
      <w:r>
        <w:t>, l'argument "-</w:t>
      </w:r>
      <w:proofErr w:type="spellStart"/>
      <w:r>
        <w:t>pdesc</w:t>
      </w:r>
      <w:proofErr w:type="spellEnd"/>
      <w:r>
        <w:t xml:space="preserve">", et le chemin du </w:t>
      </w:r>
      <w:proofErr w:type="spellStart"/>
      <w:r>
        <w:t>dev</w:t>
      </w:r>
      <w:del w:id="141" w:author="giacomo.rombaut" w:date="2015-04-14T15:31:00Z">
        <w:r w:rsidDel="00EE3541">
          <w:delText>p</w:delText>
        </w:r>
      </w:del>
      <w:ins w:id="142" w:author="giacomo.rombaut" w:date="2015-04-14T15:31:00Z">
        <w:r w:rsidR="00EE3541">
          <w:t>P</w:t>
        </w:r>
      </w:ins>
      <w:r>
        <w:t>ath</w:t>
      </w:r>
      <w:proofErr w:type="spellEnd"/>
      <w:del w:id="143" w:author="giacomo.rombaut" w:date="2015-04-14T15:31:00Z">
        <w:r w:rsidDel="00EE3541">
          <w:delText>s</w:delText>
        </w:r>
      </w:del>
      <w:r>
        <w:br/>
      </w:r>
    </w:p>
    <w:p w:rsidR="00E31A1C" w:rsidRDefault="004610FA" w:rsidP="00F05E5E">
      <w:r w:rsidRPr="00F05E5E">
        <w:rPr>
          <w:u w:val="single"/>
        </w:rPr>
        <w:t>Remarque</w:t>
      </w:r>
      <w:r>
        <w:t xml:space="preserve">: </w:t>
      </w:r>
      <w:r w:rsidR="00E31A1C">
        <w:t>Il est possible de mettre plusieurs arguments "-</w:t>
      </w:r>
      <w:proofErr w:type="spellStart"/>
      <w:r w:rsidR="00E31A1C">
        <w:t>pdesc</w:t>
      </w:r>
      <w:proofErr w:type="spellEnd"/>
      <w:r w:rsidR="00E31A1C">
        <w:t>".</w:t>
      </w:r>
    </w:p>
    <w:p w:rsidR="004610FA" w:rsidRDefault="004610FA" w:rsidP="00F05E5E"/>
    <w:p w:rsidR="00E31A1C" w:rsidRDefault="00E31A1C" w:rsidP="00E4115C">
      <w:pPr>
        <w:pStyle w:val="Paragraphedeliste"/>
        <w:numPr>
          <w:ilvl w:val="0"/>
          <w:numId w:val="20"/>
        </w:numPr>
      </w:pPr>
      <w:r>
        <w:t xml:space="preserve">Exécuter </w:t>
      </w:r>
      <w:r w:rsidR="00C50724">
        <w:t xml:space="preserve">le </w:t>
      </w:r>
      <w:proofErr w:type="spellStart"/>
      <w:r w:rsidR="00C50724">
        <w:t>launcher</w:t>
      </w:r>
      <w:proofErr w:type="spellEnd"/>
      <w:r>
        <w:t xml:space="preserve">: cela </w:t>
      </w:r>
      <w:r w:rsidR="00AA1B17">
        <w:t>démarre</w:t>
      </w:r>
      <w:r>
        <w:t xml:space="preserve"> </w:t>
      </w:r>
      <w:proofErr w:type="spellStart"/>
      <w:r>
        <w:t>Streamwork</w:t>
      </w:r>
      <w:proofErr w:type="spellEnd"/>
      <w:r w:rsidR="00C50724">
        <w:t>. Le</w:t>
      </w:r>
      <w:r>
        <w:t xml:space="preserve"> composant </w:t>
      </w:r>
      <w:r w:rsidR="00C50724">
        <w:t xml:space="preserve">créé </w:t>
      </w:r>
      <w:r>
        <w:t xml:space="preserve">apparaît dans la liste des </w:t>
      </w:r>
      <w:r w:rsidR="00C50724">
        <w:t>p</w:t>
      </w:r>
      <w:r w:rsidR="005C2013">
        <w:t>lugins</w:t>
      </w:r>
    </w:p>
    <w:p w:rsidR="002A016C" w:rsidRDefault="00C50724" w:rsidP="002A016C">
      <w:pPr>
        <w:keepNext/>
        <w:jc w:val="center"/>
      </w:pPr>
      <w:r>
        <w:rPr>
          <w:noProof/>
          <w:lang w:eastAsia="fr-FR"/>
        </w:rPr>
        <w:lastRenderedPageBreak/>
        <w:drawing>
          <wp:inline distT="0" distB="0" distL="0" distR="0">
            <wp:extent cx="4371975" cy="1876425"/>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4371975" cy="1876425"/>
                    </a:xfrm>
                    <a:prstGeom prst="rect">
                      <a:avLst/>
                    </a:prstGeom>
                    <a:noFill/>
                    <a:ln w="9525">
                      <a:noFill/>
                      <a:miter lim="800000"/>
                      <a:headEnd/>
                      <a:tailEnd/>
                    </a:ln>
                  </pic:spPr>
                </pic:pic>
              </a:graphicData>
            </a:graphic>
          </wp:inline>
        </w:drawing>
      </w:r>
    </w:p>
    <w:p w:rsidR="00C50724" w:rsidRPr="00F05E5E" w:rsidRDefault="002A016C" w:rsidP="002A016C">
      <w:pPr>
        <w:pStyle w:val="Lgende"/>
        <w:jc w:val="center"/>
        <w:rPr>
          <w:sz w:val="20"/>
          <w:u w:val="single"/>
        </w:rPr>
      </w:pPr>
      <w:r>
        <w:t xml:space="preserve">Image </w:t>
      </w:r>
      <w:fldSimple w:instr=" SEQ Image \* ARABIC ">
        <w:r w:rsidR="004313EA">
          <w:rPr>
            <w:noProof/>
          </w:rPr>
          <w:t>12</w:t>
        </w:r>
      </w:fldSimple>
      <w:r>
        <w:t xml:space="preserve"> : </w:t>
      </w:r>
      <w:r w:rsidRPr="00FF3EBD">
        <w:t xml:space="preserve">Plugin de TP dans </w:t>
      </w:r>
      <w:proofErr w:type="spellStart"/>
      <w:r w:rsidRPr="00FF3EBD">
        <w:t>Streamwork</w:t>
      </w:r>
      <w:proofErr w:type="spellEnd"/>
      <w:r w:rsidR="00C50724" w:rsidRPr="00F05E5E">
        <w:rPr>
          <w:sz w:val="20"/>
          <w:u w:val="single"/>
        </w:rPr>
        <w:t xml:space="preserve"> </w:t>
      </w:r>
    </w:p>
    <w:p w:rsidR="00C50724" w:rsidRPr="00C50724" w:rsidRDefault="00C50724" w:rsidP="00F05E5E"/>
    <w:p w:rsidR="00C50724" w:rsidRDefault="00C50724" w:rsidP="00E4115C">
      <w:pPr>
        <w:pStyle w:val="Paragraphedeliste"/>
        <w:numPr>
          <w:ilvl w:val="0"/>
          <w:numId w:val="20"/>
        </w:numPr>
      </w:pPr>
      <w:r>
        <w:t>Dans l'éditeur, uti</w:t>
      </w:r>
      <w:r w:rsidR="00AA1B17">
        <w:t>liser les deux composants créés</w:t>
      </w:r>
      <w:r>
        <w:t xml:space="preserve"> et les connecter</w:t>
      </w:r>
      <w:r w:rsidR="00AA1B17">
        <w:t xml:space="preserve"> en reliant les deux interfaces,</w:t>
      </w:r>
      <w:r>
        <w:t xml:space="preserve"> du composant qui </w:t>
      </w:r>
      <w:r w:rsidR="005C2013">
        <w:t xml:space="preserve">utilise </w:t>
      </w:r>
      <w:r w:rsidR="00AA1B17">
        <w:t>vers le</w:t>
      </w:r>
      <w:r w:rsidR="005C2013">
        <w:t xml:space="preserve"> composant qui fourni</w:t>
      </w:r>
    </w:p>
    <w:p w:rsidR="002A016C" w:rsidRDefault="00C50724" w:rsidP="002A016C">
      <w:pPr>
        <w:keepNext/>
        <w:jc w:val="center"/>
      </w:pPr>
      <w:r>
        <w:rPr>
          <w:noProof/>
          <w:lang w:eastAsia="fr-FR"/>
        </w:rPr>
        <w:drawing>
          <wp:inline distT="0" distB="0" distL="0" distR="0">
            <wp:extent cx="2752725" cy="1400175"/>
            <wp:effectExtent l="19050" t="0" r="9525" b="0"/>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srcRect/>
                    <a:stretch>
                      <a:fillRect/>
                    </a:stretch>
                  </pic:blipFill>
                  <pic:spPr bwMode="auto">
                    <a:xfrm>
                      <a:off x="0" y="0"/>
                      <a:ext cx="2752725" cy="1400175"/>
                    </a:xfrm>
                    <a:prstGeom prst="rect">
                      <a:avLst/>
                    </a:prstGeom>
                    <a:noFill/>
                    <a:ln w="9525">
                      <a:noFill/>
                      <a:miter lim="800000"/>
                      <a:headEnd/>
                      <a:tailEnd/>
                    </a:ln>
                  </pic:spPr>
                </pic:pic>
              </a:graphicData>
            </a:graphic>
          </wp:inline>
        </w:drawing>
      </w:r>
    </w:p>
    <w:p w:rsidR="00C50724" w:rsidRPr="00F05E5E" w:rsidRDefault="002A016C" w:rsidP="002A016C">
      <w:pPr>
        <w:pStyle w:val="Lgende"/>
        <w:jc w:val="center"/>
        <w:rPr>
          <w:sz w:val="20"/>
          <w:u w:val="single"/>
        </w:rPr>
      </w:pPr>
      <w:r>
        <w:t xml:space="preserve">Image </w:t>
      </w:r>
      <w:fldSimple w:instr=" SEQ Image \* ARABIC ">
        <w:r w:rsidR="004313EA">
          <w:rPr>
            <w:noProof/>
          </w:rPr>
          <w:t>13</w:t>
        </w:r>
      </w:fldSimple>
      <w:r>
        <w:t xml:space="preserve"> : </w:t>
      </w:r>
      <w:r w:rsidRPr="0012134B">
        <w:t>Connexion des deux composants</w:t>
      </w:r>
      <w:r w:rsidR="00C50724" w:rsidRPr="00F05E5E">
        <w:rPr>
          <w:sz w:val="20"/>
          <w:u w:val="single"/>
        </w:rPr>
        <w:t xml:space="preserve"> </w:t>
      </w:r>
    </w:p>
    <w:p w:rsidR="00C50724" w:rsidRDefault="00C50724" w:rsidP="00F05E5E">
      <w:r>
        <w:t>Chaque composant peut, et doit, comporter une description, visible dans l'onglet "Doc".</w:t>
      </w:r>
    </w:p>
    <w:p w:rsidR="00C50724" w:rsidRDefault="00C50724" w:rsidP="00F05E5E">
      <w:r>
        <w:t>Cette description et l</w:t>
      </w:r>
      <w:r w:rsidR="00AA1B17">
        <w:t>es tags associés sont enregistrés</w:t>
      </w:r>
      <w:r>
        <w:t xml:space="preserve"> sur le serve</w:t>
      </w:r>
      <w:r w:rsidR="00AA1B17">
        <w:t>u</w:t>
      </w:r>
      <w:r>
        <w:t>r.</w:t>
      </w:r>
    </w:p>
    <w:p w:rsidR="00C50724" w:rsidRDefault="00C50724" w:rsidP="00F05E5E">
      <w:r>
        <w:t>Ces informations permettent de comprendre le rôle des composants, et d'effectuer des recherches dessus.</w:t>
      </w:r>
    </w:p>
    <w:p w:rsidR="00C50724" w:rsidRDefault="00C50724" w:rsidP="00F05E5E"/>
    <w:p w:rsidR="00E31A1C" w:rsidRDefault="00E31A1C" w:rsidP="00F05E5E">
      <w:r>
        <w:t>Attention, la description est stockée sur le serveur, associée au nom du composant. Si deux composants ont exactement le même nom, ils auront une unique description.</w:t>
      </w:r>
    </w:p>
    <w:p w:rsidR="00FB4CF3" w:rsidRDefault="00FB4CF3" w:rsidP="00F05E5E"/>
    <w:p w:rsidR="00FB4CF3" w:rsidRDefault="00FB4CF3" w:rsidP="00F05E5E">
      <w:r>
        <w:t xml:space="preserve">Lors de la connexion, la valeur contenue dans </w:t>
      </w:r>
      <w:proofErr w:type="spellStart"/>
      <w:r>
        <w:t>DemoCoreComponent</w:t>
      </w:r>
      <w:proofErr w:type="spellEnd"/>
      <w:r>
        <w:t xml:space="preserve"> s'affiche dans la console ou la Log </w:t>
      </w:r>
      <w:proofErr w:type="spellStart"/>
      <w:r>
        <w:t>View</w:t>
      </w:r>
      <w:proofErr w:type="spellEnd"/>
      <w:r>
        <w:t>, selon ce qui a été implémenté.</w:t>
      </w:r>
    </w:p>
    <w:p w:rsidR="002A016C" w:rsidRDefault="00FB4CF3" w:rsidP="002A016C">
      <w:pPr>
        <w:keepNext/>
        <w:jc w:val="center"/>
      </w:pPr>
      <w:r>
        <w:rPr>
          <w:noProof/>
          <w:lang w:eastAsia="fr-FR"/>
        </w:rPr>
        <w:drawing>
          <wp:inline distT="0" distB="0" distL="0" distR="0">
            <wp:extent cx="5762625" cy="1209675"/>
            <wp:effectExtent l="19050" t="0" r="9525" b="0"/>
            <wp:docPr id="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srcRect/>
                    <a:stretch>
                      <a:fillRect/>
                    </a:stretch>
                  </pic:blipFill>
                  <pic:spPr bwMode="auto">
                    <a:xfrm>
                      <a:off x="0" y="0"/>
                      <a:ext cx="5762625" cy="1209675"/>
                    </a:xfrm>
                    <a:prstGeom prst="rect">
                      <a:avLst/>
                    </a:prstGeom>
                    <a:noFill/>
                    <a:ln w="9525">
                      <a:noFill/>
                      <a:miter lim="800000"/>
                      <a:headEnd/>
                      <a:tailEnd/>
                    </a:ln>
                  </pic:spPr>
                </pic:pic>
              </a:graphicData>
            </a:graphic>
          </wp:inline>
        </w:drawing>
      </w:r>
    </w:p>
    <w:p w:rsidR="00FB4CF3" w:rsidRPr="00F05E5E" w:rsidRDefault="002A016C" w:rsidP="002A016C">
      <w:pPr>
        <w:pStyle w:val="Lgende"/>
        <w:jc w:val="center"/>
        <w:rPr>
          <w:sz w:val="20"/>
          <w:u w:val="single"/>
        </w:rPr>
      </w:pPr>
      <w:r>
        <w:t xml:space="preserve">Image </w:t>
      </w:r>
      <w:fldSimple w:instr=" SEQ Image \* ARABIC ">
        <w:r w:rsidR="004313EA">
          <w:rPr>
            <w:noProof/>
          </w:rPr>
          <w:t>14</w:t>
        </w:r>
      </w:fldSimple>
      <w:r>
        <w:t xml:space="preserve"> : </w:t>
      </w:r>
      <w:r w:rsidRPr="004538FD">
        <w:t xml:space="preserve">Affichage dans la Log </w:t>
      </w:r>
      <w:proofErr w:type="spellStart"/>
      <w:r w:rsidRPr="004538FD">
        <w:t>View</w:t>
      </w:r>
      <w:proofErr w:type="spellEnd"/>
      <w:r w:rsidR="00FB4CF3" w:rsidRPr="00F05E5E">
        <w:rPr>
          <w:sz w:val="20"/>
          <w:u w:val="single"/>
        </w:rPr>
        <w:t xml:space="preserve"> </w:t>
      </w:r>
    </w:p>
    <w:p w:rsidR="00CD15BE" w:rsidRDefault="00CD15BE" w:rsidP="00F05E5E"/>
    <w:p w:rsidR="0069151D" w:rsidRDefault="00CD15BE" w:rsidP="00F05E5E">
      <w:r w:rsidRPr="00CD15BE">
        <w:t xml:space="preserve">Sauvegarder le </w:t>
      </w:r>
      <w:proofErr w:type="spellStart"/>
      <w:r w:rsidRPr="00CD15BE">
        <w:t>stream</w:t>
      </w:r>
      <w:proofErr w:type="spellEnd"/>
      <w:r w:rsidRPr="00CD15BE">
        <w:t xml:space="preserve"> dans le répertoire test pour pouvoir continuer à l'utiliser pendant la suite du </w:t>
      </w:r>
      <w:proofErr w:type="spellStart"/>
      <w:r w:rsidRPr="00CD15BE">
        <w:t>tp</w:t>
      </w:r>
      <w:proofErr w:type="spellEnd"/>
      <w:r w:rsidRPr="00CD15BE">
        <w:t>.</w:t>
      </w:r>
    </w:p>
    <w:p w:rsidR="00CD15BE" w:rsidRDefault="00CD15BE" w:rsidP="00F05E5E"/>
    <w:p w:rsidR="00F05E5E" w:rsidRPr="00CD15BE" w:rsidRDefault="00F05E5E" w:rsidP="00F05E5E"/>
    <w:p w:rsidR="00993EF0" w:rsidRDefault="00993EF0" w:rsidP="00B5234E">
      <w:pPr>
        <w:pStyle w:val="Titre2"/>
      </w:pPr>
      <w:bookmarkStart w:id="144" w:name="_Toc354393974"/>
      <w:r>
        <w:lastRenderedPageBreak/>
        <w:t>P</w:t>
      </w:r>
      <w:r w:rsidR="00E918D8">
        <w:t>attern "Observer"</w:t>
      </w:r>
      <w:bookmarkEnd w:id="144"/>
    </w:p>
    <w:p w:rsidR="006A165A" w:rsidRDefault="006A165A" w:rsidP="00DC78B5"/>
    <w:p w:rsidR="006A165A" w:rsidRDefault="00993EF0" w:rsidP="00DC78B5">
      <w:r>
        <w:t>Les composan</w:t>
      </w:r>
      <w:r w:rsidR="006A165A">
        <w:t>ts utilisent plusieurs patterns.</w:t>
      </w:r>
    </w:p>
    <w:p w:rsidR="00993EF0" w:rsidRDefault="00993EF0" w:rsidP="00DC78B5">
      <w:r>
        <w:t xml:space="preserve">Le pattern "Observer" permet d'enregistrer un composant auprès d'un </w:t>
      </w:r>
      <w:r w:rsidR="00490C63">
        <w:t>au</w:t>
      </w:r>
      <w:r>
        <w:t>tre pour qu'il soit notifié lorsqu'un paramètre observé est modifié.</w:t>
      </w:r>
    </w:p>
    <w:p w:rsidR="00E918D8" w:rsidRDefault="00993EF0" w:rsidP="00DC78B5">
      <w:r>
        <w:t>De nombreuses présentations du pattern existent sur Internet, par exemple sur le site</w:t>
      </w:r>
      <w:r w:rsidR="00E918D8">
        <w:t xml:space="preserve"> </w:t>
      </w:r>
      <w:hyperlink r:id="rId40" w:history="1">
        <w:r w:rsidR="00E918D8" w:rsidRPr="00E918D8">
          <w:rPr>
            <w:rStyle w:val="Lienhypertexte"/>
          </w:rPr>
          <w:t>oodesig</w:t>
        </w:r>
        <w:r>
          <w:rPr>
            <w:rStyle w:val="Lienhypertexte"/>
          </w:rPr>
          <w:t>n.com</w:t>
        </w:r>
      </w:hyperlink>
      <w:r w:rsidR="00E918D8">
        <w:t>.</w:t>
      </w:r>
    </w:p>
    <w:p w:rsidR="006A165A" w:rsidRDefault="006A165A" w:rsidP="00DC78B5"/>
    <w:p w:rsidR="00A5332A" w:rsidRDefault="00993EF0" w:rsidP="006A165A">
      <w:r>
        <w:t xml:space="preserve">Nous allons modifier les deux composants pour que le composant </w:t>
      </w:r>
      <w:proofErr w:type="spellStart"/>
      <w:r>
        <w:t>DemoUIComponent</w:t>
      </w:r>
      <w:proofErr w:type="spellEnd"/>
      <w:r>
        <w:t xml:space="preserve"> observe le composant </w:t>
      </w:r>
      <w:proofErr w:type="spellStart"/>
      <w:r>
        <w:t>DemoCoreComponent</w:t>
      </w:r>
      <w:proofErr w:type="spellEnd"/>
      <w:r>
        <w:t>, et soit notifié du changement de la valeur de la donnée "</w:t>
      </w:r>
      <w:proofErr w:type="spellStart"/>
      <w:r>
        <w:t>_value</w:t>
      </w:r>
      <w:proofErr w:type="spellEnd"/>
      <w:r>
        <w:t>".</w:t>
      </w:r>
      <w:r w:rsidR="00A5332A">
        <w:br/>
      </w:r>
    </w:p>
    <w:p w:rsidR="00785E8E" w:rsidRDefault="00785E8E" w:rsidP="00E4115C">
      <w:pPr>
        <w:pStyle w:val="Paragraphedeliste"/>
        <w:numPr>
          <w:ilvl w:val="0"/>
          <w:numId w:val="20"/>
        </w:numPr>
      </w:pPr>
      <w:r>
        <w:t>Créer</w:t>
      </w:r>
      <w:r w:rsidR="00A5332A">
        <w:t xml:space="preserve"> une </w:t>
      </w:r>
      <w:r>
        <w:t>interface "</w:t>
      </w:r>
      <w:proofErr w:type="spellStart"/>
      <w:r>
        <w:t>IDemoObserver</w:t>
      </w:r>
      <w:proofErr w:type="spellEnd"/>
      <w:r>
        <w:t xml:space="preserve">", </w:t>
      </w:r>
      <w:r w:rsidR="00A5332A">
        <w:t xml:space="preserve">contenant </w:t>
      </w:r>
      <w:r>
        <w:t>la fonction "</w:t>
      </w:r>
      <w:proofErr w:type="spellStart"/>
      <w:proofErr w:type="gramStart"/>
      <w:r>
        <w:t>valueChanged</w:t>
      </w:r>
      <w:proofErr w:type="spellEnd"/>
      <w:r>
        <w:t>(</w:t>
      </w:r>
      <w:proofErr w:type="spellStart"/>
      <w:proofErr w:type="gramEnd"/>
      <w:r>
        <w:t>int</w:t>
      </w:r>
      <w:proofErr w:type="spellEnd"/>
      <w:r>
        <w:t>)"</w:t>
      </w:r>
      <w:r w:rsidR="007C7A16">
        <w:t xml:space="preserve"> </w:t>
      </w:r>
    </w:p>
    <w:p w:rsidR="00A5332A" w:rsidRDefault="00A5332A" w:rsidP="00E4115C">
      <w:pPr>
        <w:pStyle w:val="Paragraphedeliste"/>
        <w:numPr>
          <w:ilvl w:val="0"/>
          <w:numId w:val="20"/>
        </w:numPr>
      </w:pPr>
      <w:r>
        <w:t xml:space="preserve">Dans l'interface </w:t>
      </w:r>
      <w:proofErr w:type="spellStart"/>
      <w:r>
        <w:t>IDemo</w:t>
      </w:r>
      <w:proofErr w:type="spellEnd"/>
      <w:r>
        <w:t xml:space="preserve">, créer les fonctions d'enregistrement et de </w:t>
      </w:r>
      <w:proofErr w:type="spellStart"/>
      <w:r>
        <w:t>désenregistrement</w:t>
      </w:r>
      <w:proofErr w:type="spellEnd"/>
      <w:r>
        <w:t xml:space="preserve"> de l'observer: "</w:t>
      </w:r>
      <w:proofErr w:type="spellStart"/>
      <w:proofErr w:type="gramStart"/>
      <w:r>
        <w:t>registerObserver</w:t>
      </w:r>
      <w:proofErr w:type="spellEnd"/>
      <w:r>
        <w:t>(</w:t>
      </w:r>
      <w:proofErr w:type="spellStart"/>
      <w:proofErr w:type="gramEnd"/>
      <w:r>
        <w:t>IDemoObserver</w:t>
      </w:r>
      <w:proofErr w:type="spellEnd"/>
      <w:r>
        <w:t>*)" et "</w:t>
      </w:r>
      <w:proofErr w:type="spellStart"/>
      <w:r>
        <w:t>unregisterObserver</w:t>
      </w:r>
      <w:proofErr w:type="spellEnd"/>
      <w:r>
        <w:t>(</w:t>
      </w:r>
      <w:proofErr w:type="spellStart"/>
      <w:r>
        <w:t>IDemoObserver</w:t>
      </w:r>
      <w:proofErr w:type="spellEnd"/>
      <w:r>
        <w:t>*)"</w:t>
      </w:r>
    </w:p>
    <w:p w:rsidR="0042493F" w:rsidRDefault="0042493F" w:rsidP="0042493F">
      <w:pPr>
        <w:pStyle w:val="Paragraphedeliste"/>
      </w:pPr>
    </w:p>
    <w:p w:rsidR="0042493F" w:rsidRDefault="0042493F" w:rsidP="0042493F">
      <w:pPr>
        <w:pStyle w:val="Paragraphedeliste"/>
      </w:pPr>
    </w:p>
    <w:p w:rsidR="00D11285" w:rsidRDefault="00D11285" w:rsidP="00E4115C">
      <w:pPr>
        <w:pStyle w:val="Paragraphedeliste"/>
        <w:numPr>
          <w:ilvl w:val="0"/>
          <w:numId w:val="20"/>
        </w:numPr>
      </w:pPr>
      <w:r>
        <w:t xml:space="preserve">Dans </w:t>
      </w:r>
      <w:proofErr w:type="spellStart"/>
      <w:r>
        <w:t>DemoCoreComponent</w:t>
      </w:r>
      <w:proofErr w:type="spellEnd"/>
    </w:p>
    <w:p w:rsidR="005C2013" w:rsidRDefault="00A5332A" w:rsidP="00E4115C">
      <w:pPr>
        <w:pStyle w:val="Paragraphedeliste"/>
        <w:numPr>
          <w:ilvl w:val="1"/>
          <w:numId w:val="20"/>
        </w:numPr>
      </w:pPr>
      <w:r>
        <w:t>ajouter une variable membre de type "</w:t>
      </w:r>
      <w:proofErr w:type="spellStart"/>
      <w:r>
        <w:t>QList</w:t>
      </w:r>
      <w:proofErr w:type="spellEnd"/>
      <w:r>
        <w:t xml:space="preserve">". Cette variable contiendra la liste des </w:t>
      </w:r>
      <w:proofErr w:type="spellStart"/>
      <w:r>
        <w:t>observers</w:t>
      </w:r>
      <w:proofErr w:type="spellEnd"/>
    </w:p>
    <w:p w:rsidR="00A5332A" w:rsidRDefault="00A5332A" w:rsidP="005C2013">
      <w:pPr>
        <w:pStyle w:val="Code"/>
      </w:pPr>
      <w:r w:rsidRPr="006A165A">
        <w:rPr>
          <w:noProof/>
        </w:rPr>
        <w:t>QList&lt;IDemoObserver*&gt; _list;</w:t>
      </w:r>
    </w:p>
    <w:p w:rsidR="006A165A" w:rsidRDefault="00A5332A" w:rsidP="00E4115C">
      <w:pPr>
        <w:pStyle w:val="Paragraphedeliste"/>
        <w:numPr>
          <w:ilvl w:val="1"/>
          <w:numId w:val="20"/>
        </w:numPr>
      </w:pPr>
      <w:r>
        <w:t>implémenter la méthode "</w:t>
      </w:r>
      <w:proofErr w:type="spellStart"/>
      <w:r>
        <w:t>registerObserver</w:t>
      </w:r>
      <w:proofErr w:type="spellEnd"/>
      <w:r>
        <w:t>".</w:t>
      </w:r>
    </w:p>
    <w:p w:rsidR="00A5332A" w:rsidRDefault="00A5332A" w:rsidP="006A165A">
      <w:pPr>
        <w:pStyle w:val="Paragraphedeliste"/>
        <w:ind w:left="1416"/>
      </w:pPr>
      <w:r>
        <w:t>Cette méthode enregistre l'observe passé en paramètre dans la liste, s'il n'est pas déjà présente</w:t>
      </w:r>
    </w:p>
    <w:p w:rsidR="00A5332A" w:rsidRDefault="00A5332A" w:rsidP="005C2013">
      <w:pPr>
        <w:pStyle w:val="Code"/>
        <w:rPr>
          <w:noProof/>
          <w:lang w:val="en-US"/>
        </w:rPr>
      </w:pPr>
      <w:r w:rsidRPr="00A5332A">
        <w:rPr>
          <w:noProof/>
          <w:color w:val="0000FF"/>
          <w:lang w:val="en-US"/>
        </w:rPr>
        <w:t>if</w:t>
      </w:r>
      <w:r w:rsidRPr="00A5332A">
        <w:rPr>
          <w:noProof/>
          <w:lang w:val="en-US"/>
        </w:rPr>
        <w:t xml:space="preserve"> (_list.contains(observer) == </w:t>
      </w:r>
      <w:r w:rsidRPr="00A5332A">
        <w:rPr>
          <w:noProof/>
          <w:color w:val="0000FF"/>
          <w:lang w:val="en-US"/>
        </w:rPr>
        <w:t>false</w:t>
      </w:r>
      <w:r w:rsidRPr="00A5332A">
        <w:rPr>
          <w:noProof/>
          <w:lang w:val="en-US"/>
        </w:rPr>
        <w:t>) {</w:t>
      </w:r>
    </w:p>
    <w:p w:rsidR="00A5332A" w:rsidRDefault="00A5332A" w:rsidP="005C2013">
      <w:pPr>
        <w:pStyle w:val="Code"/>
        <w:rPr>
          <w:noProof/>
          <w:lang w:val="en-US"/>
        </w:rPr>
      </w:pPr>
      <w:r>
        <w:rPr>
          <w:noProof/>
          <w:lang w:val="en-US"/>
        </w:rPr>
        <w:tab/>
      </w:r>
      <w:r w:rsidRPr="00A5332A">
        <w:rPr>
          <w:noProof/>
          <w:lang w:val="en-US"/>
        </w:rPr>
        <w:t>_list.push_back(observer);</w:t>
      </w:r>
    </w:p>
    <w:p w:rsidR="00A5332A" w:rsidRPr="00A5332A" w:rsidRDefault="00A5332A" w:rsidP="005C2013">
      <w:pPr>
        <w:pStyle w:val="Code"/>
        <w:rPr>
          <w:noProof/>
          <w:lang w:val="en-US"/>
        </w:rPr>
      </w:pPr>
      <w:r>
        <w:rPr>
          <w:noProof/>
        </w:rPr>
        <w:t>}</w:t>
      </w:r>
    </w:p>
    <w:p w:rsidR="00A5332A" w:rsidRDefault="006A165A" w:rsidP="00E4115C">
      <w:pPr>
        <w:pStyle w:val="Paragraphedeliste"/>
        <w:numPr>
          <w:ilvl w:val="0"/>
          <w:numId w:val="21"/>
        </w:numPr>
      </w:pPr>
      <w:r w:rsidRPr="006A165A">
        <w:t>I</w:t>
      </w:r>
      <w:r w:rsidR="00A5332A">
        <w:t>mplémenter la fonction "</w:t>
      </w:r>
      <w:proofErr w:type="spellStart"/>
      <w:r w:rsidR="00A5332A">
        <w:t>unregisterObserver</w:t>
      </w:r>
      <w:proofErr w:type="spellEnd"/>
      <w:r w:rsidR="00A5332A">
        <w:t>" qui supprime l'observer de la liste (avec la fonction "</w:t>
      </w:r>
      <w:proofErr w:type="spellStart"/>
      <w:r w:rsidR="00A5332A">
        <w:t>removeOne</w:t>
      </w:r>
      <w:proofErr w:type="spellEnd"/>
      <w:r w:rsidR="00A5332A">
        <w:t xml:space="preserve">" de </w:t>
      </w:r>
      <w:proofErr w:type="spellStart"/>
      <w:r w:rsidR="00A5332A">
        <w:t>QList</w:t>
      </w:r>
      <w:proofErr w:type="spellEnd"/>
      <w:r w:rsidR="00A5332A">
        <w:t>)</w:t>
      </w:r>
    </w:p>
    <w:p w:rsidR="005B2D99" w:rsidRDefault="00A5332A" w:rsidP="00E4115C">
      <w:pPr>
        <w:pStyle w:val="Paragraphedeliste"/>
        <w:numPr>
          <w:ilvl w:val="0"/>
          <w:numId w:val="21"/>
        </w:numPr>
      </w:pPr>
      <w:r>
        <w:t>Créer une fonction "</w:t>
      </w:r>
      <w:proofErr w:type="spellStart"/>
      <w:proofErr w:type="gramStart"/>
      <w:r>
        <w:t>notif</w:t>
      </w:r>
      <w:r w:rsidR="005B2D99">
        <w:t>yValueChanged</w:t>
      </w:r>
      <w:proofErr w:type="spellEnd"/>
      <w:r w:rsidR="005B2D99">
        <w:t>(</w:t>
      </w:r>
      <w:proofErr w:type="spellStart"/>
      <w:proofErr w:type="gramEnd"/>
      <w:r w:rsidR="005B2D99">
        <w:t>int</w:t>
      </w:r>
      <w:proofErr w:type="spellEnd"/>
      <w:r w:rsidR="005B2D99">
        <w:t>)"</w:t>
      </w:r>
      <w:r>
        <w:t>, qui parcourt</w:t>
      </w:r>
      <w:r w:rsidR="00D11285">
        <w:t xml:space="preserve"> la liste d'</w:t>
      </w:r>
      <w:proofErr w:type="spellStart"/>
      <w:r w:rsidR="00D11285">
        <w:t>observers</w:t>
      </w:r>
      <w:proofErr w:type="spellEnd"/>
      <w:r w:rsidR="00D11285">
        <w:t xml:space="preserve"> </w:t>
      </w:r>
      <w:r w:rsidR="00785E8E">
        <w:t>et appelle tous les "</w:t>
      </w:r>
      <w:proofErr w:type="spellStart"/>
      <w:r w:rsidR="00785E8E">
        <w:t>valueChanged</w:t>
      </w:r>
      <w:proofErr w:type="spellEnd"/>
      <w:r w:rsidR="00785E8E">
        <w:t>"</w:t>
      </w:r>
    </w:p>
    <w:p w:rsidR="005F0D93" w:rsidRDefault="005F0D93" w:rsidP="005F0D93">
      <w:pPr>
        <w:pStyle w:val="Paragraphedeliste"/>
      </w:pPr>
    </w:p>
    <w:p w:rsidR="00D11285" w:rsidRDefault="00D11285" w:rsidP="00E4115C">
      <w:pPr>
        <w:pStyle w:val="Paragraphedeliste"/>
        <w:numPr>
          <w:ilvl w:val="0"/>
          <w:numId w:val="20"/>
        </w:numPr>
      </w:pPr>
      <w:r>
        <w:t xml:space="preserve">Dans </w:t>
      </w:r>
      <w:proofErr w:type="spellStart"/>
      <w:r>
        <w:t>DemoUI</w:t>
      </w:r>
      <w:r w:rsidR="00666143">
        <w:t>c</w:t>
      </w:r>
      <w:r>
        <w:t>omponent</w:t>
      </w:r>
      <w:proofErr w:type="spellEnd"/>
    </w:p>
    <w:p w:rsidR="006A165A" w:rsidRDefault="006A165A" w:rsidP="00E4115C">
      <w:pPr>
        <w:pStyle w:val="Paragraphedeliste"/>
        <w:numPr>
          <w:ilvl w:val="0"/>
          <w:numId w:val="21"/>
        </w:numPr>
      </w:pPr>
      <w:r>
        <w:t>I</w:t>
      </w:r>
      <w:r w:rsidR="00BF25CB">
        <w:t>mplémenter la fonction "</w:t>
      </w:r>
      <w:proofErr w:type="spellStart"/>
      <w:r w:rsidR="00BF25CB">
        <w:t>valueChanged</w:t>
      </w:r>
      <w:proofErr w:type="spellEnd"/>
      <w:r w:rsidR="00BF25CB">
        <w:t>"</w:t>
      </w:r>
    </w:p>
    <w:p w:rsidR="00BF25CB" w:rsidRDefault="00D11285" w:rsidP="00E4115C">
      <w:pPr>
        <w:pStyle w:val="Paragraphedeliste"/>
        <w:numPr>
          <w:ilvl w:val="0"/>
          <w:numId w:val="21"/>
        </w:numPr>
        <w:rPr>
          <w:ins w:id="145" w:author="giacomo.rombaut" w:date="2015-04-14T15:33:00Z"/>
        </w:rPr>
      </w:pPr>
      <w:r>
        <w:t>Dans un premier temps, la fonction affiche la valeur dans le log</w:t>
      </w:r>
    </w:p>
    <w:p w:rsidR="00EE3541" w:rsidRDefault="00EE3541" w:rsidP="00EE3541">
      <w:pPr>
        <w:pStyle w:val="Paragraphedeliste"/>
        <w:numPr>
          <w:ilvl w:val="1"/>
          <w:numId w:val="20"/>
        </w:numPr>
        <w:rPr>
          <w:ins w:id="146" w:author="giacomo.rombaut" w:date="2015-04-14T15:34:00Z"/>
        </w:rPr>
      </w:pPr>
      <w:ins w:id="147" w:author="giacomo.rombaut" w:date="2015-04-14T15:33:00Z">
        <w:r>
          <w:t>Modifier</w:t>
        </w:r>
      </w:ins>
      <w:ins w:id="148" w:author="giacomo.rombaut" w:date="2015-04-14T15:34:00Z">
        <w:r>
          <w:t xml:space="preserve"> </w:t>
        </w:r>
        <w:proofErr w:type="spellStart"/>
        <w:r w:rsidRPr="00EE3541">
          <w:t>interfaceAvailable</w:t>
        </w:r>
        <w:proofErr w:type="spellEnd"/>
        <w:r>
          <w:t xml:space="preserve"> pour l’</w:t>
        </w:r>
        <w:proofErr w:type="spellStart"/>
        <w:r>
          <w:t>enregitrer</w:t>
        </w:r>
        <w:proofErr w:type="spellEnd"/>
        <w:r>
          <w:t xml:space="preserve"> en tant que observer</w:t>
        </w:r>
        <w:r w:rsidRPr="00EE3541">
          <w:t xml:space="preserve"> </w:t>
        </w:r>
      </w:ins>
    </w:p>
    <w:p w:rsidR="00EE3541" w:rsidRDefault="00EE3541" w:rsidP="00EE3541">
      <w:pPr>
        <w:pStyle w:val="Code"/>
        <w:rPr>
          <w:ins w:id="149" w:author="giacomo.rombaut" w:date="2015-04-14T15:34:00Z"/>
        </w:rPr>
      </w:pPr>
      <w:proofErr w:type="spellStart"/>
      <w:ins w:id="150" w:author="giacomo.rombaut" w:date="2015-04-14T15:35:00Z">
        <w:r w:rsidRPr="00EE3541">
          <w:t>_iDemo</w:t>
        </w:r>
        <w:proofErr w:type="spellEnd"/>
        <w:r w:rsidRPr="00EE3541">
          <w:t>-&gt;</w:t>
        </w:r>
        <w:proofErr w:type="spellStart"/>
        <w:proofErr w:type="gramStart"/>
        <w:r w:rsidRPr="00EE3541">
          <w:t>registerObserver</w:t>
        </w:r>
        <w:proofErr w:type="spellEnd"/>
        <w:r w:rsidRPr="00EE3541">
          <w:t>(</w:t>
        </w:r>
        <w:proofErr w:type="spellStart"/>
        <w:proofErr w:type="gramEnd"/>
        <w:r w:rsidRPr="00EE3541">
          <w:t>this</w:t>
        </w:r>
        <w:proofErr w:type="spellEnd"/>
        <w:r w:rsidRPr="00EE3541">
          <w:t>);</w:t>
        </w:r>
      </w:ins>
    </w:p>
    <w:p w:rsidR="003A1525" w:rsidRDefault="003A1525">
      <w:pPr>
        <w:pStyle w:val="Paragraphedeliste"/>
        <w:numPr>
          <w:ilvl w:val="1"/>
          <w:numId w:val="20"/>
        </w:numPr>
        <w:rPr>
          <w:del w:id="151" w:author="giacomo.rombaut" w:date="2015-04-14T15:35:00Z"/>
        </w:rPr>
        <w:pPrChange w:id="152" w:author="giacomo.rombaut" w:date="2015-04-14T15:35:00Z">
          <w:pPr>
            <w:pStyle w:val="Paragraphedeliste"/>
            <w:numPr>
              <w:numId w:val="21"/>
            </w:numPr>
            <w:ind w:left="1428" w:hanging="360"/>
          </w:pPr>
        </w:pPrChange>
      </w:pPr>
    </w:p>
    <w:p w:rsidR="00BF25CB" w:rsidRDefault="00BF25CB" w:rsidP="006A165A"/>
    <w:p w:rsidR="00BF25CB" w:rsidRDefault="00BF25CB" w:rsidP="006A165A">
      <w:r>
        <w:t xml:space="preserve">A ce niveau, lorsque l'on connecte les deux composants, il ne se passe rien. </w:t>
      </w:r>
      <w:r w:rsidR="00D11285">
        <w:t>En effet, l</w:t>
      </w:r>
      <w:r>
        <w:t>e programme affiche les changements de valeur, mais pour le moment la valeur ne change pas.</w:t>
      </w:r>
    </w:p>
    <w:p w:rsidR="006A165A" w:rsidRDefault="006A165A" w:rsidP="006A165A"/>
    <w:p w:rsidR="00BF25CB" w:rsidRDefault="00BF25CB" w:rsidP="006A165A">
      <w:r>
        <w:t>Pou</w:t>
      </w:r>
      <w:r w:rsidR="00D11285">
        <w:t xml:space="preserve">r cela, on va rendre la classe </w:t>
      </w:r>
      <w:proofErr w:type="spellStart"/>
      <w:r>
        <w:t>DemoCoreComponent</w:t>
      </w:r>
      <w:proofErr w:type="spellEnd"/>
      <w:r>
        <w:t xml:space="preserve"> exécutable.</w:t>
      </w:r>
    </w:p>
    <w:p w:rsidR="00BF25CB" w:rsidRDefault="00BF25CB" w:rsidP="006A165A"/>
    <w:p w:rsidR="00490C63" w:rsidRDefault="00490C63" w:rsidP="006A165A"/>
    <w:p w:rsidR="00BF25CB" w:rsidRDefault="00D11285" w:rsidP="00B5234E">
      <w:pPr>
        <w:pStyle w:val="Titre2"/>
      </w:pPr>
      <w:bookmarkStart w:id="153" w:name="_Toc354393975"/>
      <w:r>
        <w:t xml:space="preserve">Service </w:t>
      </w:r>
      <w:proofErr w:type="spellStart"/>
      <w:r>
        <w:t>Executable</w:t>
      </w:r>
      <w:bookmarkEnd w:id="153"/>
      <w:proofErr w:type="spellEnd"/>
    </w:p>
    <w:p w:rsidR="00D11285" w:rsidRDefault="00D11285" w:rsidP="00DC78B5">
      <w:pPr>
        <w:pStyle w:val="Paragraphedeliste"/>
      </w:pPr>
    </w:p>
    <w:p w:rsidR="000B21ED" w:rsidRDefault="00F00985" w:rsidP="006A165A">
      <w:r>
        <w:t xml:space="preserve">Pour rendre le composant </w:t>
      </w:r>
      <w:proofErr w:type="spellStart"/>
      <w:r w:rsidR="000B21ED">
        <w:t>DemoCoreComponent</w:t>
      </w:r>
      <w:proofErr w:type="spellEnd"/>
      <w:r w:rsidR="000B21ED">
        <w:t xml:space="preserve"> </w:t>
      </w:r>
      <w:r>
        <w:t xml:space="preserve">exécutable, il faut activer le service </w:t>
      </w:r>
      <w:r w:rsidR="000B21ED">
        <w:t>avec la fonction correspondante de l'</w:t>
      </w:r>
      <w:proofErr w:type="spellStart"/>
      <w:r w:rsidR="000B21ED">
        <w:t>AssistedComponent</w:t>
      </w:r>
      <w:proofErr w:type="spellEnd"/>
      <w:r w:rsidR="000B21ED">
        <w:t>, et implémenter les fonctions nécessaires à l'exécution.</w:t>
      </w:r>
    </w:p>
    <w:p w:rsidR="000B21ED" w:rsidRDefault="000B21ED" w:rsidP="006A165A"/>
    <w:p w:rsidR="000B21ED" w:rsidRDefault="000B21ED" w:rsidP="00E4115C">
      <w:pPr>
        <w:pStyle w:val="Paragraphedeliste"/>
        <w:numPr>
          <w:ilvl w:val="0"/>
          <w:numId w:val="20"/>
        </w:numPr>
      </w:pPr>
      <w:r>
        <w:lastRenderedPageBreak/>
        <w:t>Ajouter l'activation du service "</w:t>
      </w:r>
      <w:proofErr w:type="spellStart"/>
      <w:r>
        <w:t>Executable</w:t>
      </w:r>
      <w:proofErr w:type="spellEnd"/>
      <w:r>
        <w:t xml:space="preserve">" dans le constructeur du composant </w:t>
      </w:r>
      <w:r w:rsidR="0051019D">
        <w:t>(</w:t>
      </w:r>
      <w:r w:rsidR="009C257A">
        <w:rPr>
          <w:rFonts w:ascii="Courier New" w:hAnsi="Courier New" w:cs="Courier New"/>
          <w:noProof/>
          <w:color w:val="0000FF"/>
          <w:sz w:val="20"/>
          <w:szCs w:val="20"/>
        </w:rPr>
        <w:t>ajout de</w:t>
      </w:r>
      <w:r w:rsidR="0051019D">
        <w:rPr>
          <w:rFonts w:ascii="Courier New" w:hAnsi="Courier New" w:cs="Courier New"/>
          <w:noProof/>
          <w:sz w:val="20"/>
          <w:szCs w:val="20"/>
        </w:rPr>
        <w:t xml:space="preserve"> setExecutableServiceAvaibility(</w:t>
      </w:r>
      <w:r w:rsidR="009C257A">
        <w:rPr>
          <w:rFonts w:ascii="Courier New" w:hAnsi="Courier New" w:cs="Courier New"/>
          <w:noProof/>
          <w:sz w:val="20"/>
          <w:szCs w:val="20"/>
        </w:rPr>
        <w:t>true</w:t>
      </w:r>
      <w:r w:rsidR="0051019D">
        <w:rPr>
          <w:rFonts w:ascii="Courier New" w:hAnsi="Courier New" w:cs="Courier New"/>
          <w:noProof/>
          <w:sz w:val="20"/>
          <w:szCs w:val="20"/>
        </w:rPr>
        <w:t>)</w:t>
      </w:r>
      <w:r w:rsidR="009C257A">
        <w:rPr>
          <w:rFonts w:ascii="Courier New" w:hAnsi="Courier New" w:cs="Courier New"/>
          <w:noProof/>
          <w:sz w:val="20"/>
          <w:szCs w:val="20"/>
        </w:rPr>
        <w:t xml:space="preserve"> dans le constructeur, voir swComponent.h</w:t>
      </w:r>
      <w:r w:rsidR="0051019D">
        <w:rPr>
          <w:rFonts w:ascii="Courier New" w:hAnsi="Courier New" w:cs="Courier New"/>
          <w:noProof/>
          <w:sz w:val="20"/>
          <w:szCs w:val="20"/>
        </w:rPr>
        <w:t>)</w:t>
      </w:r>
    </w:p>
    <w:p w:rsidR="000B21ED" w:rsidRDefault="000B21ED" w:rsidP="00E4115C">
      <w:pPr>
        <w:pStyle w:val="Paragraphedeliste"/>
        <w:numPr>
          <w:ilvl w:val="0"/>
          <w:numId w:val="20"/>
        </w:numPr>
      </w:pPr>
      <w:r>
        <w:t>Implémenter les fonctions correspondantes, vides</w:t>
      </w:r>
    </w:p>
    <w:p w:rsidR="00321C3E" w:rsidRDefault="00321C3E" w:rsidP="00E4115C">
      <w:pPr>
        <w:pStyle w:val="Paragraphedeliste"/>
        <w:numPr>
          <w:ilvl w:val="0"/>
          <w:numId w:val="20"/>
        </w:numPr>
      </w:pPr>
      <w:r>
        <w:t>Dans la fonction "</w:t>
      </w:r>
      <w:proofErr w:type="spellStart"/>
      <w:r>
        <w:t>execute</w:t>
      </w:r>
      <w:proofErr w:type="spellEnd"/>
      <w:r>
        <w:t xml:space="preserve">", </w:t>
      </w:r>
      <w:r w:rsidR="000B21ED">
        <w:t>faire varier la valeur de "</w:t>
      </w:r>
      <w:proofErr w:type="spellStart"/>
      <w:r w:rsidR="000B21ED">
        <w:t>_value</w:t>
      </w:r>
      <w:proofErr w:type="spellEnd"/>
      <w:r w:rsidR="000B21ED">
        <w:t>"</w:t>
      </w:r>
      <w:r w:rsidR="00CD15BE">
        <w:t xml:space="preserve"> en l'incrémentant</w:t>
      </w:r>
      <w:r w:rsidR="000B21ED">
        <w:t xml:space="preserve">, puis </w:t>
      </w:r>
      <w:r>
        <w:t>appeler la fonction "</w:t>
      </w:r>
      <w:proofErr w:type="spellStart"/>
      <w:r w:rsidRPr="00321C3E">
        <w:t>notifyValueChanged</w:t>
      </w:r>
      <w:proofErr w:type="spellEnd"/>
      <w:r w:rsidR="000B21ED">
        <w:t>"</w:t>
      </w:r>
    </w:p>
    <w:p w:rsidR="00CD15BE" w:rsidRDefault="00CD15BE" w:rsidP="006A165A"/>
    <w:p w:rsidR="00CD15BE" w:rsidRDefault="00CD15BE" w:rsidP="006A165A">
      <w:r>
        <w:t xml:space="preserve">Il faut ensuite modifier le </w:t>
      </w:r>
      <w:proofErr w:type="spellStart"/>
      <w:r>
        <w:t>stream</w:t>
      </w:r>
      <w:proofErr w:type="spellEnd"/>
      <w:r>
        <w:t xml:space="preserve"> pour exécuter le composant.</w:t>
      </w:r>
    </w:p>
    <w:p w:rsidR="00CD15BE" w:rsidRDefault="00CD15BE" w:rsidP="006A165A"/>
    <w:p w:rsidR="003937A3" w:rsidRDefault="007167AA" w:rsidP="00E4115C">
      <w:pPr>
        <w:pStyle w:val="Paragraphedeliste"/>
        <w:numPr>
          <w:ilvl w:val="0"/>
          <w:numId w:val="22"/>
        </w:numPr>
      </w:pPr>
      <w:r>
        <w:t>Dans l'éditeur, ajouter un composant "</w:t>
      </w:r>
      <w:proofErr w:type="spellStart"/>
      <w:r>
        <w:t>SwExecutor</w:t>
      </w:r>
      <w:proofErr w:type="spellEnd"/>
      <w:r>
        <w:t>"</w:t>
      </w:r>
      <w:r w:rsidR="00CD15BE">
        <w:t xml:space="preserve"> (faire une recherche).</w:t>
      </w:r>
    </w:p>
    <w:p w:rsidR="007167AA" w:rsidRDefault="007167AA" w:rsidP="003937A3">
      <w:pPr>
        <w:pStyle w:val="Paragraphedeliste"/>
      </w:pPr>
      <w:r>
        <w:t xml:space="preserve">Ce composant permet d'exécuter tous les composants </w:t>
      </w:r>
      <w:r w:rsidR="00CD15BE">
        <w:t>qui sont exécutables</w:t>
      </w:r>
    </w:p>
    <w:p w:rsidR="006A165A" w:rsidRDefault="007167AA" w:rsidP="00E4115C">
      <w:pPr>
        <w:pStyle w:val="Paragraphedeliste"/>
        <w:numPr>
          <w:ilvl w:val="0"/>
          <w:numId w:val="22"/>
        </w:numPr>
      </w:pPr>
      <w:r>
        <w:t xml:space="preserve">Sur le composant </w:t>
      </w:r>
      <w:proofErr w:type="spellStart"/>
      <w:r>
        <w:t>SwExecutor</w:t>
      </w:r>
      <w:proofErr w:type="spellEnd"/>
      <w:r>
        <w:t>, faire un cliqu</w:t>
      </w:r>
      <w:r w:rsidR="00CD15BE">
        <w:t>e droit et cliquer sur "setup".</w:t>
      </w:r>
    </w:p>
    <w:p w:rsidR="006A165A" w:rsidRDefault="007167AA" w:rsidP="006A165A">
      <w:pPr>
        <w:pStyle w:val="Paragraphedeliste"/>
      </w:pPr>
      <w:r>
        <w:t>Dans la colonne de droit</w:t>
      </w:r>
      <w:r w:rsidR="00CD15BE">
        <w:t>e figurent tous les composants.</w:t>
      </w:r>
    </w:p>
    <w:p w:rsidR="007167AA" w:rsidRDefault="007167AA" w:rsidP="006A165A">
      <w:pPr>
        <w:pStyle w:val="Paragraphedeliste"/>
      </w:pPr>
      <w:r>
        <w:t xml:space="preserve">Ceux qui ne sont pas exécutables </w:t>
      </w:r>
      <w:r w:rsidR="00CD15BE">
        <w:t>sont grisés</w:t>
      </w:r>
    </w:p>
    <w:p w:rsidR="007167AA" w:rsidRDefault="007167AA" w:rsidP="00E4115C">
      <w:pPr>
        <w:pStyle w:val="Paragraphedeliste"/>
        <w:numPr>
          <w:ilvl w:val="0"/>
          <w:numId w:val="22"/>
        </w:numPr>
      </w:pPr>
      <w:r>
        <w:t>Sélectionner le composant "</w:t>
      </w:r>
      <w:proofErr w:type="spellStart"/>
      <w:r>
        <w:t>DemoCoreComponent</w:t>
      </w:r>
      <w:proofErr w:type="spellEnd"/>
      <w:r>
        <w:t>", et le faire glisser dans la colonne de gauche pour le rendre exécutable.</w:t>
      </w:r>
    </w:p>
    <w:p w:rsidR="006A165A" w:rsidRDefault="006A165A" w:rsidP="006A165A"/>
    <w:p w:rsidR="007167AA" w:rsidRDefault="007167AA" w:rsidP="006A165A">
      <w:r>
        <w:t>L'</w:t>
      </w:r>
      <w:proofErr w:type="spellStart"/>
      <w:r>
        <w:t>executor</w:t>
      </w:r>
      <w:proofErr w:type="spellEnd"/>
      <w:r>
        <w:t xml:space="preserve"> possède plusieurs </w:t>
      </w:r>
      <w:r w:rsidR="00CD15BE">
        <w:t>propriétés</w:t>
      </w:r>
      <w:r>
        <w:t xml:space="preserve">, visibles dans l'onglet "Component </w:t>
      </w:r>
      <w:proofErr w:type="spellStart"/>
      <w:r>
        <w:t>Properties</w:t>
      </w:r>
      <w:proofErr w:type="spellEnd"/>
      <w:r>
        <w:t xml:space="preserve">". Il est notamment possible de modifier </w:t>
      </w:r>
      <w:proofErr w:type="gramStart"/>
      <w:r>
        <w:t>le délais</w:t>
      </w:r>
      <w:proofErr w:type="gramEnd"/>
      <w:r>
        <w:t xml:space="preserve"> de déclenchement du </w:t>
      </w:r>
      <w:proofErr w:type="spellStart"/>
      <w:r>
        <w:t>timer</w:t>
      </w:r>
      <w:proofErr w:type="spellEnd"/>
      <w:r>
        <w:t>.</w:t>
      </w:r>
    </w:p>
    <w:p w:rsidR="006A165A" w:rsidRDefault="006A165A" w:rsidP="006A165A"/>
    <w:p w:rsidR="002A016C" w:rsidRDefault="00CD15BE" w:rsidP="002A016C">
      <w:pPr>
        <w:keepNext/>
        <w:jc w:val="center"/>
      </w:pPr>
      <w:r>
        <w:rPr>
          <w:noProof/>
          <w:lang w:eastAsia="fr-FR"/>
        </w:rPr>
        <w:drawing>
          <wp:inline distT="0" distB="0" distL="0" distR="0">
            <wp:extent cx="4333875" cy="1552575"/>
            <wp:effectExtent l="19050" t="0" r="9525" b="0"/>
            <wp:docPr id="1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print"/>
                    <a:srcRect/>
                    <a:stretch>
                      <a:fillRect/>
                    </a:stretch>
                  </pic:blipFill>
                  <pic:spPr bwMode="auto">
                    <a:xfrm>
                      <a:off x="0" y="0"/>
                      <a:ext cx="4333875" cy="1552575"/>
                    </a:xfrm>
                    <a:prstGeom prst="rect">
                      <a:avLst/>
                    </a:prstGeom>
                    <a:noFill/>
                    <a:ln w="9525">
                      <a:noFill/>
                      <a:miter lim="800000"/>
                      <a:headEnd/>
                      <a:tailEnd/>
                    </a:ln>
                  </pic:spPr>
                </pic:pic>
              </a:graphicData>
            </a:graphic>
          </wp:inline>
        </w:drawing>
      </w:r>
    </w:p>
    <w:p w:rsidR="00CD15BE" w:rsidRDefault="002A016C" w:rsidP="002A016C">
      <w:pPr>
        <w:pStyle w:val="Lgende"/>
        <w:jc w:val="center"/>
      </w:pPr>
      <w:r>
        <w:t xml:space="preserve">Image </w:t>
      </w:r>
      <w:fldSimple w:instr=" SEQ Image \* ARABIC ">
        <w:r w:rsidR="004313EA">
          <w:rPr>
            <w:noProof/>
          </w:rPr>
          <w:t>15</w:t>
        </w:r>
      </w:fldSimple>
      <w:r>
        <w:t xml:space="preserve"> : </w:t>
      </w:r>
      <w:r w:rsidRPr="00F501AF">
        <w:t>Propriétés du composant "</w:t>
      </w:r>
      <w:proofErr w:type="spellStart"/>
      <w:r w:rsidRPr="00F501AF">
        <w:t>SwExecutor</w:t>
      </w:r>
      <w:proofErr w:type="spellEnd"/>
      <w:r w:rsidRPr="00F501AF">
        <w:t>"</w:t>
      </w:r>
      <w:r w:rsidR="00CD15BE" w:rsidRPr="006A165A">
        <w:rPr>
          <w:sz w:val="20"/>
          <w:u w:val="single"/>
        </w:rPr>
        <w:t xml:space="preserve"> </w:t>
      </w:r>
    </w:p>
    <w:p w:rsidR="00CD15BE" w:rsidRDefault="00CD15BE" w:rsidP="006A165A"/>
    <w:p w:rsidR="00CD15BE" w:rsidRDefault="007167AA" w:rsidP="006A165A">
      <w:r>
        <w:t>Pour démarrer l'</w:t>
      </w:r>
      <w:proofErr w:type="spellStart"/>
      <w:r>
        <w:t>executor</w:t>
      </w:r>
      <w:proofErr w:type="spellEnd"/>
      <w:r>
        <w:t xml:space="preserve">, faire </w:t>
      </w:r>
      <w:proofErr w:type="gramStart"/>
      <w:r>
        <w:t>un cliqu</w:t>
      </w:r>
      <w:r w:rsidR="00CD15BE">
        <w:t>e droit</w:t>
      </w:r>
      <w:proofErr w:type="gramEnd"/>
      <w:r w:rsidR="00CD15BE">
        <w:t xml:space="preserve"> et cliquer sur "</w:t>
      </w:r>
      <w:proofErr w:type="spellStart"/>
      <w:r w:rsidR="00CD15BE">
        <w:t>start</w:t>
      </w:r>
      <w:proofErr w:type="spellEnd"/>
      <w:r w:rsidR="00CD15BE">
        <w:t>".</w:t>
      </w:r>
    </w:p>
    <w:p w:rsidR="00CD15BE" w:rsidRDefault="00CD15BE" w:rsidP="006A165A">
      <w:r>
        <w:t xml:space="preserve">L'icône de </w:t>
      </w:r>
      <w:proofErr w:type="spellStart"/>
      <w:r>
        <w:t>DemoCoreComponent</w:t>
      </w:r>
      <w:proofErr w:type="spellEnd"/>
      <w:r>
        <w:t xml:space="preserve"> passe en vert, indiquant qu'il est en cours d'exécution.</w:t>
      </w:r>
    </w:p>
    <w:p w:rsidR="005C2013" w:rsidRDefault="005C2013" w:rsidP="006A165A"/>
    <w:p w:rsidR="002A016C" w:rsidRDefault="00CD15BE" w:rsidP="002A016C">
      <w:pPr>
        <w:keepNext/>
        <w:jc w:val="center"/>
      </w:pPr>
      <w:r>
        <w:rPr>
          <w:noProof/>
          <w:lang w:eastAsia="fr-FR"/>
        </w:rPr>
        <w:drawing>
          <wp:inline distT="0" distB="0" distL="0" distR="0">
            <wp:extent cx="1714500" cy="266700"/>
            <wp:effectExtent l="19050" t="0" r="0" b="0"/>
            <wp:docPr id="22"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srcRect/>
                    <a:stretch>
                      <a:fillRect/>
                    </a:stretch>
                  </pic:blipFill>
                  <pic:spPr bwMode="auto">
                    <a:xfrm>
                      <a:off x="0" y="0"/>
                      <a:ext cx="1714500" cy="266700"/>
                    </a:xfrm>
                    <a:prstGeom prst="rect">
                      <a:avLst/>
                    </a:prstGeom>
                    <a:noFill/>
                    <a:ln w="9525">
                      <a:noFill/>
                      <a:miter lim="800000"/>
                      <a:headEnd/>
                      <a:tailEnd/>
                    </a:ln>
                  </pic:spPr>
                </pic:pic>
              </a:graphicData>
            </a:graphic>
          </wp:inline>
        </w:drawing>
      </w:r>
    </w:p>
    <w:p w:rsidR="00CD15BE" w:rsidRPr="00CD15BE" w:rsidRDefault="002A016C" w:rsidP="002A016C">
      <w:pPr>
        <w:pStyle w:val="Lgende"/>
        <w:jc w:val="center"/>
      </w:pPr>
      <w:r>
        <w:t xml:space="preserve">Image </w:t>
      </w:r>
      <w:fldSimple w:instr=" SEQ Image \* ARABIC ">
        <w:r w:rsidR="004313EA">
          <w:rPr>
            <w:noProof/>
          </w:rPr>
          <w:t>16</w:t>
        </w:r>
      </w:fldSimple>
      <w:r>
        <w:t xml:space="preserve"> : </w:t>
      </w:r>
      <w:r w:rsidRPr="0059495F">
        <w:t>Exécution du composant "</w:t>
      </w:r>
      <w:proofErr w:type="spellStart"/>
      <w:r w:rsidRPr="0059495F">
        <w:t>DemoCoreComponent</w:t>
      </w:r>
      <w:proofErr w:type="spellEnd"/>
      <w:r w:rsidRPr="0059495F">
        <w:t>"</w:t>
      </w:r>
      <w:r w:rsidR="00CD15BE" w:rsidRPr="006A165A">
        <w:rPr>
          <w:sz w:val="20"/>
          <w:u w:val="single"/>
        </w:rPr>
        <w:t xml:space="preserve"> </w:t>
      </w:r>
    </w:p>
    <w:p w:rsidR="000B21ED" w:rsidRDefault="007167AA" w:rsidP="006A165A">
      <w:r>
        <w:t xml:space="preserve">La fenêtre de log </w:t>
      </w:r>
      <w:r w:rsidR="00CD15BE">
        <w:t>affiche la variable qui s'incrémente.</w:t>
      </w:r>
    </w:p>
    <w:p w:rsidR="008B5251" w:rsidRDefault="008B5251" w:rsidP="006A165A"/>
    <w:p w:rsidR="007167AA" w:rsidRDefault="00004E98" w:rsidP="00B5234E">
      <w:pPr>
        <w:pStyle w:val="Titre2"/>
      </w:pPr>
      <w:bookmarkStart w:id="154" w:name="_Toc354145199"/>
      <w:bookmarkStart w:id="155" w:name="_Toc354393976"/>
      <w:bookmarkEnd w:id="154"/>
      <w:r>
        <w:t>I</w:t>
      </w:r>
      <w:r w:rsidR="007167AA">
        <w:t>nterface</w:t>
      </w:r>
      <w:r w:rsidR="003A3F91">
        <w:t xml:space="preserve"> graphique</w:t>
      </w:r>
      <w:bookmarkEnd w:id="155"/>
    </w:p>
    <w:p w:rsidR="00004E98" w:rsidRDefault="00004E98" w:rsidP="00DC78B5">
      <w:pPr>
        <w:pStyle w:val="Paragraphedeliste"/>
      </w:pPr>
    </w:p>
    <w:p w:rsidR="002C24D4" w:rsidRDefault="002C24D4" w:rsidP="006A165A">
      <w:r>
        <w:t xml:space="preserve">Il est possible de </w:t>
      </w:r>
      <w:r w:rsidR="00D26FCC">
        <w:t>faire fournir des IHM (</w:t>
      </w:r>
      <w:r w:rsidR="00D26FCC">
        <w:rPr>
          <w:b/>
        </w:rPr>
        <w:t>I</w:t>
      </w:r>
      <w:r w:rsidR="00D26FCC">
        <w:t xml:space="preserve">nterfaces </w:t>
      </w:r>
      <w:r w:rsidR="00D26FCC">
        <w:rPr>
          <w:b/>
        </w:rPr>
        <w:t>H</w:t>
      </w:r>
      <w:r w:rsidR="00D26FCC">
        <w:t xml:space="preserve">omme </w:t>
      </w:r>
      <w:r w:rsidR="00D26FCC">
        <w:rPr>
          <w:b/>
        </w:rPr>
        <w:t>M</w:t>
      </w:r>
      <w:r w:rsidR="00D26FCC">
        <w:t>achine) par</w:t>
      </w:r>
      <w:r>
        <w:t xml:space="preserve"> un composant.</w:t>
      </w:r>
      <w:r w:rsidR="00D31673">
        <w:t xml:space="preserve"> L</w:t>
      </w:r>
      <w:r w:rsidR="00D26FCC">
        <w:t>'IHM</w:t>
      </w:r>
      <w:r w:rsidR="00D31673">
        <w:t xml:space="preserve"> créé</w:t>
      </w:r>
      <w:r w:rsidR="0035267D">
        <w:t>e</w:t>
      </w:r>
      <w:r w:rsidR="00D31673">
        <w:t xml:space="preserve"> permet d'interagir avec le composant.</w:t>
      </w:r>
    </w:p>
    <w:p w:rsidR="00D26FCC" w:rsidRDefault="00D26FCC" w:rsidP="006A165A">
      <w:r>
        <w:t xml:space="preserve">Par défaut, l'IHM n'est pas visible lorsque l'on pose le composant, et peut l'être en cliquant sur "show" dans le menu contextuel du composant. Pour qu'elle soit visible par défaut, il faut mettre "visible = </w:t>
      </w:r>
      <w:proofErr w:type="spellStart"/>
      <w:r>
        <w:t>true</w:t>
      </w:r>
      <w:proofErr w:type="spellEnd"/>
      <w:r>
        <w:t xml:space="preserve">" dans le constructeur du </w:t>
      </w:r>
      <w:proofErr w:type="spellStart"/>
      <w:r>
        <w:t>widget</w:t>
      </w:r>
      <w:proofErr w:type="spellEnd"/>
      <w:r>
        <w:t>.</w:t>
      </w:r>
    </w:p>
    <w:p w:rsidR="00D31673" w:rsidRDefault="00D31673" w:rsidP="006A165A"/>
    <w:p w:rsidR="00D31673" w:rsidRDefault="00D31673" w:rsidP="00E4115C">
      <w:pPr>
        <w:pStyle w:val="Paragraphedeliste"/>
        <w:numPr>
          <w:ilvl w:val="0"/>
          <w:numId w:val="22"/>
        </w:numPr>
      </w:pPr>
      <w:r>
        <w:lastRenderedPageBreak/>
        <w:t>Dans</w:t>
      </w:r>
      <w:r w:rsidR="002C24D4">
        <w:t xml:space="preserve"> Visual, ajouter un</w:t>
      </w:r>
      <w:ins w:id="156" w:author="giacomo.rombaut" w:date="2015-04-14T15:51:00Z">
        <w:r w:rsidR="00EE3541">
          <w:t>e</w:t>
        </w:r>
      </w:ins>
      <w:r w:rsidR="002C24D4">
        <w:t xml:space="preserve"> </w:t>
      </w:r>
      <w:proofErr w:type="spellStart"/>
      <w:r w:rsidR="002C24D4">
        <w:t>nouvel</w:t>
      </w:r>
      <w:ins w:id="157" w:author="giacomo.rombaut" w:date="2015-04-14T15:51:00Z">
        <w:r w:rsidR="00EE3541">
          <w:t>lle</w:t>
        </w:r>
      </w:ins>
      <w:proofErr w:type="spellEnd"/>
      <w:r w:rsidR="002C24D4">
        <w:t xml:space="preserve"> </w:t>
      </w:r>
      <w:del w:id="158" w:author="giacomo.rombaut" w:date="2015-04-14T15:51:00Z">
        <w:r w:rsidR="002C24D4" w:rsidDel="00EE3541">
          <w:delText xml:space="preserve">élément </w:delText>
        </w:r>
      </w:del>
      <w:ins w:id="159" w:author="giacomo.rombaut" w:date="2015-04-14T15:51:00Z">
        <w:r w:rsidR="00EE3541">
          <w:t xml:space="preserve">classe </w:t>
        </w:r>
      </w:ins>
      <w:r w:rsidR="002C24D4">
        <w:t>de type "</w:t>
      </w:r>
      <w:proofErr w:type="spellStart"/>
      <w:r w:rsidR="002C24D4">
        <w:t>Qt</w:t>
      </w:r>
      <w:proofErr w:type="spellEnd"/>
      <w:r w:rsidR="002C24D4">
        <w:t xml:space="preserve"> </w:t>
      </w:r>
      <w:del w:id="160" w:author="giacomo.rombaut" w:date="2015-04-14T15:51:00Z">
        <w:r w:rsidR="002C24D4" w:rsidDel="00EE3541">
          <w:delText>Widget Form</w:delText>
        </w:r>
      </w:del>
      <w:ins w:id="161" w:author="giacomo.rombaut" w:date="2015-04-14T15:51:00Z">
        <w:r w:rsidR="00EE3541">
          <w:t>5GuiClass</w:t>
        </w:r>
      </w:ins>
      <w:r w:rsidR="002C24D4">
        <w:t>", dans "Qt</w:t>
      </w:r>
      <w:ins w:id="162" w:author="giacomo.rombaut" w:date="2015-04-14T15:51:00Z">
        <w:r w:rsidR="00EE3541">
          <w:t>5</w:t>
        </w:r>
      </w:ins>
      <w:r w:rsidR="002C24D4">
        <w:t xml:space="preserve"> </w:t>
      </w:r>
      <w:del w:id="163" w:author="giacomo.rombaut" w:date="2015-04-14T15:51:00Z">
        <w:r w:rsidR="002C24D4" w:rsidDel="00EE3541">
          <w:delText>F</w:delText>
        </w:r>
      </w:del>
      <w:del w:id="164" w:author="giacomo.rombaut" w:date="2015-04-14T15:52:00Z">
        <w:r w:rsidR="002C24D4" w:rsidDel="00EE3541">
          <w:delText>orms</w:delText>
        </w:r>
      </w:del>
      <w:ins w:id="165" w:author="giacomo.rombaut" w:date="2015-04-14T15:52:00Z">
        <w:r w:rsidR="00EE3541">
          <w:t>Classes</w:t>
        </w:r>
      </w:ins>
      <w:r w:rsidR="002C24D4">
        <w:t>"</w:t>
      </w:r>
      <w:r w:rsidR="00FB436E">
        <w:t xml:space="preserve">, </w:t>
      </w:r>
      <w:r w:rsidR="00520543">
        <w:t>dans le répertoire "</w:t>
      </w:r>
      <w:proofErr w:type="spellStart"/>
      <w:r w:rsidR="00520543" w:rsidRPr="00520543">
        <w:t>DemoUIComponent</w:t>
      </w:r>
      <w:proofErr w:type="spellEnd"/>
      <w:r w:rsidR="00520543">
        <w:t>",</w:t>
      </w:r>
      <w:r>
        <w:t xml:space="preserve"> appelé</w:t>
      </w:r>
      <w:ins w:id="166" w:author="giacomo.rombaut" w:date="2015-04-14T15:52:00Z">
        <w:r w:rsidR="00EE3541">
          <w:t>e</w:t>
        </w:r>
      </w:ins>
      <w:r>
        <w:t xml:space="preserve"> "</w:t>
      </w:r>
      <w:proofErr w:type="spellStart"/>
      <w:r>
        <w:t>DemoUI</w:t>
      </w:r>
      <w:proofErr w:type="spellEnd"/>
      <w:r w:rsidR="008E4DB1">
        <w:t>"</w:t>
      </w:r>
    </w:p>
    <w:p w:rsidR="001044A2" w:rsidRPr="006A165A" w:rsidRDefault="00D31673" w:rsidP="00E4115C">
      <w:pPr>
        <w:pStyle w:val="Paragraphedeliste"/>
        <w:numPr>
          <w:ilvl w:val="0"/>
          <w:numId w:val="22"/>
        </w:numPr>
        <w:rPr>
          <w:sz w:val="20"/>
          <w:u w:val="single"/>
        </w:rPr>
      </w:pPr>
      <w:r>
        <w:t>A</w:t>
      </w:r>
      <w:r w:rsidR="001044A2">
        <w:t>jouter un label</w:t>
      </w:r>
      <w:r w:rsidR="001044A2" w:rsidRPr="006A165A">
        <w:rPr>
          <w:sz w:val="20"/>
          <w:u w:val="single"/>
        </w:rPr>
        <w:t xml:space="preserve"> </w:t>
      </w:r>
      <w:r w:rsidR="0032570F">
        <w:rPr>
          <w:sz w:val="20"/>
          <w:u w:val="single"/>
        </w:rPr>
        <w:t xml:space="preserve">(display </w:t>
      </w:r>
      <w:proofErr w:type="spellStart"/>
      <w:r w:rsidR="0032570F">
        <w:rPr>
          <w:sz w:val="20"/>
          <w:u w:val="single"/>
        </w:rPr>
        <w:t>widgets</w:t>
      </w:r>
      <w:proofErr w:type="spellEnd"/>
      <w:r w:rsidR="0032570F">
        <w:rPr>
          <w:sz w:val="20"/>
          <w:u w:val="single"/>
        </w:rPr>
        <w:t xml:space="preserve"> à</w:t>
      </w:r>
      <w:r w:rsidR="00073C8B">
        <w:rPr>
          <w:sz w:val="20"/>
          <w:u w:val="single"/>
        </w:rPr>
        <w:t xml:space="preserve"> gauche</w:t>
      </w:r>
      <w:r w:rsidR="0032570F">
        <w:rPr>
          <w:sz w:val="20"/>
          <w:u w:val="single"/>
        </w:rPr>
        <w:t xml:space="preserve"> du </w:t>
      </w:r>
      <w:proofErr w:type="spellStart"/>
      <w:r w:rsidR="0032570F">
        <w:rPr>
          <w:sz w:val="20"/>
          <w:u w:val="single"/>
        </w:rPr>
        <w:t>QtDesigner</w:t>
      </w:r>
      <w:proofErr w:type="spellEnd"/>
      <w:r w:rsidR="00073C8B">
        <w:rPr>
          <w:sz w:val="20"/>
          <w:u w:val="single"/>
        </w:rPr>
        <w:t>)</w:t>
      </w:r>
    </w:p>
    <w:p w:rsidR="005C2013" w:rsidRDefault="00D31673" w:rsidP="00E4115C">
      <w:pPr>
        <w:pStyle w:val="Paragraphedeliste"/>
        <w:numPr>
          <w:ilvl w:val="0"/>
          <w:numId w:val="22"/>
        </w:numPr>
      </w:pPr>
      <w:r>
        <w:t>D</w:t>
      </w:r>
      <w:r w:rsidR="00870F56">
        <w:t>ans le fichier "plugin_file.pri", dans la partie "FORM</w:t>
      </w:r>
      <w:r w:rsidR="00A07878">
        <w:t>S</w:t>
      </w:r>
      <w:r w:rsidR="00870F56">
        <w:t>"</w:t>
      </w:r>
      <w:r>
        <w:t xml:space="preserve">, ajouter les </w:t>
      </w:r>
      <w:proofErr w:type="spellStart"/>
      <w:r>
        <w:t>ui</w:t>
      </w:r>
      <w:proofErr w:type="spellEnd"/>
      <w:r>
        <w:t>:</w:t>
      </w:r>
    </w:p>
    <w:p w:rsidR="00D31673" w:rsidRDefault="00D31673" w:rsidP="005C2013">
      <w:pPr>
        <w:pStyle w:val="Code"/>
      </w:pPr>
      <w:r>
        <w:t>FORMS += \</w:t>
      </w:r>
    </w:p>
    <w:p w:rsidR="00870F56" w:rsidRDefault="00D31673" w:rsidP="005C2013">
      <w:pPr>
        <w:pStyle w:val="Code"/>
      </w:pPr>
      <w:r>
        <w:tab/>
      </w:r>
      <w:proofErr w:type="spellStart"/>
      <w:r>
        <w:t>DemoUIComponent</w:t>
      </w:r>
      <w:proofErr w:type="spellEnd"/>
      <w:r>
        <w:t>/*.</w:t>
      </w:r>
      <w:proofErr w:type="spellStart"/>
      <w:r>
        <w:t>ui</w:t>
      </w:r>
      <w:proofErr w:type="spellEnd"/>
      <w:r>
        <w:t xml:space="preserve"> \</w:t>
      </w:r>
    </w:p>
    <w:p w:rsidR="006A165A" w:rsidRDefault="00117FB8" w:rsidP="00E4115C">
      <w:pPr>
        <w:pStyle w:val="Paragraphedeliste"/>
        <w:numPr>
          <w:ilvl w:val="0"/>
          <w:numId w:val="23"/>
        </w:numPr>
      </w:pPr>
      <w:r>
        <w:t>Créer la classe correspondant à l'interface, en créant les fichiers "</w:t>
      </w:r>
      <w:proofErr w:type="spellStart"/>
      <w:r w:rsidR="00D31673">
        <w:t>DemoUI</w:t>
      </w:r>
      <w:r>
        <w:t>.h</w:t>
      </w:r>
      <w:proofErr w:type="spellEnd"/>
      <w:r>
        <w:t>" et "</w:t>
      </w:r>
      <w:r w:rsidR="00D31673">
        <w:t>DemoUI</w:t>
      </w:r>
      <w:r>
        <w:t>.cpp".</w:t>
      </w:r>
    </w:p>
    <w:p w:rsidR="006A165A" w:rsidRDefault="00117FB8" w:rsidP="006A165A">
      <w:pPr>
        <w:pStyle w:val="Paragraphedeliste"/>
      </w:pPr>
      <w:r>
        <w:t xml:space="preserve">Prendre exemple sur </w:t>
      </w:r>
      <w:r w:rsidR="00D31673">
        <w:t>l'IHM "</w:t>
      </w:r>
      <w:proofErr w:type="spellStart"/>
      <w:r w:rsidR="00D31673">
        <w:t>CmdUi</w:t>
      </w:r>
      <w:proofErr w:type="spellEnd"/>
      <w:r w:rsidR="00D31673">
        <w:t xml:space="preserve">", dans </w:t>
      </w:r>
    </w:p>
    <w:p w:rsidR="00117FB8" w:rsidRPr="006A165A" w:rsidRDefault="00117FB8" w:rsidP="006A165A">
      <w:pPr>
        <w:pStyle w:val="Paragraphedeliste"/>
        <w:jc w:val="center"/>
        <w:rPr>
          <w:lang w:val="en-US"/>
        </w:rPr>
      </w:pPr>
      <w:r w:rsidRPr="006A165A">
        <w:rPr>
          <w:lang w:val="en-US"/>
        </w:rPr>
        <w:t>"C:\projects\Modules\Starlinx\Ihs\</w:t>
      </w:r>
      <w:r w:rsidR="004C6C5F" w:rsidRPr="006A165A" w:rsidDel="004C6C5F">
        <w:rPr>
          <w:lang w:val="en-US"/>
        </w:rPr>
        <w:t xml:space="preserve"> </w:t>
      </w:r>
      <w:proofErr w:type="spellStart"/>
      <w:r w:rsidRPr="006A165A">
        <w:rPr>
          <w:lang w:val="en-US"/>
        </w:rPr>
        <w:t>src</w:t>
      </w:r>
      <w:proofErr w:type="spellEnd"/>
      <w:r w:rsidRPr="006A165A">
        <w:rPr>
          <w:lang w:val="en-US"/>
        </w:rPr>
        <w:t>\</w:t>
      </w:r>
      <w:proofErr w:type="spellStart"/>
      <w:r w:rsidRPr="006A165A">
        <w:rPr>
          <w:lang w:val="en-US"/>
        </w:rPr>
        <w:t>sx</w:t>
      </w:r>
      <w:proofErr w:type="spellEnd"/>
      <w:r w:rsidRPr="006A165A">
        <w:rPr>
          <w:lang w:val="en-US"/>
        </w:rPr>
        <w:t>\</w:t>
      </w:r>
      <w:proofErr w:type="spellStart"/>
      <w:r w:rsidRPr="006A165A">
        <w:rPr>
          <w:lang w:val="en-US"/>
        </w:rPr>
        <w:t>ihs</w:t>
      </w:r>
      <w:proofErr w:type="spellEnd"/>
      <w:r w:rsidRPr="006A165A">
        <w:rPr>
          <w:lang w:val="en-US"/>
        </w:rPr>
        <w:t>\control\</w:t>
      </w:r>
      <w:proofErr w:type="spellStart"/>
      <w:r w:rsidRPr="006A165A">
        <w:rPr>
          <w:lang w:val="en-US"/>
        </w:rPr>
        <w:t>CmdComponent</w:t>
      </w:r>
      <w:proofErr w:type="spellEnd"/>
      <w:r w:rsidRPr="006A165A">
        <w:rPr>
          <w:lang w:val="en-US"/>
        </w:rPr>
        <w:t>"</w:t>
      </w:r>
    </w:p>
    <w:p w:rsidR="00D31673" w:rsidRDefault="00D31673" w:rsidP="00E4115C">
      <w:pPr>
        <w:pStyle w:val="Paragraphedeliste"/>
        <w:numPr>
          <w:ilvl w:val="0"/>
          <w:numId w:val="23"/>
        </w:numPr>
      </w:pPr>
      <w:r>
        <w:t>Mettre à jour le projet en exécutant "</w:t>
      </w:r>
      <w:r w:rsidRPr="00D31673">
        <w:t>generatevcproj.bat</w:t>
      </w:r>
      <w:r>
        <w:t>"</w:t>
      </w:r>
    </w:p>
    <w:p w:rsidR="003C33F9" w:rsidRDefault="003C33F9" w:rsidP="00E4115C">
      <w:pPr>
        <w:pStyle w:val="Paragraphedeliste"/>
        <w:numPr>
          <w:ilvl w:val="0"/>
          <w:numId w:val="23"/>
        </w:numPr>
      </w:pPr>
      <w:r>
        <w:t>Ajout</w:t>
      </w:r>
      <w:r w:rsidR="00D31673">
        <w:t>er une fonction "</w:t>
      </w:r>
      <w:proofErr w:type="spellStart"/>
      <w:r w:rsidR="00D31673">
        <w:t>setValue</w:t>
      </w:r>
      <w:proofErr w:type="spellEnd"/>
      <w:r w:rsidR="00D31673">
        <w:t>" dans "</w:t>
      </w:r>
      <w:proofErr w:type="spellStart"/>
      <w:r w:rsidR="00D31673">
        <w:t>DemoUI</w:t>
      </w:r>
      <w:proofErr w:type="spellEnd"/>
      <w:r w:rsidR="00D31673">
        <w:t>"</w:t>
      </w:r>
      <w:r>
        <w:t>, permettant de mettre à jour l'affichage de la variable.</w:t>
      </w:r>
    </w:p>
    <w:p w:rsidR="006A165A" w:rsidRDefault="00D31673" w:rsidP="00E4115C">
      <w:pPr>
        <w:pStyle w:val="Paragraphedeliste"/>
        <w:numPr>
          <w:ilvl w:val="0"/>
          <w:numId w:val="23"/>
        </w:numPr>
      </w:pPr>
      <w:r>
        <w:t xml:space="preserve">Dans </w:t>
      </w:r>
      <w:proofErr w:type="spellStart"/>
      <w:r>
        <w:t>DemoUIComponent</w:t>
      </w:r>
      <w:proofErr w:type="spellEnd"/>
      <w:r>
        <w:t>, c</w:t>
      </w:r>
      <w:r w:rsidR="003C33F9">
        <w:t xml:space="preserve">réer une variable membre du type du </w:t>
      </w:r>
      <w:proofErr w:type="spellStart"/>
      <w:r w:rsidR="003C33F9">
        <w:t>widget</w:t>
      </w:r>
      <w:proofErr w:type="spellEnd"/>
      <w:r w:rsidR="003C33F9">
        <w:t xml:space="preserve"> créé</w:t>
      </w:r>
    </w:p>
    <w:p w:rsidR="001044A2" w:rsidRDefault="001044A2" w:rsidP="005C2013">
      <w:pPr>
        <w:pStyle w:val="Code"/>
      </w:pPr>
      <w:r w:rsidRPr="006A165A">
        <w:rPr>
          <w:noProof/>
        </w:rPr>
        <w:t>DemoUI * _demoUI;</w:t>
      </w:r>
    </w:p>
    <w:p w:rsidR="006A165A" w:rsidRDefault="001B0A66" w:rsidP="00E4115C">
      <w:pPr>
        <w:pStyle w:val="Paragraphedeliste"/>
        <w:numPr>
          <w:ilvl w:val="0"/>
          <w:numId w:val="24"/>
        </w:numPr>
      </w:pPr>
      <w:r>
        <w:t>L'</w:t>
      </w:r>
      <w:r w:rsidR="001044A2">
        <w:t>instancier dans le constructeur</w:t>
      </w:r>
    </w:p>
    <w:p w:rsidR="001044A2" w:rsidRDefault="001044A2" w:rsidP="005C2013">
      <w:pPr>
        <w:pStyle w:val="Code"/>
      </w:pPr>
      <w:r w:rsidRPr="006A165A">
        <w:rPr>
          <w:noProof/>
        </w:rPr>
        <w:t xml:space="preserve">_demoUI = </w:t>
      </w:r>
      <w:r w:rsidRPr="006A165A">
        <w:rPr>
          <w:noProof/>
          <w:color w:val="0000FF"/>
        </w:rPr>
        <w:t>new</w:t>
      </w:r>
      <w:r w:rsidRPr="006A165A">
        <w:rPr>
          <w:noProof/>
        </w:rPr>
        <w:t xml:space="preserve"> DemoUI();</w:t>
      </w:r>
    </w:p>
    <w:p w:rsidR="006A165A" w:rsidRDefault="001044A2" w:rsidP="00E4115C">
      <w:pPr>
        <w:pStyle w:val="Paragraphedeliste"/>
        <w:numPr>
          <w:ilvl w:val="0"/>
          <w:numId w:val="24"/>
        </w:numPr>
      </w:pPr>
      <w:r>
        <w:t>Rendre la fenêtre utilisable en l'activant dans la fonction "</w:t>
      </w:r>
      <w:proofErr w:type="spellStart"/>
      <w:r>
        <w:t>initializeComponent</w:t>
      </w:r>
      <w:proofErr w:type="spellEnd"/>
      <w:r>
        <w:t>"</w:t>
      </w:r>
    </w:p>
    <w:p w:rsidR="001B0A66" w:rsidRPr="001044A2" w:rsidRDefault="001044A2" w:rsidP="005C2013">
      <w:pPr>
        <w:pStyle w:val="Code"/>
      </w:pPr>
      <w:r w:rsidRPr="006A165A">
        <w:rPr>
          <w:noProof/>
        </w:rPr>
        <w:t>provideInterface&lt;ISwWidget&gt;(</w:t>
      </w:r>
      <w:r w:rsidRPr="006A165A">
        <w:rPr>
          <w:noProof/>
          <w:color w:val="A31515"/>
        </w:rPr>
        <w:t>"widget"</w:t>
      </w:r>
      <w:r w:rsidRPr="006A165A">
        <w:rPr>
          <w:noProof/>
        </w:rPr>
        <w:t>, _demoUI);</w:t>
      </w:r>
    </w:p>
    <w:p w:rsidR="006A165A" w:rsidRDefault="001044A2" w:rsidP="00E4115C">
      <w:pPr>
        <w:pStyle w:val="Paragraphedeliste"/>
        <w:numPr>
          <w:ilvl w:val="0"/>
          <w:numId w:val="24"/>
        </w:numPr>
      </w:pPr>
      <w:r w:rsidRPr="001044A2">
        <w:t>Ajouter l'équivalent dans le destructeur</w:t>
      </w:r>
    </w:p>
    <w:p w:rsidR="001044A2" w:rsidRDefault="001044A2" w:rsidP="005C2013">
      <w:pPr>
        <w:pStyle w:val="Code"/>
      </w:pPr>
      <w:r w:rsidRPr="006A165A">
        <w:rPr>
          <w:noProof/>
        </w:rPr>
        <w:t>unprovideInterface(</w:t>
      </w:r>
      <w:r w:rsidRPr="006A165A">
        <w:rPr>
          <w:noProof/>
          <w:color w:val="A31515"/>
        </w:rPr>
        <w:t>"widget"</w:t>
      </w:r>
      <w:r w:rsidRPr="006A165A">
        <w:rPr>
          <w:noProof/>
        </w:rPr>
        <w:t>);</w:t>
      </w:r>
    </w:p>
    <w:p w:rsidR="001B0A66" w:rsidRDefault="001044A2" w:rsidP="00E4115C">
      <w:pPr>
        <w:pStyle w:val="Paragraphedeliste"/>
        <w:numPr>
          <w:ilvl w:val="0"/>
          <w:numId w:val="24"/>
        </w:numPr>
      </w:pPr>
      <w:r>
        <w:t>Utiliser la fonction "</w:t>
      </w:r>
      <w:proofErr w:type="spellStart"/>
      <w:r w:rsidR="001B0A66">
        <w:t>setValue</w:t>
      </w:r>
      <w:proofErr w:type="spellEnd"/>
      <w:r w:rsidR="001B0A66">
        <w:t xml:space="preserve">" de l'interface </w:t>
      </w:r>
      <w:r>
        <w:t>dans la fonction "</w:t>
      </w:r>
      <w:proofErr w:type="spellStart"/>
      <w:r>
        <w:t>valueChanged</w:t>
      </w:r>
      <w:proofErr w:type="spellEnd"/>
      <w:r>
        <w:t>"</w:t>
      </w:r>
    </w:p>
    <w:p w:rsidR="000245BF" w:rsidRDefault="000245BF" w:rsidP="006A165A">
      <w:r>
        <w:t xml:space="preserve">Pour que la fenêtre puisse être affichée directement à partir du composant,  il faut </w:t>
      </w:r>
      <w:r w:rsidR="00A71702">
        <w:t>affecter les propriétés de l'IHM à la classe, pour que le paramètre "visible" soit accessible.</w:t>
      </w:r>
    </w:p>
    <w:p w:rsidR="00A71702" w:rsidRDefault="00A71702" w:rsidP="006A165A">
      <w:r>
        <w:t>Pour cela, il faut faire appel à la fonction "</w:t>
      </w:r>
      <w:proofErr w:type="spellStart"/>
      <w:r>
        <w:t>createPropertiesForQObject</w:t>
      </w:r>
      <w:proofErr w:type="spellEnd"/>
      <w:r>
        <w:t>"</w:t>
      </w:r>
      <w:r w:rsidR="001044A2">
        <w:t xml:space="preserve"> lors de l'initialisation</w:t>
      </w:r>
      <w:r>
        <w:t>:</w:t>
      </w:r>
    </w:p>
    <w:p w:rsidR="00A71702" w:rsidRDefault="00A71702" w:rsidP="005C2013">
      <w:pPr>
        <w:pStyle w:val="Code"/>
        <w:rPr>
          <w:noProof/>
        </w:rPr>
      </w:pPr>
      <w:r>
        <w:rPr>
          <w:noProof/>
        </w:rPr>
        <w:t>createPropertiesForQObject(&amp;(_demoUI-&gt;GetWidget()));</w:t>
      </w:r>
    </w:p>
    <w:p w:rsidR="00A71702" w:rsidRDefault="00A71702" w:rsidP="006A165A">
      <w:pPr>
        <w:rPr>
          <w:noProof/>
        </w:rPr>
      </w:pPr>
    </w:p>
    <w:p w:rsidR="00C24885" w:rsidRDefault="001044A2" w:rsidP="006A165A">
      <w:r>
        <w:t>Après génération, d</w:t>
      </w:r>
      <w:r w:rsidR="003E7B46">
        <w:t xml:space="preserve">ans l'éditeur, faire un clique-droit sur le composant </w:t>
      </w:r>
      <w:proofErr w:type="spellStart"/>
      <w:r>
        <w:t>DemoUIComponent</w:t>
      </w:r>
      <w:proofErr w:type="spellEnd"/>
      <w:r>
        <w:t>,</w:t>
      </w:r>
      <w:r w:rsidR="003E7B46">
        <w:t xml:space="preserve"> puis cliquer sur "show". L'interface sera mise à jour</w:t>
      </w:r>
      <w:r>
        <w:t xml:space="preserve"> lorsque le </w:t>
      </w:r>
      <w:proofErr w:type="spellStart"/>
      <w:r>
        <w:t>stream</w:t>
      </w:r>
      <w:proofErr w:type="spellEnd"/>
      <w:r>
        <w:t xml:space="preserve"> sera exécuté (démarrage de l'</w:t>
      </w:r>
      <w:proofErr w:type="spellStart"/>
      <w:r>
        <w:t>executor</w:t>
      </w:r>
      <w:proofErr w:type="spellEnd"/>
      <w:r>
        <w:t xml:space="preserve">). </w:t>
      </w:r>
    </w:p>
    <w:p w:rsidR="004E527D" w:rsidRDefault="004E527D" w:rsidP="006A165A"/>
    <w:p w:rsidR="002A016C" w:rsidRDefault="004E527D" w:rsidP="002A016C">
      <w:pPr>
        <w:keepNext/>
        <w:jc w:val="center"/>
      </w:pPr>
      <w:r>
        <w:rPr>
          <w:noProof/>
          <w:lang w:eastAsia="fr-FR"/>
        </w:rPr>
        <w:drawing>
          <wp:inline distT="0" distB="0" distL="0" distR="0">
            <wp:extent cx="2400300" cy="1104900"/>
            <wp:effectExtent l="19050" t="0" r="0" b="0"/>
            <wp:docPr id="3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cstate="print"/>
                    <a:srcRect/>
                    <a:stretch>
                      <a:fillRect/>
                    </a:stretch>
                  </pic:blipFill>
                  <pic:spPr bwMode="auto">
                    <a:xfrm>
                      <a:off x="0" y="0"/>
                      <a:ext cx="2400300" cy="1104900"/>
                    </a:xfrm>
                    <a:prstGeom prst="rect">
                      <a:avLst/>
                    </a:prstGeom>
                    <a:noFill/>
                    <a:ln w="9525">
                      <a:noFill/>
                      <a:miter lim="800000"/>
                      <a:headEnd/>
                      <a:tailEnd/>
                    </a:ln>
                  </pic:spPr>
                </pic:pic>
              </a:graphicData>
            </a:graphic>
          </wp:inline>
        </w:drawing>
      </w:r>
    </w:p>
    <w:p w:rsidR="004E527D" w:rsidRPr="006A165A" w:rsidRDefault="002A016C" w:rsidP="002A016C">
      <w:pPr>
        <w:pStyle w:val="Lgende"/>
        <w:jc w:val="center"/>
        <w:rPr>
          <w:sz w:val="20"/>
          <w:u w:val="single"/>
        </w:rPr>
      </w:pPr>
      <w:r>
        <w:t xml:space="preserve">Image </w:t>
      </w:r>
      <w:fldSimple w:instr=" SEQ Image \* ARABIC ">
        <w:r w:rsidR="004313EA">
          <w:rPr>
            <w:noProof/>
          </w:rPr>
          <w:t>17</w:t>
        </w:r>
      </w:fldSimple>
      <w:r>
        <w:t xml:space="preserve"> : </w:t>
      </w:r>
      <w:r w:rsidRPr="00CA0E52">
        <w:t>Mise à jour de la valeur</w:t>
      </w:r>
      <w:r w:rsidR="004E527D" w:rsidRPr="006A165A">
        <w:rPr>
          <w:sz w:val="20"/>
          <w:u w:val="single"/>
        </w:rPr>
        <w:t xml:space="preserve"> </w:t>
      </w:r>
    </w:p>
    <w:p w:rsidR="004E527D" w:rsidRDefault="004E527D" w:rsidP="006A165A"/>
    <w:p w:rsidR="005C2013" w:rsidRDefault="005C2013">
      <w:pPr>
        <w:spacing w:after="200" w:line="276" w:lineRule="auto"/>
        <w:jc w:val="left"/>
      </w:pPr>
    </w:p>
    <w:p w:rsidR="006D19BE" w:rsidRDefault="006D19BE" w:rsidP="00B5234E">
      <w:pPr>
        <w:pStyle w:val="Titre2"/>
      </w:pPr>
      <w:bookmarkStart w:id="167" w:name="_Toc354393977"/>
      <w:r>
        <w:t>Gestion des propriétés</w:t>
      </w:r>
      <w:bookmarkEnd w:id="167"/>
    </w:p>
    <w:p w:rsidR="004E527D" w:rsidRDefault="004E527D" w:rsidP="006A165A"/>
    <w:p w:rsidR="004E527D" w:rsidRDefault="004E527D" w:rsidP="006A165A">
      <w:r>
        <w:t xml:space="preserve">Chaque composant peut avoir des propriétés, visibles et éditables depuis la fenêtre "Component </w:t>
      </w:r>
      <w:proofErr w:type="spellStart"/>
      <w:r>
        <w:t>Properties</w:t>
      </w:r>
      <w:proofErr w:type="spellEnd"/>
      <w:r>
        <w:t>".</w:t>
      </w:r>
    </w:p>
    <w:p w:rsidR="002A016C" w:rsidRDefault="006D19BE" w:rsidP="002A016C">
      <w:pPr>
        <w:keepNext/>
        <w:jc w:val="center"/>
      </w:pPr>
      <w:r>
        <w:rPr>
          <w:noProof/>
          <w:lang w:eastAsia="fr-FR"/>
        </w:rPr>
        <w:lastRenderedPageBreak/>
        <w:drawing>
          <wp:inline distT="0" distB="0" distL="0" distR="0">
            <wp:extent cx="4171950" cy="255270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a:stretch>
                      <a:fillRect/>
                    </a:stretch>
                  </pic:blipFill>
                  <pic:spPr bwMode="auto">
                    <a:xfrm>
                      <a:off x="0" y="0"/>
                      <a:ext cx="4171950" cy="2552700"/>
                    </a:xfrm>
                    <a:prstGeom prst="rect">
                      <a:avLst/>
                    </a:prstGeom>
                    <a:noFill/>
                    <a:ln w="9525">
                      <a:noFill/>
                      <a:miter lim="800000"/>
                      <a:headEnd/>
                      <a:tailEnd/>
                    </a:ln>
                  </pic:spPr>
                </pic:pic>
              </a:graphicData>
            </a:graphic>
          </wp:inline>
        </w:drawing>
      </w:r>
    </w:p>
    <w:p w:rsidR="004E527D" w:rsidRPr="006A165A" w:rsidRDefault="002A016C" w:rsidP="002A016C">
      <w:pPr>
        <w:pStyle w:val="Lgende"/>
        <w:jc w:val="center"/>
        <w:rPr>
          <w:sz w:val="20"/>
          <w:u w:val="single"/>
        </w:rPr>
      </w:pPr>
      <w:r>
        <w:t xml:space="preserve">Image </w:t>
      </w:r>
      <w:fldSimple w:instr=" SEQ Image \* ARABIC ">
        <w:r w:rsidR="004313EA">
          <w:rPr>
            <w:noProof/>
          </w:rPr>
          <w:t>18</w:t>
        </w:r>
      </w:fldSimple>
      <w:r>
        <w:t xml:space="preserve"> : </w:t>
      </w:r>
      <w:r w:rsidRPr="00CF48C2">
        <w:t>Propriétés du composant "</w:t>
      </w:r>
      <w:proofErr w:type="spellStart"/>
      <w:r w:rsidRPr="00CF48C2">
        <w:t>SwExecutor</w:t>
      </w:r>
      <w:proofErr w:type="spellEnd"/>
      <w:r w:rsidRPr="00CF48C2">
        <w:t>"</w:t>
      </w:r>
      <w:r w:rsidR="004E527D" w:rsidRPr="006A165A">
        <w:rPr>
          <w:sz w:val="20"/>
          <w:u w:val="single"/>
        </w:rPr>
        <w:t xml:space="preserve"> </w:t>
      </w:r>
    </w:p>
    <w:p w:rsidR="004E527D" w:rsidRDefault="004E527D" w:rsidP="006A165A"/>
    <w:p w:rsidR="004E527D" w:rsidRDefault="004E527D" w:rsidP="006A165A">
      <w:r>
        <w:t>La gestion des propriétés se fait par un service.</w:t>
      </w:r>
    </w:p>
    <w:p w:rsidR="006A165A" w:rsidRDefault="006A165A" w:rsidP="006A165A"/>
    <w:p w:rsidR="00B20A71" w:rsidRDefault="004E527D" w:rsidP="006A165A">
      <w:r>
        <w:t>Nous allons ajouter deux propriétés</w:t>
      </w:r>
      <w:r w:rsidR="008E4DB1">
        <w:t xml:space="preserve"> au composant </w:t>
      </w:r>
      <w:proofErr w:type="spellStart"/>
      <w:r w:rsidR="008E4DB1">
        <w:t>DemoCoreComponent</w:t>
      </w:r>
      <w:proofErr w:type="spellEnd"/>
      <w:r w:rsidR="008E4DB1">
        <w:t xml:space="preserve"> : le pas d'incrémentation</w:t>
      </w:r>
      <w:r>
        <w:t xml:space="preserve"> et </w:t>
      </w:r>
      <w:proofErr w:type="gramStart"/>
      <w:r>
        <w:t>le délais</w:t>
      </w:r>
      <w:proofErr w:type="gramEnd"/>
      <w:r>
        <w:t xml:space="preserve"> entre deux incrémentations</w:t>
      </w:r>
      <w:r w:rsidR="00CC00BB">
        <w:t xml:space="preserve"> (en ms).</w:t>
      </w:r>
    </w:p>
    <w:p w:rsidR="004E527D" w:rsidRDefault="004E527D" w:rsidP="006A165A"/>
    <w:p w:rsidR="000B4E3C" w:rsidRDefault="000B4E3C" w:rsidP="00E4115C">
      <w:pPr>
        <w:pStyle w:val="Paragraphedeliste"/>
        <w:numPr>
          <w:ilvl w:val="0"/>
          <w:numId w:val="24"/>
        </w:numPr>
      </w:pPr>
      <w:r>
        <w:t>Créer les deux paramètres en variables membres dans "</w:t>
      </w:r>
      <w:proofErr w:type="spellStart"/>
      <w:r>
        <w:t>DemoCoreComponent</w:t>
      </w:r>
      <w:proofErr w:type="spellEnd"/>
      <w:r>
        <w:t>"</w:t>
      </w:r>
      <w:r w:rsidR="004E527D">
        <w:t xml:space="preserve"> </w:t>
      </w:r>
      <w:r w:rsidR="006A7141">
        <w:t xml:space="preserve">: </w:t>
      </w:r>
      <w:proofErr w:type="spellStart"/>
      <w:r w:rsidR="006A7141">
        <w:t>_step</w:t>
      </w:r>
      <w:proofErr w:type="spellEnd"/>
      <w:r w:rsidR="006A7141">
        <w:t xml:space="preserve"> et </w:t>
      </w:r>
      <w:proofErr w:type="spellStart"/>
      <w:r w:rsidR="006A7141">
        <w:t>_periode</w:t>
      </w:r>
      <w:proofErr w:type="spellEnd"/>
      <w:r w:rsidR="006A7141">
        <w:t xml:space="preserve"> </w:t>
      </w:r>
      <w:r w:rsidR="004E527D">
        <w:t>(deux entiers)</w:t>
      </w:r>
    </w:p>
    <w:p w:rsidR="000B4E3C" w:rsidRDefault="000B4E3C" w:rsidP="00E4115C">
      <w:pPr>
        <w:pStyle w:val="Paragraphedeliste"/>
        <w:numPr>
          <w:ilvl w:val="0"/>
          <w:numId w:val="24"/>
        </w:numPr>
      </w:pPr>
      <w:r>
        <w:t xml:space="preserve">Créer les accesseurs </w:t>
      </w:r>
      <w:r w:rsidR="004E527D">
        <w:t>(</w:t>
      </w:r>
      <w:proofErr w:type="spellStart"/>
      <w:r w:rsidR="004E527D">
        <w:t>get</w:t>
      </w:r>
      <w:proofErr w:type="spellEnd"/>
      <w:r w:rsidR="004E527D">
        <w:t xml:space="preserve">) </w:t>
      </w:r>
      <w:r>
        <w:t>et mutateurs</w:t>
      </w:r>
      <w:r w:rsidR="004E527D">
        <w:t xml:space="preserve"> (set)</w:t>
      </w:r>
      <w:r>
        <w:t xml:space="preserve"> correspondants</w:t>
      </w:r>
    </w:p>
    <w:p w:rsidR="006A7141" w:rsidRPr="006A165A" w:rsidRDefault="006A7141" w:rsidP="00E4115C">
      <w:pPr>
        <w:pStyle w:val="Paragraphedeliste"/>
        <w:numPr>
          <w:ilvl w:val="0"/>
          <w:numId w:val="24"/>
        </w:numPr>
        <w:rPr>
          <w:rFonts w:ascii="Courier New" w:hAnsi="Courier New" w:cs="Courier New"/>
          <w:noProof/>
          <w:sz w:val="20"/>
          <w:szCs w:val="20"/>
        </w:rPr>
      </w:pPr>
      <w:r>
        <w:t>Utiliser la période dans la fonction de modification de la valeur</w:t>
      </w:r>
    </w:p>
    <w:p w:rsidR="006A7141" w:rsidRDefault="006A7141" w:rsidP="005C2013">
      <w:pPr>
        <w:pStyle w:val="Code"/>
        <w:rPr>
          <w:noProof/>
          <w:lang w:val="en-US"/>
        </w:rPr>
      </w:pPr>
      <w:r w:rsidRPr="006A7141">
        <w:rPr>
          <w:noProof/>
          <w:color w:val="0000FF"/>
          <w:lang w:val="en-US"/>
        </w:rPr>
        <w:t>static</w:t>
      </w:r>
      <w:r w:rsidRPr="006A7141">
        <w:rPr>
          <w:noProof/>
          <w:lang w:val="en-US"/>
        </w:rPr>
        <w:t xml:space="preserve"> </w:t>
      </w:r>
      <w:r w:rsidRPr="006A7141">
        <w:rPr>
          <w:noProof/>
          <w:color w:val="0000FF"/>
          <w:lang w:val="en-US"/>
        </w:rPr>
        <w:t>double</w:t>
      </w:r>
      <w:r w:rsidRPr="006A7141">
        <w:rPr>
          <w:noProof/>
          <w:lang w:val="en-US"/>
        </w:rPr>
        <w:t xml:space="preserve"> lastTime = 0;</w:t>
      </w:r>
    </w:p>
    <w:p w:rsidR="006A7141" w:rsidRDefault="006A7141" w:rsidP="005C2013">
      <w:pPr>
        <w:pStyle w:val="Code"/>
        <w:rPr>
          <w:noProof/>
          <w:lang w:val="en-US"/>
        </w:rPr>
      </w:pPr>
      <w:r w:rsidRPr="006A7141">
        <w:rPr>
          <w:noProof/>
          <w:color w:val="0000FF"/>
          <w:lang w:val="en-US"/>
        </w:rPr>
        <w:t>if</w:t>
      </w:r>
      <w:r w:rsidRPr="006A7141">
        <w:rPr>
          <w:noProof/>
          <w:lang w:val="en-US"/>
        </w:rPr>
        <w:t xml:space="preserve"> ((current_time - lastTime) &gt; </w:t>
      </w:r>
      <w:r w:rsidRPr="006A7141">
        <w:rPr>
          <w:noProof/>
          <w:color w:val="0000FF"/>
          <w:lang w:val="en-US"/>
        </w:rPr>
        <w:t>double</w:t>
      </w:r>
      <w:r>
        <w:rPr>
          <w:noProof/>
          <w:lang w:val="en-US"/>
        </w:rPr>
        <w:t>(_periode/1000.0))</w:t>
      </w:r>
      <w:r w:rsidR="005C2013">
        <w:rPr>
          <w:noProof/>
          <w:lang w:val="en-US"/>
        </w:rPr>
        <w:t xml:space="preserve"> </w:t>
      </w:r>
      <w:r w:rsidRPr="006A7141">
        <w:rPr>
          <w:noProof/>
          <w:lang w:val="en-US"/>
        </w:rPr>
        <w:t>{</w:t>
      </w:r>
    </w:p>
    <w:p w:rsidR="006A7141" w:rsidRDefault="006A7141" w:rsidP="005C2013">
      <w:pPr>
        <w:pStyle w:val="Code"/>
        <w:rPr>
          <w:noProof/>
          <w:lang w:val="en-US"/>
        </w:rPr>
      </w:pPr>
      <w:r>
        <w:rPr>
          <w:noProof/>
          <w:lang w:val="en-US"/>
        </w:rPr>
        <w:tab/>
        <w:t>_value += _step;</w:t>
      </w:r>
    </w:p>
    <w:p w:rsidR="006A7141" w:rsidRDefault="005C2013" w:rsidP="005C2013">
      <w:pPr>
        <w:pStyle w:val="Code"/>
        <w:rPr>
          <w:noProof/>
          <w:lang w:val="en-US"/>
        </w:rPr>
      </w:pPr>
      <w:r>
        <w:rPr>
          <w:noProof/>
          <w:lang w:val="en-US"/>
        </w:rPr>
        <w:tab/>
      </w:r>
      <w:r w:rsidR="006A7141" w:rsidRPr="006A7141">
        <w:rPr>
          <w:noProof/>
          <w:lang w:val="en-US"/>
        </w:rPr>
        <w:t>notifyValueChanged(</w:t>
      </w:r>
      <w:r w:rsidR="006A7141">
        <w:rPr>
          <w:noProof/>
          <w:lang w:val="en-US"/>
        </w:rPr>
        <w:t>_value</w:t>
      </w:r>
      <w:r w:rsidR="006A7141" w:rsidRPr="006A7141">
        <w:rPr>
          <w:noProof/>
          <w:lang w:val="en-US"/>
        </w:rPr>
        <w:t>);</w:t>
      </w:r>
    </w:p>
    <w:p w:rsidR="006A7141" w:rsidRPr="006A7141" w:rsidRDefault="005C2013" w:rsidP="005C2013">
      <w:pPr>
        <w:pStyle w:val="Code"/>
        <w:rPr>
          <w:noProof/>
          <w:lang w:val="en-US"/>
        </w:rPr>
      </w:pPr>
      <w:r>
        <w:rPr>
          <w:noProof/>
          <w:lang w:val="en-US"/>
        </w:rPr>
        <w:tab/>
      </w:r>
      <w:r w:rsidR="006A7141" w:rsidRPr="006A7141">
        <w:rPr>
          <w:noProof/>
          <w:lang w:val="en-US"/>
        </w:rPr>
        <w:t>lastTime = current_time;</w:t>
      </w:r>
    </w:p>
    <w:p w:rsidR="006A7141" w:rsidRDefault="006A7141" w:rsidP="005C2013">
      <w:pPr>
        <w:pStyle w:val="Code"/>
      </w:pPr>
      <w:r>
        <w:rPr>
          <w:noProof/>
        </w:rPr>
        <w:t>}</w:t>
      </w:r>
    </w:p>
    <w:p w:rsidR="004E527D" w:rsidRPr="006A165A" w:rsidRDefault="000B4E3C" w:rsidP="00E4115C">
      <w:pPr>
        <w:pStyle w:val="Paragraphedeliste"/>
        <w:numPr>
          <w:ilvl w:val="0"/>
          <w:numId w:val="25"/>
        </w:numPr>
        <w:rPr>
          <w:rFonts w:ascii="Courier New" w:hAnsi="Courier New" w:cs="Courier New"/>
          <w:noProof/>
          <w:sz w:val="20"/>
          <w:szCs w:val="20"/>
        </w:rPr>
      </w:pPr>
      <w:r>
        <w:t>Ajout</w:t>
      </w:r>
      <w:r w:rsidR="008E4DB1">
        <w:t>er</w:t>
      </w:r>
      <w:r>
        <w:t xml:space="preserve"> dans le fichier "</w:t>
      </w:r>
      <w:proofErr w:type="spellStart"/>
      <w:r>
        <w:t>DemoCoreComponent.h</w:t>
      </w:r>
      <w:proofErr w:type="spellEnd"/>
      <w:r>
        <w:t xml:space="preserve">" les </w:t>
      </w:r>
      <w:proofErr w:type="spellStart"/>
      <w:r>
        <w:t>QProperty</w:t>
      </w:r>
      <w:proofErr w:type="spellEnd"/>
      <w:r>
        <w:t xml:space="preserve"> avec la macro "Q_PROPERTY", sous la macro "Q_OBJECT":</w:t>
      </w:r>
      <w:r w:rsidR="006F24C2">
        <w:t xml:space="preserve">(une macro par attribut à ajouter en </w:t>
      </w:r>
      <w:proofErr w:type="spellStart"/>
      <w:r w:rsidR="006F24C2">
        <w:t>property</w:t>
      </w:r>
      <w:proofErr w:type="spellEnd"/>
      <w:r w:rsidR="006F24C2">
        <w:t>)</w:t>
      </w:r>
    </w:p>
    <w:p w:rsidR="004E527D" w:rsidRPr="004E527D" w:rsidRDefault="004E527D" w:rsidP="005C2013">
      <w:pPr>
        <w:pStyle w:val="Code"/>
        <w:rPr>
          <w:noProof/>
          <w:lang w:val="en-US"/>
        </w:rPr>
      </w:pPr>
      <w:r w:rsidRPr="004E527D">
        <w:rPr>
          <w:noProof/>
          <w:color w:val="0000FF"/>
          <w:lang w:val="en-US"/>
        </w:rPr>
        <w:t>Q_PROPERTY</w:t>
      </w:r>
      <w:r w:rsidRPr="004E527D">
        <w:rPr>
          <w:noProof/>
          <w:lang w:val="en-US"/>
        </w:rPr>
        <w:t>(</w:t>
      </w:r>
      <w:r w:rsidRPr="004E527D">
        <w:rPr>
          <w:noProof/>
          <w:color w:val="0000FF"/>
          <w:lang w:val="en-US"/>
        </w:rPr>
        <w:t>int</w:t>
      </w:r>
      <w:r w:rsidRPr="004E527D">
        <w:rPr>
          <w:noProof/>
          <w:lang w:val="en-US"/>
        </w:rPr>
        <w:t xml:space="preserve"> periode READ getPeriode WRITE setPeriode</w:t>
      </w:r>
      <w:r>
        <w:rPr>
          <w:noProof/>
          <w:lang w:val="en-US"/>
        </w:rPr>
        <w:t>)</w:t>
      </w:r>
    </w:p>
    <w:p w:rsidR="000B4E3C" w:rsidRDefault="000B4E3C" w:rsidP="006A165A">
      <w:pPr>
        <w:pStyle w:val="Paragraphedeliste"/>
      </w:pPr>
      <w:r w:rsidRPr="006A165A">
        <w:rPr>
          <w:u w:val="single"/>
        </w:rPr>
        <w:t>Attention</w:t>
      </w:r>
      <w:r w:rsidR="006A165A">
        <w:rPr>
          <w:u w:val="single"/>
        </w:rPr>
        <w:t xml:space="preserve"> </w:t>
      </w:r>
      <w:r w:rsidRPr="000B4E3C">
        <w:t xml:space="preserve">: pas de virgules, pas de guillemets </w:t>
      </w:r>
      <w:r>
        <w:t>autour du nom, pas de point-virgule à la fin</w:t>
      </w:r>
    </w:p>
    <w:p w:rsidR="00754C38" w:rsidRDefault="00754C38" w:rsidP="00E4115C">
      <w:pPr>
        <w:pStyle w:val="Paragraphedeliste"/>
        <w:numPr>
          <w:ilvl w:val="0"/>
          <w:numId w:val="25"/>
        </w:numPr>
      </w:pPr>
      <w:r>
        <w:t>Activer le service de propriétés dans le constructeur</w:t>
      </w:r>
    </w:p>
    <w:p w:rsidR="006A165A" w:rsidRDefault="000B4E3C" w:rsidP="00E4115C">
      <w:pPr>
        <w:pStyle w:val="Paragraphedeliste"/>
        <w:numPr>
          <w:ilvl w:val="0"/>
          <w:numId w:val="25"/>
        </w:numPr>
      </w:pPr>
      <w:r>
        <w:t>Ajouter la disponibilité dans le "</w:t>
      </w:r>
      <w:proofErr w:type="spellStart"/>
      <w:r>
        <w:t>initializeComponent</w:t>
      </w:r>
      <w:proofErr w:type="spellEnd"/>
      <w:r>
        <w:t>" avec la fonction "</w:t>
      </w:r>
      <w:proofErr w:type="spellStart"/>
      <w:r w:rsidRPr="000B4E3C">
        <w:t>createPropertiesForThisObject</w:t>
      </w:r>
      <w:proofErr w:type="spellEnd"/>
      <w:r>
        <w:t>"</w:t>
      </w:r>
      <w:r w:rsidR="00C14E83">
        <w:t>.</w:t>
      </w:r>
    </w:p>
    <w:p w:rsidR="000B4E3C" w:rsidRDefault="00C14E83" w:rsidP="006A165A">
      <w:pPr>
        <w:pStyle w:val="Paragraphedeliste"/>
      </w:pPr>
      <w:r>
        <w:t>Les deux paramètres sont facultatifs. Essayer d'utiliser les propriétés avec ou sans préfixe (premier paramètre).</w:t>
      </w:r>
      <w:r w:rsidR="00F94FE1">
        <w:t xml:space="preserve"> Il est possible d'utiliser plusieurs pré</w:t>
      </w:r>
      <w:r w:rsidR="008E4DB1">
        <w:t>fixes en les séparant par un point</w:t>
      </w:r>
      <w:r w:rsidR="00F94FE1">
        <w:t>. Exemple: "pref1.pref2".</w:t>
      </w:r>
    </w:p>
    <w:p w:rsidR="00D9190E" w:rsidRDefault="00D9190E" w:rsidP="00E4115C">
      <w:pPr>
        <w:pStyle w:val="Paragraphedeliste"/>
        <w:numPr>
          <w:ilvl w:val="0"/>
          <w:numId w:val="26"/>
        </w:numPr>
      </w:pPr>
      <w:r>
        <w:t>Utiliser les paramètres dans la classe, et les modifie</w:t>
      </w:r>
      <w:r w:rsidR="00B97E7D">
        <w:t>r pour observer les changements</w:t>
      </w:r>
    </w:p>
    <w:p w:rsidR="00D9190E" w:rsidRDefault="00D9190E" w:rsidP="00E4115C">
      <w:pPr>
        <w:pStyle w:val="Paragraphedeliste"/>
        <w:numPr>
          <w:ilvl w:val="0"/>
          <w:numId w:val="26"/>
        </w:numPr>
      </w:pPr>
      <w:r>
        <w:t xml:space="preserve">Sauvegarder la Stream, et l'éditer avec un éditeur de texte. Les paramètres sont </w:t>
      </w:r>
      <w:r w:rsidR="00B97E7D">
        <w:t xml:space="preserve">sauvegardés dans le fichier </w:t>
      </w:r>
      <w:proofErr w:type="spellStart"/>
      <w:r w:rsidR="00B97E7D">
        <w:t>xml</w:t>
      </w:r>
      <w:proofErr w:type="spellEnd"/>
    </w:p>
    <w:p w:rsidR="00AB2743" w:rsidRDefault="00AB2743" w:rsidP="006A165A"/>
    <w:p w:rsidR="002A016C" w:rsidRDefault="004954A5" w:rsidP="002A016C">
      <w:pPr>
        <w:keepNext/>
        <w:jc w:val="center"/>
      </w:pPr>
      <w:r>
        <w:rPr>
          <w:noProof/>
          <w:lang w:eastAsia="fr-FR"/>
        </w:rPr>
        <w:lastRenderedPageBreak/>
        <w:drawing>
          <wp:inline distT="0" distB="0" distL="0" distR="0">
            <wp:extent cx="4381500" cy="2047875"/>
            <wp:effectExtent l="1905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srcRect/>
                    <a:stretch>
                      <a:fillRect/>
                    </a:stretch>
                  </pic:blipFill>
                  <pic:spPr bwMode="auto">
                    <a:xfrm>
                      <a:off x="0" y="0"/>
                      <a:ext cx="4381500" cy="2047875"/>
                    </a:xfrm>
                    <a:prstGeom prst="rect">
                      <a:avLst/>
                    </a:prstGeom>
                    <a:noFill/>
                    <a:ln w="9525">
                      <a:noFill/>
                      <a:miter lim="800000"/>
                      <a:headEnd/>
                      <a:tailEnd/>
                    </a:ln>
                  </pic:spPr>
                </pic:pic>
              </a:graphicData>
            </a:graphic>
          </wp:inline>
        </w:drawing>
      </w:r>
    </w:p>
    <w:p w:rsidR="00AB2743" w:rsidRPr="006A165A" w:rsidRDefault="002A016C" w:rsidP="002A016C">
      <w:pPr>
        <w:pStyle w:val="Lgende"/>
        <w:jc w:val="center"/>
        <w:rPr>
          <w:sz w:val="20"/>
          <w:u w:val="single"/>
        </w:rPr>
      </w:pPr>
      <w:r>
        <w:t xml:space="preserve">Image </w:t>
      </w:r>
      <w:fldSimple w:instr=" SEQ Image \* ARABIC ">
        <w:r w:rsidR="004313EA">
          <w:rPr>
            <w:noProof/>
          </w:rPr>
          <w:t>19</w:t>
        </w:r>
      </w:fldSimple>
      <w:r>
        <w:t xml:space="preserve"> : </w:t>
      </w:r>
      <w:r w:rsidRPr="00A95377">
        <w:t xml:space="preserve">Paramètres du composant </w:t>
      </w:r>
      <w:proofErr w:type="spellStart"/>
      <w:r w:rsidRPr="00A95377">
        <w:t>DemoCoreComponent</w:t>
      </w:r>
      <w:proofErr w:type="spellEnd"/>
      <w:r w:rsidR="00754C38" w:rsidRPr="006A165A">
        <w:rPr>
          <w:sz w:val="20"/>
          <w:u w:val="single"/>
        </w:rPr>
        <w:t xml:space="preserve"> </w:t>
      </w:r>
    </w:p>
    <w:p w:rsidR="00C06FEE" w:rsidRDefault="00C06FEE" w:rsidP="006A165A"/>
    <w:p w:rsidR="00C06FEE" w:rsidRDefault="00C06FEE" w:rsidP="006A165A">
      <w:r>
        <w:t>Une propriété peut être supprimée dynamiquement.</w:t>
      </w:r>
    </w:p>
    <w:p w:rsidR="00B20A71" w:rsidRDefault="00B20A71" w:rsidP="006A165A">
      <w:r>
        <w:t>Pour supprimer une propriété, récupérer la liste des services à l'aide de la fonction "</w:t>
      </w:r>
      <w:proofErr w:type="spellStart"/>
      <w:r>
        <w:t>QueryService</w:t>
      </w:r>
      <w:proofErr w:type="spellEnd"/>
      <w:r>
        <w:t>", puis détruire la propriété souhaitée avec la fonction "</w:t>
      </w:r>
      <w:proofErr w:type="spellStart"/>
      <w:r>
        <w:t>DestroyProperty</w:t>
      </w:r>
      <w:proofErr w:type="spellEnd"/>
      <w:r>
        <w:t>". Cette fonction prend en paramètre le nom de la propriété, précédé du préfixe.</w:t>
      </w:r>
    </w:p>
    <w:p w:rsidR="00BC6139" w:rsidRPr="00C022E2" w:rsidRDefault="00490005">
      <w:pPr>
        <w:spacing w:after="200" w:line="276" w:lineRule="auto"/>
        <w:jc w:val="left"/>
      </w:pPr>
      <w:r w:rsidRPr="00490005">
        <w:br w:type="page"/>
      </w:r>
    </w:p>
    <w:p w:rsidR="00B20A71" w:rsidRPr="00170346" w:rsidRDefault="00B20A71" w:rsidP="006A165A">
      <w:pPr>
        <w:rPr>
          <w:lang w:val="en-US"/>
        </w:rPr>
      </w:pPr>
      <w:proofErr w:type="spellStart"/>
      <w:r w:rsidRPr="00170346">
        <w:rPr>
          <w:lang w:val="en-US"/>
        </w:rPr>
        <w:lastRenderedPageBreak/>
        <w:t>Exemple</w:t>
      </w:r>
      <w:proofErr w:type="spellEnd"/>
      <w:r w:rsidRPr="00170346">
        <w:rPr>
          <w:lang w:val="en-US"/>
        </w:rPr>
        <w:t>:</w:t>
      </w:r>
    </w:p>
    <w:p w:rsidR="00B20A71" w:rsidRDefault="00B20A71" w:rsidP="005C2013">
      <w:pPr>
        <w:pStyle w:val="Code"/>
        <w:rPr>
          <w:noProof/>
          <w:lang w:val="en-US"/>
        </w:rPr>
      </w:pPr>
      <w:r w:rsidRPr="00B20A71">
        <w:rPr>
          <w:noProof/>
          <w:lang w:val="en-US"/>
        </w:rPr>
        <w:t xml:space="preserve">ISwService * services = </w:t>
      </w:r>
      <w:r w:rsidRPr="00B20A71">
        <w:rPr>
          <w:noProof/>
          <w:color w:val="0000FF"/>
          <w:lang w:val="en-US"/>
        </w:rPr>
        <w:t>this</w:t>
      </w:r>
      <w:r w:rsidRPr="00B20A71">
        <w:rPr>
          <w:noProof/>
          <w:lang w:val="en-US"/>
        </w:rPr>
        <w:t>-&gt;</w:t>
      </w:r>
      <w:r w:rsidR="005C2013">
        <w:rPr>
          <w:noProof/>
          <w:lang w:val="en-US"/>
        </w:rPr>
        <w:t xml:space="preserve"> </w:t>
      </w:r>
      <w:r w:rsidRPr="00B20A71">
        <w:rPr>
          <w:noProof/>
          <w:lang w:val="en-US"/>
        </w:rPr>
        <w:t>QueryService(CG_SW_SERVICE_PROPERTIES);</w:t>
      </w:r>
    </w:p>
    <w:p w:rsidR="00B20A71" w:rsidRDefault="00B20A71" w:rsidP="005C2013">
      <w:pPr>
        <w:pStyle w:val="Code"/>
        <w:rPr>
          <w:noProof/>
          <w:lang w:val="en-US"/>
        </w:rPr>
      </w:pPr>
      <w:r w:rsidRPr="00B20A71">
        <w:rPr>
          <w:noProof/>
          <w:lang w:val="en-US"/>
        </w:rPr>
        <w:t>ISwProperties * propertiesService;</w:t>
      </w:r>
    </w:p>
    <w:p w:rsidR="00B20A71" w:rsidRDefault="00B20A71" w:rsidP="005C2013">
      <w:pPr>
        <w:pStyle w:val="Code"/>
        <w:rPr>
          <w:noProof/>
          <w:lang w:val="en-US"/>
        </w:rPr>
      </w:pPr>
      <w:r w:rsidRPr="00B20A71">
        <w:rPr>
          <w:noProof/>
          <w:color w:val="0000FF"/>
          <w:lang w:val="en-US"/>
        </w:rPr>
        <w:t>if</w:t>
      </w:r>
      <w:r w:rsidRPr="00B20A71">
        <w:rPr>
          <w:noProof/>
          <w:lang w:val="en-US"/>
        </w:rPr>
        <w:t xml:space="preserve"> (services)</w:t>
      </w:r>
    </w:p>
    <w:p w:rsidR="00B20A71" w:rsidRDefault="00B20A71" w:rsidP="005C2013">
      <w:pPr>
        <w:pStyle w:val="Code"/>
        <w:rPr>
          <w:noProof/>
          <w:lang w:val="en-US"/>
        </w:rPr>
      </w:pPr>
      <w:r w:rsidRPr="00B20A71">
        <w:rPr>
          <w:noProof/>
          <w:lang w:val="en-US"/>
        </w:rPr>
        <w:t>{</w:t>
      </w:r>
    </w:p>
    <w:p w:rsidR="00B20A71" w:rsidRDefault="00B20A71" w:rsidP="005C2013">
      <w:pPr>
        <w:pStyle w:val="Code"/>
        <w:rPr>
          <w:noProof/>
          <w:lang w:val="en-US"/>
        </w:rPr>
      </w:pPr>
      <w:r w:rsidRPr="00B20A71">
        <w:rPr>
          <w:noProof/>
          <w:lang w:val="en-US"/>
        </w:rPr>
        <w:tab/>
        <w:t xml:space="preserve">propertiesService = </w:t>
      </w:r>
      <w:r w:rsidRPr="00B20A71">
        <w:rPr>
          <w:noProof/>
          <w:color w:val="0000FF"/>
          <w:lang w:val="en-US"/>
        </w:rPr>
        <w:t>dynamic_cast</w:t>
      </w:r>
      <w:r w:rsidRPr="00B20A71">
        <w:rPr>
          <w:noProof/>
          <w:lang w:val="en-US"/>
        </w:rPr>
        <w:t>&lt;ISwProperties *&gt; (services);</w:t>
      </w:r>
    </w:p>
    <w:p w:rsidR="00B20A71" w:rsidRDefault="00B20A71" w:rsidP="005C2013">
      <w:pPr>
        <w:pStyle w:val="Code"/>
        <w:rPr>
          <w:noProof/>
          <w:lang w:val="en-US"/>
        </w:rPr>
      </w:pPr>
      <w:r w:rsidRPr="00B20A71">
        <w:rPr>
          <w:noProof/>
          <w:lang w:val="en-US"/>
        </w:rPr>
        <w:t>}</w:t>
      </w:r>
    </w:p>
    <w:p w:rsidR="00B20A71" w:rsidRDefault="00B20A71" w:rsidP="005C2013">
      <w:pPr>
        <w:pStyle w:val="Code"/>
        <w:rPr>
          <w:noProof/>
          <w:lang w:val="en-US"/>
        </w:rPr>
      </w:pPr>
      <w:r w:rsidRPr="00B20A71">
        <w:rPr>
          <w:noProof/>
          <w:lang w:val="en-US"/>
        </w:rPr>
        <w:t>propertiesService-&gt;DestroyProperty(</w:t>
      </w:r>
      <w:r w:rsidRPr="00B20A71">
        <w:rPr>
          <w:noProof/>
          <w:color w:val="A31515"/>
          <w:lang w:val="en-US"/>
        </w:rPr>
        <w:t>"Test.periode"</w:t>
      </w:r>
      <w:r w:rsidRPr="00B20A71">
        <w:rPr>
          <w:noProof/>
          <w:lang w:val="en-US"/>
        </w:rPr>
        <w:t>);</w:t>
      </w:r>
    </w:p>
    <w:p w:rsidR="006A165A" w:rsidRPr="0009409C" w:rsidRDefault="006A165A" w:rsidP="006A165A">
      <w:pPr>
        <w:rPr>
          <w:lang w:val="en-US"/>
        </w:rPr>
      </w:pPr>
    </w:p>
    <w:p w:rsidR="00C06FEE" w:rsidRDefault="004E6C36" w:rsidP="00E4115C">
      <w:pPr>
        <w:pStyle w:val="Paragraphedeliste"/>
        <w:numPr>
          <w:ilvl w:val="0"/>
          <w:numId w:val="27"/>
        </w:numPr>
      </w:pPr>
      <w:r>
        <w:t>Optionnel</w:t>
      </w:r>
      <w:r w:rsidR="006A165A">
        <w:t xml:space="preserve"> </w:t>
      </w:r>
      <w:r>
        <w:t>: supprimer une pro</w:t>
      </w:r>
      <w:r w:rsidR="006A165A">
        <w:t>priété lors de l'initialisation</w:t>
      </w:r>
    </w:p>
    <w:p w:rsidR="004E6C36" w:rsidRDefault="004E6C36" w:rsidP="006A165A"/>
    <w:p w:rsidR="00C06FEE" w:rsidRDefault="00C06FEE" w:rsidP="006A165A">
      <w:r>
        <w:t>Il est également possible de créer une propriété à partir d'une énumération. Pour cela, l'</w:t>
      </w:r>
      <w:proofErr w:type="spellStart"/>
      <w:r>
        <w:t>enum</w:t>
      </w:r>
      <w:proofErr w:type="spellEnd"/>
      <w:r>
        <w:t xml:space="preserve"> doit être créé à l'aide de la macro Qt.</w:t>
      </w:r>
    </w:p>
    <w:p w:rsidR="006A165A" w:rsidRDefault="006A165A" w:rsidP="006A165A">
      <w:pPr>
        <w:pStyle w:val="Paragraphedeliste"/>
      </w:pPr>
    </w:p>
    <w:p w:rsidR="00FC405E" w:rsidRDefault="00C06FEE" w:rsidP="00E4115C">
      <w:pPr>
        <w:pStyle w:val="Paragraphedeliste"/>
        <w:numPr>
          <w:ilvl w:val="0"/>
          <w:numId w:val="27"/>
        </w:numPr>
      </w:pPr>
      <w:r w:rsidRPr="00F32F0A">
        <w:t>Optionnel</w:t>
      </w:r>
      <w:r w:rsidR="006A165A">
        <w:t xml:space="preserve"> </w:t>
      </w:r>
      <w:r>
        <w:t>: ajo</w:t>
      </w:r>
      <w:r w:rsidR="006A165A">
        <w:t xml:space="preserve">uter une propriété avec un </w:t>
      </w:r>
      <w:proofErr w:type="spellStart"/>
      <w:r w:rsidR="006A165A">
        <w:t>enum</w:t>
      </w:r>
      <w:proofErr w:type="spellEnd"/>
    </w:p>
    <w:p w:rsidR="002551A0" w:rsidRDefault="002551A0" w:rsidP="002551A0">
      <w:pPr>
        <w:pStyle w:val="Paragraphedeliste"/>
      </w:pPr>
    </w:p>
    <w:p w:rsidR="002551A0" w:rsidRDefault="00DF1824" w:rsidP="002551A0">
      <w:pPr>
        <w:pStyle w:val="Titre3"/>
      </w:pPr>
      <w:r>
        <w:t>Des propriétés dynamiques</w:t>
      </w:r>
    </w:p>
    <w:p w:rsidR="002551A0" w:rsidRDefault="00DF1824" w:rsidP="002551A0">
      <w:r>
        <w:t>Le service de propriétés est dynamique, c'est à dire qu'il est possible de créer des propriétés à la volé</w:t>
      </w:r>
      <w:r w:rsidR="00CF1B03">
        <w:t>e</w:t>
      </w:r>
      <w:r>
        <w:t xml:space="preserve"> à n'importe quel moment. Cela est très utile pour ajouter ou supprimer des propriétés </w:t>
      </w:r>
      <w:r w:rsidR="005E0E9D">
        <w:t>d'</w:t>
      </w:r>
      <w:r>
        <w:t xml:space="preserve">un composant sur changement d'une de </w:t>
      </w:r>
      <w:r w:rsidR="005E0E9D">
        <w:t>s</w:t>
      </w:r>
      <w:r>
        <w:t xml:space="preserve">es propriétés. </w:t>
      </w:r>
    </w:p>
    <w:p w:rsidR="0009405F" w:rsidRDefault="0009405F" w:rsidP="006A165A"/>
    <w:p w:rsidR="0009405F" w:rsidRDefault="00385C23" w:rsidP="006A165A">
      <w:r>
        <w:rPr>
          <w:noProof/>
          <w:lang w:eastAsia="fr-FR"/>
        </w:rPr>
        <w:drawing>
          <wp:anchor distT="0" distB="0" distL="114300" distR="114300" simplePos="0" relativeHeight="251723776" behindDoc="0" locked="0" layoutInCell="1" allowOverlap="1">
            <wp:simplePos x="0" y="0"/>
            <wp:positionH relativeFrom="column">
              <wp:posOffset>-4445</wp:posOffset>
            </wp:positionH>
            <wp:positionV relativeFrom="paragraph">
              <wp:posOffset>53975</wp:posOffset>
            </wp:positionV>
            <wp:extent cx="2847975" cy="1933575"/>
            <wp:effectExtent l="19050" t="0" r="9525" b="0"/>
            <wp:wrapSquare wrapText="bothSides"/>
            <wp:docPr id="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2847975" cy="1933575"/>
                    </a:xfrm>
                    <a:prstGeom prst="rect">
                      <a:avLst/>
                    </a:prstGeom>
                    <a:noFill/>
                    <a:ln w="9525">
                      <a:noFill/>
                      <a:miter lim="800000"/>
                      <a:headEnd/>
                      <a:tailEnd/>
                    </a:ln>
                  </pic:spPr>
                </pic:pic>
              </a:graphicData>
            </a:graphic>
          </wp:anchor>
        </w:drawing>
      </w:r>
      <w:r w:rsidR="00DF1824">
        <w:t>Ici, la propriété "</w:t>
      </w:r>
      <w:proofErr w:type="spellStart"/>
      <w:r w:rsidR="00A659C7">
        <w:t>filteredRange</w:t>
      </w:r>
      <w:r w:rsidR="00DF1824">
        <w:t>Count</w:t>
      </w:r>
      <w:proofErr w:type="spellEnd"/>
      <w:r w:rsidR="00DF1824">
        <w:t>" défini</w:t>
      </w:r>
      <w:r w:rsidR="00CF1B03">
        <w:t>t</w:t>
      </w:r>
      <w:r w:rsidR="00DF1824">
        <w:t xml:space="preserve"> le nombre de sous sections "</w:t>
      </w:r>
      <w:proofErr w:type="spellStart"/>
      <w:r w:rsidR="00A659C7">
        <w:t>Range_</w:t>
      </w:r>
      <w:proofErr w:type="spellEnd"/>
      <w:r w:rsidR="00DF1824">
        <w:t xml:space="preserve">*". Sur changement de la </w:t>
      </w:r>
      <w:r w:rsidR="00A659C7">
        <w:t>première</w:t>
      </w:r>
      <w:r w:rsidR="00DF1824">
        <w:t xml:space="preserve"> propriété, les sections suivantes sont mise à jour</w:t>
      </w:r>
      <w:r w:rsidR="00A659C7">
        <w:t>, suppression / ajout des sections.</w:t>
      </w:r>
    </w:p>
    <w:p w:rsidR="00A659C7" w:rsidRDefault="00A659C7" w:rsidP="006A165A"/>
    <w:p w:rsidR="00A659C7" w:rsidRDefault="00A659C7" w:rsidP="006A165A">
      <w:r>
        <w:t>D'un autre coté, la propriété "</w:t>
      </w:r>
      <w:proofErr w:type="spellStart"/>
      <w:r>
        <w:t>hasMinBound</w:t>
      </w:r>
      <w:proofErr w:type="spellEnd"/>
      <w:r>
        <w:t xml:space="preserve">", ajoute une section "Min </w:t>
      </w:r>
      <w:proofErr w:type="spellStart"/>
      <w:r>
        <w:t>bound</w:t>
      </w:r>
      <w:proofErr w:type="spellEnd"/>
      <w:r>
        <w:t xml:space="preserve">" si sa valeur est mise à </w:t>
      </w:r>
      <w:r w:rsidR="00CF1B03">
        <w:t>"</w:t>
      </w:r>
      <w:proofErr w:type="spellStart"/>
      <w:r>
        <w:t>true</w:t>
      </w:r>
      <w:proofErr w:type="spellEnd"/>
      <w:r w:rsidR="00CF1B03">
        <w:t>"</w:t>
      </w:r>
      <w:r>
        <w:t>.</w:t>
      </w:r>
    </w:p>
    <w:p w:rsidR="002551A0" w:rsidRDefault="002551A0" w:rsidP="002551A0">
      <w:pPr>
        <w:pStyle w:val="Titre2"/>
        <w:numPr>
          <w:ilvl w:val="0"/>
          <w:numId w:val="0"/>
        </w:numPr>
        <w:ind w:left="993"/>
      </w:pPr>
      <w:bookmarkStart w:id="168" w:name="_Toc354393978"/>
    </w:p>
    <w:p w:rsidR="002551A0" w:rsidRDefault="00922331" w:rsidP="002551A0">
      <w:r>
        <w:t xml:space="preserve">Cet exemple est </w:t>
      </w:r>
      <w:r w:rsidR="005E0E9D">
        <w:t>issu</w:t>
      </w:r>
      <w:r>
        <w:t xml:space="preserve"> du composant </w:t>
      </w:r>
      <w:proofErr w:type="spellStart"/>
      <w:r>
        <w:t>SimpleNetworkFilter</w:t>
      </w:r>
      <w:proofErr w:type="spellEnd"/>
      <w:r>
        <w:t xml:space="preserve"> qui se trouve dans C:\Projects\Modules\Sw\Network.</w:t>
      </w:r>
      <w:r w:rsidR="005E0E9D">
        <w:t xml:space="preserve"> Pour plus de détail, se reporter au code du composant. Le but de ce paragraphe est seulement de se rappeler qu'</w:t>
      </w:r>
      <w:r w:rsidR="00CF1B03">
        <w:t xml:space="preserve">il </w:t>
      </w:r>
      <w:r w:rsidR="005E0E9D">
        <w:t>est possible de le faire. De même, il est possible de fournir des interfaces à la volé</w:t>
      </w:r>
      <w:r w:rsidR="00CF1B03">
        <w:t>e</w:t>
      </w:r>
      <w:r w:rsidR="005E0E9D">
        <w:t xml:space="preserve"> sur changement d'une propriété d'un composant.</w:t>
      </w:r>
      <w:r w:rsidR="00CF1B03">
        <w:t xml:space="preserve"> Cela permet de rendre les composants plus flexibles/configurables/génériques.</w:t>
      </w:r>
    </w:p>
    <w:p w:rsidR="002551A0" w:rsidRDefault="002551A0" w:rsidP="002551A0"/>
    <w:p w:rsidR="00FC405E" w:rsidRDefault="00993E05" w:rsidP="00B5234E">
      <w:pPr>
        <w:pStyle w:val="Titre2"/>
      </w:pPr>
      <w:r>
        <w:t>Sous-</w:t>
      </w:r>
      <w:proofErr w:type="spellStart"/>
      <w:r>
        <w:t>stream</w:t>
      </w:r>
      <w:bookmarkEnd w:id="168"/>
      <w:proofErr w:type="spellEnd"/>
    </w:p>
    <w:p w:rsidR="009F7F87" w:rsidRDefault="009F7F87" w:rsidP="006A165A"/>
    <w:p w:rsidR="00993E05" w:rsidRDefault="00993E05" w:rsidP="006A165A">
      <w:r>
        <w:t>Un sous-</w:t>
      </w:r>
      <w:proofErr w:type="spellStart"/>
      <w:r>
        <w:t>stream</w:t>
      </w:r>
      <w:proofErr w:type="spellEnd"/>
      <w:r>
        <w:t xml:space="preserve"> est un composant, avec entrées / sorties, basé sur un </w:t>
      </w:r>
      <w:proofErr w:type="spellStart"/>
      <w:r>
        <w:t>stream</w:t>
      </w:r>
      <w:proofErr w:type="spellEnd"/>
      <w:r>
        <w:t>.</w:t>
      </w:r>
    </w:p>
    <w:p w:rsidR="009F7F87" w:rsidRDefault="009F7F87" w:rsidP="006A165A">
      <w:r>
        <w:t xml:space="preserve">Il permet d'alléger un </w:t>
      </w:r>
      <w:proofErr w:type="spellStart"/>
      <w:r>
        <w:t>stream</w:t>
      </w:r>
      <w:proofErr w:type="spellEnd"/>
      <w:r>
        <w:t xml:space="preserve"> en regroupant une partie de ses composants qui forment une fonctionnalité.</w:t>
      </w:r>
    </w:p>
    <w:p w:rsidR="009F7F87" w:rsidRDefault="009F7F87" w:rsidP="006A165A"/>
    <w:p w:rsidR="00AA2BC6" w:rsidRDefault="006A1FD8" w:rsidP="006A165A">
      <w:r>
        <w:t>Nous allons créer un sous-</w:t>
      </w:r>
      <w:proofErr w:type="spellStart"/>
      <w:r>
        <w:t>stream</w:t>
      </w:r>
      <w:proofErr w:type="spellEnd"/>
      <w:r>
        <w:t xml:space="preserve"> pour la gestion de l'interface.</w:t>
      </w:r>
    </w:p>
    <w:p w:rsidR="006A1FD8" w:rsidRDefault="006A1FD8" w:rsidP="006A165A"/>
    <w:p w:rsidR="006A1FD8" w:rsidRDefault="006A1FD8" w:rsidP="00E4115C">
      <w:pPr>
        <w:pStyle w:val="Paragraphedeliste"/>
        <w:numPr>
          <w:ilvl w:val="0"/>
          <w:numId w:val="27"/>
        </w:numPr>
      </w:pPr>
      <w:r>
        <w:t>Création du sous-</w:t>
      </w:r>
      <w:proofErr w:type="spellStart"/>
      <w:r>
        <w:t>stream</w:t>
      </w:r>
      <w:proofErr w:type="spellEnd"/>
      <w:r>
        <w:t>:</w:t>
      </w:r>
    </w:p>
    <w:p w:rsidR="006A1FD8" w:rsidRDefault="006A1FD8" w:rsidP="00E4115C">
      <w:pPr>
        <w:pStyle w:val="Paragraphedeliste"/>
        <w:numPr>
          <w:ilvl w:val="1"/>
          <w:numId w:val="27"/>
        </w:numPr>
      </w:pPr>
      <w:r>
        <w:t>Créer l'arborescence "test\</w:t>
      </w:r>
      <w:proofErr w:type="spellStart"/>
      <w:r>
        <w:t>stream</w:t>
      </w:r>
      <w:proofErr w:type="spellEnd"/>
      <w:r>
        <w:t>\</w:t>
      </w:r>
      <w:proofErr w:type="spellStart"/>
      <w:r>
        <w:t>models</w:t>
      </w:r>
      <w:proofErr w:type="spellEnd"/>
      <w:r>
        <w:t>"</w:t>
      </w:r>
    </w:p>
    <w:p w:rsidR="006A165A" w:rsidRDefault="006A1FD8" w:rsidP="00E4115C">
      <w:pPr>
        <w:pStyle w:val="Paragraphedeliste"/>
        <w:numPr>
          <w:ilvl w:val="1"/>
          <w:numId w:val="27"/>
        </w:numPr>
      </w:pPr>
      <w:r>
        <w:lastRenderedPageBreak/>
        <w:t xml:space="preserve">Créer un nouveau </w:t>
      </w:r>
      <w:proofErr w:type="spellStart"/>
      <w:r>
        <w:t>stream</w:t>
      </w:r>
      <w:proofErr w:type="spellEnd"/>
      <w:r>
        <w:t xml:space="preserve"> contenant le composant </w:t>
      </w:r>
      <w:proofErr w:type="spellStart"/>
      <w:r>
        <w:t>DemoUIComponent</w:t>
      </w:r>
      <w:proofErr w:type="spellEnd"/>
      <w:r>
        <w:t xml:space="preserve">, une </w:t>
      </w:r>
      <w:proofErr w:type="spellStart"/>
      <w:r>
        <w:t>MainWindow</w:t>
      </w:r>
      <w:proofErr w:type="spellEnd"/>
      <w:r>
        <w:t>, et un SwModel2Host.</w:t>
      </w:r>
    </w:p>
    <w:p w:rsidR="006A1FD8" w:rsidRDefault="006A1FD8" w:rsidP="006A165A">
      <w:pPr>
        <w:pStyle w:val="Paragraphedeliste"/>
        <w:ind w:left="1440"/>
      </w:pPr>
      <w:r>
        <w:t>Le "host" permet d'indiquer les entrées / sorties du sous-</w:t>
      </w:r>
      <w:proofErr w:type="spellStart"/>
      <w:r>
        <w:t>stream</w:t>
      </w:r>
      <w:proofErr w:type="spellEnd"/>
    </w:p>
    <w:p w:rsidR="006A1FD8" w:rsidRDefault="006A1FD8" w:rsidP="00E4115C">
      <w:pPr>
        <w:pStyle w:val="Paragraphedeliste"/>
        <w:numPr>
          <w:ilvl w:val="1"/>
          <w:numId w:val="27"/>
        </w:numPr>
      </w:pPr>
      <w:r>
        <w:t xml:space="preserve">Editer </w:t>
      </w:r>
      <w:proofErr w:type="gramStart"/>
      <w:r>
        <w:t>les paramètre</w:t>
      </w:r>
      <w:proofErr w:type="gramEnd"/>
      <w:r>
        <w:t xml:space="preserve"> du host (setu</w:t>
      </w:r>
      <w:r w:rsidR="006A165A">
        <w:t>p), et faire glisser de la colon</w:t>
      </w:r>
      <w:r>
        <w:t>n</w:t>
      </w:r>
      <w:r w:rsidR="006A165A">
        <w:t>e de droite vers la colonne de g</w:t>
      </w:r>
      <w:r>
        <w:t xml:space="preserve">auche l'interface </w:t>
      </w:r>
      <w:proofErr w:type="spellStart"/>
      <w:r>
        <w:t>IDemo</w:t>
      </w:r>
      <w:proofErr w:type="spellEnd"/>
      <w:r>
        <w:t xml:space="preserve"> de </w:t>
      </w:r>
      <w:proofErr w:type="spellStart"/>
      <w:r>
        <w:t>DemoUIComponent</w:t>
      </w:r>
      <w:proofErr w:type="spellEnd"/>
      <w:r>
        <w:t xml:space="preserve">, ainsi que la propriété "visible" de la </w:t>
      </w:r>
      <w:proofErr w:type="spellStart"/>
      <w:r>
        <w:t>MainWindow</w:t>
      </w:r>
      <w:proofErr w:type="spellEnd"/>
    </w:p>
    <w:p w:rsidR="006A1FD8" w:rsidRDefault="006A1FD8" w:rsidP="00E4115C">
      <w:pPr>
        <w:pStyle w:val="Paragraphedeliste"/>
        <w:numPr>
          <w:ilvl w:val="1"/>
          <w:numId w:val="27"/>
        </w:numPr>
        <w:ind w:left="1418"/>
      </w:pPr>
      <w:r>
        <w:t xml:space="preserve">Connecter le </w:t>
      </w:r>
      <w:proofErr w:type="spellStart"/>
      <w:r>
        <w:t>widget</w:t>
      </w:r>
      <w:proofErr w:type="spellEnd"/>
      <w:r>
        <w:t xml:space="preserve"> de </w:t>
      </w:r>
      <w:proofErr w:type="spellStart"/>
      <w:r>
        <w:t>DemoUIComponent</w:t>
      </w:r>
      <w:proofErr w:type="spellEnd"/>
      <w:r>
        <w:t xml:space="preserve"> à la </w:t>
      </w:r>
      <w:proofErr w:type="spellStart"/>
      <w:r>
        <w:t>MainWindow</w:t>
      </w:r>
      <w:proofErr w:type="spellEnd"/>
    </w:p>
    <w:p w:rsidR="006A1FD8" w:rsidRDefault="006A1FD8" w:rsidP="00E4115C">
      <w:pPr>
        <w:pStyle w:val="Paragraphedeliste"/>
        <w:numPr>
          <w:ilvl w:val="1"/>
          <w:numId w:val="27"/>
        </w:numPr>
        <w:ind w:left="1418"/>
      </w:pPr>
      <w:r>
        <w:t xml:space="preserve">Connecter l'interface de </w:t>
      </w:r>
      <w:proofErr w:type="spellStart"/>
      <w:r>
        <w:t>DemoUIComponent</w:t>
      </w:r>
      <w:proofErr w:type="spellEnd"/>
      <w:r>
        <w:t xml:space="preserve"> au </w:t>
      </w:r>
      <w:proofErr w:type="spellStart"/>
      <w:r>
        <w:t>ModelHost</w:t>
      </w:r>
      <w:proofErr w:type="spellEnd"/>
    </w:p>
    <w:p w:rsidR="006A1FD8" w:rsidRDefault="006A1FD8" w:rsidP="00E4115C">
      <w:pPr>
        <w:pStyle w:val="Paragraphedeliste"/>
        <w:numPr>
          <w:ilvl w:val="1"/>
          <w:numId w:val="27"/>
        </w:numPr>
        <w:ind w:left="1418"/>
      </w:pPr>
      <w:r>
        <w:t xml:space="preserve">Sauvegarder le </w:t>
      </w:r>
      <w:proofErr w:type="spellStart"/>
      <w:r>
        <w:t>stream</w:t>
      </w:r>
      <w:proofErr w:type="spellEnd"/>
      <w:r>
        <w:t xml:space="preserve"> </w:t>
      </w:r>
      <w:r w:rsidR="0009405F">
        <w:t>"</w:t>
      </w:r>
      <w:proofErr w:type="spellStart"/>
      <w:r w:rsidR="0009405F">
        <w:t>streamUI</w:t>
      </w:r>
      <w:proofErr w:type="spellEnd"/>
      <w:r w:rsidR="0009405F">
        <w:t xml:space="preserve">" </w:t>
      </w:r>
      <w:r>
        <w:t>dans le répertoire "</w:t>
      </w:r>
      <w:proofErr w:type="spellStart"/>
      <w:r>
        <w:t>models</w:t>
      </w:r>
      <w:proofErr w:type="spellEnd"/>
      <w:r>
        <w:t>"</w:t>
      </w:r>
    </w:p>
    <w:p w:rsidR="002A016C" w:rsidRDefault="002A016C" w:rsidP="002A016C">
      <w:pPr>
        <w:pStyle w:val="Paragraphedeliste"/>
        <w:ind w:left="1418"/>
      </w:pPr>
    </w:p>
    <w:p w:rsidR="002A016C" w:rsidRDefault="0009405F" w:rsidP="002A016C">
      <w:pPr>
        <w:keepNext/>
        <w:jc w:val="center"/>
      </w:pPr>
      <w:r>
        <w:rPr>
          <w:noProof/>
          <w:lang w:eastAsia="fr-FR"/>
        </w:rPr>
        <w:drawing>
          <wp:inline distT="0" distB="0" distL="0" distR="0">
            <wp:extent cx="4772025" cy="1952625"/>
            <wp:effectExtent l="19050" t="0" r="952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7" cstate="print"/>
                    <a:srcRect/>
                    <a:stretch>
                      <a:fillRect/>
                    </a:stretch>
                  </pic:blipFill>
                  <pic:spPr bwMode="auto">
                    <a:xfrm>
                      <a:off x="0" y="0"/>
                      <a:ext cx="4772025" cy="1952625"/>
                    </a:xfrm>
                    <a:prstGeom prst="rect">
                      <a:avLst/>
                    </a:prstGeom>
                    <a:noFill/>
                    <a:ln w="9525">
                      <a:noFill/>
                      <a:miter lim="800000"/>
                      <a:headEnd/>
                      <a:tailEnd/>
                    </a:ln>
                  </pic:spPr>
                </pic:pic>
              </a:graphicData>
            </a:graphic>
          </wp:inline>
        </w:drawing>
      </w:r>
    </w:p>
    <w:p w:rsidR="0009405F" w:rsidRPr="0009405F" w:rsidRDefault="002A016C" w:rsidP="002A016C">
      <w:pPr>
        <w:pStyle w:val="Lgende"/>
        <w:jc w:val="center"/>
      </w:pPr>
      <w:r>
        <w:t xml:space="preserve">Image </w:t>
      </w:r>
      <w:fldSimple w:instr=" SEQ Image \* ARABIC ">
        <w:r w:rsidR="004313EA">
          <w:rPr>
            <w:noProof/>
          </w:rPr>
          <w:t>20</w:t>
        </w:r>
      </w:fldSimple>
      <w:r>
        <w:t xml:space="preserve"> : </w:t>
      </w:r>
      <w:r w:rsidRPr="009016C2">
        <w:t>Sous-</w:t>
      </w:r>
      <w:proofErr w:type="spellStart"/>
      <w:r w:rsidRPr="009016C2">
        <w:t>stream</w:t>
      </w:r>
      <w:proofErr w:type="spellEnd"/>
      <w:r w:rsidRPr="009016C2">
        <w:t xml:space="preserve"> "</w:t>
      </w:r>
      <w:proofErr w:type="spellStart"/>
      <w:r w:rsidRPr="009016C2">
        <w:t>streamUI</w:t>
      </w:r>
      <w:proofErr w:type="spellEnd"/>
      <w:r w:rsidRPr="009016C2">
        <w:t>"</w:t>
      </w:r>
      <w:r w:rsidR="0009405F" w:rsidRPr="006A165A">
        <w:rPr>
          <w:sz w:val="20"/>
          <w:u w:val="single"/>
        </w:rPr>
        <w:t xml:space="preserve"> </w:t>
      </w:r>
    </w:p>
    <w:p w:rsidR="006A1FD8" w:rsidRDefault="006A1FD8" w:rsidP="006A165A"/>
    <w:p w:rsidR="006A165A" w:rsidRDefault="00AA2BC6" w:rsidP="00E4115C">
      <w:pPr>
        <w:pStyle w:val="Paragraphedeliste"/>
        <w:numPr>
          <w:ilvl w:val="0"/>
          <w:numId w:val="27"/>
        </w:numPr>
      </w:pPr>
      <w:r>
        <w:t>Utilisation du sous-</w:t>
      </w:r>
      <w:proofErr w:type="spellStart"/>
      <w:r>
        <w:t>stream</w:t>
      </w:r>
      <w:proofErr w:type="spellEnd"/>
      <w:r>
        <w:t>:</w:t>
      </w:r>
    </w:p>
    <w:p w:rsidR="006A1FD8" w:rsidRDefault="00AA2BC6" w:rsidP="00E4115C">
      <w:pPr>
        <w:pStyle w:val="Paragraphedeliste"/>
        <w:numPr>
          <w:ilvl w:val="1"/>
          <w:numId w:val="27"/>
        </w:numPr>
        <w:ind w:left="1418"/>
      </w:pPr>
      <w:r>
        <w:t>Dans le répertoire "</w:t>
      </w:r>
      <w:proofErr w:type="spellStart"/>
      <w:r>
        <w:t>stream</w:t>
      </w:r>
      <w:proofErr w:type="spellEnd"/>
      <w:r>
        <w:t>", créer un fichier "list.xml"</w:t>
      </w:r>
      <w:r w:rsidR="006A1FD8">
        <w:t>. Ce fichier contient la liste des sous-</w:t>
      </w:r>
      <w:proofErr w:type="spellStart"/>
      <w:r w:rsidR="006A1FD8">
        <w:t>streams</w:t>
      </w:r>
      <w:proofErr w:type="spellEnd"/>
      <w:r w:rsidR="006A1FD8">
        <w:t xml:space="preserve">, que </w:t>
      </w:r>
      <w:proofErr w:type="spellStart"/>
      <w:r w:rsidR="006A1FD8">
        <w:t>Streamwork</w:t>
      </w:r>
      <w:proofErr w:type="spellEnd"/>
      <w:r w:rsidR="006A1FD8">
        <w:t xml:space="preserve"> chargera au démarrage</w:t>
      </w:r>
    </w:p>
    <w:p w:rsidR="00AA2BC6" w:rsidRDefault="006A1FD8" w:rsidP="00E4115C">
      <w:pPr>
        <w:pStyle w:val="Paragraphedeliste"/>
        <w:numPr>
          <w:ilvl w:val="1"/>
          <w:numId w:val="27"/>
        </w:numPr>
        <w:ind w:left="1418"/>
      </w:pPr>
      <w:r>
        <w:t>Ajouter dans ce fichier le</w:t>
      </w:r>
      <w:r w:rsidR="00AA2BC6">
        <w:t xml:space="preserve"> </w:t>
      </w:r>
      <w:proofErr w:type="spellStart"/>
      <w:r w:rsidR="00AA2BC6">
        <w:t>noeud</w:t>
      </w:r>
      <w:proofErr w:type="spellEnd"/>
      <w:r w:rsidR="00AA2BC6">
        <w:t xml:space="preserve"> principal "</w:t>
      </w:r>
      <w:proofErr w:type="spellStart"/>
      <w:r w:rsidR="00AA2BC6">
        <w:t>swmodels</w:t>
      </w:r>
      <w:proofErr w:type="spellEnd"/>
      <w:r w:rsidR="00AA2BC6">
        <w:t>", et en arbore</w:t>
      </w:r>
      <w:r>
        <w:t>scence la liste des sous-</w:t>
      </w:r>
      <w:proofErr w:type="spellStart"/>
      <w:r>
        <w:t>stream</w:t>
      </w:r>
      <w:proofErr w:type="spellEnd"/>
      <w:r w:rsidR="0042493F">
        <w:t xml:space="preserve"> </w:t>
      </w:r>
      <w:r>
        <w:t>:</w:t>
      </w:r>
    </w:p>
    <w:p w:rsidR="0042493F" w:rsidRDefault="0042493F" w:rsidP="0042493F">
      <w:pPr>
        <w:pStyle w:val="Paragraphedeliste"/>
        <w:ind w:left="1418"/>
      </w:pPr>
    </w:p>
    <w:p w:rsidR="00D15D51" w:rsidRDefault="00AA2BC6" w:rsidP="00781A32">
      <w:pPr>
        <w:pStyle w:val="Code"/>
      </w:pPr>
      <w:r w:rsidRPr="00170346">
        <w:t>&lt;</w:t>
      </w:r>
      <w:proofErr w:type="spellStart"/>
      <w:proofErr w:type="gramStart"/>
      <w:r w:rsidRPr="00170346">
        <w:t>swmodels</w:t>
      </w:r>
      <w:proofErr w:type="spellEnd"/>
      <w:proofErr w:type="gramEnd"/>
      <w:r w:rsidRPr="00170346">
        <w:t>&gt;</w:t>
      </w:r>
    </w:p>
    <w:p w:rsidR="006A1FD8" w:rsidRDefault="00D15D51" w:rsidP="00781A32">
      <w:pPr>
        <w:pStyle w:val="Code"/>
      </w:pPr>
      <w:r>
        <w:tab/>
      </w:r>
      <w:r w:rsidR="00AA2BC6" w:rsidRPr="00AA2BC6">
        <w:t xml:space="preserve">&lt;swmodel2 </w:t>
      </w:r>
      <w:proofErr w:type="spellStart"/>
      <w:r w:rsidR="00AA2BC6" w:rsidRPr="00AA2BC6">
        <w:t>ipath</w:t>
      </w:r>
      <w:proofErr w:type="spellEnd"/>
      <w:r w:rsidR="00AA2BC6" w:rsidRPr="00AA2BC6">
        <w:t xml:space="preserve">="nom de l'host" </w:t>
      </w:r>
      <w:proofErr w:type="spellStart"/>
      <w:r w:rsidR="00AA2BC6" w:rsidRPr="00AA2BC6">
        <w:t>name</w:t>
      </w:r>
      <w:proofErr w:type="spellEnd"/>
      <w:r w:rsidR="00AA2BC6" w:rsidRPr="00AA2BC6">
        <w:t xml:space="preserve">="nom du sous </w:t>
      </w:r>
      <w:proofErr w:type="spellStart"/>
      <w:r w:rsidR="00AA2BC6" w:rsidRPr="00AA2BC6">
        <w:t>stream</w:t>
      </w:r>
      <w:proofErr w:type="spellEnd"/>
      <w:r w:rsidR="00AA2BC6" w:rsidRPr="00AA2BC6">
        <w:t xml:space="preserve">" file="sousStream.xml" </w:t>
      </w:r>
      <w:proofErr w:type="spellStart"/>
      <w:r w:rsidR="00AA2BC6" w:rsidRPr="00AA2BC6">
        <w:t>ico</w:t>
      </w:r>
      <w:proofErr w:type="spellEnd"/>
      <w:r w:rsidR="00AA2BC6" w:rsidRPr="00AA2BC6">
        <w:t>=""&gt;</w:t>
      </w:r>
    </w:p>
    <w:p w:rsidR="00AA2BC6" w:rsidRDefault="006A1FD8" w:rsidP="00781A32">
      <w:pPr>
        <w:pStyle w:val="Code"/>
      </w:pPr>
      <w:r>
        <w:tab/>
      </w:r>
      <w:r w:rsidR="00AA2BC6">
        <w:t>Description &lt;/swmodel2&gt;</w:t>
      </w:r>
    </w:p>
    <w:p w:rsidR="00AA2BC6" w:rsidRDefault="00AA2BC6" w:rsidP="00781A32">
      <w:pPr>
        <w:pStyle w:val="Code"/>
      </w:pPr>
      <w:r>
        <w:t>&lt;/</w:t>
      </w:r>
      <w:proofErr w:type="spellStart"/>
      <w:proofErr w:type="gramStart"/>
      <w:r>
        <w:t>swmodels</w:t>
      </w:r>
      <w:proofErr w:type="spellEnd"/>
      <w:proofErr w:type="gramEnd"/>
      <w:r>
        <w:t>&gt;</w:t>
      </w:r>
    </w:p>
    <w:p w:rsidR="00AA2BC6" w:rsidRDefault="00AA2BC6" w:rsidP="00E4115C">
      <w:pPr>
        <w:pStyle w:val="Paragraphedeliste"/>
        <w:numPr>
          <w:ilvl w:val="0"/>
          <w:numId w:val="28"/>
        </w:numPr>
        <w:ind w:left="1418"/>
      </w:pPr>
      <w:r>
        <w:t>Ajouter au fichier "launcher.bat" le paramètre "-</w:t>
      </w:r>
      <w:proofErr w:type="spellStart"/>
      <w:r>
        <w:t>models</w:t>
      </w:r>
      <w:proofErr w:type="spellEnd"/>
      <w:r>
        <w:t>" avec l'adresse du fichier list.xml</w:t>
      </w:r>
    </w:p>
    <w:p w:rsidR="00817D05" w:rsidRDefault="00AA2BC6" w:rsidP="00E4115C">
      <w:pPr>
        <w:pStyle w:val="Paragraphedeliste"/>
        <w:numPr>
          <w:ilvl w:val="0"/>
          <w:numId w:val="28"/>
        </w:numPr>
        <w:ind w:left="1418"/>
      </w:pPr>
      <w:r>
        <w:t xml:space="preserve">Relancer </w:t>
      </w:r>
      <w:proofErr w:type="spellStart"/>
      <w:r>
        <w:t>Streamwork</w:t>
      </w:r>
      <w:proofErr w:type="spellEnd"/>
      <w:r w:rsidR="00817D05">
        <w:t xml:space="preserve"> et créer un nouveau </w:t>
      </w:r>
      <w:proofErr w:type="spellStart"/>
      <w:r w:rsidR="00817D05">
        <w:t>stream</w:t>
      </w:r>
      <w:proofErr w:type="spellEnd"/>
    </w:p>
    <w:p w:rsidR="000932AC" w:rsidRDefault="005672F3" w:rsidP="00E4115C">
      <w:pPr>
        <w:pStyle w:val="Paragraphedeliste"/>
        <w:numPr>
          <w:ilvl w:val="0"/>
          <w:numId w:val="28"/>
        </w:numPr>
        <w:ind w:left="1418"/>
      </w:pPr>
      <w:r>
        <w:t xml:space="preserve">le </w:t>
      </w:r>
      <w:r w:rsidR="000932AC">
        <w:t xml:space="preserve">host </w:t>
      </w:r>
      <w:r>
        <w:t>est</w:t>
      </w:r>
      <w:r w:rsidR="000932AC">
        <w:t xml:space="preserve"> le </w:t>
      </w:r>
      <w:proofErr w:type="spellStart"/>
      <w:r w:rsidR="000932AC">
        <w:t>plug</w:t>
      </w:r>
      <w:proofErr w:type="spellEnd"/>
      <w:r w:rsidR="000932AC">
        <w:t xml:space="preserve"> in qui dans la sous </w:t>
      </w:r>
      <w:proofErr w:type="spellStart"/>
      <w:r w:rsidR="000932AC">
        <w:t>stream</w:t>
      </w:r>
      <w:proofErr w:type="spellEnd"/>
      <w:r w:rsidR="000932AC">
        <w:t xml:space="preserve"> sera l'interface avec l'</w:t>
      </w:r>
      <w:r>
        <w:t>extérieur</w:t>
      </w:r>
      <w:r w:rsidR="00A3090E">
        <w:t xml:space="preserve"> (ici swModel2Host)</w:t>
      </w:r>
    </w:p>
    <w:p w:rsidR="00817D05" w:rsidRDefault="00817D05" w:rsidP="006A165A"/>
    <w:p w:rsidR="00817D05" w:rsidRDefault="00817D05" w:rsidP="006A165A">
      <w:r>
        <w:t>L</w:t>
      </w:r>
      <w:r w:rsidR="00AA2BC6">
        <w:t>e sous-</w:t>
      </w:r>
      <w:proofErr w:type="spellStart"/>
      <w:r w:rsidR="00AA2BC6">
        <w:t>stream</w:t>
      </w:r>
      <w:proofErr w:type="spellEnd"/>
      <w:r w:rsidR="00AA2BC6">
        <w:t xml:space="preserve"> est accessible dans la liste des pl</w:t>
      </w:r>
      <w:r>
        <w:t>ugin</w:t>
      </w:r>
      <w:r w:rsidR="00B97E7D">
        <w:t>s</w:t>
      </w:r>
      <w:r>
        <w:t>, dans le menu "SwModel2d".</w:t>
      </w:r>
    </w:p>
    <w:p w:rsidR="00AA2BC6" w:rsidRDefault="00AA2BC6" w:rsidP="006A165A">
      <w:r>
        <w:t xml:space="preserve">Le connecter à un </w:t>
      </w:r>
      <w:proofErr w:type="spellStart"/>
      <w:r>
        <w:t>DemoCoreComponent</w:t>
      </w:r>
      <w:proofErr w:type="spellEnd"/>
      <w:r>
        <w:t xml:space="preserve"> et ajouter un </w:t>
      </w:r>
      <w:proofErr w:type="spellStart"/>
      <w:r>
        <w:t>exécutor</w:t>
      </w:r>
      <w:proofErr w:type="spellEnd"/>
      <w:r>
        <w:t>.</w:t>
      </w:r>
      <w:r w:rsidR="00817D05">
        <w:t xml:space="preserve"> Sauvegarde</w:t>
      </w:r>
      <w:r w:rsidR="00B97E7D">
        <w:t>r</w:t>
      </w:r>
      <w:r w:rsidR="00817D05">
        <w:t xml:space="preserve"> le </w:t>
      </w:r>
      <w:proofErr w:type="spellStart"/>
      <w:r w:rsidR="00817D05">
        <w:t>stream</w:t>
      </w:r>
      <w:proofErr w:type="spellEnd"/>
      <w:r w:rsidR="00817D05">
        <w:t>, puis t</w:t>
      </w:r>
      <w:r>
        <w:t>ester.</w:t>
      </w:r>
    </w:p>
    <w:p w:rsidR="006402D7" w:rsidRDefault="006402D7" w:rsidP="006A165A"/>
    <w:p w:rsidR="002A016C" w:rsidRDefault="0009405F" w:rsidP="002A016C">
      <w:pPr>
        <w:keepNext/>
        <w:jc w:val="center"/>
      </w:pPr>
      <w:r>
        <w:rPr>
          <w:noProof/>
          <w:lang w:eastAsia="fr-FR"/>
        </w:rPr>
        <w:drawing>
          <wp:inline distT="0" distB="0" distL="0" distR="0">
            <wp:extent cx="3743325" cy="600075"/>
            <wp:effectExtent l="19050" t="0" r="9525"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8" cstate="print"/>
                    <a:srcRect/>
                    <a:stretch>
                      <a:fillRect/>
                    </a:stretch>
                  </pic:blipFill>
                  <pic:spPr bwMode="auto">
                    <a:xfrm>
                      <a:off x="0" y="0"/>
                      <a:ext cx="3743325" cy="600075"/>
                    </a:xfrm>
                    <a:prstGeom prst="rect">
                      <a:avLst/>
                    </a:prstGeom>
                    <a:noFill/>
                    <a:ln w="9525">
                      <a:noFill/>
                      <a:miter lim="800000"/>
                      <a:headEnd/>
                      <a:tailEnd/>
                    </a:ln>
                  </pic:spPr>
                </pic:pic>
              </a:graphicData>
            </a:graphic>
          </wp:inline>
        </w:drawing>
      </w:r>
    </w:p>
    <w:p w:rsidR="006A165A" w:rsidRPr="0009405F" w:rsidRDefault="002A016C" w:rsidP="002A016C">
      <w:pPr>
        <w:pStyle w:val="Lgende"/>
        <w:jc w:val="center"/>
      </w:pPr>
      <w:r>
        <w:t xml:space="preserve">Image </w:t>
      </w:r>
      <w:fldSimple w:instr=" SEQ Image \* ARABIC ">
        <w:r w:rsidR="004313EA">
          <w:rPr>
            <w:noProof/>
          </w:rPr>
          <w:t>21</w:t>
        </w:r>
      </w:fldSimple>
      <w:r>
        <w:t xml:space="preserve"> : </w:t>
      </w:r>
      <w:r w:rsidRPr="00620548">
        <w:t>Composant du sous-</w:t>
      </w:r>
      <w:proofErr w:type="spellStart"/>
      <w:r w:rsidRPr="00620548">
        <w:t>stream</w:t>
      </w:r>
      <w:proofErr w:type="spellEnd"/>
      <w:r w:rsidRPr="00620548">
        <w:t xml:space="preserve"> "</w:t>
      </w:r>
      <w:proofErr w:type="spellStart"/>
      <w:r w:rsidRPr="00620548">
        <w:t>streamUI</w:t>
      </w:r>
      <w:proofErr w:type="spellEnd"/>
      <w:r w:rsidRPr="00620548">
        <w:t>"</w:t>
      </w:r>
      <w:r w:rsidR="0009405F" w:rsidRPr="006A165A">
        <w:rPr>
          <w:sz w:val="20"/>
          <w:u w:val="single"/>
        </w:rPr>
        <w:t xml:space="preserve"> </w:t>
      </w:r>
    </w:p>
    <w:p w:rsidR="006A165A" w:rsidRDefault="006A165A" w:rsidP="006A165A"/>
    <w:p w:rsidR="006402D7" w:rsidRDefault="00CD3002" w:rsidP="006A165A">
      <w:r>
        <w:t>Un sous-</w:t>
      </w:r>
      <w:proofErr w:type="spellStart"/>
      <w:r>
        <w:t>stream</w:t>
      </w:r>
      <w:proofErr w:type="spellEnd"/>
      <w:r>
        <w:t xml:space="preserve"> peut être ouvert à partir du </w:t>
      </w:r>
      <w:proofErr w:type="spellStart"/>
      <w:r>
        <w:t>stream</w:t>
      </w:r>
      <w:proofErr w:type="spellEnd"/>
      <w:r>
        <w:t xml:space="preserve"> principal en double-cliquant dessus. Les modifications dans le sous-</w:t>
      </w:r>
      <w:proofErr w:type="spellStart"/>
      <w:r>
        <w:t>stream</w:t>
      </w:r>
      <w:proofErr w:type="spellEnd"/>
      <w:r>
        <w:t xml:space="preserve"> sont automatiquement prises en comptes.</w:t>
      </w:r>
    </w:p>
    <w:p w:rsidR="006A165A" w:rsidRDefault="006A165A" w:rsidP="006A165A">
      <w:pPr>
        <w:rPr>
          <w:b/>
        </w:rPr>
      </w:pPr>
    </w:p>
    <w:p w:rsidR="00781A32" w:rsidRDefault="00CD3002" w:rsidP="002A016C">
      <w:r w:rsidRPr="006A165A">
        <w:rPr>
          <w:u w:val="single"/>
        </w:rPr>
        <w:t>Attention</w:t>
      </w:r>
      <w:r w:rsidR="006A165A">
        <w:rPr>
          <w:b/>
        </w:rPr>
        <w:t xml:space="preserve"> </w:t>
      </w:r>
      <w:r>
        <w:rPr>
          <w:b/>
        </w:rPr>
        <w:t xml:space="preserve">: </w:t>
      </w:r>
      <w:r>
        <w:t>Il ne faut jamais sauvegarder les modifications dans un sous-</w:t>
      </w:r>
      <w:proofErr w:type="spellStart"/>
      <w:r>
        <w:t>stream</w:t>
      </w:r>
      <w:proofErr w:type="spellEnd"/>
      <w:r>
        <w:t xml:space="preserve"> s'il a été ouvert depuis un </w:t>
      </w:r>
      <w:proofErr w:type="spellStart"/>
      <w:r>
        <w:t>stream</w:t>
      </w:r>
      <w:proofErr w:type="spellEnd"/>
      <w:r>
        <w:t xml:space="preserve"> principal. Les modifications doivent uniquement servir à faire des tests.</w:t>
      </w:r>
      <w:r>
        <w:br/>
        <w:t>Pour sauvegarder des modifications dans un sous-</w:t>
      </w:r>
      <w:proofErr w:type="spellStart"/>
      <w:r>
        <w:t>stream</w:t>
      </w:r>
      <w:proofErr w:type="spellEnd"/>
      <w:r>
        <w:t>, il faut l'ouvrir directement, avec la fonction "</w:t>
      </w:r>
      <w:proofErr w:type="spellStart"/>
      <w:r>
        <w:t>Load</w:t>
      </w:r>
      <w:proofErr w:type="spellEnd"/>
      <w:r>
        <w:t>" de l'éditeur.</w:t>
      </w:r>
    </w:p>
    <w:p w:rsidR="0042493F" w:rsidRDefault="0042493F" w:rsidP="002A016C"/>
    <w:p w:rsidR="0042493F" w:rsidRDefault="0042493F" w:rsidP="002A016C">
      <w:pPr>
        <w:rPr>
          <w:rFonts w:cs="Arial"/>
          <w:color w:val="000078"/>
          <w:sz w:val="28"/>
          <w:szCs w:val="28"/>
        </w:rPr>
      </w:pPr>
    </w:p>
    <w:p w:rsidR="00BC6139" w:rsidRDefault="00BC6139">
      <w:pPr>
        <w:spacing w:after="200" w:line="276" w:lineRule="auto"/>
        <w:jc w:val="left"/>
        <w:rPr>
          <w:rFonts w:cs="Arial"/>
          <w:color w:val="003366"/>
          <w:sz w:val="28"/>
          <w:szCs w:val="28"/>
        </w:rPr>
      </w:pPr>
      <w:r>
        <w:br w:type="page"/>
      </w:r>
    </w:p>
    <w:p w:rsidR="006402D7" w:rsidRDefault="00CE4012" w:rsidP="00B5234E">
      <w:pPr>
        <w:pStyle w:val="Titre2"/>
      </w:pPr>
      <w:bookmarkStart w:id="169" w:name="_Toc354393979"/>
      <w:r>
        <w:lastRenderedPageBreak/>
        <w:t>Utilisation de pin</w:t>
      </w:r>
      <w:r w:rsidR="008879A4">
        <w:t>s</w:t>
      </w:r>
      <w:bookmarkEnd w:id="169"/>
    </w:p>
    <w:p w:rsidR="006A165A" w:rsidRPr="006A165A" w:rsidRDefault="006A165A" w:rsidP="006A165A"/>
    <w:p w:rsidR="006A7141" w:rsidRDefault="006A7141" w:rsidP="00142492">
      <w:proofErr w:type="gramStart"/>
      <w:r>
        <w:t>Une</w:t>
      </w:r>
      <w:proofErr w:type="gramEnd"/>
      <w:r>
        <w:t xml:space="preserve"> pin est une connexion de type entrée / sortie permettant de transférer des données. Lors de l'échange, la donnée n'est pas conservée par le composant qui </w:t>
      </w:r>
      <w:r w:rsidR="004513AC">
        <w:t>l'</w:t>
      </w:r>
      <w:r>
        <w:t>envoi.</w:t>
      </w:r>
    </w:p>
    <w:p w:rsidR="008879A4" w:rsidRDefault="008879A4" w:rsidP="00142492">
      <w:proofErr w:type="gramStart"/>
      <w:r>
        <w:t>Une</w:t>
      </w:r>
      <w:proofErr w:type="gramEnd"/>
      <w:r>
        <w:t xml:space="preserve"> pin peut être utilisée en entrée et en sortie.</w:t>
      </w:r>
    </w:p>
    <w:p w:rsidR="00142492" w:rsidRDefault="00142492" w:rsidP="00142492">
      <w:r>
        <w:t>Les datas transmises sont toujours de type "</w:t>
      </w:r>
      <w:proofErr w:type="spellStart"/>
      <w:r>
        <w:t>Sw_Data_Class</w:t>
      </w:r>
      <w:proofErr w:type="spellEnd"/>
      <w:r>
        <w:t>".</w:t>
      </w:r>
    </w:p>
    <w:p w:rsidR="00142492" w:rsidRDefault="00142492" w:rsidP="00142492"/>
    <w:p w:rsidR="00142492" w:rsidRDefault="00A75F59" w:rsidP="00142492">
      <w:r>
        <w:t xml:space="preserve">Nous allons ajouter </w:t>
      </w:r>
      <w:proofErr w:type="gramStart"/>
      <w:r>
        <w:t>une</w:t>
      </w:r>
      <w:proofErr w:type="gramEnd"/>
      <w:r>
        <w:t xml:space="preserve"> pin au </w:t>
      </w:r>
      <w:proofErr w:type="spellStart"/>
      <w:r>
        <w:t>componsant</w:t>
      </w:r>
      <w:proofErr w:type="spellEnd"/>
      <w:r>
        <w:t xml:space="preserve"> </w:t>
      </w:r>
      <w:proofErr w:type="spellStart"/>
      <w:r>
        <w:t>DemoCoreComponent</w:t>
      </w:r>
      <w:proofErr w:type="spellEnd"/>
      <w:r>
        <w:t xml:space="preserve"> pour qu'il reçoive les paramètres "pas" et "</w:t>
      </w:r>
      <w:proofErr w:type="spellStart"/>
      <w:r>
        <w:t>periode</w:t>
      </w:r>
      <w:proofErr w:type="spellEnd"/>
      <w:r>
        <w:t>" d'un nouveau composant.</w:t>
      </w:r>
    </w:p>
    <w:p w:rsidR="00142492" w:rsidRDefault="00142492" w:rsidP="00142492"/>
    <w:p w:rsidR="00A75F59" w:rsidRDefault="00A75F59" w:rsidP="00E4115C">
      <w:pPr>
        <w:pStyle w:val="Paragraphedeliste"/>
        <w:numPr>
          <w:ilvl w:val="0"/>
          <w:numId w:val="29"/>
        </w:numPr>
      </w:pPr>
      <w:r>
        <w:t xml:space="preserve">Créer une classe </w:t>
      </w:r>
      <w:proofErr w:type="spellStart"/>
      <w:r>
        <w:t>DemoData</w:t>
      </w:r>
      <w:proofErr w:type="spellEnd"/>
      <w:r>
        <w:t xml:space="preserve"> qui contient deux variables: </w:t>
      </w:r>
      <w:proofErr w:type="spellStart"/>
      <w:r>
        <w:t>_step</w:t>
      </w:r>
      <w:proofErr w:type="spellEnd"/>
      <w:r>
        <w:t xml:space="preserve"> et </w:t>
      </w:r>
      <w:proofErr w:type="spellStart"/>
      <w:r>
        <w:t>_periode</w:t>
      </w:r>
      <w:proofErr w:type="spellEnd"/>
      <w:r w:rsidR="00DE6450">
        <w:t>.</w:t>
      </w:r>
      <w:r w:rsidR="00DE6450">
        <w:br/>
        <w:t>Penser à ajouter les accesseurs et mutateurs, et éventuellement un constructeur avec les variables en paramètre</w:t>
      </w:r>
    </w:p>
    <w:p w:rsidR="00A75F59" w:rsidRDefault="00A75F59" w:rsidP="00E4115C">
      <w:pPr>
        <w:pStyle w:val="Paragraphedeliste"/>
        <w:numPr>
          <w:ilvl w:val="0"/>
          <w:numId w:val="29"/>
        </w:numPr>
      </w:pPr>
      <w:r>
        <w:t xml:space="preserve">Faire hériter cette classe de </w:t>
      </w:r>
      <w:proofErr w:type="spellStart"/>
      <w:r>
        <w:t>Sw_Data_Class</w:t>
      </w:r>
      <w:proofErr w:type="spellEnd"/>
    </w:p>
    <w:p w:rsidR="00142492" w:rsidRDefault="00A75F59" w:rsidP="00E4115C">
      <w:pPr>
        <w:pStyle w:val="Paragraphedeliste"/>
        <w:numPr>
          <w:ilvl w:val="0"/>
          <w:numId w:val="29"/>
        </w:numPr>
      </w:pPr>
      <w:r>
        <w:t>Implémenter la classe en prenant exemple sur la classe "</w:t>
      </w:r>
      <w:proofErr w:type="spellStart"/>
      <w:r>
        <w:t>DataTest</w:t>
      </w:r>
      <w:proofErr w:type="spellEnd"/>
      <w:r>
        <w:t>", présent</w:t>
      </w:r>
      <w:r w:rsidR="00466D05">
        <w:t>e</w:t>
      </w:r>
      <w:r>
        <w:t xml:space="preserve"> dans le répertoire "</w:t>
      </w:r>
      <w:r w:rsidRPr="00A75F59">
        <w:t xml:space="preserve"> </w:t>
      </w:r>
      <w:r w:rsidRPr="007B3FD6">
        <w:t>C:\projects\Libraries\StreamWork\src</w:t>
      </w:r>
      <w:ins w:id="170" w:author="Giacomo Rombaut" w:date="2015-04-20T16:32:00Z">
        <w:r w:rsidR="00AE32A4">
          <w:t>\OLD</w:t>
        </w:r>
      </w:ins>
      <w:r w:rsidRPr="007B3FD6">
        <w:t>\TestPlugin</w:t>
      </w:r>
      <w:r>
        <w:t>".</w:t>
      </w:r>
    </w:p>
    <w:p w:rsidR="00142492" w:rsidRDefault="00A75F59" w:rsidP="00466D05">
      <w:pPr>
        <w:pStyle w:val="Paragraphedeliste"/>
        <w:numPr>
          <w:ilvl w:val="0"/>
          <w:numId w:val="29"/>
        </w:numPr>
      </w:pPr>
      <w:r>
        <w:t>Pour lé génération de l'UUID (identifiant unique), utiliser le générateur "uuidgen.jar" présent dans "</w:t>
      </w:r>
      <w:r w:rsidRPr="007B3FD6">
        <w:t>C:\projects\Utilities\ClassCppAndUuidGenerator\Stable</w:t>
      </w:r>
      <w:r>
        <w:t>".</w:t>
      </w:r>
    </w:p>
    <w:p w:rsidR="00A75F59" w:rsidRDefault="00A75F59" w:rsidP="00142492">
      <w:pPr>
        <w:pStyle w:val="Paragraphedeliste"/>
      </w:pPr>
      <w:r>
        <w:t xml:space="preserve">Penser à ajouter un </w:t>
      </w:r>
      <w:proofErr w:type="spellStart"/>
      <w:r>
        <w:t>include</w:t>
      </w:r>
      <w:proofErr w:type="spellEnd"/>
      <w:r>
        <w:t xml:space="preserve"> vers le fichier "</w:t>
      </w:r>
      <w:proofErr w:type="spellStart"/>
      <w:r>
        <w:t>SxTpTpdemoConstantes.h</w:t>
      </w:r>
      <w:proofErr w:type="spellEnd"/>
      <w:r>
        <w:t>", et à utiliser la macro "</w:t>
      </w:r>
      <w:proofErr w:type="spellStart"/>
      <w:r>
        <w:t>SxTpTpdemo_DECLARE_UUID</w:t>
      </w:r>
      <w:proofErr w:type="spellEnd"/>
      <w:r>
        <w:t>(</w:t>
      </w:r>
      <w:proofErr w:type="spellStart"/>
      <w:r>
        <w:t>SwUUID</w:t>
      </w:r>
      <w:proofErr w:type="spellEnd"/>
      <w:r>
        <w:t>)"</w:t>
      </w:r>
    </w:p>
    <w:p w:rsidR="00A75F59" w:rsidRDefault="00A75F59" w:rsidP="00E4115C">
      <w:pPr>
        <w:pStyle w:val="Paragraphedeliste"/>
        <w:numPr>
          <w:ilvl w:val="0"/>
          <w:numId w:val="30"/>
        </w:numPr>
      </w:pPr>
      <w:r>
        <w:t xml:space="preserve">Créer un composant (dans un nouveau répertoire, comme pour les précédents) contenant les mêmes paramètres, avec les accesseurs et mutateurs. Ce composant est celui qui va fournir </w:t>
      </w:r>
      <w:proofErr w:type="gramStart"/>
      <w:r>
        <w:t>la</w:t>
      </w:r>
      <w:proofErr w:type="gramEnd"/>
      <w:r>
        <w:t xml:space="preserve"> pin pour transmettre la donnée</w:t>
      </w:r>
    </w:p>
    <w:p w:rsidR="00142492" w:rsidRDefault="00A75F59" w:rsidP="00E4115C">
      <w:pPr>
        <w:pStyle w:val="Paragraphedeliste"/>
        <w:numPr>
          <w:ilvl w:val="0"/>
          <w:numId w:val="30"/>
        </w:numPr>
      </w:pPr>
      <w:r>
        <w:t xml:space="preserve">Ajouter </w:t>
      </w:r>
      <w:proofErr w:type="gramStart"/>
      <w:r>
        <w:t>une</w:t>
      </w:r>
      <w:proofErr w:type="gramEnd"/>
      <w:r>
        <w:t xml:space="preserve"> pin en donnée membre</w:t>
      </w:r>
    </w:p>
    <w:p w:rsidR="00A75F59" w:rsidRDefault="00A75F59" w:rsidP="00781A32">
      <w:pPr>
        <w:pStyle w:val="Code"/>
      </w:pPr>
      <w:r w:rsidRPr="00142492">
        <w:rPr>
          <w:noProof/>
        </w:rPr>
        <w:t>SwPin * _pin;</w:t>
      </w:r>
    </w:p>
    <w:p w:rsidR="00A75F59" w:rsidRDefault="00A75F59" w:rsidP="00E4115C">
      <w:pPr>
        <w:pStyle w:val="Paragraphedeliste"/>
        <w:numPr>
          <w:ilvl w:val="0"/>
          <w:numId w:val="31"/>
        </w:numPr>
      </w:pPr>
      <w:r>
        <w:t>Dans le constructeur, activer le service de pin (chercher la méthode dans l'</w:t>
      </w:r>
      <w:proofErr w:type="spellStart"/>
      <w:r>
        <w:t>AssistedComponent</w:t>
      </w:r>
      <w:proofErr w:type="spellEnd"/>
      <w:r>
        <w:t>). L</w:t>
      </w:r>
      <w:r w:rsidR="00466D05">
        <w:t>e supprimer dans le destructeur</w:t>
      </w:r>
    </w:p>
    <w:p w:rsidR="00A75F59" w:rsidRDefault="00A75F59" w:rsidP="00E4115C">
      <w:pPr>
        <w:pStyle w:val="Paragraphedeliste"/>
        <w:numPr>
          <w:ilvl w:val="0"/>
          <w:numId w:val="31"/>
        </w:numPr>
      </w:pPr>
      <w:r>
        <w:t xml:space="preserve">Enregistrer </w:t>
      </w:r>
      <w:proofErr w:type="gramStart"/>
      <w:r>
        <w:t>la</w:t>
      </w:r>
      <w:proofErr w:type="gramEnd"/>
      <w:r>
        <w:t xml:space="preserve"> pin dans l'initialisation</w:t>
      </w:r>
    </w:p>
    <w:p w:rsidR="008879A4" w:rsidRPr="00142492" w:rsidRDefault="00A75F59" w:rsidP="00E4115C">
      <w:pPr>
        <w:pStyle w:val="Paragraphedeliste"/>
        <w:numPr>
          <w:ilvl w:val="0"/>
          <w:numId w:val="31"/>
        </w:numPr>
        <w:rPr>
          <w:rFonts w:ascii="Courier New" w:hAnsi="Courier New" w:cs="Courier New"/>
          <w:noProof/>
          <w:sz w:val="20"/>
          <w:szCs w:val="20"/>
        </w:rPr>
      </w:pPr>
      <w:r>
        <w:t>Dans les mutateurs</w:t>
      </w:r>
      <w:r w:rsidR="00DE6450">
        <w:t>, créer une donnée de type "</w:t>
      </w:r>
      <w:proofErr w:type="spellStart"/>
      <w:r w:rsidR="00DE6450">
        <w:t>DemoData</w:t>
      </w:r>
      <w:proofErr w:type="spellEnd"/>
      <w:r w:rsidR="00DE6450">
        <w:t xml:space="preserve">", et l'envoyer sur </w:t>
      </w:r>
      <w:proofErr w:type="gramStart"/>
      <w:r w:rsidR="00DE6450">
        <w:t>la</w:t>
      </w:r>
      <w:proofErr w:type="gramEnd"/>
      <w:r w:rsidR="00DE6450">
        <w:t xml:space="preserve"> pin avec la fonction "</w:t>
      </w:r>
      <w:proofErr w:type="spellStart"/>
      <w:r w:rsidR="00DE6450">
        <w:t>SendData</w:t>
      </w:r>
      <w:proofErr w:type="spellEnd"/>
      <w:r w:rsidR="00DE6450">
        <w:t>"</w:t>
      </w:r>
    </w:p>
    <w:p w:rsidR="008879A4" w:rsidRDefault="00DE6450" w:rsidP="00781A32">
      <w:pPr>
        <w:pStyle w:val="Code"/>
        <w:rPr>
          <w:noProof/>
          <w:lang w:val="en-US"/>
        </w:rPr>
      </w:pPr>
      <w:r w:rsidRPr="008879A4">
        <w:rPr>
          <w:noProof/>
          <w:lang w:val="en-US"/>
        </w:rPr>
        <w:t xml:space="preserve">DemoData * data = </w:t>
      </w:r>
      <w:r w:rsidRPr="008879A4">
        <w:rPr>
          <w:noProof/>
          <w:color w:val="0000FF"/>
          <w:lang w:val="en-US"/>
        </w:rPr>
        <w:t>new</w:t>
      </w:r>
      <w:r w:rsidRPr="008879A4">
        <w:rPr>
          <w:noProof/>
          <w:lang w:val="en-US"/>
        </w:rPr>
        <w:t xml:space="preserve"> DemoData(_periode, _step);</w:t>
      </w:r>
    </w:p>
    <w:p w:rsidR="00A75F59" w:rsidRDefault="00DE6450" w:rsidP="00781A32">
      <w:pPr>
        <w:pStyle w:val="Code"/>
        <w:rPr>
          <w:noProof/>
          <w:lang w:val="en-US"/>
        </w:rPr>
      </w:pPr>
      <w:r w:rsidRPr="00DE6450">
        <w:rPr>
          <w:noProof/>
          <w:lang w:val="en-US"/>
        </w:rPr>
        <w:t>_pin-&gt;SendData(data);</w:t>
      </w:r>
    </w:p>
    <w:p w:rsidR="00DE6450" w:rsidRDefault="00DE6450" w:rsidP="00E4115C">
      <w:pPr>
        <w:pStyle w:val="Paragraphedeliste"/>
        <w:numPr>
          <w:ilvl w:val="0"/>
          <w:numId w:val="32"/>
        </w:numPr>
      </w:pPr>
      <w:r>
        <w:t xml:space="preserve">Ajouter </w:t>
      </w:r>
      <w:proofErr w:type="gramStart"/>
      <w:r>
        <w:t>une</w:t>
      </w:r>
      <w:proofErr w:type="gramEnd"/>
      <w:r>
        <w:t xml:space="preserve"> pin au composant </w:t>
      </w:r>
      <w:proofErr w:type="spellStart"/>
      <w:r>
        <w:t>DemoCoreComponent</w:t>
      </w:r>
      <w:proofErr w:type="spellEnd"/>
    </w:p>
    <w:p w:rsidR="00781A32" w:rsidRDefault="00DE6450" w:rsidP="00E4115C">
      <w:pPr>
        <w:pStyle w:val="Paragraphedeliste"/>
        <w:numPr>
          <w:ilvl w:val="0"/>
          <w:numId w:val="32"/>
        </w:numPr>
      </w:pPr>
      <w:r>
        <w:t xml:space="preserve">Lors de l'enregistrement </w:t>
      </w:r>
      <w:proofErr w:type="gramStart"/>
      <w:r>
        <w:t>de la</w:t>
      </w:r>
      <w:proofErr w:type="gramEnd"/>
      <w:r>
        <w:t xml:space="preserve"> pin, dans l'initialisation, activer l'écoute avec le paramètre "</w:t>
      </w:r>
      <w:proofErr w:type="spellStart"/>
      <w:r>
        <w:t>isListener</w:t>
      </w:r>
      <w:proofErr w:type="spellEnd"/>
      <w:r>
        <w:t>"</w:t>
      </w:r>
    </w:p>
    <w:p w:rsidR="00DE6450" w:rsidRPr="00781A32" w:rsidRDefault="00DE6450" w:rsidP="00781A32">
      <w:pPr>
        <w:pStyle w:val="Code"/>
        <w:rPr>
          <w:lang w:val="en-US"/>
        </w:rPr>
      </w:pPr>
      <w:r w:rsidRPr="00781A32">
        <w:rPr>
          <w:noProof/>
          <w:lang w:val="en-US"/>
        </w:rPr>
        <w:t>_pin = registerPin(</w:t>
      </w:r>
      <w:r w:rsidRPr="00781A32">
        <w:rPr>
          <w:noProof/>
          <w:color w:val="A31515"/>
          <w:lang w:val="en-US"/>
        </w:rPr>
        <w:t>"data"</w:t>
      </w:r>
      <w:r w:rsidRPr="00781A32">
        <w:rPr>
          <w:noProof/>
          <w:lang w:val="en-US"/>
        </w:rPr>
        <w:t xml:space="preserve">, CG_DATA, </w:t>
      </w:r>
      <w:r w:rsidRPr="00781A32">
        <w:rPr>
          <w:noProof/>
          <w:color w:val="0000FF"/>
          <w:lang w:val="en-US"/>
        </w:rPr>
        <w:t>true</w:t>
      </w:r>
      <w:r w:rsidRPr="00781A32">
        <w:rPr>
          <w:noProof/>
          <w:lang w:val="en-US"/>
        </w:rPr>
        <w:t>);</w:t>
      </w:r>
    </w:p>
    <w:p w:rsidR="00142492" w:rsidRPr="00142492" w:rsidRDefault="00DE6450" w:rsidP="00E4115C">
      <w:pPr>
        <w:pStyle w:val="Paragraphedeliste"/>
        <w:numPr>
          <w:ilvl w:val="0"/>
          <w:numId w:val="32"/>
        </w:numPr>
        <w:rPr>
          <w:rFonts w:ascii="Courier New" w:hAnsi="Courier New" w:cs="Courier New"/>
          <w:noProof/>
          <w:sz w:val="20"/>
          <w:szCs w:val="20"/>
        </w:rPr>
      </w:pPr>
      <w:r>
        <w:t xml:space="preserve">Ajouter la fonction de réception des datas: </w:t>
      </w:r>
      <w:proofErr w:type="spellStart"/>
      <w:r w:rsidRPr="00D324C2">
        <w:t>eventReceiveData</w:t>
      </w:r>
      <w:proofErr w:type="spellEnd"/>
      <w:r>
        <w:t>.</w:t>
      </w:r>
    </w:p>
    <w:p w:rsidR="008879A4" w:rsidRPr="00142492" w:rsidRDefault="00DE6450" w:rsidP="00142492">
      <w:pPr>
        <w:pStyle w:val="Paragraphedeliste"/>
        <w:rPr>
          <w:rFonts w:ascii="Courier New" w:hAnsi="Courier New" w:cs="Courier New"/>
          <w:noProof/>
          <w:sz w:val="20"/>
          <w:szCs w:val="20"/>
        </w:rPr>
      </w:pPr>
      <w:r>
        <w:t xml:space="preserve">Dans cette fonction, si </w:t>
      </w:r>
      <w:proofErr w:type="gramStart"/>
      <w:r>
        <w:t>la</w:t>
      </w:r>
      <w:proofErr w:type="gramEnd"/>
      <w:r>
        <w:t xml:space="preserve"> pin de réception est celle configurée et que la data reçue peut être </w:t>
      </w:r>
      <w:proofErr w:type="spellStart"/>
      <w:r>
        <w:t>castée</w:t>
      </w:r>
      <w:proofErr w:type="spellEnd"/>
      <w:r>
        <w:t xml:space="preserve"> en </w:t>
      </w:r>
      <w:proofErr w:type="spellStart"/>
      <w:r>
        <w:t>DemoData</w:t>
      </w:r>
      <w:proofErr w:type="spellEnd"/>
      <w:r>
        <w:t>, alors mettre à jour les données.</w:t>
      </w:r>
    </w:p>
    <w:p w:rsidR="008879A4" w:rsidRDefault="00DE6450" w:rsidP="00781A32">
      <w:pPr>
        <w:pStyle w:val="Code"/>
        <w:rPr>
          <w:noProof/>
          <w:lang w:val="en-US"/>
        </w:rPr>
      </w:pPr>
      <w:r w:rsidRPr="008879A4">
        <w:rPr>
          <w:noProof/>
          <w:color w:val="0000FF"/>
          <w:lang w:val="en-US"/>
        </w:rPr>
        <w:t>void</w:t>
      </w:r>
      <w:r w:rsidRPr="008879A4">
        <w:rPr>
          <w:noProof/>
          <w:lang w:val="en-US"/>
        </w:rPr>
        <w:t xml:space="preserve"> DemoCoreComponent::eventReceiveData(SwPin * src,SwData_Class * data)</w:t>
      </w:r>
      <w:r w:rsidR="00BC6139">
        <w:rPr>
          <w:noProof/>
          <w:lang w:val="en-US"/>
        </w:rPr>
        <w:t xml:space="preserve"> </w:t>
      </w:r>
      <w:r w:rsidRPr="00DE6450">
        <w:rPr>
          <w:noProof/>
          <w:lang w:val="en-US"/>
        </w:rPr>
        <w:t>{</w:t>
      </w:r>
    </w:p>
    <w:p w:rsidR="008879A4" w:rsidRDefault="008879A4" w:rsidP="00781A32">
      <w:pPr>
        <w:pStyle w:val="Code"/>
        <w:rPr>
          <w:noProof/>
          <w:lang w:val="en-US"/>
        </w:rPr>
      </w:pPr>
      <w:r>
        <w:rPr>
          <w:noProof/>
          <w:lang w:val="en-US"/>
        </w:rPr>
        <w:tab/>
      </w:r>
      <w:r w:rsidR="00DE6450" w:rsidRPr="00DE6450">
        <w:rPr>
          <w:noProof/>
          <w:color w:val="0000FF"/>
          <w:lang w:val="en-US"/>
        </w:rPr>
        <w:t>if</w:t>
      </w:r>
      <w:r w:rsidR="00DE6450" w:rsidRPr="00DE6450">
        <w:rPr>
          <w:noProof/>
          <w:lang w:val="en-US"/>
        </w:rPr>
        <w:t xml:space="preserve"> (src == _pin) {</w:t>
      </w:r>
    </w:p>
    <w:p w:rsidR="008879A4" w:rsidRDefault="008879A4" w:rsidP="00781A32">
      <w:pPr>
        <w:pStyle w:val="Code"/>
        <w:rPr>
          <w:noProof/>
          <w:lang w:val="en-US"/>
        </w:rPr>
      </w:pPr>
      <w:r>
        <w:rPr>
          <w:noProof/>
          <w:lang w:val="en-US"/>
        </w:rPr>
        <w:tab/>
      </w:r>
      <w:r>
        <w:rPr>
          <w:noProof/>
          <w:lang w:val="en-US"/>
        </w:rPr>
        <w:tab/>
      </w:r>
      <w:r w:rsidR="00DE6450" w:rsidRPr="00DE6450">
        <w:rPr>
          <w:noProof/>
          <w:lang w:val="en-US"/>
        </w:rPr>
        <w:t xml:space="preserve">DemoData * dt = </w:t>
      </w:r>
      <w:r w:rsidR="00DE6450" w:rsidRPr="00DE6450">
        <w:rPr>
          <w:noProof/>
          <w:color w:val="0000FF"/>
          <w:lang w:val="en-US"/>
        </w:rPr>
        <w:t>dynamic_cast</w:t>
      </w:r>
      <w:r w:rsidR="00DE6450" w:rsidRPr="00DE6450">
        <w:rPr>
          <w:noProof/>
          <w:lang w:val="en-US"/>
        </w:rPr>
        <w:t>&lt;DemoData*&gt;(data);</w:t>
      </w:r>
    </w:p>
    <w:p w:rsidR="008879A4" w:rsidRDefault="008879A4" w:rsidP="00781A32">
      <w:pPr>
        <w:pStyle w:val="Code"/>
        <w:rPr>
          <w:noProof/>
          <w:lang w:val="en-US"/>
        </w:rPr>
      </w:pPr>
      <w:r>
        <w:rPr>
          <w:noProof/>
          <w:lang w:val="en-US"/>
        </w:rPr>
        <w:tab/>
      </w:r>
      <w:r>
        <w:rPr>
          <w:noProof/>
          <w:lang w:val="en-US"/>
        </w:rPr>
        <w:tab/>
      </w:r>
      <w:r w:rsidR="00DE6450" w:rsidRPr="00DE6450">
        <w:rPr>
          <w:noProof/>
          <w:color w:val="0000FF"/>
          <w:lang w:val="en-US"/>
        </w:rPr>
        <w:t>if</w:t>
      </w:r>
      <w:r w:rsidR="00DE6450" w:rsidRPr="00DE6450">
        <w:rPr>
          <w:noProof/>
          <w:lang w:val="en-US"/>
        </w:rPr>
        <w:t xml:space="preserve"> (dt) {</w:t>
      </w:r>
    </w:p>
    <w:p w:rsidR="008879A4" w:rsidRDefault="008879A4" w:rsidP="00781A32">
      <w:pPr>
        <w:pStyle w:val="Code"/>
        <w:rPr>
          <w:noProof/>
          <w:lang w:val="en-US"/>
        </w:rPr>
      </w:pPr>
      <w:r>
        <w:rPr>
          <w:noProof/>
          <w:lang w:val="en-US"/>
        </w:rPr>
        <w:tab/>
      </w:r>
      <w:r>
        <w:rPr>
          <w:noProof/>
          <w:lang w:val="en-US"/>
        </w:rPr>
        <w:tab/>
      </w:r>
      <w:r>
        <w:rPr>
          <w:noProof/>
          <w:lang w:val="en-US"/>
        </w:rPr>
        <w:tab/>
      </w:r>
      <w:r w:rsidR="00DE6450" w:rsidRPr="00DE6450">
        <w:rPr>
          <w:noProof/>
          <w:lang w:val="en-US"/>
        </w:rPr>
        <w:t>set</w:t>
      </w:r>
      <w:r>
        <w:rPr>
          <w:noProof/>
          <w:lang w:val="en-US"/>
        </w:rPr>
        <w:t>Step</w:t>
      </w:r>
      <w:r w:rsidR="00DE6450" w:rsidRPr="00DE6450">
        <w:rPr>
          <w:noProof/>
          <w:lang w:val="en-US"/>
        </w:rPr>
        <w:t>(dt-&gt;get</w:t>
      </w:r>
      <w:r>
        <w:rPr>
          <w:noProof/>
          <w:lang w:val="en-US"/>
        </w:rPr>
        <w:t>Step</w:t>
      </w:r>
      <w:r w:rsidR="00DE6450" w:rsidRPr="00DE6450">
        <w:rPr>
          <w:noProof/>
          <w:lang w:val="en-US"/>
        </w:rPr>
        <w:t>());</w:t>
      </w:r>
    </w:p>
    <w:p w:rsidR="008879A4" w:rsidRDefault="008879A4" w:rsidP="00781A32">
      <w:pPr>
        <w:pStyle w:val="Code"/>
        <w:rPr>
          <w:noProof/>
          <w:lang w:val="en-US"/>
        </w:rPr>
      </w:pPr>
      <w:r>
        <w:rPr>
          <w:noProof/>
          <w:lang w:val="en-US"/>
        </w:rPr>
        <w:tab/>
      </w:r>
      <w:r>
        <w:rPr>
          <w:noProof/>
          <w:lang w:val="en-US"/>
        </w:rPr>
        <w:tab/>
      </w:r>
      <w:r>
        <w:rPr>
          <w:noProof/>
          <w:lang w:val="en-US"/>
        </w:rPr>
        <w:tab/>
      </w:r>
      <w:r w:rsidR="00DE6450" w:rsidRPr="008879A4">
        <w:rPr>
          <w:noProof/>
          <w:lang w:val="en-US"/>
        </w:rPr>
        <w:t>setPeriode(dt-&gt;getPeriode());</w:t>
      </w:r>
    </w:p>
    <w:p w:rsidR="008879A4" w:rsidRDefault="008879A4" w:rsidP="00781A32">
      <w:pPr>
        <w:pStyle w:val="Code"/>
        <w:rPr>
          <w:noProof/>
        </w:rPr>
      </w:pPr>
      <w:r>
        <w:rPr>
          <w:noProof/>
          <w:lang w:val="en-US"/>
        </w:rPr>
        <w:tab/>
      </w:r>
      <w:r>
        <w:rPr>
          <w:noProof/>
          <w:lang w:val="en-US"/>
        </w:rPr>
        <w:tab/>
      </w:r>
      <w:r w:rsidR="00DE6450">
        <w:rPr>
          <w:noProof/>
        </w:rPr>
        <w:t>}</w:t>
      </w:r>
    </w:p>
    <w:p w:rsidR="008879A4" w:rsidRDefault="008879A4" w:rsidP="00781A32">
      <w:pPr>
        <w:pStyle w:val="Code"/>
        <w:rPr>
          <w:noProof/>
        </w:rPr>
      </w:pPr>
      <w:r>
        <w:rPr>
          <w:noProof/>
        </w:rPr>
        <w:tab/>
      </w:r>
      <w:r w:rsidR="00DE6450">
        <w:rPr>
          <w:noProof/>
        </w:rPr>
        <w:t>}</w:t>
      </w:r>
    </w:p>
    <w:p w:rsidR="00DE6450" w:rsidRPr="00DE6450" w:rsidRDefault="00DE6450" w:rsidP="00781A32">
      <w:pPr>
        <w:pStyle w:val="Code"/>
      </w:pPr>
      <w:r>
        <w:rPr>
          <w:noProof/>
        </w:rPr>
        <w:t>}</w:t>
      </w:r>
    </w:p>
    <w:p w:rsidR="008879A4" w:rsidRDefault="008879A4" w:rsidP="00E4115C">
      <w:pPr>
        <w:pStyle w:val="Paragraphedeliste"/>
        <w:numPr>
          <w:ilvl w:val="0"/>
          <w:numId w:val="33"/>
        </w:numPr>
      </w:pPr>
      <w:r>
        <w:lastRenderedPageBreak/>
        <w:t>Mettre à jour le fichier "plugin_files.pri"</w:t>
      </w:r>
    </w:p>
    <w:p w:rsidR="00DE6450" w:rsidRDefault="00DE6450" w:rsidP="00E4115C">
      <w:pPr>
        <w:pStyle w:val="Paragraphedeliste"/>
        <w:numPr>
          <w:ilvl w:val="0"/>
          <w:numId w:val="33"/>
        </w:numPr>
      </w:pPr>
      <w:r w:rsidRPr="00DE6450">
        <w:t xml:space="preserve">Ajouter le composant dans la </w:t>
      </w:r>
      <w:proofErr w:type="spellStart"/>
      <w:r w:rsidRPr="00DE6450">
        <w:t>factory</w:t>
      </w:r>
      <w:proofErr w:type="spellEnd"/>
    </w:p>
    <w:p w:rsidR="00DE6450" w:rsidRDefault="00DE6450" w:rsidP="00E4115C">
      <w:pPr>
        <w:pStyle w:val="Paragraphedeliste"/>
        <w:numPr>
          <w:ilvl w:val="0"/>
          <w:numId w:val="33"/>
        </w:numPr>
      </w:pPr>
      <w:r>
        <w:t xml:space="preserve">Ajouter l'utilisation </w:t>
      </w:r>
      <w:proofErr w:type="gramStart"/>
      <w:r>
        <w:t>de la</w:t>
      </w:r>
      <w:proofErr w:type="gramEnd"/>
      <w:r>
        <w:t xml:space="preserve"> pin dans la </w:t>
      </w:r>
      <w:proofErr w:type="spellStart"/>
      <w:r>
        <w:t>factory</w:t>
      </w:r>
      <w:proofErr w:type="spellEnd"/>
    </w:p>
    <w:p w:rsidR="008879A4" w:rsidRPr="00142492" w:rsidRDefault="008879A4" w:rsidP="00466D05">
      <w:pPr>
        <w:pStyle w:val="Paragraphedeliste"/>
        <w:numPr>
          <w:ilvl w:val="1"/>
          <w:numId w:val="33"/>
        </w:numPr>
        <w:rPr>
          <w:rFonts w:ascii="Courier New" w:hAnsi="Courier New" w:cs="Courier New"/>
          <w:noProof/>
          <w:sz w:val="20"/>
          <w:szCs w:val="20"/>
        </w:rPr>
      </w:pPr>
      <w:r>
        <w:t xml:space="preserve">Enregistrer </w:t>
      </w:r>
      <w:proofErr w:type="gramStart"/>
      <w:r>
        <w:t>la</w:t>
      </w:r>
      <w:proofErr w:type="gramEnd"/>
      <w:r>
        <w:t xml:space="preserve"> pin dans l'initialisation avec la fonction "</w:t>
      </w:r>
      <w:proofErr w:type="spellStart"/>
      <w:r>
        <w:t>RegisterData</w:t>
      </w:r>
      <w:proofErr w:type="spellEnd"/>
      <w:r>
        <w:t>"</w:t>
      </w:r>
    </w:p>
    <w:p w:rsidR="008879A4" w:rsidRPr="00142492" w:rsidRDefault="008879A4" w:rsidP="00781A32">
      <w:pPr>
        <w:pStyle w:val="Code"/>
        <w:rPr>
          <w:noProof/>
          <w:lang w:val="en-US"/>
        </w:rPr>
      </w:pPr>
      <w:r w:rsidRPr="00142492">
        <w:rPr>
          <w:noProof/>
          <w:lang w:val="en-US"/>
        </w:rPr>
        <w:t>RegisterData(CG_DATA_ID,CG_DATA);</w:t>
      </w:r>
    </w:p>
    <w:p w:rsidR="008879A4" w:rsidRPr="00466D05" w:rsidRDefault="008879A4" w:rsidP="00466D05">
      <w:pPr>
        <w:pStyle w:val="Paragraphedeliste"/>
        <w:numPr>
          <w:ilvl w:val="1"/>
          <w:numId w:val="33"/>
        </w:numPr>
      </w:pPr>
      <w:r>
        <w:t xml:space="preserve">Ajouter </w:t>
      </w:r>
      <w:proofErr w:type="gramStart"/>
      <w:r>
        <w:t>la</w:t>
      </w:r>
      <w:proofErr w:type="gramEnd"/>
      <w:r>
        <w:t xml:space="preserve"> pin dans la fonction "</w:t>
      </w:r>
      <w:proofErr w:type="spellStart"/>
      <w:r>
        <w:t>CreateInstanceOf</w:t>
      </w:r>
      <w:proofErr w:type="spellEnd"/>
      <w:r>
        <w:t>"</w:t>
      </w:r>
    </w:p>
    <w:p w:rsidR="008879A4" w:rsidRDefault="008879A4" w:rsidP="00781A32">
      <w:pPr>
        <w:pStyle w:val="Code"/>
        <w:rPr>
          <w:noProof/>
          <w:lang w:val="en-US"/>
        </w:rPr>
      </w:pPr>
      <w:r w:rsidRPr="008879A4">
        <w:rPr>
          <w:noProof/>
          <w:color w:val="0000FF"/>
          <w:lang w:val="en-US"/>
        </w:rPr>
        <w:t>if</w:t>
      </w:r>
      <w:r w:rsidRPr="008879A4">
        <w:rPr>
          <w:noProof/>
          <w:lang w:val="en-US"/>
        </w:rPr>
        <w:t xml:space="preserve"> (type_id == CG_DATA_ID) {</w:t>
      </w:r>
    </w:p>
    <w:p w:rsidR="008879A4" w:rsidRDefault="008879A4" w:rsidP="00781A32">
      <w:pPr>
        <w:pStyle w:val="Code"/>
        <w:rPr>
          <w:noProof/>
          <w:lang w:val="en-US"/>
        </w:rPr>
      </w:pPr>
      <w:r>
        <w:rPr>
          <w:noProof/>
          <w:lang w:val="en-US"/>
        </w:rPr>
        <w:tab/>
      </w:r>
      <w:r w:rsidRPr="008879A4">
        <w:rPr>
          <w:noProof/>
          <w:color w:val="0000FF"/>
          <w:lang w:val="en-US"/>
        </w:rPr>
        <w:t>return</w:t>
      </w:r>
      <w:r w:rsidRPr="008879A4">
        <w:rPr>
          <w:noProof/>
          <w:lang w:val="en-US"/>
        </w:rPr>
        <w:t xml:space="preserve"> </w:t>
      </w:r>
      <w:r w:rsidRPr="008879A4">
        <w:rPr>
          <w:noProof/>
          <w:color w:val="0000FF"/>
          <w:lang w:val="en-US"/>
        </w:rPr>
        <w:t>new</w:t>
      </w:r>
      <w:r w:rsidRPr="008879A4">
        <w:rPr>
          <w:noProof/>
          <w:lang w:val="en-US"/>
        </w:rPr>
        <w:t xml:space="preserve"> sx::tp::tpdemo::DemoData;</w:t>
      </w:r>
    </w:p>
    <w:p w:rsidR="008879A4" w:rsidRPr="00A07DB8" w:rsidRDefault="008879A4" w:rsidP="00781A32">
      <w:pPr>
        <w:pStyle w:val="Code"/>
      </w:pPr>
      <w:r>
        <w:rPr>
          <w:noProof/>
        </w:rPr>
        <w:t>}</w:t>
      </w:r>
    </w:p>
    <w:p w:rsidR="00781A32" w:rsidRDefault="00781A32" w:rsidP="00142492">
      <w:pPr>
        <w:jc w:val="center"/>
        <w:rPr>
          <w:sz w:val="20"/>
          <w:u w:val="single"/>
        </w:rPr>
      </w:pPr>
    </w:p>
    <w:p w:rsidR="002A016C" w:rsidRDefault="00A07DB8" w:rsidP="002A016C">
      <w:pPr>
        <w:keepNext/>
        <w:jc w:val="center"/>
      </w:pPr>
      <w:r w:rsidRPr="00A07DB8">
        <w:rPr>
          <w:noProof/>
          <w:lang w:eastAsia="fr-FR"/>
        </w:rPr>
        <w:drawing>
          <wp:inline distT="0" distB="0" distL="0" distR="0">
            <wp:extent cx="5391150" cy="2114550"/>
            <wp:effectExtent l="1905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9" cstate="print"/>
                    <a:srcRect/>
                    <a:stretch>
                      <a:fillRect/>
                    </a:stretch>
                  </pic:blipFill>
                  <pic:spPr bwMode="auto">
                    <a:xfrm>
                      <a:off x="0" y="0"/>
                      <a:ext cx="5391150" cy="2114550"/>
                    </a:xfrm>
                    <a:prstGeom prst="rect">
                      <a:avLst/>
                    </a:prstGeom>
                    <a:noFill/>
                    <a:ln w="9525">
                      <a:noFill/>
                      <a:miter lim="800000"/>
                      <a:headEnd/>
                      <a:tailEnd/>
                    </a:ln>
                  </pic:spPr>
                </pic:pic>
              </a:graphicData>
            </a:graphic>
          </wp:inline>
        </w:drawing>
      </w:r>
    </w:p>
    <w:p w:rsidR="00204A2D" w:rsidRPr="00204A2D" w:rsidRDefault="002A016C" w:rsidP="002A016C">
      <w:pPr>
        <w:pStyle w:val="Lgende"/>
        <w:jc w:val="center"/>
      </w:pPr>
      <w:r>
        <w:t xml:space="preserve">Image </w:t>
      </w:r>
      <w:fldSimple w:instr=" SEQ Image \* ARABIC ">
        <w:r w:rsidR="004313EA">
          <w:rPr>
            <w:noProof/>
          </w:rPr>
          <w:t>22</w:t>
        </w:r>
      </w:fldSimple>
      <w:r>
        <w:t xml:space="preserve"> : </w:t>
      </w:r>
      <w:r w:rsidRPr="001C45F9">
        <w:t xml:space="preserve">Connexion </w:t>
      </w:r>
      <w:proofErr w:type="gramStart"/>
      <w:r w:rsidRPr="001C45F9">
        <w:t>de la</w:t>
      </w:r>
      <w:proofErr w:type="gramEnd"/>
      <w:r w:rsidRPr="001C45F9">
        <w:t xml:space="preserve"> pin</w:t>
      </w:r>
      <w:r w:rsidR="00204A2D" w:rsidRPr="00142492">
        <w:rPr>
          <w:sz w:val="20"/>
          <w:u w:val="single"/>
        </w:rPr>
        <w:t xml:space="preserve"> </w:t>
      </w:r>
    </w:p>
    <w:p w:rsidR="00142492" w:rsidRDefault="00142492" w:rsidP="00142492"/>
    <w:p w:rsidR="00204A2D" w:rsidRDefault="00204A2D" w:rsidP="00142492">
      <w:r w:rsidRPr="00204A2D">
        <w:t xml:space="preserve">Sur modification d'une valeur, le composant enverra la nouvelle donnée via </w:t>
      </w:r>
      <w:proofErr w:type="gramStart"/>
      <w:r w:rsidRPr="00204A2D">
        <w:t>la</w:t>
      </w:r>
      <w:proofErr w:type="gramEnd"/>
      <w:r w:rsidRPr="00204A2D">
        <w:t xml:space="preserve"> pin. </w:t>
      </w:r>
      <w:r>
        <w:t xml:space="preserve">Le composant connecté, </w:t>
      </w:r>
      <w:proofErr w:type="spellStart"/>
      <w:r>
        <w:t>DemoCoreComponent</w:t>
      </w:r>
      <w:proofErr w:type="spellEnd"/>
      <w:r>
        <w:t xml:space="preserve">, </w:t>
      </w:r>
      <w:r w:rsidR="00A25555">
        <w:t>sera</w:t>
      </w:r>
      <w:r>
        <w:t xml:space="preserve"> alors notifié du changement de valeur, et les utilisera.</w:t>
      </w:r>
    </w:p>
    <w:p w:rsidR="00142492" w:rsidRDefault="00142492" w:rsidP="00142492"/>
    <w:p w:rsidR="00142492" w:rsidRDefault="00204A2D" w:rsidP="00142492">
      <w:r>
        <w:t>Il faut pouvoir modifier les valeurs du composant.</w:t>
      </w:r>
    </w:p>
    <w:p w:rsidR="00204A2D" w:rsidRDefault="00204A2D" w:rsidP="00142492">
      <w:r>
        <w:t>On va pour cela créer une interface de configuration à l'aide de l'</w:t>
      </w:r>
      <w:proofErr w:type="spellStart"/>
      <w:r>
        <w:t>admin</w:t>
      </w:r>
      <w:proofErr w:type="spellEnd"/>
      <w:r>
        <w:t xml:space="preserve"> setup.</w:t>
      </w:r>
    </w:p>
    <w:p w:rsidR="00204A2D" w:rsidRDefault="00204A2D" w:rsidP="00DC78B5"/>
    <w:p w:rsidR="00142492" w:rsidRPr="00204A2D" w:rsidRDefault="00142492" w:rsidP="00DC78B5"/>
    <w:p w:rsidR="00244F18" w:rsidRDefault="00244F18" w:rsidP="00B5234E">
      <w:pPr>
        <w:pStyle w:val="Titre2"/>
      </w:pPr>
      <w:bookmarkStart w:id="171" w:name="_Toc354393980"/>
      <w:proofErr w:type="spellStart"/>
      <w:r w:rsidRPr="00244F18">
        <w:t>AdminSetup</w:t>
      </w:r>
      <w:bookmarkEnd w:id="171"/>
      <w:proofErr w:type="spellEnd"/>
    </w:p>
    <w:p w:rsidR="00142492" w:rsidRDefault="00142492" w:rsidP="00DC78B5"/>
    <w:p w:rsidR="00244F18" w:rsidRDefault="00244F18" w:rsidP="00142492">
      <w:r>
        <w:t>L'</w:t>
      </w:r>
      <w:proofErr w:type="spellStart"/>
      <w:r>
        <w:t>admin</w:t>
      </w:r>
      <w:proofErr w:type="spellEnd"/>
      <w:r>
        <w:t xml:space="preserve"> setup permet d'afficher une fenêtre de paramétrage du composant, comme cela se fait par exemple sur le composant</w:t>
      </w:r>
      <w:r w:rsidR="0009405F">
        <w:t xml:space="preserve"> </w:t>
      </w:r>
      <w:r>
        <w:t>"</w:t>
      </w:r>
      <w:proofErr w:type="spellStart"/>
      <w:r>
        <w:t>executor</w:t>
      </w:r>
      <w:proofErr w:type="spellEnd"/>
      <w:r>
        <w:t>", avec la fonction "setup" vue précédemment.</w:t>
      </w:r>
    </w:p>
    <w:p w:rsidR="00142492" w:rsidRDefault="00142492" w:rsidP="00142492"/>
    <w:p w:rsidR="00244F18" w:rsidRDefault="00244F18" w:rsidP="00142492">
      <w:r>
        <w:t>Pour rendre un composant paramétrable, il faut créer une interface, puis la rendre accessible.</w:t>
      </w:r>
    </w:p>
    <w:p w:rsidR="00142492" w:rsidRDefault="00142492" w:rsidP="00142492"/>
    <w:p w:rsidR="00244F18" w:rsidRDefault="00244F18" w:rsidP="001B45E9">
      <w:pPr>
        <w:pStyle w:val="Paragraphedeliste"/>
        <w:numPr>
          <w:ilvl w:val="0"/>
          <w:numId w:val="34"/>
        </w:numPr>
        <w:ind w:left="709"/>
      </w:pPr>
      <w:r>
        <w:t>C</w:t>
      </w:r>
      <w:r w:rsidR="003E5C4A">
        <w:t>réer une interface de configura</w:t>
      </w:r>
      <w:r>
        <w:t>t</w:t>
      </w:r>
      <w:r w:rsidR="003E5C4A">
        <w:t>i</w:t>
      </w:r>
      <w:r>
        <w:t>on (</w:t>
      </w:r>
      <w:proofErr w:type="spellStart"/>
      <w:r w:rsidR="0009405F">
        <w:t>DataAdminUI.</w:t>
      </w:r>
      <w:r>
        <w:t>ui</w:t>
      </w:r>
      <w:proofErr w:type="spellEnd"/>
      <w:r>
        <w:t xml:space="preserve">), de type </w:t>
      </w:r>
      <w:proofErr w:type="spellStart"/>
      <w:r>
        <w:t>QDialog</w:t>
      </w:r>
      <w:proofErr w:type="spellEnd"/>
      <w:r w:rsidR="003E5C4A">
        <w:t>. Cette interface permet de configurer le pas et la période, et a un bouton de validation</w:t>
      </w:r>
    </w:p>
    <w:p w:rsidR="00204A2D" w:rsidRPr="00204A2D" w:rsidRDefault="003E53AE" w:rsidP="001B45E9">
      <w:pPr>
        <w:pStyle w:val="Paragraphedeliste"/>
        <w:numPr>
          <w:ilvl w:val="0"/>
          <w:numId w:val="34"/>
        </w:numPr>
        <w:ind w:left="709"/>
      </w:pPr>
      <w:r>
        <w:t xml:space="preserve">Créer une classe </w:t>
      </w:r>
      <w:proofErr w:type="spellStart"/>
      <w:r w:rsidR="00204A2D">
        <w:t>DataAdminUI</w:t>
      </w:r>
      <w:proofErr w:type="spellEnd"/>
      <w:r w:rsidR="00204A2D">
        <w:t xml:space="preserve"> </w:t>
      </w:r>
      <w:r>
        <w:t>gérant l'interface</w:t>
      </w:r>
      <w:r w:rsidR="003E5C4A">
        <w:t>, avec des accesseurs pour les valeurs et un accesseur pour le bouton de validation</w:t>
      </w:r>
    </w:p>
    <w:p w:rsidR="003E53AE" w:rsidRDefault="00204A2D" w:rsidP="00781A32">
      <w:pPr>
        <w:pStyle w:val="Code"/>
      </w:pPr>
      <w:r>
        <w:rPr>
          <w:noProof/>
        </w:rPr>
        <w:t>QPushButton * getValidButton();</w:t>
      </w:r>
    </w:p>
    <w:p w:rsidR="00244F18" w:rsidRDefault="00244F18" w:rsidP="00E4115C">
      <w:pPr>
        <w:pStyle w:val="Paragraphedeliste"/>
        <w:numPr>
          <w:ilvl w:val="0"/>
          <w:numId w:val="35"/>
        </w:numPr>
      </w:pPr>
      <w:r>
        <w:t xml:space="preserve">Faire hériter </w:t>
      </w:r>
      <w:r w:rsidR="00204A2D">
        <w:t xml:space="preserve">la classe </w:t>
      </w:r>
      <w:proofErr w:type="spellStart"/>
      <w:r w:rsidR="00204A2D">
        <w:t>DemoDataComponent</w:t>
      </w:r>
      <w:proofErr w:type="spellEnd"/>
      <w:r w:rsidR="00204A2D">
        <w:t xml:space="preserve"> </w:t>
      </w:r>
      <w:r>
        <w:t xml:space="preserve">de </w:t>
      </w:r>
      <w:proofErr w:type="spellStart"/>
      <w:r w:rsidRPr="00244F18">
        <w:t>ISwAdminSetup</w:t>
      </w:r>
      <w:proofErr w:type="spellEnd"/>
    </w:p>
    <w:p w:rsidR="00490005" w:rsidRDefault="00490005" w:rsidP="00490005">
      <w:pPr>
        <w:pStyle w:val="Paragraphedeliste"/>
      </w:pPr>
    </w:p>
    <w:p w:rsidR="00490005" w:rsidRDefault="00490005" w:rsidP="00490005">
      <w:pPr>
        <w:pStyle w:val="Paragraphedeliste"/>
      </w:pPr>
    </w:p>
    <w:p w:rsidR="00490005" w:rsidRDefault="00490005" w:rsidP="00490005">
      <w:pPr>
        <w:pStyle w:val="Paragraphedeliste"/>
      </w:pPr>
    </w:p>
    <w:p w:rsidR="00781A32" w:rsidRDefault="00490C63" w:rsidP="00E4115C">
      <w:pPr>
        <w:pStyle w:val="Paragraphedeliste"/>
        <w:numPr>
          <w:ilvl w:val="0"/>
          <w:numId w:val="35"/>
        </w:numPr>
      </w:pPr>
      <w:r>
        <w:lastRenderedPageBreak/>
        <w:t xml:space="preserve">Dans la fonction à implémenter </w:t>
      </w:r>
      <w:r w:rsidRPr="000E1F86">
        <w:t>(</w:t>
      </w:r>
      <w:proofErr w:type="spellStart"/>
      <w:r w:rsidRPr="000E1F86">
        <w:t>AdminSetup</w:t>
      </w:r>
      <w:proofErr w:type="spellEnd"/>
      <w:r w:rsidRPr="000E1F86">
        <w:t>), créer l'UI (déclarée en variable membre),</w:t>
      </w:r>
      <w:r>
        <w:t xml:space="preserve"> connecter le bouton à un slot, puis l'ouvrir</w:t>
      </w:r>
    </w:p>
    <w:p w:rsidR="00204A2D" w:rsidRPr="00D15D51" w:rsidRDefault="00204A2D" w:rsidP="00781A32">
      <w:pPr>
        <w:pStyle w:val="Code"/>
        <w:rPr>
          <w:noProof/>
          <w:color w:val="008000"/>
        </w:rPr>
      </w:pPr>
      <w:r w:rsidRPr="00D15D51">
        <w:rPr>
          <w:noProof/>
          <w:color w:val="008000"/>
        </w:rPr>
        <w:t>//Chargement de la fenetre de configuration</w:t>
      </w:r>
    </w:p>
    <w:p w:rsidR="00204A2D" w:rsidRDefault="00204A2D" w:rsidP="00781A32">
      <w:pPr>
        <w:pStyle w:val="Code"/>
        <w:rPr>
          <w:noProof/>
        </w:rPr>
      </w:pPr>
      <w:r>
        <w:rPr>
          <w:noProof/>
        </w:rPr>
        <w:t xml:space="preserve">_dataAdminUI = </w:t>
      </w:r>
      <w:r>
        <w:rPr>
          <w:noProof/>
          <w:color w:val="0000FF"/>
        </w:rPr>
        <w:t>new</w:t>
      </w:r>
      <w:r>
        <w:rPr>
          <w:noProof/>
        </w:rPr>
        <w:t xml:space="preserve"> DataAdminUI(_pas, _periode);</w:t>
      </w:r>
    </w:p>
    <w:p w:rsidR="00204A2D" w:rsidRPr="00D15D51" w:rsidRDefault="00204A2D" w:rsidP="00781A32">
      <w:pPr>
        <w:pStyle w:val="Code"/>
        <w:rPr>
          <w:noProof/>
          <w:color w:val="008000"/>
        </w:rPr>
      </w:pPr>
      <w:r w:rsidRPr="00D15D51">
        <w:rPr>
          <w:noProof/>
          <w:color w:val="008000"/>
        </w:rPr>
        <w:t>//Creation de la callback</w:t>
      </w:r>
    </w:p>
    <w:p w:rsidR="00204A2D" w:rsidRDefault="00204A2D" w:rsidP="00781A32">
      <w:pPr>
        <w:pStyle w:val="Code"/>
        <w:rPr>
          <w:noProof/>
          <w:lang w:val="en-US"/>
        </w:rPr>
      </w:pPr>
      <w:r w:rsidRPr="00204A2D">
        <w:rPr>
          <w:noProof/>
          <w:lang w:val="en-US"/>
        </w:rPr>
        <w:t>QPushButton * button = _dataAdminUI-&gt;getValidButton();</w:t>
      </w:r>
    </w:p>
    <w:p w:rsidR="00204A2D" w:rsidRDefault="00204A2D" w:rsidP="00781A32">
      <w:pPr>
        <w:pStyle w:val="Code"/>
        <w:rPr>
          <w:noProof/>
          <w:lang w:val="en-US"/>
        </w:rPr>
      </w:pPr>
      <w:r w:rsidRPr="00204A2D">
        <w:rPr>
          <w:noProof/>
          <w:color w:val="0000FF"/>
          <w:lang w:val="en-US"/>
        </w:rPr>
        <w:t>if</w:t>
      </w:r>
      <w:r w:rsidRPr="00204A2D">
        <w:rPr>
          <w:noProof/>
          <w:lang w:val="en-US"/>
        </w:rPr>
        <w:t xml:space="preserve"> (button) {</w:t>
      </w:r>
    </w:p>
    <w:p w:rsidR="00204A2D" w:rsidRDefault="00204A2D" w:rsidP="00781A32">
      <w:pPr>
        <w:pStyle w:val="Code"/>
        <w:rPr>
          <w:noProof/>
          <w:lang w:val="en-US"/>
        </w:rPr>
      </w:pPr>
      <w:r>
        <w:rPr>
          <w:noProof/>
          <w:lang w:val="en-US"/>
        </w:rPr>
        <w:tab/>
      </w:r>
      <w:r w:rsidRPr="00204A2D">
        <w:rPr>
          <w:noProof/>
          <w:lang w:val="en-US"/>
        </w:rPr>
        <w:t xml:space="preserve">connect(button, </w:t>
      </w:r>
      <w:r w:rsidRPr="00204A2D">
        <w:rPr>
          <w:noProof/>
          <w:color w:val="0000FF"/>
          <w:lang w:val="en-US"/>
        </w:rPr>
        <w:t>SIGNAL</w:t>
      </w:r>
      <w:r w:rsidRPr="00204A2D">
        <w:rPr>
          <w:noProof/>
          <w:lang w:val="en-US"/>
        </w:rPr>
        <w:t xml:space="preserve">(clicked()), </w:t>
      </w:r>
      <w:r w:rsidRPr="00204A2D">
        <w:rPr>
          <w:noProof/>
          <w:color w:val="0000FF"/>
          <w:lang w:val="en-US"/>
        </w:rPr>
        <w:t>this</w:t>
      </w:r>
      <w:r w:rsidRPr="00204A2D">
        <w:rPr>
          <w:noProof/>
          <w:lang w:val="en-US"/>
        </w:rPr>
        <w:t xml:space="preserve">, </w:t>
      </w:r>
      <w:r w:rsidRPr="00204A2D">
        <w:rPr>
          <w:noProof/>
          <w:color w:val="0000FF"/>
          <w:lang w:val="en-US"/>
        </w:rPr>
        <w:t>SLOT</w:t>
      </w:r>
      <w:r w:rsidRPr="00204A2D">
        <w:rPr>
          <w:noProof/>
          <w:lang w:val="en-US"/>
        </w:rPr>
        <w:t>(getValuesFromUI()));</w:t>
      </w:r>
    </w:p>
    <w:p w:rsidR="00204A2D" w:rsidRDefault="00204A2D" w:rsidP="00781A32">
      <w:pPr>
        <w:pStyle w:val="Code"/>
        <w:rPr>
          <w:noProof/>
        </w:rPr>
      </w:pPr>
      <w:r>
        <w:rPr>
          <w:noProof/>
        </w:rPr>
        <w:t>}</w:t>
      </w:r>
    </w:p>
    <w:p w:rsidR="00204A2D" w:rsidRPr="00D15D51" w:rsidRDefault="00204A2D" w:rsidP="00781A32">
      <w:pPr>
        <w:pStyle w:val="Code"/>
        <w:rPr>
          <w:noProof/>
          <w:color w:val="008000"/>
        </w:rPr>
      </w:pPr>
      <w:r w:rsidRPr="00D15D51">
        <w:rPr>
          <w:noProof/>
          <w:color w:val="008000"/>
        </w:rPr>
        <w:t>//Affichage de la fenetre</w:t>
      </w:r>
    </w:p>
    <w:p w:rsidR="00204A2D" w:rsidRDefault="00204A2D" w:rsidP="00781A32">
      <w:pPr>
        <w:pStyle w:val="Code"/>
        <w:rPr>
          <w:noProof/>
        </w:rPr>
      </w:pPr>
      <w:r>
        <w:rPr>
          <w:noProof/>
        </w:rPr>
        <w:t>_dataAdminUI-&gt;exec();</w:t>
      </w:r>
    </w:p>
    <w:p w:rsidR="0042493F" w:rsidRDefault="0042493F" w:rsidP="0042493F">
      <w:pPr>
        <w:pStyle w:val="Paragraphedeliste"/>
      </w:pPr>
    </w:p>
    <w:p w:rsidR="00A07DB8" w:rsidRPr="00A07DB8" w:rsidRDefault="00142492" w:rsidP="00E4115C">
      <w:pPr>
        <w:pStyle w:val="Paragraphedeliste"/>
        <w:numPr>
          <w:ilvl w:val="0"/>
          <w:numId w:val="36"/>
        </w:numPr>
      </w:pPr>
      <w:r>
        <w:t>C</w:t>
      </w:r>
      <w:r w:rsidR="00FF2E46">
        <w:t>réer le slot</w:t>
      </w:r>
      <w:r w:rsidR="00204A2D">
        <w:t xml:space="preserve"> "</w:t>
      </w:r>
      <w:proofErr w:type="spellStart"/>
      <w:r w:rsidR="00204A2D" w:rsidRPr="00204A2D">
        <w:t>getValuesFromUI</w:t>
      </w:r>
      <w:proofErr w:type="spellEnd"/>
      <w:r w:rsidR="00204A2D">
        <w:t>"</w:t>
      </w:r>
      <w:r w:rsidR="00FF2E46">
        <w:t>. Il récupère les valeurs depuis l'UI et les me</w:t>
      </w:r>
      <w:r w:rsidR="00A07DB8">
        <w:t xml:space="preserve">t à jour. Il ferme ensuite l'UI. </w:t>
      </w:r>
      <w:r w:rsidR="00EA228D">
        <w:t>Libérer la fenêtre en utilisant la fonction "</w:t>
      </w:r>
      <w:proofErr w:type="spellStart"/>
      <w:r w:rsidR="00EA228D">
        <w:t>deleteLater</w:t>
      </w:r>
      <w:proofErr w:type="spellEnd"/>
      <w:r w:rsidR="00EA228D">
        <w:t>"</w:t>
      </w:r>
    </w:p>
    <w:p w:rsidR="00A07DB8" w:rsidRDefault="00A07DB8" w:rsidP="00781A32">
      <w:pPr>
        <w:pStyle w:val="Code"/>
        <w:rPr>
          <w:noProof/>
        </w:rPr>
      </w:pPr>
      <w:r>
        <w:rPr>
          <w:noProof/>
        </w:rPr>
        <w:t>_dataAdminUI-&gt;deleteLater();</w:t>
      </w:r>
    </w:p>
    <w:p w:rsidR="00A07DB8" w:rsidRDefault="00A07DB8" w:rsidP="00142492"/>
    <w:p w:rsidR="002A016C" w:rsidRDefault="00A07DB8" w:rsidP="002A016C">
      <w:pPr>
        <w:keepNext/>
        <w:jc w:val="center"/>
      </w:pPr>
      <w:r>
        <w:rPr>
          <w:noProof/>
          <w:lang w:eastAsia="fr-FR"/>
        </w:rPr>
        <w:drawing>
          <wp:inline distT="0" distB="0" distL="0" distR="0">
            <wp:extent cx="1857375" cy="1362075"/>
            <wp:effectExtent l="19050" t="0" r="9525"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0" cstate="print"/>
                    <a:srcRect/>
                    <a:stretch>
                      <a:fillRect/>
                    </a:stretch>
                  </pic:blipFill>
                  <pic:spPr bwMode="auto">
                    <a:xfrm>
                      <a:off x="0" y="0"/>
                      <a:ext cx="1857375" cy="1362075"/>
                    </a:xfrm>
                    <a:prstGeom prst="rect">
                      <a:avLst/>
                    </a:prstGeom>
                    <a:noFill/>
                    <a:ln w="9525">
                      <a:noFill/>
                      <a:miter lim="800000"/>
                      <a:headEnd/>
                      <a:tailEnd/>
                    </a:ln>
                  </pic:spPr>
                </pic:pic>
              </a:graphicData>
            </a:graphic>
          </wp:inline>
        </w:drawing>
      </w:r>
    </w:p>
    <w:p w:rsidR="00204A2D" w:rsidRPr="00204A2D" w:rsidRDefault="002A016C" w:rsidP="002A016C">
      <w:pPr>
        <w:pStyle w:val="Lgende"/>
        <w:jc w:val="center"/>
      </w:pPr>
      <w:r>
        <w:t xml:space="preserve">Image </w:t>
      </w:r>
      <w:fldSimple w:instr=" SEQ Image \* ARABIC ">
        <w:r w:rsidR="004313EA">
          <w:rPr>
            <w:noProof/>
          </w:rPr>
          <w:t>23</w:t>
        </w:r>
      </w:fldSimple>
      <w:r>
        <w:t xml:space="preserve"> : </w:t>
      </w:r>
      <w:r w:rsidRPr="00251463">
        <w:t xml:space="preserve">Fenêtre de configuration </w:t>
      </w:r>
      <w:proofErr w:type="spellStart"/>
      <w:r w:rsidRPr="00251463">
        <w:t>Admin</w:t>
      </w:r>
      <w:proofErr w:type="spellEnd"/>
      <w:r w:rsidRPr="00251463">
        <w:t xml:space="preserve"> Setup</w:t>
      </w:r>
      <w:r w:rsidR="00204A2D" w:rsidRPr="00142492">
        <w:rPr>
          <w:sz w:val="20"/>
          <w:u w:val="single"/>
        </w:rPr>
        <w:t xml:space="preserve"> </w:t>
      </w:r>
    </w:p>
    <w:p w:rsidR="00142492" w:rsidRDefault="00142492" w:rsidP="00142492"/>
    <w:p w:rsidR="00A07DB8" w:rsidRDefault="00A07DB8" w:rsidP="00E4115C">
      <w:pPr>
        <w:pStyle w:val="Paragraphedeliste"/>
        <w:numPr>
          <w:ilvl w:val="0"/>
          <w:numId w:val="36"/>
        </w:numPr>
      </w:pPr>
      <w:r>
        <w:t xml:space="preserve">Exécuter le </w:t>
      </w:r>
      <w:proofErr w:type="spellStart"/>
      <w:r>
        <w:t>stream</w:t>
      </w:r>
      <w:proofErr w:type="spellEnd"/>
      <w:r>
        <w:t xml:space="preserve"> en affichant la fenêtre du composant </w:t>
      </w:r>
      <w:proofErr w:type="spellStart"/>
      <w:r>
        <w:t>streamUI</w:t>
      </w:r>
      <w:proofErr w:type="spellEnd"/>
      <w:r>
        <w:t>. Lors de la modification d'une valeur à partir de l'</w:t>
      </w:r>
      <w:proofErr w:type="spellStart"/>
      <w:r>
        <w:t>admin</w:t>
      </w:r>
      <w:proofErr w:type="spellEnd"/>
      <w:r>
        <w:t xml:space="preserve"> setup du composant </w:t>
      </w:r>
      <w:proofErr w:type="spellStart"/>
      <w:r>
        <w:t>DemoDataComponent</w:t>
      </w:r>
      <w:proofErr w:type="spellEnd"/>
      <w:r>
        <w:t>, l'incrémentation de la valeur doit changer, e</w:t>
      </w:r>
      <w:r w:rsidR="001B45E9">
        <w:t>n fonction du paramètre modifié</w:t>
      </w:r>
    </w:p>
    <w:p w:rsidR="00A07DB8" w:rsidRDefault="00A07DB8" w:rsidP="00142492"/>
    <w:p w:rsidR="00A07DB8" w:rsidRDefault="00A07DB8" w:rsidP="00142492"/>
    <w:p w:rsidR="00661AEC" w:rsidRDefault="003A33AC" w:rsidP="00B5234E">
      <w:pPr>
        <w:pStyle w:val="Titre2"/>
      </w:pPr>
      <w:bookmarkStart w:id="172" w:name="_Toc354393981"/>
      <w:r>
        <w:t>Sauvegarde de données</w:t>
      </w:r>
      <w:bookmarkEnd w:id="172"/>
    </w:p>
    <w:p w:rsidR="00CD3002" w:rsidRDefault="00CD3002" w:rsidP="00142492"/>
    <w:p w:rsidR="00CD3002" w:rsidRDefault="00CD3002" w:rsidP="00683E3F">
      <w:pPr>
        <w:pStyle w:val="Titre3"/>
      </w:pPr>
      <w:bookmarkStart w:id="173" w:name="_Toc354393982"/>
      <w:proofErr w:type="spellStart"/>
      <w:r w:rsidRPr="00CD3002">
        <w:t>I</w:t>
      </w:r>
      <w:r w:rsidR="004C6C5F">
        <w:t>S</w:t>
      </w:r>
      <w:r w:rsidRPr="00CD3002">
        <w:t>wPersistent</w:t>
      </w:r>
      <w:bookmarkEnd w:id="173"/>
      <w:proofErr w:type="spellEnd"/>
    </w:p>
    <w:p w:rsidR="00142492" w:rsidRPr="00142492" w:rsidRDefault="00142492" w:rsidP="00142492"/>
    <w:p w:rsidR="005D0762" w:rsidRDefault="005D0762" w:rsidP="00142492">
      <w:r>
        <w:t xml:space="preserve">Les </w:t>
      </w:r>
      <w:r w:rsidR="004C6C5F">
        <w:t xml:space="preserve">propriétés </w:t>
      </w:r>
      <w:r>
        <w:t xml:space="preserve">d'un composant sont </w:t>
      </w:r>
      <w:proofErr w:type="gramStart"/>
      <w:r>
        <w:t>sauvegardés</w:t>
      </w:r>
      <w:proofErr w:type="gramEnd"/>
      <w:r>
        <w:t xml:space="preserve"> dans le </w:t>
      </w:r>
      <w:proofErr w:type="spellStart"/>
      <w:r>
        <w:t>stream</w:t>
      </w:r>
      <w:proofErr w:type="spellEnd"/>
      <w:r>
        <w:t xml:space="preserve">. Mais ces </w:t>
      </w:r>
      <w:r w:rsidR="004C6C5F">
        <w:t xml:space="preserve">propriétés </w:t>
      </w:r>
      <w:r>
        <w:t>ne peuvent servir que pour des données de type simple.</w:t>
      </w:r>
    </w:p>
    <w:p w:rsidR="00142492" w:rsidRDefault="00142492" w:rsidP="00142492"/>
    <w:p w:rsidR="003A33AC" w:rsidRDefault="003A33AC" w:rsidP="00142492">
      <w:r>
        <w:t xml:space="preserve">Pour sauvegarder des données de type complexe, il existe le service </w:t>
      </w:r>
      <w:proofErr w:type="spellStart"/>
      <w:r>
        <w:t>I</w:t>
      </w:r>
      <w:r w:rsidR="004C6C5F">
        <w:t>S</w:t>
      </w:r>
      <w:r>
        <w:t>wPersistent</w:t>
      </w:r>
      <w:proofErr w:type="spellEnd"/>
      <w:r>
        <w:t>.</w:t>
      </w:r>
      <w:r w:rsidR="005D0762">
        <w:br/>
        <w:t xml:space="preserve">Ce service permet de sauvegarder des données dans des fichiers </w:t>
      </w:r>
      <w:proofErr w:type="spellStart"/>
      <w:r w:rsidR="005D0762">
        <w:t>xml</w:t>
      </w:r>
      <w:proofErr w:type="spellEnd"/>
      <w:r w:rsidR="005D0762">
        <w:t>.</w:t>
      </w:r>
    </w:p>
    <w:p w:rsidR="00142492" w:rsidRDefault="00142492" w:rsidP="00142492"/>
    <w:p w:rsidR="003A33AC" w:rsidRDefault="005D0762" w:rsidP="00142492">
      <w:r>
        <w:t xml:space="preserve">Pour l'exemple, nous allons sauvegarder les paramètres de </w:t>
      </w:r>
      <w:proofErr w:type="spellStart"/>
      <w:r>
        <w:t>DemoDataComponent</w:t>
      </w:r>
      <w:proofErr w:type="spellEnd"/>
      <w:r>
        <w:t xml:space="preserve"> à l'aide de ce service.</w:t>
      </w:r>
    </w:p>
    <w:p w:rsidR="00142492" w:rsidRDefault="00B961C6" w:rsidP="00E4115C">
      <w:pPr>
        <w:pStyle w:val="Paragraphedeliste"/>
        <w:numPr>
          <w:ilvl w:val="0"/>
          <w:numId w:val="36"/>
        </w:numPr>
      </w:pPr>
      <w:r>
        <w:t xml:space="preserve">Activer le service de sauvegarde dans le constructeur </w:t>
      </w:r>
      <w:r w:rsidR="00CD3002">
        <w:t>:</w:t>
      </w:r>
    </w:p>
    <w:p w:rsidR="00B961C6" w:rsidRPr="003A1525" w:rsidRDefault="00B961C6" w:rsidP="00781A32">
      <w:pPr>
        <w:pStyle w:val="Code"/>
      </w:pPr>
      <w:proofErr w:type="spellStart"/>
      <w:proofErr w:type="gramStart"/>
      <w:r w:rsidRPr="003A1525">
        <w:t>setOwnerServiceAvaibility</w:t>
      </w:r>
      <w:proofErr w:type="spellEnd"/>
      <w:r w:rsidRPr="003A1525">
        <w:t>(</w:t>
      </w:r>
      <w:proofErr w:type="spellStart"/>
      <w:proofErr w:type="gramEnd"/>
      <w:r w:rsidRPr="003A1525">
        <w:t>true</w:t>
      </w:r>
      <w:proofErr w:type="spellEnd"/>
      <w:r w:rsidRPr="003A1525">
        <w:t>);</w:t>
      </w:r>
    </w:p>
    <w:p w:rsidR="00B961C6" w:rsidRDefault="00B961C6" w:rsidP="00E4115C">
      <w:pPr>
        <w:pStyle w:val="Paragraphedeliste"/>
        <w:numPr>
          <w:ilvl w:val="0"/>
          <w:numId w:val="36"/>
        </w:numPr>
      </w:pPr>
      <w:r>
        <w:t>Implémenter les fonctions "</w:t>
      </w:r>
      <w:proofErr w:type="spellStart"/>
      <w:r>
        <w:t>load</w:t>
      </w:r>
      <w:proofErr w:type="spellEnd"/>
      <w:r>
        <w:t xml:space="preserve">" et </w:t>
      </w:r>
      <w:proofErr w:type="spellStart"/>
      <w:r>
        <w:t>save</w:t>
      </w:r>
      <w:proofErr w:type="spellEnd"/>
      <w:r>
        <w:t xml:space="preserve">" telles que définies dans le </w:t>
      </w:r>
      <w:proofErr w:type="spellStart"/>
      <w:r>
        <w:t>AssistedComponent</w:t>
      </w:r>
      <w:proofErr w:type="spellEnd"/>
    </w:p>
    <w:p w:rsidR="00781A32" w:rsidRDefault="00781A32" w:rsidP="00E4115C">
      <w:pPr>
        <w:pStyle w:val="Paragraphedeliste"/>
        <w:numPr>
          <w:ilvl w:val="0"/>
          <w:numId w:val="36"/>
        </w:numPr>
      </w:pPr>
      <w:r>
        <w:lastRenderedPageBreak/>
        <w:t xml:space="preserve">Dans ces fonctions, implémenter la sauvegarde et le chargement des données au format XML en utilisant les méthodes </w:t>
      </w:r>
      <w:proofErr w:type="spellStart"/>
      <w:r>
        <w:t>Qt</w:t>
      </w:r>
      <w:proofErr w:type="spellEnd"/>
    </w:p>
    <w:p w:rsidR="00781A32" w:rsidRDefault="00781A32" w:rsidP="00142492">
      <w:pPr>
        <w:pStyle w:val="Paragraphedeliste"/>
        <w:rPr>
          <w:noProof/>
          <w:color w:val="A31515"/>
        </w:rPr>
      </w:pPr>
    </w:p>
    <w:p w:rsidR="00CD3002" w:rsidRPr="00781A32" w:rsidRDefault="00CD3002" w:rsidP="00781A32">
      <w:pPr>
        <w:pStyle w:val="Code"/>
        <w:rPr>
          <w:noProof/>
          <w:color w:val="A31515"/>
          <w:lang w:val="en-US"/>
        </w:rPr>
      </w:pPr>
      <w:r w:rsidRPr="00781A32">
        <w:rPr>
          <w:noProof/>
          <w:color w:val="0000FF"/>
          <w:lang w:val="en-US"/>
        </w:rPr>
        <w:t>#define</w:t>
      </w:r>
      <w:r w:rsidR="00781A32" w:rsidRPr="00781A32">
        <w:rPr>
          <w:noProof/>
          <w:lang w:val="en-US"/>
        </w:rPr>
        <w:t xml:space="preserve"> DATA_NODE</w:t>
      </w:r>
      <w:r w:rsidR="00781A32" w:rsidRPr="00781A32">
        <w:rPr>
          <w:noProof/>
          <w:lang w:val="en-US"/>
        </w:rPr>
        <w:tab/>
      </w:r>
      <w:r w:rsidR="00781A32" w:rsidRPr="00781A32">
        <w:rPr>
          <w:noProof/>
          <w:lang w:val="en-US"/>
        </w:rPr>
        <w:tab/>
      </w:r>
      <w:r w:rsidRPr="00781A32">
        <w:rPr>
          <w:noProof/>
          <w:color w:val="A31515"/>
          <w:lang w:val="en-US"/>
        </w:rPr>
        <w:t>"data"</w:t>
      </w:r>
    </w:p>
    <w:p w:rsidR="00CD3002" w:rsidRPr="00CD3002" w:rsidRDefault="00CD3002" w:rsidP="00781A32">
      <w:pPr>
        <w:pStyle w:val="Code"/>
        <w:rPr>
          <w:noProof/>
          <w:color w:val="A31515"/>
          <w:lang w:val="en-US"/>
        </w:rPr>
      </w:pPr>
      <w:r w:rsidRPr="00CD3002">
        <w:rPr>
          <w:noProof/>
          <w:color w:val="0000FF"/>
          <w:lang w:val="en-US"/>
        </w:rPr>
        <w:t>#define</w:t>
      </w:r>
      <w:r w:rsidRPr="00CD3002">
        <w:rPr>
          <w:noProof/>
          <w:lang w:val="en-US"/>
        </w:rPr>
        <w:t xml:space="preserve"> DATA_NODE_PAS</w:t>
      </w:r>
      <w:r w:rsidRPr="00CD3002">
        <w:rPr>
          <w:noProof/>
          <w:lang w:val="en-US"/>
        </w:rPr>
        <w:tab/>
      </w:r>
      <w:r w:rsidRPr="00CD3002">
        <w:rPr>
          <w:noProof/>
          <w:lang w:val="en-US"/>
        </w:rPr>
        <w:tab/>
      </w:r>
      <w:r w:rsidRPr="00CD3002">
        <w:rPr>
          <w:noProof/>
          <w:color w:val="A31515"/>
          <w:lang w:val="en-US"/>
        </w:rPr>
        <w:t>"pas"</w:t>
      </w:r>
    </w:p>
    <w:p w:rsidR="00CD3002" w:rsidRPr="00CD3002" w:rsidRDefault="00CD3002" w:rsidP="00781A32">
      <w:pPr>
        <w:pStyle w:val="Code"/>
        <w:rPr>
          <w:noProof/>
          <w:color w:val="0000FF"/>
          <w:lang w:val="en-US"/>
        </w:rPr>
      </w:pPr>
      <w:r w:rsidRPr="00CD3002">
        <w:rPr>
          <w:noProof/>
          <w:color w:val="0000FF"/>
          <w:lang w:val="en-US"/>
        </w:rPr>
        <w:t>#define</w:t>
      </w:r>
      <w:r>
        <w:rPr>
          <w:noProof/>
          <w:lang w:val="en-US"/>
        </w:rPr>
        <w:t xml:space="preserve"> </w:t>
      </w:r>
      <w:r w:rsidRPr="00CD3002">
        <w:rPr>
          <w:noProof/>
          <w:lang w:val="en-US"/>
        </w:rPr>
        <w:t>DATA_NODE_PERIODE</w:t>
      </w:r>
      <w:r w:rsidRPr="00CD3002">
        <w:rPr>
          <w:noProof/>
          <w:lang w:val="en-US"/>
        </w:rPr>
        <w:tab/>
      </w:r>
      <w:r w:rsidRPr="00CD3002">
        <w:rPr>
          <w:noProof/>
          <w:color w:val="A31515"/>
          <w:lang w:val="en-US"/>
        </w:rPr>
        <w:t>"periode"</w:t>
      </w:r>
    </w:p>
    <w:p w:rsidR="00781A32" w:rsidRDefault="00781A32">
      <w:pPr>
        <w:spacing w:after="200" w:line="276" w:lineRule="auto"/>
        <w:jc w:val="left"/>
        <w:rPr>
          <w:noProof/>
          <w:color w:val="0000FF"/>
          <w:lang w:val="en-US"/>
        </w:rPr>
      </w:pPr>
    </w:p>
    <w:p w:rsidR="00CD3002" w:rsidRPr="00CD3002" w:rsidRDefault="00CD3002" w:rsidP="00781A32">
      <w:pPr>
        <w:pStyle w:val="Code"/>
        <w:rPr>
          <w:noProof/>
          <w:lang w:val="en-US"/>
        </w:rPr>
      </w:pPr>
      <w:r w:rsidRPr="00CD3002">
        <w:rPr>
          <w:noProof/>
          <w:color w:val="0000FF"/>
          <w:lang w:val="en-US"/>
        </w:rPr>
        <w:t>void</w:t>
      </w:r>
      <w:r w:rsidRPr="00CD3002">
        <w:rPr>
          <w:noProof/>
          <w:lang w:val="en-US"/>
        </w:rPr>
        <w:t xml:space="preserve"> DemoDataComponent::Load(QDomElement &amp; elt, ISwFinalizerManager &amp; finalizer_manager)</w:t>
      </w:r>
    </w:p>
    <w:p w:rsidR="00CD3002" w:rsidRPr="00CD3002" w:rsidRDefault="00CD3002" w:rsidP="00781A32">
      <w:pPr>
        <w:pStyle w:val="Code"/>
        <w:rPr>
          <w:noProof/>
          <w:lang w:val="en-US"/>
        </w:rPr>
      </w:pPr>
      <w:r w:rsidRPr="00CD3002">
        <w:rPr>
          <w:noProof/>
          <w:lang w:val="en-US"/>
        </w:rPr>
        <w:t>{</w:t>
      </w:r>
    </w:p>
    <w:p w:rsidR="00CD3002" w:rsidRPr="00CD3002" w:rsidRDefault="00CD3002" w:rsidP="00781A32">
      <w:pPr>
        <w:pStyle w:val="Code"/>
        <w:rPr>
          <w:noProof/>
          <w:lang w:val="en-US"/>
        </w:rPr>
      </w:pPr>
      <w:r w:rsidRPr="00CD3002">
        <w:rPr>
          <w:noProof/>
          <w:lang w:val="en-US"/>
        </w:rPr>
        <w:tab/>
      </w:r>
      <w:r w:rsidRPr="00CD3002">
        <w:rPr>
          <w:noProof/>
          <w:color w:val="0000FF"/>
          <w:lang w:val="en-US"/>
        </w:rPr>
        <w:t>if</w:t>
      </w:r>
      <w:r w:rsidRPr="00CD3002">
        <w:rPr>
          <w:noProof/>
          <w:lang w:val="en-US"/>
        </w:rPr>
        <w:t xml:space="preserve"> (!elt.firstChildElement(DATA_NODE).isNull())</w:t>
      </w:r>
    </w:p>
    <w:p w:rsidR="00CD3002" w:rsidRPr="00CD3002" w:rsidRDefault="00CD3002" w:rsidP="00781A32">
      <w:pPr>
        <w:pStyle w:val="Code"/>
        <w:rPr>
          <w:noProof/>
          <w:lang w:val="en-US"/>
        </w:rPr>
      </w:pPr>
      <w:r w:rsidRPr="00CD3002">
        <w:rPr>
          <w:noProof/>
          <w:lang w:val="en-US"/>
        </w:rPr>
        <w:tab/>
        <w:t>{</w:t>
      </w:r>
    </w:p>
    <w:p w:rsidR="00CD3002" w:rsidRPr="00CD3002" w:rsidRDefault="00CD3002" w:rsidP="00781A32">
      <w:pPr>
        <w:pStyle w:val="Code"/>
        <w:rPr>
          <w:noProof/>
          <w:lang w:val="en-US"/>
        </w:rPr>
      </w:pPr>
      <w:r w:rsidRPr="00CD3002">
        <w:rPr>
          <w:noProof/>
          <w:lang w:val="en-US"/>
        </w:rPr>
        <w:tab/>
      </w:r>
      <w:r w:rsidRPr="00CD3002">
        <w:rPr>
          <w:noProof/>
          <w:lang w:val="en-US"/>
        </w:rPr>
        <w:tab/>
        <w:t>QDomElement child = elt.firstChildElement(DATA_NODE);</w:t>
      </w:r>
    </w:p>
    <w:p w:rsidR="00CD3002" w:rsidRPr="00CD3002" w:rsidRDefault="00CD3002" w:rsidP="00781A32">
      <w:pPr>
        <w:pStyle w:val="Code"/>
        <w:rPr>
          <w:noProof/>
          <w:lang w:val="en-US"/>
        </w:rPr>
      </w:pPr>
      <w:r w:rsidRPr="00CD3002">
        <w:rPr>
          <w:noProof/>
          <w:lang w:val="en-US"/>
        </w:rPr>
        <w:tab/>
      </w:r>
      <w:r w:rsidRPr="00CD3002">
        <w:rPr>
          <w:noProof/>
          <w:lang w:val="en-US"/>
        </w:rPr>
        <w:tab/>
        <w:t>_periode = child.attribute(DATA_NODE_PERIODE, QString::number(500)).toInt();</w:t>
      </w:r>
    </w:p>
    <w:p w:rsidR="00CD3002" w:rsidRDefault="00CD3002" w:rsidP="00781A32">
      <w:pPr>
        <w:pStyle w:val="Code"/>
        <w:rPr>
          <w:noProof/>
        </w:rPr>
      </w:pPr>
      <w:r w:rsidRPr="00CD3002">
        <w:rPr>
          <w:noProof/>
          <w:lang w:val="en-US"/>
        </w:rPr>
        <w:tab/>
      </w:r>
      <w:r w:rsidRPr="00CD3002">
        <w:rPr>
          <w:noProof/>
          <w:lang w:val="en-US"/>
        </w:rPr>
        <w:tab/>
      </w:r>
      <w:r>
        <w:rPr>
          <w:noProof/>
        </w:rPr>
        <w:t>_pas = child.attribute(DATA_NODE_PAS, QString::number(1)).toInt();</w:t>
      </w:r>
    </w:p>
    <w:p w:rsidR="00CD3002" w:rsidRDefault="00CD3002" w:rsidP="00781A32">
      <w:pPr>
        <w:pStyle w:val="Code"/>
        <w:rPr>
          <w:noProof/>
        </w:rPr>
      </w:pPr>
      <w:r>
        <w:rPr>
          <w:noProof/>
        </w:rPr>
        <w:tab/>
        <w:t>}</w:t>
      </w:r>
    </w:p>
    <w:p w:rsidR="00CD3002" w:rsidRDefault="00CD3002" w:rsidP="00781A32">
      <w:pPr>
        <w:pStyle w:val="Code"/>
        <w:rPr>
          <w:noProof/>
        </w:rPr>
      </w:pPr>
      <w:r>
        <w:rPr>
          <w:noProof/>
        </w:rPr>
        <w:t>}</w:t>
      </w:r>
    </w:p>
    <w:p w:rsidR="00CD3002" w:rsidRDefault="00CD3002" w:rsidP="00781A32">
      <w:pPr>
        <w:pStyle w:val="Code"/>
        <w:rPr>
          <w:noProof/>
        </w:rPr>
      </w:pPr>
    </w:p>
    <w:p w:rsidR="00CD3002" w:rsidRDefault="00CD3002" w:rsidP="00781A32">
      <w:pPr>
        <w:pStyle w:val="Code"/>
        <w:rPr>
          <w:noProof/>
        </w:rPr>
      </w:pPr>
      <w:r>
        <w:rPr>
          <w:noProof/>
          <w:color w:val="0000FF"/>
        </w:rPr>
        <w:t>void</w:t>
      </w:r>
      <w:r>
        <w:rPr>
          <w:noProof/>
        </w:rPr>
        <w:t xml:space="preserve"> DemoDataComponent::Save(QDomElement &amp; elt, QDomDocument &amp;doc)</w:t>
      </w:r>
    </w:p>
    <w:p w:rsidR="00CD3002" w:rsidRDefault="00CD3002" w:rsidP="00781A32">
      <w:pPr>
        <w:pStyle w:val="Code"/>
        <w:rPr>
          <w:noProof/>
        </w:rPr>
      </w:pPr>
      <w:r>
        <w:rPr>
          <w:noProof/>
        </w:rPr>
        <w:t>{</w:t>
      </w:r>
    </w:p>
    <w:p w:rsidR="00CD3002" w:rsidRDefault="00CD3002" w:rsidP="00781A32">
      <w:pPr>
        <w:pStyle w:val="Code"/>
        <w:rPr>
          <w:noProof/>
        </w:rPr>
      </w:pPr>
      <w:r>
        <w:rPr>
          <w:noProof/>
        </w:rPr>
        <w:tab/>
      </w:r>
      <w:r w:rsidRPr="00D15D51">
        <w:rPr>
          <w:noProof/>
          <w:color w:val="008000"/>
        </w:rPr>
        <w:t>//Sauvegarde des donnees a partir du noeud existant</w:t>
      </w:r>
    </w:p>
    <w:p w:rsidR="00CD3002" w:rsidRPr="00CD3002" w:rsidRDefault="00CD3002" w:rsidP="00781A32">
      <w:pPr>
        <w:pStyle w:val="Code"/>
        <w:rPr>
          <w:noProof/>
          <w:lang w:val="en-US"/>
        </w:rPr>
      </w:pPr>
      <w:r>
        <w:rPr>
          <w:noProof/>
        </w:rPr>
        <w:tab/>
      </w:r>
      <w:r w:rsidRPr="00CD3002">
        <w:rPr>
          <w:noProof/>
          <w:lang w:val="en-US"/>
        </w:rPr>
        <w:t>QDomElement dataChild = doc.createElement(DATA_NODE);</w:t>
      </w:r>
    </w:p>
    <w:p w:rsidR="00CD3002" w:rsidRDefault="00CD3002" w:rsidP="00781A32">
      <w:pPr>
        <w:pStyle w:val="Code"/>
        <w:rPr>
          <w:noProof/>
        </w:rPr>
      </w:pPr>
      <w:r w:rsidRPr="00CD3002">
        <w:rPr>
          <w:noProof/>
          <w:lang w:val="en-US"/>
        </w:rPr>
        <w:tab/>
      </w:r>
      <w:r>
        <w:rPr>
          <w:noProof/>
        </w:rPr>
        <w:t>dataChild.setAttribute(DATA_NODE_PERIODE, _periode);</w:t>
      </w:r>
    </w:p>
    <w:p w:rsidR="00CD3002" w:rsidRDefault="00CD3002" w:rsidP="00781A32">
      <w:pPr>
        <w:pStyle w:val="Code"/>
        <w:rPr>
          <w:noProof/>
        </w:rPr>
      </w:pPr>
      <w:r>
        <w:rPr>
          <w:noProof/>
        </w:rPr>
        <w:tab/>
        <w:t>dataChild.setAttribute(DATA_NODE_PAS, _pas);</w:t>
      </w:r>
    </w:p>
    <w:p w:rsidR="00CD3002" w:rsidRDefault="00CD3002" w:rsidP="00781A32">
      <w:pPr>
        <w:pStyle w:val="Code"/>
        <w:rPr>
          <w:noProof/>
        </w:rPr>
      </w:pPr>
      <w:r>
        <w:rPr>
          <w:noProof/>
        </w:rPr>
        <w:tab/>
      </w:r>
    </w:p>
    <w:p w:rsidR="00CD3002" w:rsidRDefault="00CD3002" w:rsidP="00781A32">
      <w:pPr>
        <w:pStyle w:val="Code"/>
        <w:rPr>
          <w:noProof/>
        </w:rPr>
      </w:pPr>
      <w:r>
        <w:rPr>
          <w:noProof/>
        </w:rPr>
        <w:tab/>
        <w:t>elt.appendChild(dataChild);</w:t>
      </w:r>
    </w:p>
    <w:p w:rsidR="00661AEC" w:rsidRDefault="00CD3002" w:rsidP="00781A32">
      <w:pPr>
        <w:pStyle w:val="Code"/>
      </w:pPr>
      <w:r>
        <w:rPr>
          <w:noProof/>
        </w:rPr>
        <w:t>}</w:t>
      </w:r>
    </w:p>
    <w:p w:rsidR="00142492" w:rsidRDefault="00142492" w:rsidP="00142492">
      <w:pPr>
        <w:ind w:left="360"/>
      </w:pPr>
    </w:p>
    <w:p w:rsidR="00142492" w:rsidRDefault="00142492" w:rsidP="00142492">
      <w:r>
        <w:t xml:space="preserve">La sauvegarde se fera automatiquement lorsque le </w:t>
      </w:r>
      <w:proofErr w:type="spellStart"/>
      <w:r>
        <w:t>stream</w:t>
      </w:r>
      <w:proofErr w:type="spellEnd"/>
      <w:r>
        <w:t xml:space="preserve"> sera sauvegardé.</w:t>
      </w:r>
    </w:p>
    <w:p w:rsidR="00142492" w:rsidRDefault="00142492" w:rsidP="00142492"/>
    <w:p w:rsidR="00142492" w:rsidRPr="001521A6" w:rsidRDefault="00142492" w:rsidP="00142492"/>
    <w:p w:rsidR="00B20A71" w:rsidRDefault="00D87B9A" w:rsidP="00683E3F">
      <w:pPr>
        <w:pStyle w:val="Titre3"/>
      </w:pPr>
      <w:bookmarkStart w:id="174" w:name="_Toc354393983"/>
      <w:proofErr w:type="spellStart"/>
      <w:r w:rsidRPr="00D87B9A">
        <w:t>ISwPersistentConfigurable</w:t>
      </w:r>
      <w:bookmarkEnd w:id="174"/>
      <w:proofErr w:type="spellEnd"/>
    </w:p>
    <w:p w:rsidR="00CD3002" w:rsidRDefault="00CD3002" w:rsidP="00142492"/>
    <w:p w:rsidR="00CD3002" w:rsidRDefault="00CD3002" w:rsidP="00142492">
      <w:r>
        <w:t xml:space="preserve">Un autre service de sauvegarde permet une configuration plus complète de la sauvegarde: </w:t>
      </w:r>
      <w:proofErr w:type="spellStart"/>
      <w:r w:rsidR="00D87B9A" w:rsidRPr="00D87B9A">
        <w:t>ISw</w:t>
      </w:r>
      <w:r w:rsidR="008F0E79">
        <w:t>OwnerConfigurable</w:t>
      </w:r>
      <w:proofErr w:type="spellEnd"/>
      <w:r w:rsidR="008F0E79">
        <w:t xml:space="preserve">. Ce service utilise l'interface </w:t>
      </w:r>
      <w:proofErr w:type="spellStart"/>
      <w:r w:rsidR="008F0E79">
        <w:t>ISw</w:t>
      </w:r>
      <w:r w:rsidR="00D87B9A" w:rsidRPr="00D87B9A">
        <w:t>PersistentConfigurable</w:t>
      </w:r>
      <w:proofErr w:type="spellEnd"/>
      <w:r>
        <w:t>.</w:t>
      </w:r>
    </w:p>
    <w:p w:rsidR="008F0E79" w:rsidRDefault="008F0E79" w:rsidP="00142492"/>
    <w:p w:rsidR="00AD06D4" w:rsidRDefault="00CD3002" w:rsidP="00142492">
      <w:r>
        <w:t>Ce service permet notamment de</w:t>
      </w:r>
      <w:r w:rsidR="00B83695">
        <w:t xml:space="preserve"> sauvegarde</w:t>
      </w:r>
      <w:r>
        <w:t>r</w:t>
      </w:r>
      <w:r w:rsidR="00B83695">
        <w:t xml:space="preserve"> des données dans un fichier particulier.</w:t>
      </w:r>
    </w:p>
    <w:p w:rsidR="008F0E79" w:rsidRDefault="008F0E79" w:rsidP="00142492"/>
    <w:p w:rsidR="008F0E79" w:rsidRDefault="008F0E79" w:rsidP="00142492">
      <w:r>
        <w:t xml:space="preserve">Nous allons implémenter l'interface pour pouvoir l'utiliser dans la suite du </w:t>
      </w:r>
      <w:proofErr w:type="spellStart"/>
      <w:r>
        <w:t>tp</w:t>
      </w:r>
      <w:proofErr w:type="spellEnd"/>
      <w:r>
        <w:t>.</w:t>
      </w:r>
    </w:p>
    <w:p w:rsidR="008F0E79" w:rsidRDefault="008F0E79" w:rsidP="00142492"/>
    <w:p w:rsidR="008F0E79" w:rsidRDefault="00CD3002" w:rsidP="00E4115C">
      <w:pPr>
        <w:pStyle w:val="Paragraphedeliste"/>
        <w:numPr>
          <w:ilvl w:val="0"/>
          <w:numId w:val="37"/>
        </w:numPr>
      </w:pPr>
      <w:r>
        <w:t>Dans la classe</w:t>
      </w:r>
      <w:r w:rsidR="00D02844">
        <w:t xml:space="preserve"> </w:t>
      </w:r>
      <w:proofErr w:type="spellStart"/>
      <w:r>
        <w:t>DemoDataComponent</w:t>
      </w:r>
      <w:proofErr w:type="spellEnd"/>
      <w:r>
        <w:t>,</w:t>
      </w:r>
      <w:r w:rsidR="00D02844">
        <w:t xml:space="preserve"> activ</w:t>
      </w:r>
      <w:r>
        <w:t>er</w:t>
      </w:r>
      <w:r w:rsidR="00781A32">
        <w:t xml:space="preserve"> le service</w:t>
      </w:r>
      <w:r w:rsidR="005D7175">
        <w:t xml:space="preserve"> </w:t>
      </w:r>
      <w:proofErr w:type="spellStart"/>
      <w:r w:rsidR="005D7175">
        <w:t>OwnerConfigurable</w:t>
      </w:r>
      <w:proofErr w:type="spellEnd"/>
      <w:r w:rsidR="005D7175">
        <w:t xml:space="preserve"> avec la fonction</w:t>
      </w:r>
      <w:r w:rsidR="00781A32">
        <w:t xml:space="preserve"> </w:t>
      </w:r>
      <w:proofErr w:type="spellStart"/>
      <w:r w:rsidR="00D02844" w:rsidRPr="00D02844">
        <w:t>setOwnerConfigurableServiceAvaibility</w:t>
      </w:r>
      <w:proofErr w:type="spellEnd"/>
    </w:p>
    <w:p w:rsidR="00D02844" w:rsidRDefault="00AD06D4" w:rsidP="00E4115C">
      <w:pPr>
        <w:pStyle w:val="Paragraphedeliste"/>
        <w:numPr>
          <w:ilvl w:val="0"/>
          <w:numId w:val="37"/>
        </w:numPr>
      </w:pPr>
      <w:r>
        <w:t>Ajouter les fonctions correspondantes (</w:t>
      </w:r>
      <w:proofErr w:type="spellStart"/>
      <w:r>
        <w:t>loadConfiguration</w:t>
      </w:r>
      <w:proofErr w:type="spellEnd"/>
      <w:r>
        <w:t xml:space="preserve"> et </w:t>
      </w:r>
      <w:proofErr w:type="spellStart"/>
      <w:r>
        <w:t>saveConfigurat</w:t>
      </w:r>
      <w:r w:rsidR="00CD3002">
        <w:t>i</w:t>
      </w:r>
      <w:r>
        <w:t>on</w:t>
      </w:r>
      <w:proofErr w:type="spellEnd"/>
      <w:r>
        <w:t>)</w:t>
      </w:r>
    </w:p>
    <w:p w:rsidR="008F0E79" w:rsidRDefault="008F0E79" w:rsidP="00E4115C">
      <w:pPr>
        <w:pStyle w:val="Paragraphedeliste"/>
        <w:numPr>
          <w:ilvl w:val="0"/>
          <w:numId w:val="37"/>
        </w:numPr>
      </w:pPr>
      <w:r>
        <w:t>Les implémenter de la même façon que les fonctions "</w:t>
      </w:r>
      <w:proofErr w:type="spellStart"/>
      <w:r>
        <w:t>load</w:t>
      </w:r>
      <w:proofErr w:type="spellEnd"/>
      <w:r>
        <w:t>" et "</w:t>
      </w:r>
      <w:proofErr w:type="spellStart"/>
      <w:r>
        <w:t>save</w:t>
      </w:r>
      <w:proofErr w:type="spellEnd"/>
      <w:r>
        <w:t>"</w:t>
      </w:r>
    </w:p>
    <w:p w:rsidR="00142492" w:rsidRDefault="00142492" w:rsidP="00142492">
      <w:pPr>
        <w:pStyle w:val="Paragraphedeliste"/>
      </w:pPr>
    </w:p>
    <w:p w:rsidR="00D23EC4" w:rsidRDefault="008F0E79" w:rsidP="00142492">
      <w:r>
        <w:t>Tous les composants qui sont "</w:t>
      </w:r>
      <w:proofErr w:type="spellStart"/>
      <w:r>
        <w:t>ISwPersistentConfigurable</w:t>
      </w:r>
      <w:proofErr w:type="spellEnd"/>
      <w:r>
        <w:t>" seront appelés par le composant "</w:t>
      </w:r>
      <w:proofErr w:type="spellStart"/>
      <w:r>
        <w:t>SxConfiguration</w:t>
      </w:r>
      <w:proofErr w:type="spellEnd"/>
      <w:r>
        <w:t>" lors de la sauvegarde et du chargement.</w:t>
      </w:r>
    </w:p>
    <w:p w:rsidR="00D23EC4" w:rsidRDefault="00D87B9A" w:rsidP="00B5234E">
      <w:pPr>
        <w:pStyle w:val="Titre2"/>
      </w:pPr>
      <w:bookmarkStart w:id="175" w:name="_Toc354145208"/>
      <w:bookmarkStart w:id="176" w:name="_Toc354145209"/>
      <w:bookmarkStart w:id="177" w:name="_Toc354393984"/>
      <w:bookmarkEnd w:id="175"/>
      <w:bookmarkEnd w:id="176"/>
      <w:r>
        <w:lastRenderedPageBreak/>
        <w:t>M</w:t>
      </w:r>
      <w:r w:rsidR="00D23EC4">
        <w:t>odèle de données</w:t>
      </w:r>
      <w:bookmarkEnd w:id="177"/>
    </w:p>
    <w:p w:rsidR="00A8596A" w:rsidRDefault="00A8596A" w:rsidP="00142492"/>
    <w:p w:rsidR="001C7B99" w:rsidRDefault="001C7B99" w:rsidP="00142492">
      <w:r>
        <w:t xml:space="preserve">Dans </w:t>
      </w:r>
      <w:proofErr w:type="spellStart"/>
      <w:r>
        <w:t>Starlinx</w:t>
      </w:r>
      <w:proofErr w:type="spellEnd"/>
      <w:r>
        <w:t xml:space="preserve">, un modèle de données à été défini pour faire transiter les données entre le </w:t>
      </w:r>
      <w:r w:rsidR="00396F29">
        <w:t>cœur</w:t>
      </w:r>
      <w:r>
        <w:t xml:space="preserve"> </w:t>
      </w:r>
      <w:r w:rsidR="00396F29">
        <w:t>métier</w:t>
      </w:r>
      <w:r>
        <w:t xml:space="preserve"> </w:t>
      </w:r>
      <w:r w:rsidR="00396F29">
        <w:t>et le reste de l'application</w:t>
      </w:r>
      <w:r w:rsidR="0023730D">
        <w:t xml:space="preserve"> </w:t>
      </w:r>
      <w:r w:rsidR="00396F29">
        <w:t>(IHM au sens large principalement).</w:t>
      </w:r>
    </w:p>
    <w:p w:rsidR="00396F29" w:rsidRDefault="00396F29" w:rsidP="00142492"/>
    <w:p w:rsidR="00396F29" w:rsidRDefault="00396F29" w:rsidP="00142492">
      <w:r>
        <w:t>Ce modèle de données est organisé sous la forme d'un arbre, accessible à partir de sa racine via une interface consommé</w:t>
      </w:r>
      <w:r w:rsidR="0023730D">
        <w:t>e</w:t>
      </w:r>
      <w:r>
        <w:t>/</w:t>
      </w:r>
      <w:r w:rsidR="0023730D">
        <w:t>fournie</w:t>
      </w:r>
      <w:r>
        <w:t xml:space="preserve"> entre les composants </w:t>
      </w:r>
      <w:proofErr w:type="spellStart"/>
      <w:r>
        <w:t>streamwork</w:t>
      </w:r>
      <w:proofErr w:type="spellEnd"/>
      <w:r>
        <w:t>.</w:t>
      </w:r>
    </w:p>
    <w:p w:rsidR="00396F29" w:rsidRDefault="00396F29" w:rsidP="00142492"/>
    <w:p w:rsidR="00396F29" w:rsidRDefault="00396F29" w:rsidP="00142492">
      <w:r>
        <w:t xml:space="preserve">Chaque nœud de l'arbre est une instance d'une implémentation de l'interface </w:t>
      </w:r>
      <w:proofErr w:type="spellStart"/>
      <w:r>
        <w:t>ISxEntity</w:t>
      </w:r>
      <w:proofErr w:type="spellEnd"/>
      <w:r>
        <w:t xml:space="preserve">. Les nœuds peuvent être spécialisés pour leur faire répondre à un objectif précis. Par exemple, le </w:t>
      </w:r>
      <w:r w:rsidR="0023730D">
        <w:t>nœud</w:t>
      </w:r>
      <w:r>
        <w:t xml:space="preserve"> racine de l'arbre est spécialisé en </w:t>
      </w:r>
      <w:proofErr w:type="spellStart"/>
      <w:r>
        <w:t>ISxModel</w:t>
      </w:r>
      <w:proofErr w:type="spellEnd"/>
      <w:r>
        <w:t xml:space="preserve"> qui ajoute des fonctionnalités de tri et d'accès aux 5 spécialisations de base d'une </w:t>
      </w:r>
      <w:proofErr w:type="spellStart"/>
      <w:r>
        <w:t>ISxEntity</w:t>
      </w:r>
      <w:proofErr w:type="spellEnd"/>
      <w:r>
        <w:t>. On distingue donc :</w:t>
      </w:r>
    </w:p>
    <w:p w:rsidR="00396F29" w:rsidRDefault="00396F29" w:rsidP="00396F29">
      <w:pPr>
        <w:pStyle w:val="Paragraphedeliste"/>
        <w:numPr>
          <w:ilvl w:val="0"/>
          <w:numId w:val="38"/>
        </w:numPr>
        <w:ind w:left="709"/>
      </w:pPr>
      <w:proofErr w:type="spellStart"/>
      <w:r>
        <w:t>ISxData</w:t>
      </w:r>
      <w:proofErr w:type="spellEnd"/>
      <w:r>
        <w:t>: C</w:t>
      </w:r>
      <w:r w:rsidR="0023730D">
        <w:t>'</w:t>
      </w:r>
      <w:r>
        <w:t>e</w:t>
      </w:r>
      <w:r w:rsidR="0023730D">
        <w:t>st</w:t>
      </w:r>
      <w:r>
        <w:t xml:space="preserve"> la base de la spécialisation permettant de fournir des données en lecture seule. Plusieurs spécialisations simples</w:t>
      </w:r>
      <w:r w:rsidR="0023730D">
        <w:t>,</w:t>
      </w:r>
      <w:r>
        <w:t xml:space="preserve"> comme </w:t>
      </w:r>
      <w:r w:rsidR="0023730D">
        <w:t xml:space="preserve">par exemple </w:t>
      </w:r>
      <w:r>
        <w:t>l'</w:t>
      </w:r>
      <w:proofErr w:type="spellStart"/>
      <w:r>
        <w:t>ISxDataBool</w:t>
      </w:r>
      <w:proofErr w:type="spellEnd"/>
      <w:r>
        <w:t xml:space="preserve"> permettant d'accéder à un booléen</w:t>
      </w:r>
      <w:r w:rsidR="0023730D">
        <w:t>,</w:t>
      </w:r>
      <w:r>
        <w:t xml:space="preserve"> en hérite</w:t>
      </w:r>
      <w:r w:rsidR="0023730D">
        <w:t>nt</w:t>
      </w:r>
      <w:r>
        <w:t xml:space="preserve">. Il est </w:t>
      </w:r>
      <w:r w:rsidR="0023730D">
        <w:t>également</w:t>
      </w:r>
      <w:r>
        <w:t xml:space="preserve"> possible de définir de</w:t>
      </w:r>
      <w:r w:rsidR="0023730D">
        <w:t>s</w:t>
      </w:r>
      <w:r>
        <w:t xml:space="preserve"> données plus complexe</w:t>
      </w:r>
      <w:r w:rsidR="0023730D">
        <w:t>s</w:t>
      </w:r>
      <w:r>
        <w:t xml:space="preserve"> comme des </w:t>
      </w:r>
      <w:r w:rsidR="00292E34">
        <w:t>bases</w:t>
      </w:r>
      <w:r>
        <w:t xml:space="preserve"> de données.</w:t>
      </w:r>
      <w:r w:rsidR="00292E34">
        <w:t xml:space="preserve"> Dans ce dernier cas, le nœud sert de point d'entrée vers la structure sous jacente plus complexe</w:t>
      </w:r>
    </w:p>
    <w:p w:rsidR="0023730D" w:rsidRDefault="00396F29">
      <w:pPr>
        <w:pStyle w:val="Paragraphedeliste"/>
        <w:numPr>
          <w:ilvl w:val="0"/>
          <w:numId w:val="39"/>
        </w:numPr>
        <w:ind w:left="709"/>
      </w:pPr>
      <w:proofErr w:type="spellStart"/>
      <w:r>
        <w:t>ISxCommand</w:t>
      </w:r>
      <w:proofErr w:type="spellEnd"/>
      <w:r>
        <w:t>:</w:t>
      </w:r>
      <w:r w:rsidR="00292E34">
        <w:t xml:space="preserve"> Pattern Commande</w:t>
      </w:r>
      <w:r>
        <w:t>.</w:t>
      </w:r>
      <w:r w:rsidR="00292E34">
        <w:t xml:space="preserve"> Utilisé pour appeler de façon générique une méthode distante de manière a</w:t>
      </w:r>
      <w:r>
        <w:t xml:space="preserve">synchrone. </w:t>
      </w:r>
      <w:r w:rsidR="0023730D">
        <w:t>P</w:t>
      </w:r>
      <w:r w:rsidR="00292E34">
        <w:t xml:space="preserve">ar exemple, un client utilisant une </w:t>
      </w:r>
      <w:proofErr w:type="spellStart"/>
      <w:r w:rsidR="00292E34">
        <w:t>ISxData</w:t>
      </w:r>
      <w:proofErr w:type="spellEnd"/>
      <w:r w:rsidR="00292E34">
        <w:t xml:space="preserve"> en lecture </w:t>
      </w:r>
      <w:r w:rsidR="0023730D">
        <w:t xml:space="preserve">et </w:t>
      </w:r>
      <w:r w:rsidR="00292E34">
        <w:t>voulant que la data soit incrémenté</w:t>
      </w:r>
      <w:r w:rsidR="0023730D">
        <w:t>e</w:t>
      </w:r>
      <w:r w:rsidR="00292E34">
        <w:t xml:space="preserve"> pourrai demander à celui qui la fourni de l'incrément</w:t>
      </w:r>
      <w:r w:rsidR="0023730D">
        <w:t>er</w:t>
      </w:r>
      <w:r w:rsidR="00292E34">
        <w:t xml:space="preserve"> en appelant la commande réalisant cette tache.</w:t>
      </w:r>
    </w:p>
    <w:p w:rsidR="0023730D" w:rsidRDefault="00292E34">
      <w:pPr>
        <w:ind w:left="349"/>
      </w:pPr>
      <w:r>
        <w:tab/>
        <w:t xml:space="preserve">Un seul paramètre: </w:t>
      </w:r>
      <w:proofErr w:type="spellStart"/>
      <w:r>
        <w:t>ISxSelection</w:t>
      </w:r>
      <w:proofErr w:type="spellEnd"/>
    </w:p>
    <w:p w:rsidR="0023730D" w:rsidRDefault="00292E34">
      <w:pPr>
        <w:pStyle w:val="Paragraphedeliste"/>
        <w:numPr>
          <w:ilvl w:val="0"/>
          <w:numId w:val="39"/>
        </w:numPr>
        <w:ind w:left="709"/>
      </w:pPr>
      <w:proofErr w:type="spellStart"/>
      <w:r>
        <w:t>ISxForm</w:t>
      </w:r>
      <w:proofErr w:type="spellEnd"/>
      <w:r>
        <w:t>: Pour palier au manque de paramètre</w:t>
      </w:r>
      <w:r w:rsidR="0023730D">
        <w:t>s</w:t>
      </w:r>
      <w:r>
        <w:t xml:space="preserve"> de l'</w:t>
      </w:r>
      <w:proofErr w:type="spellStart"/>
      <w:r>
        <w:t>ISxCommand</w:t>
      </w:r>
      <w:proofErr w:type="spellEnd"/>
      <w:r>
        <w:t xml:space="preserve">, les </w:t>
      </w:r>
      <w:proofErr w:type="spellStart"/>
      <w:r>
        <w:t>forms</w:t>
      </w:r>
      <w:proofErr w:type="spellEnd"/>
      <w:r>
        <w:t xml:space="preserve"> sont un ensemble de data</w:t>
      </w:r>
      <w:r w:rsidR="0023730D">
        <w:t>s</w:t>
      </w:r>
      <w:r>
        <w:t xml:space="preserve"> modifiables par le client</w:t>
      </w:r>
      <w:r w:rsidR="0023730D">
        <w:t>,</w:t>
      </w:r>
      <w:r>
        <w:t xml:space="preserve"> et de commande</w:t>
      </w:r>
      <w:r w:rsidR="0023730D">
        <w:t>s</w:t>
      </w:r>
      <w:r>
        <w:t xml:space="preserve"> qui utilisent les data contenu</w:t>
      </w:r>
      <w:r w:rsidR="0023730D">
        <w:t>es</w:t>
      </w:r>
      <w:r>
        <w:t xml:space="preserve"> dans la </w:t>
      </w:r>
      <w:proofErr w:type="spellStart"/>
      <w:r>
        <w:t>form</w:t>
      </w:r>
      <w:proofErr w:type="spellEnd"/>
      <w:r>
        <w:t xml:space="preserve"> comme des paramètres de méthode</w:t>
      </w:r>
    </w:p>
    <w:p w:rsidR="00396F29" w:rsidRDefault="00396F29" w:rsidP="00396F29">
      <w:pPr>
        <w:pStyle w:val="Paragraphedeliste"/>
        <w:numPr>
          <w:ilvl w:val="0"/>
          <w:numId w:val="39"/>
        </w:numPr>
        <w:ind w:left="709"/>
      </w:pPr>
      <w:proofErr w:type="spellStart"/>
      <w:r>
        <w:t>ISxSelection</w:t>
      </w:r>
      <w:proofErr w:type="spellEnd"/>
      <w:r>
        <w:t xml:space="preserve">: </w:t>
      </w:r>
      <w:r w:rsidR="00292E34">
        <w:t>permet de contenir n objets</w:t>
      </w:r>
      <w:r w:rsidR="00B63C20">
        <w:t xml:space="preserve">. Utilisé par exemple pour rendre la sélection courante persistante et accessible par tout composant abonnée à un </w:t>
      </w:r>
      <w:proofErr w:type="spellStart"/>
      <w:r w:rsidR="00B63C20">
        <w:t>ISxModel</w:t>
      </w:r>
      <w:proofErr w:type="spellEnd"/>
    </w:p>
    <w:p w:rsidR="00396F29" w:rsidRDefault="00396F29" w:rsidP="00396F29">
      <w:pPr>
        <w:pStyle w:val="Paragraphedeliste"/>
        <w:numPr>
          <w:ilvl w:val="0"/>
          <w:numId w:val="39"/>
        </w:numPr>
        <w:ind w:left="709"/>
      </w:pPr>
      <w:proofErr w:type="spellStart"/>
      <w:r>
        <w:t>ISxAlert</w:t>
      </w:r>
      <w:proofErr w:type="spellEnd"/>
      <w:r>
        <w:t>: canal de messagerie, bidirectionnel</w:t>
      </w:r>
      <w:r w:rsidR="00B63C20">
        <w:t>. Va être refondu donc non détaillé</w:t>
      </w:r>
    </w:p>
    <w:p w:rsidR="00396F29" w:rsidRDefault="00396F29" w:rsidP="00142492"/>
    <w:p w:rsidR="001C7B99" w:rsidRDefault="00B63C20" w:rsidP="00142492">
      <w:r>
        <w:t>Enfin</w:t>
      </w:r>
      <w:r w:rsidR="0023730D">
        <w:t>,</w:t>
      </w:r>
      <w:r>
        <w:t xml:space="preserve"> tous les nœuds de l'arbre étant </w:t>
      </w:r>
      <w:proofErr w:type="spellStart"/>
      <w:r>
        <w:t>ISxEntity</w:t>
      </w:r>
      <w:proofErr w:type="spellEnd"/>
      <w:r>
        <w:t>, ils sont observables. Ils notifient de leurs changements, de l'ajout d'un enfant et de la suppression d'un enfant.</w:t>
      </w:r>
    </w:p>
    <w:p w:rsidR="0023730D" w:rsidRDefault="0023730D" w:rsidP="00DC78B5">
      <w:pPr>
        <w:pStyle w:val="Paragraphedeliste"/>
      </w:pPr>
    </w:p>
    <w:p w:rsidR="00B63C20" w:rsidRDefault="00B63C20" w:rsidP="00DC78B5">
      <w:pPr>
        <w:pStyle w:val="Paragraphedeliste"/>
      </w:pPr>
    </w:p>
    <w:p w:rsidR="0023730D" w:rsidRDefault="00B63C20">
      <w:pPr>
        <w:pStyle w:val="Titre3"/>
      </w:pPr>
      <w:bookmarkStart w:id="178" w:name="_Toc354393985"/>
      <w:r>
        <w:t>Accès aux spécialisations</w:t>
      </w:r>
      <w:bookmarkEnd w:id="178"/>
    </w:p>
    <w:p w:rsidR="0023730D" w:rsidRPr="0023730D" w:rsidRDefault="0023730D" w:rsidP="0023730D"/>
    <w:p w:rsidR="0023730D" w:rsidRDefault="00B63C20">
      <w:r>
        <w:t>A l'intérieur de l'</w:t>
      </w:r>
      <w:proofErr w:type="spellStart"/>
      <w:r>
        <w:t>ISxModel</w:t>
      </w:r>
      <w:proofErr w:type="spellEnd"/>
      <w:r>
        <w:t xml:space="preserve">, nous avons accès uniquement à des </w:t>
      </w:r>
      <w:proofErr w:type="spellStart"/>
      <w:r>
        <w:t>ISxEntity</w:t>
      </w:r>
      <w:proofErr w:type="spellEnd"/>
      <w:r>
        <w:t xml:space="preserve">. Pour récupérer la spécialisation de chacun des nœuds on pense à utiliser les dynamiques </w:t>
      </w:r>
      <w:proofErr w:type="spellStart"/>
      <w:r>
        <w:t>cast</w:t>
      </w:r>
      <w:proofErr w:type="spellEnd"/>
      <w:r>
        <w:t>. Cependant il</w:t>
      </w:r>
      <w:r w:rsidR="00CA6D01">
        <w:t>s</w:t>
      </w:r>
      <w:r>
        <w:t xml:space="preserve"> sont à bannir car </w:t>
      </w:r>
      <w:r w:rsidR="00CA6D01">
        <w:t xml:space="preserve">le model </w:t>
      </w:r>
      <w:proofErr w:type="spellStart"/>
      <w:r w:rsidR="00CA6D01">
        <w:t>Starlinx</w:t>
      </w:r>
      <w:proofErr w:type="spellEnd"/>
      <w:r w:rsidR="00CA6D01">
        <w:t xml:space="preserve"> peut voir certaine</w:t>
      </w:r>
      <w:r w:rsidR="0023730D">
        <w:t>s</w:t>
      </w:r>
      <w:r w:rsidR="00CA6D01">
        <w:t xml:space="preserve"> de </w:t>
      </w:r>
      <w:r w:rsidR="0023730D">
        <w:t>s</w:t>
      </w:r>
      <w:r w:rsidR="00CA6D01">
        <w:t xml:space="preserve">es entités décorées. </w:t>
      </w:r>
    </w:p>
    <w:p w:rsidR="0023730D" w:rsidRDefault="00CA6D01">
      <w:r>
        <w:t xml:space="preserve">Pour résoudre ce problème, un pattern d'extension d'objet nommé </w:t>
      </w:r>
      <w:r w:rsidR="0023730D">
        <w:t>"</w:t>
      </w:r>
      <w:proofErr w:type="spellStart"/>
      <w:r>
        <w:t>IAdaptable</w:t>
      </w:r>
      <w:proofErr w:type="spellEnd"/>
      <w:r w:rsidR="0023730D">
        <w:t>",</w:t>
      </w:r>
      <w:r>
        <w:t xml:space="preserve"> aussi connu sous le nom d</w:t>
      </w:r>
      <w:r w:rsidR="0023730D">
        <w:t>e "</w:t>
      </w:r>
      <w:proofErr w:type="spellStart"/>
      <w:r>
        <w:t>IUnknown</w:t>
      </w:r>
      <w:proofErr w:type="spellEnd"/>
      <w:r w:rsidR="0023730D">
        <w:t>"</w:t>
      </w:r>
      <w:r>
        <w:t xml:space="preserve"> est mis en place. C'est donc via des  </w:t>
      </w:r>
      <w:proofErr w:type="spellStart"/>
      <w:r>
        <w:t>queryInterface</w:t>
      </w:r>
      <w:proofErr w:type="spellEnd"/>
      <w:r>
        <w:t xml:space="preserve"> indiquant le type de spécialité à récupérer sur un nœud que l'on accédera à cette spécialisation.</w:t>
      </w:r>
    </w:p>
    <w:p w:rsidR="00F7603E" w:rsidRDefault="00F7603E" w:rsidP="00DC78B5">
      <w:pPr>
        <w:pStyle w:val="Paragraphedeliste"/>
      </w:pPr>
    </w:p>
    <w:p w:rsidR="0023730D" w:rsidRDefault="0023730D" w:rsidP="00DC78B5">
      <w:pPr>
        <w:pStyle w:val="Paragraphedeliste"/>
      </w:pPr>
    </w:p>
    <w:p w:rsidR="000E1F86" w:rsidRDefault="00F7603E" w:rsidP="00683E3F">
      <w:pPr>
        <w:pStyle w:val="Titre3"/>
      </w:pPr>
      <w:bookmarkStart w:id="179" w:name="_Toc354393986"/>
      <w:r>
        <w:t xml:space="preserve">Etape 1 : Action dans </w:t>
      </w:r>
      <w:proofErr w:type="spellStart"/>
      <w:r>
        <w:t>Starlinx</w:t>
      </w:r>
      <w:bookmarkEnd w:id="179"/>
      <w:proofErr w:type="spellEnd"/>
    </w:p>
    <w:p w:rsidR="00F7603E" w:rsidRDefault="00F7603E" w:rsidP="00142492"/>
    <w:p w:rsidR="000E1F86" w:rsidRDefault="000E1F86" w:rsidP="00142492">
      <w:r>
        <w:t xml:space="preserve">Nous allons utiliser le </w:t>
      </w:r>
      <w:proofErr w:type="spellStart"/>
      <w:r>
        <w:t>stream</w:t>
      </w:r>
      <w:proofErr w:type="spellEnd"/>
      <w:r>
        <w:t xml:space="preserve"> de </w:t>
      </w:r>
      <w:proofErr w:type="spellStart"/>
      <w:r>
        <w:t>Starlinx</w:t>
      </w:r>
      <w:proofErr w:type="spellEnd"/>
      <w:r>
        <w:t xml:space="preserve"> pour exécuter une commande</w:t>
      </w:r>
      <w:r w:rsidR="005D7175">
        <w:t xml:space="preserve"> </w:t>
      </w:r>
      <w:r>
        <w:t>: sauvegarde du fichier de configuration du "</w:t>
      </w:r>
      <w:proofErr w:type="spellStart"/>
      <w:r>
        <w:t>serverModel</w:t>
      </w:r>
      <w:proofErr w:type="spellEnd"/>
      <w:r>
        <w:t>".</w:t>
      </w:r>
    </w:p>
    <w:p w:rsidR="000E1F86" w:rsidRDefault="000E1F86" w:rsidP="00142492"/>
    <w:p w:rsidR="00142492" w:rsidRDefault="000E1F86" w:rsidP="00E4115C">
      <w:pPr>
        <w:pStyle w:val="Paragraphedeliste"/>
        <w:numPr>
          <w:ilvl w:val="0"/>
          <w:numId w:val="40"/>
        </w:numPr>
      </w:pPr>
      <w:r>
        <w:lastRenderedPageBreak/>
        <w:t>Démarrer l'éditeur avec l'ensemble des plugins</w:t>
      </w:r>
      <w:r w:rsidR="0065032B">
        <w:t>, en mettant dans un fichier ".bat" la commande suivante:</w:t>
      </w:r>
    </w:p>
    <w:p w:rsidR="00142492" w:rsidRPr="0009409C" w:rsidRDefault="000E1F86" w:rsidP="00781A32">
      <w:pPr>
        <w:pStyle w:val="Code"/>
        <w:rPr>
          <w:lang w:val="en-US"/>
        </w:rPr>
      </w:pPr>
      <w:r w:rsidRPr="0009409C">
        <w:rPr>
          <w:lang w:val="en-US"/>
        </w:rPr>
        <w:t>StreamWorkEditor2d.exe -</w:t>
      </w:r>
      <w:proofErr w:type="spellStart"/>
      <w:r w:rsidRPr="0009409C">
        <w:rPr>
          <w:lang w:val="en-US"/>
        </w:rPr>
        <w:t>autostart</w:t>
      </w:r>
      <w:proofErr w:type="spellEnd"/>
      <w:r w:rsidRPr="0009409C">
        <w:rPr>
          <w:lang w:val="en-US"/>
        </w:rPr>
        <w:t xml:space="preserve"> -</w:t>
      </w:r>
      <w:proofErr w:type="spellStart"/>
      <w:r w:rsidRPr="0009409C">
        <w:rPr>
          <w:lang w:val="en-US"/>
        </w:rPr>
        <w:t>appDirPath</w:t>
      </w:r>
      <w:proofErr w:type="spellEnd"/>
      <w:r w:rsidRPr="0009409C">
        <w:rPr>
          <w:lang w:val="en-US"/>
        </w:rPr>
        <w:t xml:space="preserve"> </w:t>
      </w:r>
    </w:p>
    <w:p w:rsid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w:t>
      </w:r>
      <w:r w:rsidR="004C6C5F">
        <w:rPr>
          <w:lang w:val="en-US"/>
        </w:rPr>
        <w:t>c</w:t>
      </w:r>
      <w:r w:rsidRPr="00142492">
        <w:rPr>
          <w:lang w:val="en-US"/>
        </w:rPr>
        <w:t>onfig -</w:t>
      </w:r>
      <w:proofErr w:type="spellStart"/>
      <w:r w:rsidRPr="00142492">
        <w:rPr>
          <w:lang w:val="en-US"/>
        </w:rPr>
        <w:t>pdesc</w:t>
      </w:r>
      <w:proofErr w:type="spellEnd"/>
      <w:r w:rsidRPr="00142492">
        <w:rPr>
          <w:lang w:val="en-US"/>
        </w:rPr>
        <w:t xml:space="preserve"> </w:t>
      </w:r>
    </w:p>
    <w:p w:rsid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w:t>
      </w:r>
      <w:r w:rsidR="004C6C5F">
        <w:rPr>
          <w:lang w:val="en-US"/>
        </w:rPr>
        <w:t>\</w:t>
      </w:r>
      <w:r w:rsidRPr="00142492">
        <w:rPr>
          <w:lang w:val="en-US"/>
        </w:rPr>
        <w:t xml:space="preserve">devpaths.xml -models </w:t>
      </w:r>
    </w:p>
    <w:p w:rsidR="000E1F86" w:rsidRPr="00142492" w:rsidRDefault="000E1F86" w:rsidP="00781A32">
      <w:pPr>
        <w:pStyle w:val="Code"/>
        <w:rPr>
          <w:lang w:val="en-US"/>
        </w:rPr>
      </w:pPr>
      <w:r w:rsidRPr="00142492">
        <w:rPr>
          <w:lang w:val="en-US"/>
        </w:rPr>
        <w:t>C:\Projects\Products\</w:t>
      </w:r>
      <w:r w:rsidR="004C6C5F" w:rsidRPr="004C6C5F">
        <w:rPr>
          <w:lang w:val="en-US"/>
        </w:rPr>
        <w:t xml:space="preserve"> </w:t>
      </w:r>
      <w:proofErr w:type="spellStart"/>
      <w:r w:rsidR="004C6C5F">
        <w:rPr>
          <w:lang w:val="en-US"/>
        </w:rPr>
        <w:t>StreamWork</w:t>
      </w:r>
      <w:proofErr w:type="spellEnd"/>
      <w:r w:rsidR="004C6C5F">
        <w:rPr>
          <w:lang w:val="en-US"/>
        </w:rPr>
        <w:t>\</w:t>
      </w:r>
      <w:proofErr w:type="spellStart"/>
      <w:r w:rsidRPr="00142492">
        <w:rPr>
          <w:lang w:val="en-US"/>
        </w:rPr>
        <w:t>Starlinx</w:t>
      </w:r>
      <w:proofErr w:type="spellEnd"/>
      <w:r w:rsidRPr="00142492">
        <w:rPr>
          <w:lang w:val="en-US"/>
        </w:rPr>
        <w:t>\</w:t>
      </w:r>
      <w:proofErr w:type="spellStart"/>
      <w:r w:rsidRPr="00142492">
        <w:rPr>
          <w:lang w:val="en-US"/>
        </w:rPr>
        <w:t>config</w:t>
      </w:r>
      <w:proofErr w:type="spellEnd"/>
      <w:r w:rsidRPr="00142492">
        <w:rPr>
          <w:lang w:val="en-US"/>
        </w:rPr>
        <w:t>\</w:t>
      </w:r>
      <w:proofErr w:type="spellStart"/>
      <w:r w:rsidRPr="00142492">
        <w:rPr>
          <w:lang w:val="en-US"/>
        </w:rPr>
        <w:t>models.list</w:t>
      </w:r>
      <w:proofErr w:type="spellEnd"/>
    </w:p>
    <w:p w:rsidR="00142492" w:rsidRPr="0009409C" w:rsidRDefault="000E1F86" w:rsidP="00E4115C">
      <w:pPr>
        <w:pStyle w:val="Paragraphedeliste"/>
        <w:numPr>
          <w:ilvl w:val="0"/>
          <w:numId w:val="40"/>
        </w:numPr>
      </w:pPr>
      <w:r w:rsidRPr="0009409C">
        <w:t xml:space="preserve">Ouvrir le </w:t>
      </w:r>
      <w:proofErr w:type="spellStart"/>
      <w:r w:rsidRPr="0009409C">
        <w:t>stream</w:t>
      </w:r>
      <w:proofErr w:type="spellEnd"/>
      <w:r w:rsidRPr="0009409C">
        <w:t xml:space="preserve"> de </w:t>
      </w:r>
      <w:proofErr w:type="spellStart"/>
      <w:r w:rsidRPr="0009409C">
        <w:t>Starlinx</w:t>
      </w:r>
      <w:proofErr w:type="spellEnd"/>
      <w:r w:rsidRPr="0009409C">
        <w:t>:</w:t>
      </w:r>
    </w:p>
    <w:p w:rsidR="000E1F86" w:rsidRPr="00142492" w:rsidRDefault="000E1F86" w:rsidP="00781A32">
      <w:pPr>
        <w:pStyle w:val="Paragraphedeliste"/>
        <w:jc w:val="center"/>
        <w:rPr>
          <w:lang w:val="en-US"/>
        </w:rPr>
      </w:pPr>
      <w:r w:rsidRPr="00142492">
        <w:rPr>
          <w:lang w:val="en-US"/>
        </w:rPr>
        <w:t>C:\projects\Products\</w:t>
      </w:r>
      <w:r w:rsidR="004C6C5F">
        <w:rPr>
          <w:lang w:val="en-US"/>
        </w:rPr>
        <w:t>StreamWork\</w:t>
      </w:r>
      <w:r w:rsidRPr="00142492">
        <w:rPr>
          <w:lang w:val="en-US"/>
        </w:rPr>
        <w:t>Starlinx\config\SxProfileManager.xml</w:t>
      </w:r>
    </w:p>
    <w:p w:rsidR="00142492" w:rsidRDefault="009A7F84" w:rsidP="00E4115C">
      <w:pPr>
        <w:pStyle w:val="Paragraphedeliste"/>
        <w:numPr>
          <w:ilvl w:val="0"/>
          <w:numId w:val="40"/>
        </w:numPr>
      </w:pPr>
      <w:r>
        <w:t>Ajouter un composant "</w:t>
      </w:r>
      <w:proofErr w:type="spellStart"/>
      <w:r>
        <w:t>SxViewModel</w:t>
      </w:r>
      <w:proofErr w:type="spellEnd"/>
      <w:r>
        <w:t>".</w:t>
      </w:r>
    </w:p>
    <w:p w:rsidR="000E1F86" w:rsidRDefault="009A7F84" w:rsidP="00142492">
      <w:pPr>
        <w:pStyle w:val="Paragraphedeliste"/>
      </w:pPr>
      <w:r>
        <w:t xml:space="preserve">Ce composant permet de voir les informations </w:t>
      </w:r>
      <w:proofErr w:type="gramStart"/>
      <w:r>
        <w:t xml:space="preserve">du </w:t>
      </w:r>
      <w:proofErr w:type="spellStart"/>
      <w:r>
        <w:t>ISxModel</w:t>
      </w:r>
      <w:proofErr w:type="spellEnd"/>
      <w:proofErr w:type="gramEnd"/>
      <w:r>
        <w:t xml:space="preserve"> d'un composant. De manière </w:t>
      </w:r>
      <w:proofErr w:type="gramStart"/>
      <w:r>
        <w:t>général</w:t>
      </w:r>
      <w:proofErr w:type="gramEnd"/>
      <w:r>
        <w:t>, il est conseillé de l'utiliser pour obtenir le</w:t>
      </w:r>
      <w:r w:rsidR="0068355A">
        <w:t>s informations sur un composant</w:t>
      </w:r>
    </w:p>
    <w:p w:rsidR="009A7F84" w:rsidRDefault="009A7F84" w:rsidP="00E4115C">
      <w:pPr>
        <w:pStyle w:val="Paragraphedeliste"/>
        <w:numPr>
          <w:ilvl w:val="0"/>
          <w:numId w:val="40"/>
        </w:numPr>
      </w:pPr>
      <w:r>
        <w:t xml:space="preserve">Connecter le </w:t>
      </w:r>
      <w:proofErr w:type="spellStart"/>
      <w:r>
        <w:t>SxViewModel</w:t>
      </w:r>
      <w:proofErr w:type="spellEnd"/>
      <w:r>
        <w:t xml:space="preserve"> au </w:t>
      </w:r>
      <w:proofErr w:type="spellStart"/>
      <w:r>
        <w:t>serverModel</w:t>
      </w:r>
      <w:proofErr w:type="spellEnd"/>
      <w:r>
        <w:t>. Rechercher le nom</w:t>
      </w:r>
      <w:r w:rsidR="00463A00">
        <w:t xml:space="preserve"> (</w:t>
      </w:r>
      <w:proofErr w:type="spellStart"/>
      <w:r w:rsidR="00463A00" w:rsidRPr="00463A00">
        <w:t>server.configuration</w:t>
      </w:r>
      <w:proofErr w:type="spellEnd"/>
      <w:r w:rsidR="00463A00" w:rsidRPr="00463A00">
        <w:t>.</w:t>
      </w:r>
      <w:proofErr w:type="spellStart"/>
      <w:r w:rsidR="00463A00" w:rsidRPr="00463A00">
        <w:t>SaveConfiguration</w:t>
      </w:r>
      <w:proofErr w:type="spellEnd"/>
      <w:r w:rsidR="00463A00">
        <w:t xml:space="preserve">) </w:t>
      </w:r>
      <w:r>
        <w:t xml:space="preserve"> et la catégorie</w:t>
      </w:r>
      <w:r w:rsidR="00463A00">
        <w:t xml:space="preserve"> (</w:t>
      </w:r>
      <w:r w:rsidR="00463A00" w:rsidRPr="00463A00">
        <w:t>Configuration</w:t>
      </w:r>
      <w:r w:rsidR="00463A00">
        <w:t>)</w:t>
      </w:r>
      <w:r>
        <w:t xml:space="preserve"> de la commande de sauvegarde</w:t>
      </w:r>
    </w:p>
    <w:p w:rsidR="00490005" w:rsidRDefault="00490005" w:rsidP="00490005">
      <w:pPr>
        <w:pStyle w:val="Paragraphedeliste"/>
      </w:pPr>
    </w:p>
    <w:p w:rsidR="009A7F84" w:rsidRDefault="009A7F84" w:rsidP="00E4115C">
      <w:pPr>
        <w:pStyle w:val="Paragraphedeliste"/>
        <w:numPr>
          <w:ilvl w:val="0"/>
          <w:numId w:val="40"/>
        </w:numPr>
      </w:pPr>
      <w:r>
        <w:t xml:space="preserve">Ajouter un composant </w:t>
      </w:r>
      <w:proofErr w:type="spellStart"/>
      <w:r>
        <w:t>CommandToQAction</w:t>
      </w:r>
      <w:proofErr w:type="spellEnd"/>
      <w:r>
        <w:t>, et le configurer :</w:t>
      </w:r>
    </w:p>
    <w:p w:rsidR="009A7F84" w:rsidRDefault="009A7F84" w:rsidP="00E4115C">
      <w:pPr>
        <w:pStyle w:val="Paragraphedeliste"/>
        <w:numPr>
          <w:ilvl w:val="1"/>
          <w:numId w:val="40"/>
        </w:numPr>
        <w:ind w:left="1418"/>
      </w:pPr>
      <w:proofErr w:type="spellStart"/>
      <w:r>
        <w:t>commandsCount</w:t>
      </w:r>
      <w:proofErr w:type="spellEnd"/>
      <w:r>
        <w:t xml:space="preserve"> : 1</w:t>
      </w:r>
    </w:p>
    <w:p w:rsidR="009A7F84" w:rsidRDefault="009A7F84" w:rsidP="00E4115C">
      <w:pPr>
        <w:pStyle w:val="Paragraphedeliste"/>
        <w:numPr>
          <w:ilvl w:val="1"/>
          <w:numId w:val="40"/>
        </w:numPr>
        <w:ind w:left="1418"/>
      </w:pPr>
      <w:r>
        <w:t>Action1 |</w:t>
      </w:r>
      <w:r w:rsidR="0068355A">
        <w:t xml:space="preserve"> </w:t>
      </w:r>
      <w:proofErr w:type="spellStart"/>
      <w:r>
        <w:t>category</w:t>
      </w:r>
      <w:proofErr w:type="spellEnd"/>
      <w:r>
        <w:t xml:space="preserve"> : la catégorie de la commande de sauvegarde</w:t>
      </w:r>
    </w:p>
    <w:p w:rsidR="009A7F84" w:rsidRDefault="009A7F84" w:rsidP="00E4115C">
      <w:pPr>
        <w:pStyle w:val="Paragraphedeliste"/>
        <w:numPr>
          <w:ilvl w:val="1"/>
          <w:numId w:val="40"/>
        </w:numPr>
        <w:ind w:left="1418"/>
      </w:pPr>
      <w:r>
        <w:t xml:space="preserve">Action1 | </w:t>
      </w:r>
      <w:proofErr w:type="spellStart"/>
      <w:r>
        <w:t>actionName</w:t>
      </w:r>
      <w:proofErr w:type="spellEnd"/>
      <w:r>
        <w:t xml:space="preserve"> : le nom de la commande sauvegarde</w:t>
      </w:r>
    </w:p>
    <w:p w:rsidR="00F7603E" w:rsidRDefault="009A7F84" w:rsidP="00E4115C">
      <w:pPr>
        <w:pStyle w:val="Paragraphedeliste"/>
        <w:numPr>
          <w:ilvl w:val="0"/>
          <w:numId w:val="40"/>
        </w:numPr>
      </w:pPr>
      <w:r>
        <w:t>Ajouter un composant "</w:t>
      </w:r>
      <w:proofErr w:type="spellStart"/>
      <w:r>
        <w:t>SwGuiCompPushButtonToQAction</w:t>
      </w:r>
      <w:proofErr w:type="spellEnd"/>
      <w:r>
        <w:t xml:space="preserve">" pour avoir une fenêtre avec un bouton, ainsi qu'une </w:t>
      </w:r>
      <w:r w:rsidR="00F7603E">
        <w:t>"</w:t>
      </w:r>
      <w:proofErr w:type="spellStart"/>
      <w:r w:rsidR="00F7603E">
        <w:t>SwGui</w:t>
      </w:r>
      <w:r>
        <w:t>MainWindow</w:t>
      </w:r>
      <w:proofErr w:type="spellEnd"/>
      <w:r w:rsidR="00F7603E">
        <w:t>"</w:t>
      </w:r>
    </w:p>
    <w:p w:rsidR="00F7603E" w:rsidRDefault="00F7603E" w:rsidP="00E4115C">
      <w:pPr>
        <w:pStyle w:val="Paragraphedeliste"/>
        <w:numPr>
          <w:ilvl w:val="0"/>
          <w:numId w:val="40"/>
        </w:numPr>
      </w:pPr>
      <w:r>
        <w:t>Connecter tous les composants</w:t>
      </w:r>
    </w:p>
    <w:p w:rsidR="00142492" w:rsidRDefault="00142492" w:rsidP="00142492">
      <w:pPr>
        <w:pStyle w:val="Paragraphedeliste"/>
      </w:pPr>
    </w:p>
    <w:p w:rsidR="00142492" w:rsidRDefault="00F7603E" w:rsidP="00142492">
      <w:r>
        <w:t>Lorsque l'on exécute l'action, le fichier de configuration indiqué dans les paramètres du composant "configuration" du sous-</w:t>
      </w:r>
      <w:proofErr w:type="spellStart"/>
      <w:r>
        <w:t>stream</w:t>
      </w:r>
      <w:proofErr w:type="spellEnd"/>
      <w:r w:rsidR="00142492">
        <w:t xml:space="preserve"> "</w:t>
      </w:r>
      <w:proofErr w:type="spellStart"/>
      <w:r w:rsidR="00142492">
        <w:t>serverModel</w:t>
      </w:r>
      <w:proofErr w:type="spellEnd"/>
      <w:r w:rsidR="00142492">
        <w:t>" sera sauvegardé.</w:t>
      </w:r>
    </w:p>
    <w:p w:rsidR="00142492" w:rsidRDefault="00142492" w:rsidP="00142492"/>
    <w:p w:rsidR="00F7603E" w:rsidRDefault="00F7603E" w:rsidP="00E4115C">
      <w:pPr>
        <w:pStyle w:val="Paragraphedeliste"/>
        <w:numPr>
          <w:ilvl w:val="0"/>
          <w:numId w:val="41"/>
        </w:numPr>
      </w:pPr>
      <w:r>
        <w:t>Modifier ce fichier à la main, exécuter l'act</w:t>
      </w:r>
      <w:r w:rsidR="00112E49">
        <w:t>ion puis observer la sauvegarde</w:t>
      </w:r>
    </w:p>
    <w:p w:rsidR="002A016C" w:rsidRDefault="00F7603E" w:rsidP="002A016C">
      <w:pPr>
        <w:keepNext/>
        <w:jc w:val="center"/>
      </w:pPr>
      <w:r>
        <w:rPr>
          <w:noProof/>
          <w:lang w:eastAsia="fr-FR"/>
        </w:rPr>
        <w:drawing>
          <wp:inline distT="0" distB="0" distL="0" distR="0">
            <wp:extent cx="3592737" cy="3400425"/>
            <wp:effectExtent l="19050" t="0" r="7713"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srcRect/>
                    <a:stretch>
                      <a:fillRect/>
                    </a:stretch>
                  </pic:blipFill>
                  <pic:spPr bwMode="auto">
                    <a:xfrm>
                      <a:off x="0" y="0"/>
                      <a:ext cx="3597144" cy="3404596"/>
                    </a:xfrm>
                    <a:prstGeom prst="rect">
                      <a:avLst/>
                    </a:prstGeom>
                    <a:noFill/>
                    <a:ln w="9525">
                      <a:noFill/>
                      <a:miter lim="800000"/>
                      <a:headEnd/>
                      <a:tailEnd/>
                    </a:ln>
                  </pic:spPr>
                </pic:pic>
              </a:graphicData>
            </a:graphic>
          </wp:inline>
        </w:drawing>
      </w:r>
    </w:p>
    <w:p w:rsidR="00F7603E" w:rsidRPr="00F7603E" w:rsidRDefault="002A016C" w:rsidP="002A016C">
      <w:pPr>
        <w:pStyle w:val="Lgende"/>
        <w:jc w:val="center"/>
      </w:pPr>
      <w:r>
        <w:t xml:space="preserve">Image </w:t>
      </w:r>
      <w:fldSimple w:instr=" SEQ Image \* ARABIC ">
        <w:r w:rsidR="004313EA">
          <w:rPr>
            <w:noProof/>
          </w:rPr>
          <w:t>24</w:t>
        </w:r>
      </w:fldSimple>
      <w:r>
        <w:t xml:space="preserve"> : </w:t>
      </w:r>
      <w:r w:rsidRPr="00FF7A44">
        <w:t xml:space="preserve">Exécution d'une action dans le </w:t>
      </w:r>
      <w:proofErr w:type="spellStart"/>
      <w:r w:rsidRPr="00FF7A44">
        <w:t>stream</w:t>
      </w:r>
      <w:proofErr w:type="spellEnd"/>
      <w:r w:rsidRPr="00FF7A44">
        <w:t xml:space="preserve"> de </w:t>
      </w:r>
      <w:proofErr w:type="spellStart"/>
      <w:r w:rsidRPr="00FF7A44">
        <w:t>Starlinx</w:t>
      </w:r>
      <w:proofErr w:type="spellEnd"/>
      <w:r w:rsidR="00F7603E" w:rsidRPr="00142492">
        <w:rPr>
          <w:sz w:val="20"/>
          <w:u w:val="single"/>
        </w:rPr>
        <w:t xml:space="preserve"> </w:t>
      </w:r>
    </w:p>
    <w:p w:rsidR="007E6257" w:rsidRDefault="009A7F84" w:rsidP="00142492">
      <w:r>
        <w:lastRenderedPageBreak/>
        <w:br/>
      </w:r>
    </w:p>
    <w:p w:rsidR="007E6257" w:rsidRDefault="007E6257" w:rsidP="00683E3F">
      <w:pPr>
        <w:pStyle w:val="Titre3"/>
      </w:pPr>
      <w:bookmarkStart w:id="180" w:name="_Toc354393987"/>
      <w:r>
        <w:t>Etape 2</w:t>
      </w:r>
      <w:r w:rsidR="00F7603E">
        <w:t xml:space="preserve"> </w:t>
      </w:r>
      <w:r>
        <w:t xml:space="preserve">: </w:t>
      </w:r>
      <w:r w:rsidR="00F7603E">
        <w:t xml:space="preserve">Action dans un nouveau </w:t>
      </w:r>
      <w:proofErr w:type="spellStart"/>
      <w:r w:rsidR="00F7603E">
        <w:t>stream</w:t>
      </w:r>
      <w:bookmarkEnd w:id="180"/>
      <w:proofErr w:type="spellEnd"/>
    </w:p>
    <w:p w:rsidR="00F7603E" w:rsidRDefault="00F7603E" w:rsidP="00142492"/>
    <w:p w:rsidR="00F7603E" w:rsidRDefault="00F7603E" w:rsidP="00142492">
      <w:r>
        <w:t xml:space="preserve">Nous allons utiliser les composants du </w:t>
      </w:r>
      <w:proofErr w:type="spellStart"/>
      <w:r>
        <w:t>tp</w:t>
      </w:r>
      <w:proofErr w:type="spellEnd"/>
      <w:r>
        <w:t xml:space="preserve"> </w:t>
      </w:r>
      <w:r w:rsidR="0065032B">
        <w:t xml:space="preserve">et le service </w:t>
      </w:r>
      <w:proofErr w:type="spellStart"/>
      <w:r w:rsidR="0065032B">
        <w:t>OwnerConfigurable</w:t>
      </w:r>
      <w:proofErr w:type="spellEnd"/>
      <w:r w:rsidR="0065032B">
        <w:t xml:space="preserve"> pour exécuter une action.</w:t>
      </w:r>
    </w:p>
    <w:p w:rsidR="00142492" w:rsidRDefault="00142492" w:rsidP="00142492"/>
    <w:p w:rsidR="0065032B" w:rsidRDefault="0065032B" w:rsidP="00142492">
      <w:r>
        <w:t xml:space="preserve">Pour cela, nous allons avoir besoin des plugins de </w:t>
      </w:r>
      <w:proofErr w:type="spellStart"/>
      <w:r>
        <w:t>Starlinx</w:t>
      </w:r>
      <w:proofErr w:type="spellEnd"/>
      <w:r>
        <w:t xml:space="preserve">, ainsi que des plugins créés pendant le </w:t>
      </w:r>
      <w:proofErr w:type="spellStart"/>
      <w:r>
        <w:t>tp</w:t>
      </w:r>
      <w:proofErr w:type="spellEnd"/>
      <w:r>
        <w:t>.</w:t>
      </w:r>
    </w:p>
    <w:p w:rsidR="00142492" w:rsidRDefault="00142492" w:rsidP="00142492"/>
    <w:p w:rsidR="00142492" w:rsidRDefault="0065032B" w:rsidP="00E4115C">
      <w:pPr>
        <w:pStyle w:val="Paragraphedeliste"/>
        <w:numPr>
          <w:ilvl w:val="0"/>
          <w:numId w:val="41"/>
        </w:numPr>
      </w:pPr>
      <w:r>
        <w:t>Ajouter un descripteur dans le fichier de lancement précédemment créé, avec l'argument "</w:t>
      </w:r>
      <w:r w:rsidR="00B26C83">
        <w:t>-</w:t>
      </w:r>
      <w:proofErr w:type="spellStart"/>
      <w:r>
        <w:t>pdesc</w:t>
      </w:r>
      <w:proofErr w:type="spellEnd"/>
      <w:r>
        <w:t xml:space="preserve">" et le fichier "devpath.xml" utilisé pendant le </w:t>
      </w:r>
      <w:proofErr w:type="spellStart"/>
      <w:r>
        <w:t>tp</w:t>
      </w:r>
      <w:proofErr w:type="spellEnd"/>
      <w:r>
        <w:t xml:space="preserve"> :</w:t>
      </w:r>
    </w:p>
    <w:p w:rsidR="0065032B" w:rsidRPr="00142492" w:rsidRDefault="0065032B" w:rsidP="00781A32">
      <w:pPr>
        <w:pStyle w:val="Paragraphedeliste"/>
        <w:jc w:val="center"/>
        <w:rPr>
          <w:lang w:val="en-US"/>
        </w:rPr>
      </w:pPr>
      <w:r w:rsidRPr="00142492">
        <w:rPr>
          <w:lang w:val="en-US"/>
        </w:rPr>
        <w:t>C:\projects\Modules\Starlinx\TP\test\devpaths.xml</w:t>
      </w:r>
    </w:p>
    <w:p w:rsidR="00BC6139" w:rsidRPr="00C022E2" w:rsidRDefault="00BC6139" w:rsidP="00142492">
      <w:pPr>
        <w:rPr>
          <w:lang w:val="en-US"/>
        </w:rPr>
      </w:pPr>
    </w:p>
    <w:p w:rsidR="0065032B" w:rsidRDefault="0065032B" w:rsidP="00142492">
      <w:r>
        <w:t xml:space="preserve">Il faut ensuite créer un </w:t>
      </w:r>
      <w:proofErr w:type="spellStart"/>
      <w:r>
        <w:t>stream</w:t>
      </w:r>
      <w:proofErr w:type="spellEnd"/>
      <w:r>
        <w:t xml:space="preserve"> avec l'ensemble des composants utiles.</w:t>
      </w:r>
    </w:p>
    <w:p w:rsidR="0065032B" w:rsidRDefault="0065032B" w:rsidP="00E4115C">
      <w:pPr>
        <w:pStyle w:val="Paragraphedeliste"/>
        <w:numPr>
          <w:ilvl w:val="0"/>
          <w:numId w:val="41"/>
        </w:numPr>
      </w:pPr>
      <w:r>
        <w:t xml:space="preserve">Créer un </w:t>
      </w:r>
      <w:proofErr w:type="spellStart"/>
      <w:r>
        <w:t>stream</w:t>
      </w:r>
      <w:proofErr w:type="spellEnd"/>
      <w:r>
        <w:t xml:space="preserve"> vide</w:t>
      </w:r>
    </w:p>
    <w:p w:rsidR="0065032B" w:rsidRDefault="0065032B" w:rsidP="00E4115C">
      <w:pPr>
        <w:pStyle w:val="Paragraphedeliste"/>
        <w:numPr>
          <w:ilvl w:val="0"/>
          <w:numId w:val="41"/>
        </w:numPr>
      </w:pPr>
      <w:r>
        <w:t>Ajouter les composants suivants :</w:t>
      </w:r>
    </w:p>
    <w:p w:rsidR="0065032B" w:rsidRDefault="0065032B" w:rsidP="00E4115C">
      <w:pPr>
        <w:pStyle w:val="Paragraphedeliste"/>
        <w:numPr>
          <w:ilvl w:val="1"/>
          <w:numId w:val="41"/>
        </w:numPr>
      </w:pPr>
      <w:proofErr w:type="spellStart"/>
      <w:r>
        <w:t>DemoCoreComponent</w:t>
      </w:r>
      <w:proofErr w:type="spellEnd"/>
    </w:p>
    <w:p w:rsidR="0065032B" w:rsidRDefault="0065032B" w:rsidP="00E4115C">
      <w:pPr>
        <w:pStyle w:val="Paragraphedeliste"/>
        <w:numPr>
          <w:ilvl w:val="1"/>
          <w:numId w:val="41"/>
        </w:numPr>
      </w:pPr>
      <w:proofErr w:type="spellStart"/>
      <w:r>
        <w:t>DemoUIComponent</w:t>
      </w:r>
      <w:proofErr w:type="spellEnd"/>
    </w:p>
    <w:p w:rsidR="0065032B" w:rsidRDefault="0065032B" w:rsidP="00E4115C">
      <w:pPr>
        <w:pStyle w:val="Paragraphedeliste"/>
        <w:numPr>
          <w:ilvl w:val="1"/>
          <w:numId w:val="41"/>
        </w:numPr>
      </w:pPr>
      <w:proofErr w:type="spellStart"/>
      <w:r>
        <w:t>DemoDataComponent</w:t>
      </w:r>
      <w:proofErr w:type="spellEnd"/>
    </w:p>
    <w:p w:rsidR="0065032B" w:rsidRDefault="0065032B" w:rsidP="00E4115C">
      <w:pPr>
        <w:pStyle w:val="Paragraphedeliste"/>
        <w:numPr>
          <w:ilvl w:val="1"/>
          <w:numId w:val="41"/>
        </w:numPr>
      </w:pPr>
      <w:proofErr w:type="spellStart"/>
      <w:r>
        <w:t>SxConfiguration</w:t>
      </w:r>
      <w:proofErr w:type="spellEnd"/>
    </w:p>
    <w:p w:rsidR="0065032B" w:rsidRDefault="0065032B" w:rsidP="00E4115C">
      <w:pPr>
        <w:pStyle w:val="Paragraphedeliste"/>
        <w:numPr>
          <w:ilvl w:val="1"/>
          <w:numId w:val="41"/>
        </w:numPr>
      </w:pPr>
      <w:proofErr w:type="spellStart"/>
      <w:r>
        <w:t>CommandToQAction</w:t>
      </w:r>
      <w:proofErr w:type="spellEnd"/>
    </w:p>
    <w:p w:rsidR="0065032B" w:rsidRDefault="0065032B" w:rsidP="00E4115C">
      <w:pPr>
        <w:pStyle w:val="Paragraphedeliste"/>
        <w:numPr>
          <w:ilvl w:val="1"/>
          <w:numId w:val="41"/>
        </w:numPr>
      </w:pPr>
      <w:proofErr w:type="spellStart"/>
      <w:r>
        <w:t>SwGuiCompPushButtonToQAction</w:t>
      </w:r>
      <w:proofErr w:type="spellEnd"/>
    </w:p>
    <w:p w:rsidR="0065032B" w:rsidRDefault="0065032B" w:rsidP="00E4115C">
      <w:pPr>
        <w:pStyle w:val="Paragraphedeliste"/>
        <w:numPr>
          <w:ilvl w:val="1"/>
          <w:numId w:val="41"/>
        </w:numPr>
      </w:pPr>
      <w:proofErr w:type="spellStart"/>
      <w:r>
        <w:t>SwGuiMainWindow</w:t>
      </w:r>
      <w:proofErr w:type="spellEnd"/>
    </w:p>
    <w:p w:rsidR="0065032B" w:rsidRDefault="0065032B" w:rsidP="00E4115C">
      <w:pPr>
        <w:pStyle w:val="Paragraphedeliste"/>
        <w:numPr>
          <w:ilvl w:val="1"/>
          <w:numId w:val="41"/>
        </w:numPr>
      </w:pPr>
      <w:proofErr w:type="spellStart"/>
      <w:r>
        <w:t>SxViewModel</w:t>
      </w:r>
      <w:proofErr w:type="spellEnd"/>
    </w:p>
    <w:p w:rsidR="0065032B" w:rsidRDefault="0065032B" w:rsidP="00E4115C">
      <w:pPr>
        <w:pStyle w:val="Paragraphedeliste"/>
        <w:numPr>
          <w:ilvl w:val="0"/>
          <w:numId w:val="41"/>
        </w:numPr>
      </w:pPr>
      <w:r>
        <w:t>Assembler les composants en deux aires distinctes :</w:t>
      </w:r>
    </w:p>
    <w:p w:rsidR="0065032B" w:rsidRDefault="0065032B" w:rsidP="00E4115C">
      <w:pPr>
        <w:pStyle w:val="Paragraphedeliste"/>
        <w:numPr>
          <w:ilvl w:val="1"/>
          <w:numId w:val="41"/>
        </w:numPr>
      </w:pPr>
      <w:r>
        <w:t xml:space="preserve">La première gère la data, avec les composants </w:t>
      </w:r>
      <w:proofErr w:type="spellStart"/>
      <w:r>
        <w:t>DemoDataComponent</w:t>
      </w:r>
      <w:proofErr w:type="spellEnd"/>
      <w:r>
        <w:t xml:space="preserve">, </w:t>
      </w:r>
      <w:proofErr w:type="spellStart"/>
      <w:r>
        <w:t>DemoCoreComponent</w:t>
      </w:r>
      <w:proofErr w:type="spellEnd"/>
      <w:r>
        <w:t xml:space="preserve"> et </w:t>
      </w:r>
      <w:proofErr w:type="spellStart"/>
      <w:r>
        <w:t>DemoUIComponent</w:t>
      </w:r>
      <w:proofErr w:type="spellEnd"/>
    </w:p>
    <w:p w:rsidR="0065032B" w:rsidRDefault="0065032B" w:rsidP="00E4115C">
      <w:pPr>
        <w:pStyle w:val="Paragraphedeliste"/>
        <w:numPr>
          <w:ilvl w:val="1"/>
          <w:numId w:val="41"/>
        </w:numPr>
      </w:pPr>
      <w:r>
        <w:t xml:space="preserve">La deuxième gère la sauvegarde, avec les composants </w:t>
      </w:r>
      <w:proofErr w:type="spellStart"/>
      <w:r>
        <w:t>SxViewModel</w:t>
      </w:r>
      <w:proofErr w:type="spellEnd"/>
      <w:r>
        <w:t xml:space="preserve">, </w:t>
      </w:r>
      <w:proofErr w:type="spellStart"/>
      <w:r>
        <w:t>SxConfiguraiton</w:t>
      </w:r>
      <w:proofErr w:type="spellEnd"/>
      <w:r>
        <w:t xml:space="preserve">, </w:t>
      </w:r>
      <w:proofErr w:type="spellStart"/>
      <w:r>
        <w:t>commandToQAction</w:t>
      </w:r>
      <w:proofErr w:type="spellEnd"/>
      <w:r>
        <w:t xml:space="preserve">, </w:t>
      </w:r>
      <w:proofErr w:type="spellStart"/>
      <w:r>
        <w:t>SwGuiCompPushButtonToQAction</w:t>
      </w:r>
      <w:proofErr w:type="spellEnd"/>
      <w:r>
        <w:t xml:space="preserve"> et </w:t>
      </w:r>
      <w:proofErr w:type="spellStart"/>
      <w:r>
        <w:t>SwGuiMainWindow</w:t>
      </w:r>
      <w:proofErr w:type="spellEnd"/>
    </w:p>
    <w:p w:rsidR="0065032B" w:rsidRDefault="0065032B" w:rsidP="00E4115C">
      <w:pPr>
        <w:pStyle w:val="Paragraphedeliste"/>
        <w:numPr>
          <w:ilvl w:val="0"/>
          <w:numId w:val="41"/>
        </w:numPr>
      </w:pPr>
      <w:r>
        <w:t>Modifier le fichier de sortie du composant de configurat</w:t>
      </w:r>
      <w:r w:rsidR="00142492">
        <w:t>i</w:t>
      </w:r>
      <w:r>
        <w:t>on, pour sauvegarde dans un nouveau fichier</w:t>
      </w:r>
    </w:p>
    <w:p w:rsidR="0065032B" w:rsidRDefault="0065032B" w:rsidP="00E4115C">
      <w:pPr>
        <w:pStyle w:val="Paragraphedeliste"/>
        <w:numPr>
          <w:ilvl w:val="0"/>
          <w:numId w:val="41"/>
        </w:numPr>
      </w:pPr>
      <w:r>
        <w:t xml:space="preserve">Dans le setup de </w:t>
      </w:r>
      <w:proofErr w:type="spellStart"/>
      <w:r>
        <w:t>SxConfiguration</w:t>
      </w:r>
      <w:proofErr w:type="spellEnd"/>
      <w:r>
        <w:t>, ajouter le service "</w:t>
      </w:r>
      <w:proofErr w:type="spellStart"/>
      <w:r>
        <w:t>OwnerConfigurable</w:t>
      </w:r>
      <w:proofErr w:type="spellEnd"/>
      <w:r>
        <w:t xml:space="preserve">" </w:t>
      </w:r>
      <w:r w:rsidR="00142492">
        <w:t xml:space="preserve">du composant </w:t>
      </w:r>
      <w:proofErr w:type="spellStart"/>
      <w:r w:rsidR="00142492">
        <w:t>DemoDataComponent</w:t>
      </w:r>
      <w:proofErr w:type="spellEnd"/>
      <w:r>
        <w:t>. Cela permet au composant de configuration de connaître la liste</w:t>
      </w:r>
      <w:r w:rsidR="00085096">
        <w:t xml:space="preserve"> des composants qui doivent être sauvegardés</w:t>
      </w:r>
    </w:p>
    <w:p w:rsidR="00085096" w:rsidRDefault="00085096" w:rsidP="00E4115C">
      <w:pPr>
        <w:pStyle w:val="Paragraphedeliste"/>
        <w:numPr>
          <w:ilvl w:val="0"/>
          <w:numId w:val="41"/>
        </w:numPr>
      </w:pPr>
      <w:r>
        <w:t xml:space="preserve">Sauvegarder le </w:t>
      </w:r>
      <w:proofErr w:type="spellStart"/>
      <w:r>
        <w:t>stream</w:t>
      </w:r>
      <w:proofErr w:type="spellEnd"/>
    </w:p>
    <w:p w:rsidR="00BC6139" w:rsidRDefault="00BC6139" w:rsidP="00142492"/>
    <w:p w:rsidR="002A016C" w:rsidRDefault="00085096" w:rsidP="002A016C">
      <w:pPr>
        <w:keepNext/>
        <w:jc w:val="center"/>
      </w:pPr>
      <w:r>
        <w:rPr>
          <w:noProof/>
          <w:lang w:eastAsia="fr-FR"/>
        </w:rPr>
        <w:lastRenderedPageBreak/>
        <w:drawing>
          <wp:inline distT="0" distB="0" distL="0" distR="0">
            <wp:extent cx="3676650" cy="4589644"/>
            <wp:effectExtent l="19050" t="0" r="0" b="0"/>
            <wp:docPr id="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srcRect/>
                    <a:stretch>
                      <a:fillRect/>
                    </a:stretch>
                  </pic:blipFill>
                  <pic:spPr bwMode="auto">
                    <a:xfrm>
                      <a:off x="0" y="0"/>
                      <a:ext cx="3676650" cy="4589644"/>
                    </a:xfrm>
                    <a:prstGeom prst="rect">
                      <a:avLst/>
                    </a:prstGeom>
                    <a:noFill/>
                    <a:ln w="9525">
                      <a:noFill/>
                      <a:miter lim="800000"/>
                      <a:headEnd/>
                      <a:tailEnd/>
                    </a:ln>
                  </pic:spPr>
                </pic:pic>
              </a:graphicData>
            </a:graphic>
          </wp:inline>
        </w:drawing>
      </w:r>
    </w:p>
    <w:p w:rsidR="00085096" w:rsidRPr="00142492" w:rsidRDefault="002A016C" w:rsidP="002A016C">
      <w:pPr>
        <w:pStyle w:val="Lgende"/>
        <w:jc w:val="center"/>
        <w:rPr>
          <w:sz w:val="20"/>
          <w:u w:val="single"/>
        </w:rPr>
      </w:pPr>
      <w:r>
        <w:t xml:space="preserve">Image </w:t>
      </w:r>
      <w:fldSimple w:instr=" SEQ Image \* ARABIC ">
        <w:r w:rsidR="004313EA">
          <w:rPr>
            <w:noProof/>
          </w:rPr>
          <w:t>25</w:t>
        </w:r>
      </w:fldSimple>
      <w:r>
        <w:t xml:space="preserve"> : </w:t>
      </w:r>
      <w:r w:rsidRPr="00722603">
        <w:t xml:space="preserve">Utilisation d'une </w:t>
      </w:r>
      <w:proofErr w:type="spellStart"/>
      <w:r w:rsidRPr="00722603">
        <w:t>ISxCommand</w:t>
      </w:r>
      <w:proofErr w:type="spellEnd"/>
      <w:r w:rsidR="00085096" w:rsidRPr="00142492">
        <w:rPr>
          <w:sz w:val="20"/>
          <w:u w:val="single"/>
        </w:rPr>
        <w:t xml:space="preserve"> </w:t>
      </w:r>
    </w:p>
    <w:p w:rsidR="00B52051" w:rsidRDefault="00B52051" w:rsidP="00DC78B5"/>
    <w:p w:rsidR="00814676" w:rsidRDefault="00814676" w:rsidP="00DC78B5"/>
    <w:p w:rsidR="00653FD1" w:rsidRDefault="00653FD1" w:rsidP="00683E3F">
      <w:pPr>
        <w:pStyle w:val="Titre3"/>
      </w:pPr>
      <w:bookmarkStart w:id="181" w:name="_Toc354393988"/>
      <w:r>
        <w:t xml:space="preserve">Etape 3 : </w:t>
      </w:r>
      <w:r w:rsidR="00405935">
        <w:t>Utilisation</w:t>
      </w:r>
      <w:r w:rsidR="002D633A">
        <w:t xml:space="preserve"> </w:t>
      </w:r>
      <w:r w:rsidR="00025C33">
        <w:t>d'un</w:t>
      </w:r>
      <w:r w:rsidR="00405935">
        <w:t>e</w:t>
      </w:r>
      <w:r w:rsidR="00025C33">
        <w:t xml:space="preserve"> </w:t>
      </w:r>
      <w:proofErr w:type="spellStart"/>
      <w:r w:rsidR="00025C33">
        <w:t>ISxCommand</w:t>
      </w:r>
      <w:bookmarkEnd w:id="181"/>
      <w:proofErr w:type="spellEnd"/>
    </w:p>
    <w:p w:rsidR="002D633A" w:rsidRDefault="002D633A" w:rsidP="00142492"/>
    <w:p w:rsidR="00025C33" w:rsidRDefault="00025C33" w:rsidP="00142492">
      <w:r>
        <w:t>Nous allons créer un nouveau composant (dans un nouveau plu</w:t>
      </w:r>
      <w:r w:rsidR="00F43F46">
        <w:t>gin)</w:t>
      </w:r>
      <w:r>
        <w:t xml:space="preserve"> qui utilise un </w:t>
      </w:r>
      <w:proofErr w:type="spellStart"/>
      <w:r>
        <w:t>ISxModel</w:t>
      </w:r>
      <w:proofErr w:type="spellEnd"/>
      <w:r w:rsidR="00F43F46">
        <w:t xml:space="preserve"> pour sauvegarder un fichier de configuration.</w:t>
      </w:r>
    </w:p>
    <w:p w:rsidR="00F43F46" w:rsidRDefault="00F43F46" w:rsidP="00142492"/>
    <w:p w:rsidR="00A0227F" w:rsidRDefault="00F43F46" w:rsidP="00E4115C">
      <w:pPr>
        <w:pStyle w:val="Paragraphedeliste"/>
        <w:numPr>
          <w:ilvl w:val="0"/>
          <w:numId w:val="42"/>
        </w:numPr>
      </w:pPr>
      <w:r>
        <w:t>Créer un nouveau plugin et un nouveau composant en utilisant l'assistant.</w:t>
      </w:r>
    </w:p>
    <w:p w:rsidR="004E1240" w:rsidRDefault="00F43F46" w:rsidP="00A0227F">
      <w:pPr>
        <w:pStyle w:val="Paragraphedeliste"/>
      </w:pPr>
      <w:r>
        <w:t xml:space="preserve">Les deux premiers </w:t>
      </w:r>
      <w:proofErr w:type="spellStart"/>
      <w:r>
        <w:t>namespaces</w:t>
      </w:r>
      <w:proofErr w:type="spellEnd"/>
      <w:r>
        <w:t xml:space="preserve"> sont identiques au premier plugin créé, le troisième est "</w:t>
      </w:r>
      <w:proofErr w:type="spellStart"/>
      <w:r>
        <w:t>confui</w:t>
      </w:r>
      <w:proofErr w:type="spellEnd"/>
      <w:r>
        <w:t>"</w:t>
      </w:r>
    </w:p>
    <w:p w:rsidR="00F32F0A" w:rsidRDefault="00F32F0A" w:rsidP="00F32F0A">
      <w:pPr>
        <w:pStyle w:val="Paragraphedeliste"/>
      </w:pPr>
    </w:p>
    <w:p w:rsidR="002A016C" w:rsidRDefault="004E1240" w:rsidP="002A016C">
      <w:pPr>
        <w:keepNext/>
        <w:jc w:val="center"/>
      </w:pPr>
      <w:r w:rsidRPr="004E1240">
        <w:rPr>
          <w:noProof/>
          <w:lang w:eastAsia="fr-FR"/>
        </w:rPr>
        <w:lastRenderedPageBreak/>
        <w:drawing>
          <wp:inline distT="0" distB="0" distL="0" distR="0">
            <wp:extent cx="5553075" cy="1933575"/>
            <wp:effectExtent l="19050" t="0" r="9525" b="0"/>
            <wp:docPr id="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srcRect/>
                    <a:stretch>
                      <a:fillRect/>
                    </a:stretch>
                  </pic:blipFill>
                  <pic:spPr bwMode="auto">
                    <a:xfrm>
                      <a:off x="0" y="0"/>
                      <a:ext cx="5553075" cy="1933575"/>
                    </a:xfrm>
                    <a:prstGeom prst="rect">
                      <a:avLst/>
                    </a:prstGeom>
                    <a:noFill/>
                    <a:ln w="9525">
                      <a:noFill/>
                      <a:miter lim="800000"/>
                      <a:headEnd/>
                      <a:tailEnd/>
                    </a:ln>
                  </pic:spPr>
                </pic:pic>
              </a:graphicData>
            </a:graphic>
          </wp:inline>
        </w:drawing>
      </w:r>
    </w:p>
    <w:p w:rsidR="004E1240" w:rsidRDefault="002A016C" w:rsidP="002A016C">
      <w:pPr>
        <w:pStyle w:val="Lgende"/>
        <w:jc w:val="center"/>
        <w:rPr>
          <w:sz w:val="20"/>
          <w:u w:val="single"/>
        </w:rPr>
      </w:pPr>
      <w:r>
        <w:t xml:space="preserve">Image </w:t>
      </w:r>
      <w:fldSimple w:instr=" SEQ Image \* ARABIC ">
        <w:r w:rsidR="004313EA">
          <w:rPr>
            <w:noProof/>
          </w:rPr>
          <w:t>26</w:t>
        </w:r>
      </w:fldSimple>
      <w:r>
        <w:t xml:space="preserve"> : </w:t>
      </w:r>
      <w:proofErr w:type="spellStart"/>
      <w:r w:rsidRPr="00047301">
        <w:t>namespace</w:t>
      </w:r>
      <w:proofErr w:type="spellEnd"/>
      <w:r w:rsidRPr="00047301">
        <w:t xml:space="preserve"> du deuxième plugin</w:t>
      </w:r>
      <w:r w:rsidR="004E1240" w:rsidRPr="00142492">
        <w:rPr>
          <w:sz w:val="20"/>
          <w:u w:val="single"/>
        </w:rPr>
        <w:t xml:space="preserve"> </w:t>
      </w:r>
    </w:p>
    <w:p w:rsidR="00142492" w:rsidRDefault="00142492" w:rsidP="00142492">
      <w:pPr>
        <w:jc w:val="center"/>
      </w:pPr>
    </w:p>
    <w:p w:rsidR="002A016C" w:rsidRDefault="00814676" w:rsidP="002A016C">
      <w:pPr>
        <w:keepNext/>
        <w:jc w:val="center"/>
      </w:pPr>
      <w:r w:rsidRPr="004E1240">
        <w:rPr>
          <w:noProof/>
          <w:lang w:eastAsia="fr-FR"/>
        </w:rPr>
        <w:drawing>
          <wp:inline distT="0" distB="0" distL="0" distR="0">
            <wp:extent cx="5143500" cy="1476375"/>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srcRect/>
                    <a:stretch>
                      <a:fillRect/>
                    </a:stretch>
                  </pic:blipFill>
                  <pic:spPr bwMode="auto">
                    <a:xfrm>
                      <a:off x="0" y="0"/>
                      <a:ext cx="5143500" cy="1476375"/>
                    </a:xfrm>
                    <a:prstGeom prst="rect">
                      <a:avLst/>
                    </a:prstGeom>
                    <a:noFill/>
                    <a:ln w="9525">
                      <a:noFill/>
                      <a:miter lim="800000"/>
                      <a:headEnd/>
                      <a:tailEnd/>
                    </a:ln>
                  </pic:spPr>
                </pic:pic>
              </a:graphicData>
            </a:graphic>
          </wp:inline>
        </w:drawing>
      </w:r>
    </w:p>
    <w:p w:rsidR="004E1240" w:rsidRPr="004E1240" w:rsidRDefault="002A016C" w:rsidP="002A016C">
      <w:pPr>
        <w:pStyle w:val="Lgende"/>
        <w:jc w:val="center"/>
      </w:pPr>
      <w:r>
        <w:t xml:space="preserve">Image </w:t>
      </w:r>
      <w:fldSimple w:instr=" SEQ Image \* ARABIC ">
        <w:r w:rsidR="004313EA">
          <w:rPr>
            <w:noProof/>
          </w:rPr>
          <w:t>27</w:t>
        </w:r>
      </w:fldSimple>
      <w:r>
        <w:t xml:space="preserve"> : </w:t>
      </w:r>
      <w:r w:rsidRPr="0076765F">
        <w:t xml:space="preserve">Création d'un composant </w:t>
      </w:r>
      <w:proofErr w:type="spellStart"/>
      <w:r w:rsidRPr="0076765F">
        <w:t>ISxModel</w:t>
      </w:r>
      <w:proofErr w:type="spellEnd"/>
      <w:r w:rsidR="004E1240" w:rsidRPr="00142492">
        <w:rPr>
          <w:sz w:val="20"/>
          <w:u w:val="single"/>
        </w:rPr>
        <w:t xml:space="preserve"> </w:t>
      </w:r>
    </w:p>
    <w:p w:rsidR="00814676" w:rsidRDefault="00814676" w:rsidP="00142492"/>
    <w:p w:rsidR="0019359F" w:rsidRDefault="0019359F" w:rsidP="00E4115C">
      <w:pPr>
        <w:pStyle w:val="Paragraphedeliste"/>
        <w:numPr>
          <w:ilvl w:val="0"/>
          <w:numId w:val="42"/>
        </w:numPr>
      </w:pPr>
      <w:r>
        <w:t xml:space="preserve">Ajouter le projet à la solution </w:t>
      </w:r>
      <w:r w:rsidR="004E1240">
        <w:t xml:space="preserve">utilisée dans les </w:t>
      </w:r>
      <w:proofErr w:type="spellStart"/>
      <w:r w:rsidR="004E1240">
        <w:t>tp</w:t>
      </w:r>
      <w:proofErr w:type="spellEnd"/>
      <w:r w:rsidR="004E1240">
        <w:t xml:space="preserve"> précédents</w:t>
      </w:r>
    </w:p>
    <w:p w:rsidR="000576D2" w:rsidRDefault="0019359F" w:rsidP="00E4115C">
      <w:pPr>
        <w:pStyle w:val="Paragraphedeliste"/>
        <w:numPr>
          <w:ilvl w:val="0"/>
          <w:numId w:val="42"/>
        </w:numPr>
      </w:pPr>
      <w:r>
        <w:t>Dans le fichi</w:t>
      </w:r>
      <w:r w:rsidR="002D633A">
        <w:t>er "plugin.pro"du projet, ajouter</w:t>
      </w:r>
      <w:r>
        <w:t xml:space="preserve"> les dépendances suivantes pour les </w:t>
      </w:r>
      <w:proofErr w:type="spellStart"/>
      <w:r>
        <w:t>includes</w:t>
      </w:r>
      <w:proofErr w:type="spellEnd"/>
      <w:r w:rsidR="004E1240">
        <w:t xml:space="preserve"> </w:t>
      </w:r>
      <w:r>
        <w:t>:</w:t>
      </w:r>
    </w:p>
    <w:p w:rsidR="0019359F" w:rsidRPr="0051539C" w:rsidRDefault="00490005" w:rsidP="00142492">
      <w:pPr>
        <w:pStyle w:val="Paragraphedeliste"/>
        <w:rPr>
          <w:lang w:val="en-US"/>
        </w:rPr>
      </w:pPr>
      <w:r w:rsidRPr="00490005">
        <w:rPr>
          <w:lang w:val="en-US"/>
        </w:rPr>
        <w:t>Modules/Plg3/</w:t>
      </w:r>
      <w:proofErr w:type="spellStart"/>
      <w:r w:rsidRPr="00490005">
        <w:rPr>
          <w:lang w:val="en-US"/>
        </w:rPr>
        <w:t>sxBasics</w:t>
      </w:r>
      <w:proofErr w:type="spellEnd"/>
      <w:r w:rsidRPr="00490005">
        <w:rPr>
          <w:lang w:val="en-US"/>
        </w:rPr>
        <w:t>/</w:t>
      </w:r>
      <w:proofErr w:type="spellStart"/>
      <w:r w:rsidRPr="00490005">
        <w:rPr>
          <w:lang w:val="en-US"/>
        </w:rPr>
        <w:t>src</w:t>
      </w:r>
      <w:proofErr w:type="spellEnd"/>
    </w:p>
    <w:p w:rsidR="0019359F" w:rsidRPr="0051539C" w:rsidRDefault="00490005" w:rsidP="00142492">
      <w:pPr>
        <w:pStyle w:val="Paragraphedeliste"/>
        <w:rPr>
          <w:lang w:val="en-US"/>
        </w:rPr>
      </w:pPr>
      <w:r w:rsidRPr="00490005">
        <w:rPr>
          <w:lang w:val="en-US"/>
        </w:rPr>
        <w:t>Libraries/ProtoLG3/</w:t>
      </w:r>
      <w:proofErr w:type="spellStart"/>
      <w:r w:rsidRPr="00490005">
        <w:rPr>
          <w:lang w:val="en-US"/>
        </w:rPr>
        <w:t>src</w:t>
      </w:r>
      <w:proofErr w:type="spellEnd"/>
    </w:p>
    <w:p w:rsidR="0019359F" w:rsidRPr="0051539C" w:rsidRDefault="00490005" w:rsidP="00142492">
      <w:pPr>
        <w:pStyle w:val="Paragraphedeliste"/>
        <w:rPr>
          <w:lang w:val="en-US"/>
        </w:rPr>
      </w:pPr>
      <w:r w:rsidRPr="00490005">
        <w:rPr>
          <w:lang w:val="en-US"/>
        </w:rPr>
        <w:t>Modules/Plg3/</w:t>
      </w:r>
      <w:proofErr w:type="spellStart"/>
      <w:r w:rsidRPr="00490005">
        <w:rPr>
          <w:lang w:val="en-US"/>
        </w:rPr>
        <w:t>commonUtilities</w:t>
      </w:r>
      <w:proofErr w:type="spellEnd"/>
      <w:r w:rsidRPr="00490005">
        <w:rPr>
          <w:lang w:val="en-US"/>
        </w:rPr>
        <w:t>/</w:t>
      </w:r>
      <w:proofErr w:type="spellStart"/>
      <w:r w:rsidRPr="00490005">
        <w:rPr>
          <w:lang w:val="en-US"/>
        </w:rPr>
        <w:t>src</w:t>
      </w:r>
      <w:proofErr w:type="spellEnd"/>
    </w:p>
    <w:p w:rsidR="008D25C0" w:rsidRPr="0051539C" w:rsidRDefault="00490005" w:rsidP="00142492">
      <w:pPr>
        <w:pStyle w:val="Paragraphedeliste"/>
        <w:rPr>
          <w:lang w:val="en-US"/>
        </w:rPr>
      </w:pPr>
      <w:r w:rsidRPr="00490005">
        <w:rPr>
          <w:lang w:val="en-US"/>
        </w:rPr>
        <w:t>Modules/Plg3/</w:t>
      </w:r>
      <w:proofErr w:type="spellStart"/>
      <w:r w:rsidRPr="00490005">
        <w:rPr>
          <w:lang w:val="en-US"/>
        </w:rPr>
        <w:t>tdlcommon</w:t>
      </w:r>
      <w:proofErr w:type="spellEnd"/>
      <w:r w:rsidRPr="00490005">
        <w:rPr>
          <w:lang w:val="en-US"/>
        </w:rPr>
        <w:t>/</w:t>
      </w:r>
      <w:proofErr w:type="spellStart"/>
      <w:r w:rsidRPr="00490005">
        <w:rPr>
          <w:lang w:val="en-US"/>
        </w:rPr>
        <w:t>src</w:t>
      </w:r>
      <w:proofErr w:type="spellEnd"/>
    </w:p>
    <w:p w:rsidR="000576D2" w:rsidRPr="0051539C" w:rsidRDefault="000576D2" w:rsidP="00142492">
      <w:pPr>
        <w:rPr>
          <w:lang w:val="en-US"/>
        </w:rPr>
      </w:pPr>
    </w:p>
    <w:p w:rsidR="008A6D04" w:rsidRDefault="008A6D04" w:rsidP="00142492">
      <w:r>
        <w:t>Dans ce nouveau composant, nous allons créer une interface permettant d'appeler la sauvegarde</w:t>
      </w:r>
    </w:p>
    <w:p w:rsidR="00DA5CF9" w:rsidRDefault="007D5626" w:rsidP="00E4115C">
      <w:pPr>
        <w:pStyle w:val="Paragraphedeliste"/>
        <w:numPr>
          <w:ilvl w:val="0"/>
          <w:numId w:val="43"/>
        </w:numPr>
      </w:pPr>
      <w:r>
        <w:t>Créer une UI</w:t>
      </w:r>
      <w:r w:rsidR="008A6D04">
        <w:t xml:space="preserve"> (</w:t>
      </w:r>
      <w:proofErr w:type="spellStart"/>
      <w:r w:rsidR="008A6D04">
        <w:t>ConfUi</w:t>
      </w:r>
      <w:proofErr w:type="spellEnd"/>
      <w:r w:rsidR="008A6D04">
        <w:t>), avec un bouton "</w:t>
      </w:r>
      <w:proofErr w:type="spellStart"/>
      <w:r w:rsidR="008A6D04">
        <w:t>load</w:t>
      </w:r>
      <w:proofErr w:type="spellEnd"/>
      <w:r w:rsidR="008A6D04">
        <w:t>"</w:t>
      </w:r>
    </w:p>
    <w:p w:rsidR="008A6D04" w:rsidRDefault="008A6D04" w:rsidP="00E4115C">
      <w:pPr>
        <w:pStyle w:val="Paragraphedeliste"/>
        <w:numPr>
          <w:ilvl w:val="0"/>
          <w:numId w:val="43"/>
        </w:numPr>
      </w:pPr>
      <w:r>
        <w:t xml:space="preserve">Créer le </w:t>
      </w:r>
      <w:proofErr w:type="spellStart"/>
      <w:r>
        <w:t>widget</w:t>
      </w:r>
      <w:proofErr w:type="spellEnd"/>
      <w:r>
        <w:t xml:space="preserve"> correspondant</w:t>
      </w:r>
    </w:p>
    <w:p w:rsidR="00D60D01" w:rsidRDefault="00D60D01" w:rsidP="00E4115C">
      <w:pPr>
        <w:pStyle w:val="Paragraphedeliste"/>
        <w:numPr>
          <w:ilvl w:val="0"/>
          <w:numId w:val="43"/>
        </w:numPr>
      </w:pPr>
      <w:r>
        <w:t>Connecter le bouton à un slot</w:t>
      </w:r>
      <w:r w:rsidR="008A6D04">
        <w:t xml:space="preserve"> "</w:t>
      </w:r>
      <w:proofErr w:type="spellStart"/>
      <w:r w:rsidR="008A6D04">
        <w:t>setAction</w:t>
      </w:r>
      <w:proofErr w:type="spellEnd"/>
      <w:r w:rsidR="008A6D04">
        <w:t>"</w:t>
      </w:r>
    </w:p>
    <w:p w:rsidR="00142492" w:rsidRDefault="00054476" w:rsidP="00E4115C">
      <w:pPr>
        <w:pStyle w:val="Paragraphedeliste"/>
        <w:numPr>
          <w:ilvl w:val="0"/>
          <w:numId w:val="43"/>
        </w:numPr>
      </w:pPr>
      <w:r>
        <w:t xml:space="preserve">Faire hériter le </w:t>
      </w:r>
      <w:proofErr w:type="spellStart"/>
      <w:r>
        <w:t>widget</w:t>
      </w:r>
      <w:proofErr w:type="spellEnd"/>
      <w:r>
        <w:t xml:space="preserve"> de </w:t>
      </w:r>
      <w:r w:rsidR="008A6D04">
        <w:t>"</w:t>
      </w:r>
      <w:proofErr w:type="spellStart"/>
      <w:r w:rsidRPr="00054476">
        <w:t>sx</w:t>
      </w:r>
      <w:proofErr w:type="spellEnd"/>
      <w:proofErr w:type="gramStart"/>
      <w:r w:rsidRPr="00054476">
        <w:t>::basics</w:t>
      </w:r>
      <w:proofErr w:type="gramEnd"/>
      <w:r w:rsidRPr="00054476">
        <w:t>::</w:t>
      </w:r>
      <w:proofErr w:type="spellStart"/>
      <w:r w:rsidRPr="00054476">
        <w:t>entity</w:t>
      </w:r>
      <w:proofErr w:type="spellEnd"/>
      <w:r w:rsidRPr="00054476">
        <w:t>::</w:t>
      </w:r>
      <w:proofErr w:type="spellStart"/>
      <w:r w:rsidRPr="00054476">
        <w:t>IEntityManagerDelegate</w:t>
      </w:r>
      <w:proofErr w:type="spellEnd"/>
      <w:r w:rsidR="008A6D04">
        <w:t>"</w:t>
      </w:r>
      <w:r>
        <w:t xml:space="preserve">, en incluant </w:t>
      </w:r>
    </w:p>
    <w:p w:rsidR="008A6D04" w:rsidRDefault="00054476" w:rsidP="00142492">
      <w:pPr>
        <w:pStyle w:val="Paragraphedeliste"/>
      </w:pPr>
      <w:r>
        <w:t>"</w:t>
      </w:r>
      <w:r w:rsidRPr="00054476">
        <w:t>&lt;</w:t>
      </w:r>
      <w:proofErr w:type="spellStart"/>
      <w:r w:rsidRPr="00054476">
        <w:t>IEntityManagerDelegate.h</w:t>
      </w:r>
      <w:proofErr w:type="spellEnd"/>
      <w:r w:rsidRPr="00054476">
        <w:t>&gt;</w:t>
      </w:r>
      <w:r>
        <w:t>"</w:t>
      </w:r>
    </w:p>
    <w:p w:rsidR="00142492" w:rsidRDefault="00A133E8" w:rsidP="00E4115C">
      <w:pPr>
        <w:pStyle w:val="Paragraphedeliste"/>
        <w:numPr>
          <w:ilvl w:val="0"/>
          <w:numId w:val="44"/>
        </w:numPr>
      </w:pPr>
      <w:r>
        <w:t>Implémenter les fonctions.</w:t>
      </w:r>
    </w:p>
    <w:p w:rsidR="00142492" w:rsidRDefault="00E974D6" w:rsidP="00142492">
      <w:pPr>
        <w:pStyle w:val="Paragraphedeliste"/>
      </w:pPr>
      <w:r>
        <w:t>Toutes sont vides, sauf la fonction "</w:t>
      </w:r>
      <w:r w:rsidRPr="00E974D6">
        <w:t xml:space="preserve"> </w:t>
      </w:r>
      <w:proofErr w:type="spellStart"/>
      <w:r w:rsidRPr="00E974D6">
        <w:t>setSxCommand</w:t>
      </w:r>
      <w:proofErr w:type="spellEnd"/>
      <w:r>
        <w:t>".</w:t>
      </w:r>
    </w:p>
    <w:p w:rsidR="00142492" w:rsidRPr="00EE3541" w:rsidRDefault="00F51363" w:rsidP="00781A32">
      <w:pPr>
        <w:pStyle w:val="Code"/>
        <w:rPr>
          <w:noProof/>
          <w:rPrChange w:id="182" w:author="giacomo.rombaut" w:date="2015-04-14T16:32:00Z">
            <w:rPr>
              <w:noProof/>
              <w:lang w:val="en-US"/>
            </w:rPr>
          </w:rPrChange>
        </w:rPr>
      </w:pPr>
      <w:r>
        <w:t>Le "</w:t>
      </w:r>
      <w:proofErr w:type="spellStart"/>
      <w:r>
        <w:t>setSxCommand</w:t>
      </w:r>
      <w:proofErr w:type="spellEnd"/>
      <w:r>
        <w:t xml:space="preserve">" récupère la commande et </w:t>
      </w:r>
      <w:proofErr w:type="gramStart"/>
      <w:r>
        <w:t>la</w:t>
      </w:r>
      <w:proofErr w:type="gramEnd"/>
      <w:r>
        <w:t xml:space="preserve"> stock dans u</w:t>
      </w:r>
      <w:r w:rsidR="008A6D04">
        <w:t xml:space="preserve">ne variable membre </w:t>
      </w:r>
      <w:proofErr w:type="spellStart"/>
      <w:r w:rsidR="00D802F9">
        <w:t>SwRefPtr</w:t>
      </w:r>
      <w:proofErr w:type="spellEnd"/>
      <w:r w:rsidR="00142492">
        <w:t xml:space="preserve">, </w:t>
      </w:r>
      <w:r>
        <w:t>après vérification du nom.</w:t>
      </w:r>
      <w:r w:rsidR="00BD0ADF" w:rsidRPr="00BD0ADF">
        <w:rPr>
          <w:noProof/>
          <w:color w:val="008000"/>
          <w:rPrChange w:id="183" w:author="giacomo.rombaut" w:date="2015-04-14T16:32:00Z">
            <w:rPr>
              <w:noProof/>
              <w:color w:val="008000"/>
              <w:lang w:val="en-US"/>
            </w:rPr>
          </w:rPrChange>
        </w:rPr>
        <w:t>//</w:t>
      </w:r>
      <w:proofErr w:type="spellStart"/>
      <w:r w:rsidR="00BD0ADF" w:rsidRPr="00BD0ADF">
        <w:rPr>
          <w:noProof/>
          <w:color w:val="008000"/>
          <w:rPrChange w:id="184" w:author="giacomo.rombaut" w:date="2015-04-14T16:32:00Z">
            <w:rPr>
              <w:noProof/>
              <w:color w:val="008000"/>
              <w:lang w:val="en-US"/>
            </w:rPr>
          </w:rPrChange>
        </w:rPr>
        <w:t>ConfUI.h</w:t>
      </w:r>
      <w:proofErr w:type="spellEnd"/>
      <w:r w:rsidR="00BD0ADF" w:rsidRPr="00BD0ADF">
        <w:rPr>
          <w:noProof/>
          <w:color w:val="008000"/>
          <w:rPrChange w:id="185" w:author="giacomo.rombaut" w:date="2015-04-14T16:32:00Z">
            <w:rPr>
              <w:noProof/>
              <w:color w:val="008000"/>
              <w:lang w:val="en-US"/>
            </w:rPr>
          </w:rPrChange>
        </w:rPr>
        <w:br/>
      </w:r>
      <w:r w:rsidR="00BD0ADF" w:rsidRPr="00BD0ADF">
        <w:rPr>
          <w:noProof/>
          <w:rPrChange w:id="186" w:author="giacomo.rombaut" w:date="2015-04-14T16:32:00Z">
            <w:rPr>
              <w:noProof/>
              <w:lang w:val="en-US"/>
            </w:rPr>
          </w:rPrChange>
        </w:rPr>
        <w:t>SwRefPtr&lt;sxBasics::contracts::ISxCommand&gt; _command;</w:t>
      </w:r>
    </w:p>
    <w:p w:rsidR="008A6D04" w:rsidRPr="0009409C" w:rsidRDefault="008A6D04" w:rsidP="00781A32">
      <w:pPr>
        <w:pStyle w:val="Code"/>
        <w:rPr>
          <w:noProof/>
          <w:lang w:val="en-US"/>
        </w:rPr>
      </w:pPr>
      <w:r w:rsidRPr="0009409C">
        <w:rPr>
          <w:noProof/>
          <w:color w:val="008000"/>
          <w:lang w:val="en-US"/>
        </w:rPr>
        <w:t>//ConfUI.cpp</w:t>
      </w:r>
    </w:p>
    <w:p w:rsidR="008A6D04" w:rsidRDefault="008A6D04" w:rsidP="00781A32">
      <w:pPr>
        <w:pStyle w:val="Code"/>
        <w:rPr>
          <w:noProof/>
          <w:lang w:val="en-US"/>
        </w:rPr>
      </w:pPr>
      <w:r w:rsidRPr="008A6D04">
        <w:rPr>
          <w:noProof/>
          <w:color w:val="0000FF"/>
          <w:lang w:val="en-US"/>
        </w:rPr>
        <w:t>if</w:t>
      </w:r>
      <w:r w:rsidRPr="008A6D04">
        <w:rPr>
          <w:noProof/>
          <w:lang w:val="en-US"/>
        </w:rPr>
        <w:t xml:space="preserve"> (prefix == CG_CONFIGURATION_SAVEMAPPER_NAME) {</w:t>
      </w:r>
    </w:p>
    <w:p w:rsidR="008A6D04" w:rsidRDefault="008A6D04" w:rsidP="00781A32">
      <w:pPr>
        <w:pStyle w:val="Code"/>
        <w:rPr>
          <w:noProof/>
        </w:rPr>
      </w:pPr>
      <w:r>
        <w:rPr>
          <w:noProof/>
          <w:color w:val="0000FF"/>
          <w:lang w:val="en-US"/>
        </w:rPr>
        <w:tab/>
      </w:r>
      <w:r w:rsidRPr="00044048">
        <w:rPr>
          <w:noProof/>
          <w:color w:val="0000FF"/>
        </w:rPr>
        <w:t>if</w:t>
      </w:r>
      <w:r w:rsidRPr="00044048">
        <w:rPr>
          <w:noProof/>
        </w:rPr>
        <w:t xml:space="preserve"> (_command != </w:t>
      </w:r>
      <w:r>
        <w:rPr>
          <w:noProof/>
        </w:rPr>
        <w:t>0) {</w:t>
      </w:r>
    </w:p>
    <w:p w:rsidR="006269D4" w:rsidRPr="006269D4" w:rsidRDefault="008A6D04" w:rsidP="00F34CD9">
      <w:pPr>
        <w:pStyle w:val="Code"/>
        <w:rPr>
          <w:rFonts w:asciiTheme="minorHAnsi" w:hAnsiTheme="minorHAnsi" w:cstheme="minorBidi"/>
          <w:i w:val="0"/>
          <w:color w:val="auto"/>
        </w:rPr>
      </w:pPr>
      <w:r>
        <w:rPr>
          <w:noProof/>
        </w:rPr>
        <w:tab/>
      </w:r>
      <w:r>
        <w:rPr>
          <w:noProof/>
        </w:rPr>
        <w:tab/>
        <w:t>//Traitement pour liberer la ressource</w:t>
      </w:r>
      <w:r w:rsidR="009C7E3E">
        <w:rPr>
          <w:noProof/>
        </w:rPr>
        <w:t xml:space="preserve"> </w:t>
      </w:r>
    </w:p>
    <w:p w:rsidR="008A6D04" w:rsidRDefault="008A6D04" w:rsidP="00781A32">
      <w:pPr>
        <w:pStyle w:val="Code"/>
        <w:rPr>
          <w:noProof/>
        </w:rPr>
      </w:pPr>
      <w:r>
        <w:rPr>
          <w:noProof/>
        </w:rPr>
        <w:tab/>
        <w:t>}</w:t>
      </w:r>
    </w:p>
    <w:p w:rsidR="008A6D04" w:rsidRDefault="008A6D04" w:rsidP="00781A32">
      <w:pPr>
        <w:pStyle w:val="Code"/>
        <w:rPr>
          <w:noProof/>
        </w:rPr>
      </w:pPr>
      <w:r>
        <w:rPr>
          <w:noProof/>
        </w:rPr>
        <w:tab/>
        <w:t>//Affectation</w:t>
      </w:r>
    </w:p>
    <w:p w:rsidR="008A6D04" w:rsidRDefault="008A6D04" w:rsidP="00781A32">
      <w:pPr>
        <w:pStyle w:val="Code"/>
        <w:rPr>
          <w:noProof/>
        </w:rPr>
      </w:pPr>
      <w:r>
        <w:rPr>
          <w:noProof/>
        </w:rPr>
        <w:lastRenderedPageBreak/>
        <w:tab/>
        <w:t>_command = command;</w:t>
      </w:r>
    </w:p>
    <w:p w:rsidR="008A6D04" w:rsidRDefault="008A6D04" w:rsidP="00781A32">
      <w:pPr>
        <w:pStyle w:val="Code"/>
        <w:rPr>
          <w:noProof/>
        </w:rPr>
      </w:pPr>
      <w:r>
        <w:rPr>
          <w:noProof/>
          <w:color w:val="0000FF"/>
        </w:rPr>
        <w:tab/>
        <w:t>if</w:t>
      </w:r>
      <w:r>
        <w:rPr>
          <w:noProof/>
        </w:rPr>
        <w:t xml:space="preserve"> (_command != 0) {</w:t>
      </w:r>
    </w:p>
    <w:p w:rsidR="006269D4" w:rsidRPr="006269D4" w:rsidRDefault="008A6D04" w:rsidP="00F34CD9">
      <w:pPr>
        <w:pStyle w:val="Code"/>
        <w:rPr>
          <w:rFonts w:asciiTheme="minorHAnsi" w:hAnsiTheme="minorHAnsi" w:cstheme="minorBidi"/>
          <w:i w:val="0"/>
          <w:color w:val="auto"/>
        </w:rPr>
      </w:pPr>
      <w:r>
        <w:rPr>
          <w:noProof/>
        </w:rPr>
        <w:tab/>
      </w:r>
      <w:r>
        <w:rPr>
          <w:noProof/>
        </w:rPr>
        <w:tab/>
        <w:t>//Traitement d'affectation de la ressource</w:t>
      </w:r>
    </w:p>
    <w:p w:rsidR="008A6D04" w:rsidRDefault="008A6D04" w:rsidP="00781A32">
      <w:pPr>
        <w:pStyle w:val="Code"/>
        <w:rPr>
          <w:noProof/>
        </w:rPr>
      </w:pPr>
      <w:r>
        <w:rPr>
          <w:noProof/>
        </w:rPr>
        <w:tab/>
        <w:t>}</w:t>
      </w:r>
    </w:p>
    <w:p w:rsidR="008A6D04" w:rsidRDefault="008A6D04" w:rsidP="00781A32">
      <w:pPr>
        <w:pStyle w:val="Code"/>
      </w:pPr>
      <w:r>
        <w:rPr>
          <w:noProof/>
        </w:rPr>
        <w:t>}</w:t>
      </w:r>
    </w:p>
    <w:p w:rsidR="00D60D01" w:rsidRDefault="00D60D01" w:rsidP="00E4115C">
      <w:pPr>
        <w:pStyle w:val="Paragraphedeliste"/>
        <w:numPr>
          <w:ilvl w:val="0"/>
          <w:numId w:val="44"/>
        </w:numPr>
      </w:pPr>
      <w:r>
        <w:t xml:space="preserve">Dans la fonction </w:t>
      </w:r>
      <w:proofErr w:type="spellStart"/>
      <w:r w:rsidR="008A6D04">
        <w:t>setAction</w:t>
      </w:r>
      <w:proofErr w:type="spellEnd"/>
      <w:r>
        <w:t>, exécuter la commande:</w:t>
      </w:r>
    </w:p>
    <w:p w:rsidR="00D60D01" w:rsidRDefault="008A6D04" w:rsidP="00781A32">
      <w:pPr>
        <w:pStyle w:val="Code"/>
        <w:rPr>
          <w:noProof/>
        </w:rPr>
      </w:pPr>
      <w:r>
        <w:rPr>
          <w:noProof/>
        </w:rPr>
        <w:t>_command-&gt;run();</w:t>
      </w:r>
    </w:p>
    <w:p w:rsidR="00E974D6" w:rsidRDefault="00E974D6" w:rsidP="00E4115C">
      <w:pPr>
        <w:pStyle w:val="Paragraphedeliste"/>
        <w:numPr>
          <w:ilvl w:val="0"/>
          <w:numId w:val="44"/>
        </w:numPr>
      </w:pPr>
      <w:r>
        <w:t>Ajouter une instanc</w:t>
      </w:r>
      <w:r w:rsidR="00A0227F">
        <w:t xml:space="preserve">e de l'UI dans le </w:t>
      </w:r>
      <w:proofErr w:type="spellStart"/>
      <w:r w:rsidR="00A0227F">
        <w:t>configManager</w:t>
      </w:r>
      <w:proofErr w:type="spellEnd"/>
    </w:p>
    <w:p w:rsidR="007D5626" w:rsidRDefault="007D5626" w:rsidP="00E4115C">
      <w:pPr>
        <w:pStyle w:val="Paragraphedeliste"/>
        <w:numPr>
          <w:ilvl w:val="0"/>
          <w:numId w:val="44"/>
        </w:numPr>
      </w:pPr>
      <w:r>
        <w:t xml:space="preserve">Dans le </w:t>
      </w:r>
      <w:proofErr w:type="spellStart"/>
      <w:r>
        <w:t>configMa</w:t>
      </w:r>
      <w:r w:rsidR="00A0227F">
        <w:t>nager</w:t>
      </w:r>
      <w:proofErr w:type="spellEnd"/>
      <w:r w:rsidR="00A0227F">
        <w:t xml:space="preserve">, créer un </w:t>
      </w:r>
      <w:proofErr w:type="spellStart"/>
      <w:r w:rsidR="00A0227F">
        <w:t>BaseModelMapper</w:t>
      </w:r>
      <w:proofErr w:type="spellEnd"/>
    </w:p>
    <w:p w:rsidR="0002771B" w:rsidRDefault="00054476" w:rsidP="00E4115C">
      <w:pPr>
        <w:pStyle w:val="Paragraphedeliste"/>
        <w:numPr>
          <w:ilvl w:val="0"/>
          <w:numId w:val="44"/>
        </w:numPr>
      </w:pPr>
      <w:r>
        <w:t>Dans le .h, créer une variable :</w:t>
      </w:r>
    </w:p>
    <w:p w:rsidR="00054476" w:rsidRDefault="00405935" w:rsidP="00781A32">
      <w:pPr>
        <w:pStyle w:val="Code"/>
      </w:pPr>
      <w:r>
        <w:rPr>
          <w:noProof/>
        </w:rPr>
        <w:t>SwRefPtr&lt;BaseModelMapper&gt; _configurationSaveMapper;</w:t>
      </w:r>
    </w:p>
    <w:p w:rsidR="00054476" w:rsidRDefault="00054476" w:rsidP="00E4115C">
      <w:pPr>
        <w:pStyle w:val="Paragraphedeliste"/>
        <w:numPr>
          <w:ilvl w:val="0"/>
          <w:numId w:val="45"/>
        </w:numPr>
      </w:pPr>
      <w:r>
        <w:t xml:space="preserve">Dans la fonction </w:t>
      </w:r>
      <w:proofErr w:type="spellStart"/>
      <w:r w:rsidRPr="00054476">
        <w:t>initializeBaseModelConsumer</w:t>
      </w:r>
      <w:proofErr w:type="spellEnd"/>
      <w:r>
        <w:t xml:space="preserve">, instancier le </w:t>
      </w:r>
      <w:proofErr w:type="spellStart"/>
      <w:r>
        <w:t>BaseModelMapper</w:t>
      </w:r>
      <w:proofErr w:type="spellEnd"/>
      <w:r w:rsidR="00A0227F">
        <w:t xml:space="preserve"> </w:t>
      </w:r>
      <w:r>
        <w:t>:</w:t>
      </w:r>
    </w:p>
    <w:p w:rsidR="00405935" w:rsidRPr="00405935" w:rsidRDefault="00405935" w:rsidP="00781A32">
      <w:pPr>
        <w:pStyle w:val="Code"/>
        <w:rPr>
          <w:noProof/>
        </w:rPr>
      </w:pPr>
      <w:r w:rsidRPr="00405935">
        <w:rPr>
          <w:noProof/>
        </w:rPr>
        <w:t xml:space="preserve">_configurationSaveMapper = </w:t>
      </w:r>
      <w:r w:rsidRPr="00405935">
        <w:rPr>
          <w:noProof/>
          <w:color w:val="0000FF"/>
        </w:rPr>
        <w:t>new</w:t>
      </w:r>
      <w:r w:rsidRPr="00405935">
        <w:rPr>
          <w:noProof/>
        </w:rPr>
        <w:t xml:space="preserve"> BaseModelMapper(CG_CONFIGURATION_SAVEMAPPER_NAME,</w:t>
      </w:r>
      <w:r>
        <w:rPr>
          <w:noProof/>
        </w:rPr>
        <w:t xml:space="preserve"> </w:t>
      </w:r>
      <w:r w:rsidRPr="00405935">
        <w:rPr>
          <w:noProof/>
        </w:rPr>
        <w:t>BaseEntityManager::EntityTypeCommand,</w:t>
      </w:r>
      <w:r>
        <w:rPr>
          <w:noProof/>
        </w:rPr>
        <w:t xml:space="preserve"> </w:t>
      </w:r>
      <w:r w:rsidRPr="00405935">
        <w:rPr>
          <w:noProof/>
          <w:color w:val="A31515"/>
        </w:rPr>
        <w:t>"configuration.SaveConfiguration"</w:t>
      </w:r>
      <w:r w:rsidRPr="00405935">
        <w:rPr>
          <w:noProof/>
        </w:rPr>
        <w:t xml:space="preserve">, </w:t>
      </w:r>
      <w:r w:rsidRPr="00405935">
        <w:rPr>
          <w:noProof/>
          <w:color w:val="A31515"/>
        </w:rPr>
        <w:t>"Configuration"</w:t>
      </w:r>
      <w:r w:rsidRPr="00405935">
        <w:rPr>
          <w:noProof/>
        </w:rPr>
        <w:t>);</w:t>
      </w:r>
    </w:p>
    <w:p w:rsidR="00405935" w:rsidRPr="00405935" w:rsidRDefault="00405935" w:rsidP="00781A32">
      <w:pPr>
        <w:pStyle w:val="Code"/>
        <w:rPr>
          <w:noProof/>
        </w:rPr>
      </w:pPr>
      <w:r w:rsidRPr="00405935">
        <w:rPr>
          <w:noProof/>
        </w:rPr>
        <w:t>_configurationSaveMapper-&gt;setDelegate(_confUi);</w:t>
      </w:r>
    </w:p>
    <w:p w:rsidR="00405935" w:rsidRDefault="00405935" w:rsidP="00781A32">
      <w:pPr>
        <w:pStyle w:val="Code"/>
        <w:rPr>
          <w:noProof/>
        </w:rPr>
      </w:pPr>
      <w:r>
        <w:rPr>
          <w:noProof/>
        </w:rPr>
        <w:t>addEntityManager(_configurationSaveMapper);</w:t>
      </w:r>
    </w:p>
    <w:p w:rsidR="00405935" w:rsidRPr="0002771B" w:rsidRDefault="00405935" w:rsidP="00E4115C">
      <w:pPr>
        <w:pStyle w:val="Paragraphedeliste"/>
        <w:numPr>
          <w:ilvl w:val="0"/>
          <w:numId w:val="45"/>
        </w:numPr>
        <w:rPr>
          <w:rFonts w:ascii="Courier New" w:hAnsi="Courier New" w:cs="Courier New"/>
          <w:noProof/>
          <w:sz w:val="20"/>
          <w:szCs w:val="20"/>
        </w:rPr>
      </w:pPr>
      <w:r>
        <w:t>Attention, les deux derniers paramètres de "</w:t>
      </w:r>
      <w:proofErr w:type="spellStart"/>
      <w:r>
        <w:t>BaseModelMapper</w:t>
      </w:r>
      <w:proofErr w:type="spellEnd"/>
      <w:r>
        <w:t>" doivent correspondre à la catégorie et au nom de la commande à utiliser dans le "</w:t>
      </w:r>
      <w:proofErr w:type="spellStart"/>
      <w:r>
        <w:t>SxConfiguration</w:t>
      </w:r>
      <w:proofErr w:type="spellEnd"/>
      <w:r>
        <w:t>"</w:t>
      </w:r>
    </w:p>
    <w:p w:rsidR="00DA5CF9" w:rsidRDefault="00AC75DD" w:rsidP="00E4115C">
      <w:pPr>
        <w:pStyle w:val="Paragraphedeliste"/>
        <w:numPr>
          <w:ilvl w:val="0"/>
          <w:numId w:val="45"/>
        </w:numPr>
      </w:pPr>
      <w:r>
        <w:t>Ajouter les propriétés</w:t>
      </w:r>
    </w:p>
    <w:p w:rsidR="00AC75DD" w:rsidRDefault="00405935" w:rsidP="00781A32">
      <w:pPr>
        <w:pStyle w:val="Code"/>
        <w:rPr>
          <w:noProof/>
        </w:rPr>
      </w:pPr>
      <w:r>
        <w:rPr>
          <w:noProof/>
        </w:rPr>
        <w:t>createPropertiesForQObject(&amp;(_confUi));</w:t>
      </w:r>
    </w:p>
    <w:p w:rsidR="00405935" w:rsidRDefault="00405935" w:rsidP="00E4115C">
      <w:pPr>
        <w:pStyle w:val="Paragraphedeliste"/>
        <w:numPr>
          <w:ilvl w:val="0"/>
          <w:numId w:val="46"/>
        </w:numPr>
      </w:pPr>
      <w:r>
        <w:t xml:space="preserve">Dans le </w:t>
      </w:r>
      <w:proofErr w:type="spellStart"/>
      <w:r>
        <w:t>stream</w:t>
      </w:r>
      <w:proofErr w:type="spellEnd"/>
      <w:r>
        <w:t xml:space="preserve"> précédent, remplacer </w:t>
      </w:r>
      <w:proofErr w:type="spellStart"/>
      <w:r>
        <w:t>CommandToQAction</w:t>
      </w:r>
      <w:proofErr w:type="spellEnd"/>
      <w:r>
        <w:t xml:space="preserve">, </w:t>
      </w:r>
      <w:proofErr w:type="spellStart"/>
      <w:r w:rsidR="00A0227F">
        <w:t>SwGuiMainWindow</w:t>
      </w:r>
      <w:proofErr w:type="spellEnd"/>
      <w:r w:rsidR="00A0227F">
        <w:t xml:space="preserve">  et </w:t>
      </w:r>
      <w:proofErr w:type="spellStart"/>
      <w:r>
        <w:t>SwGuiCompPushButtonToQAction</w:t>
      </w:r>
      <w:proofErr w:type="spellEnd"/>
      <w:r>
        <w:t xml:space="preserve"> par le composant </w:t>
      </w:r>
      <w:proofErr w:type="spellStart"/>
      <w:r>
        <w:t>ConfigManager</w:t>
      </w:r>
      <w:proofErr w:type="spellEnd"/>
    </w:p>
    <w:p w:rsidR="00405935" w:rsidRPr="00405935" w:rsidRDefault="00405935" w:rsidP="00E4115C">
      <w:pPr>
        <w:pStyle w:val="Paragraphedeliste"/>
        <w:numPr>
          <w:ilvl w:val="0"/>
          <w:numId w:val="46"/>
        </w:numPr>
      </w:pPr>
      <w:r>
        <w:t>Tester</w:t>
      </w:r>
    </w:p>
    <w:p w:rsidR="00405935" w:rsidRDefault="00405935" w:rsidP="00142492"/>
    <w:p w:rsidR="002A28A4" w:rsidRDefault="00E974D6" w:rsidP="00142492">
      <w:r w:rsidRPr="00E974D6">
        <w:rPr>
          <w:u w:val="single"/>
        </w:rPr>
        <w:t>A retenir</w:t>
      </w:r>
      <w:r w:rsidR="0002771B">
        <w:rPr>
          <w:u w:val="single"/>
        </w:rPr>
        <w:t xml:space="preserve"> </w:t>
      </w:r>
      <w:r>
        <w:t>: pour obte</w:t>
      </w:r>
      <w:r w:rsidR="00405935">
        <w:t>nir des informations sur un modè</w:t>
      </w:r>
      <w:r>
        <w:t>l</w:t>
      </w:r>
      <w:r w:rsidR="00405935">
        <w:t>e</w:t>
      </w:r>
      <w:r>
        <w:t>, utilis</w:t>
      </w:r>
      <w:r w:rsidR="00405935">
        <w:t>er</w:t>
      </w:r>
      <w:r>
        <w:t xml:space="preserve"> le composant </w:t>
      </w:r>
      <w:proofErr w:type="spellStart"/>
      <w:r>
        <w:t>SxViewModel</w:t>
      </w:r>
      <w:proofErr w:type="spellEnd"/>
      <w:r>
        <w:t xml:space="preserve"> à partir de l'éditeur. Ce composant permet d'obtenir toutes les</w:t>
      </w:r>
      <w:r w:rsidR="00A0227F">
        <w:t xml:space="preserve"> informations utiles sur le modè</w:t>
      </w:r>
      <w:r>
        <w:t>l</w:t>
      </w:r>
      <w:r w:rsidR="00A0227F">
        <w:t>e</w:t>
      </w:r>
      <w:r>
        <w:t xml:space="preserve"> que l'on connecte.</w:t>
      </w:r>
    </w:p>
    <w:p w:rsidR="002A016C" w:rsidRDefault="00E310AA" w:rsidP="002A016C">
      <w:pPr>
        <w:keepNext/>
        <w:jc w:val="center"/>
      </w:pPr>
      <w:r>
        <w:rPr>
          <w:noProof/>
          <w:lang w:eastAsia="fr-FR"/>
        </w:rPr>
        <w:lastRenderedPageBreak/>
        <w:drawing>
          <wp:inline distT="0" distB="0" distL="0" distR="0">
            <wp:extent cx="4267200" cy="4029075"/>
            <wp:effectExtent l="19050" t="0" r="0" b="0"/>
            <wp:docPr id="4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srcRect/>
                    <a:stretch>
                      <a:fillRect/>
                    </a:stretch>
                  </pic:blipFill>
                  <pic:spPr bwMode="auto">
                    <a:xfrm>
                      <a:off x="0" y="0"/>
                      <a:ext cx="4267200" cy="4029075"/>
                    </a:xfrm>
                    <a:prstGeom prst="rect">
                      <a:avLst/>
                    </a:prstGeom>
                    <a:noFill/>
                    <a:ln w="9525">
                      <a:noFill/>
                      <a:miter lim="800000"/>
                      <a:headEnd/>
                      <a:tailEnd/>
                    </a:ln>
                  </pic:spPr>
                </pic:pic>
              </a:graphicData>
            </a:graphic>
          </wp:inline>
        </w:drawing>
      </w:r>
    </w:p>
    <w:p w:rsidR="002A28A4" w:rsidRPr="00405935" w:rsidRDefault="002A016C" w:rsidP="002A016C">
      <w:pPr>
        <w:pStyle w:val="Lgende"/>
        <w:jc w:val="center"/>
      </w:pPr>
      <w:r>
        <w:t xml:space="preserve">Image </w:t>
      </w:r>
      <w:fldSimple w:instr=" SEQ Image \* ARABIC ">
        <w:r w:rsidR="004313EA">
          <w:rPr>
            <w:noProof/>
          </w:rPr>
          <w:t>28</w:t>
        </w:r>
      </w:fldSimple>
      <w:r>
        <w:t xml:space="preserve"> : </w:t>
      </w:r>
      <w:r w:rsidRPr="00856DEB">
        <w:t xml:space="preserve">Utilisation d'une </w:t>
      </w:r>
      <w:proofErr w:type="spellStart"/>
      <w:r w:rsidRPr="00856DEB">
        <w:t>ISxCommand</w:t>
      </w:r>
      <w:proofErr w:type="spellEnd"/>
      <w:r w:rsidR="00405935" w:rsidRPr="0002771B">
        <w:rPr>
          <w:sz w:val="20"/>
          <w:u w:val="single"/>
        </w:rPr>
        <w:t xml:space="preserve"> </w:t>
      </w:r>
    </w:p>
    <w:p w:rsidR="00D23EC4" w:rsidRDefault="00D23EC4" w:rsidP="00142492"/>
    <w:p w:rsidR="00E310AA" w:rsidRDefault="00E310AA" w:rsidP="00142492"/>
    <w:p w:rsidR="00D23EC4" w:rsidRDefault="002A28A4" w:rsidP="00683E3F">
      <w:pPr>
        <w:pStyle w:val="Titre3"/>
      </w:pPr>
      <w:bookmarkStart w:id="187" w:name="_Toc354393989"/>
      <w:r>
        <w:t>Etape 4</w:t>
      </w:r>
      <w:r w:rsidR="00435515">
        <w:t xml:space="preserve"> </w:t>
      </w:r>
      <w:r>
        <w:t xml:space="preserve">: </w:t>
      </w:r>
      <w:r w:rsidR="00E310AA">
        <w:t xml:space="preserve">Utilisation d'un </w:t>
      </w:r>
      <w:proofErr w:type="spellStart"/>
      <w:r w:rsidR="00E310AA">
        <w:t>ISxData</w:t>
      </w:r>
      <w:bookmarkEnd w:id="187"/>
      <w:proofErr w:type="spellEnd"/>
    </w:p>
    <w:p w:rsidR="00E310AA" w:rsidRDefault="00E310AA" w:rsidP="0002771B"/>
    <w:p w:rsidR="002A28A4" w:rsidRDefault="002A28A4" w:rsidP="0002771B">
      <w:r>
        <w:t>A partir du Stream "</w:t>
      </w:r>
      <w:proofErr w:type="spellStart"/>
      <w:r>
        <w:t>SxProfileManager</w:t>
      </w:r>
      <w:proofErr w:type="spellEnd"/>
      <w:r>
        <w:t xml:space="preserve">" de </w:t>
      </w:r>
      <w:proofErr w:type="spellStart"/>
      <w:r>
        <w:t>Starlinx</w:t>
      </w:r>
      <w:proofErr w:type="spellEnd"/>
      <w:r>
        <w:t xml:space="preserve">, on va connecter un composant au </w:t>
      </w:r>
      <w:proofErr w:type="spellStart"/>
      <w:r>
        <w:t>serverModel</w:t>
      </w:r>
      <w:proofErr w:type="spellEnd"/>
      <w:r>
        <w:t xml:space="preserve"> et s'abonner à la data "</w:t>
      </w:r>
      <w:proofErr w:type="spellStart"/>
      <w:r w:rsidRPr="002A28A4">
        <w:t>server.application</w:t>
      </w:r>
      <w:proofErr w:type="spellEnd"/>
      <w:r w:rsidRPr="002A28A4">
        <w:t>.</w:t>
      </w:r>
      <w:proofErr w:type="spellStart"/>
      <w:r w:rsidRPr="002A28A4">
        <w:t>serverStateEnum</w:t>
      </w:r>
      <w:proofErr w:type="spellEnd"/>
      <w:r>
        <w:t>".</w:t>
      </w:r>
      <w:r w:rsidR="003F0912">
        <w:t xml:space="preserve"> Cette donnée change de valeur lorsque l'application change d'état (pause, exécution, enregistrement, </w:t>
      </w:r>
      <w:proofErr w:type="spellStart"/>
      <w:r w:rsidR="003F0912">
        <w:t>etc</w:t>
      </w:r>
      <w:proofErr w:type="spellEnd"/>
      <w:r w:rsidR="003F0912">
        <w:t>...).</w:t>
      </w:r>
    </w:p>
    <w:p w:rsidR="0070181D" w:rsidRDefault="0070181D" w:rsidP="0002771B"/>
    <w:p w:rsidR="0002771B" w:rsidRDefault="0070181D" w:rsidP="00E4115C">
      <w:pPr>
        <w:pStyle w:val="Paragraphedeliste"/>
        <w:numPr>
          <w:ilvl w:val="0"/>
          <w:numId w:val="47"/>
        </w:numPr>
      </w:pPr>
      <w:r>
        <w:t xml:space="preserve">Dans le composant </w:t>
      </w:r>
      <w:proofErr w:type="spellStart"/>
      <w:r>
        <w:t>ConfigManager</w:t>
      </w:r>
      <w:proofErr w:type="spellEnd"/>
      <w:r>
        <w:t>, créer une variable membre "</w:t>
      </w:r>
      <w:proofErr w:type="spellStart"/>
      <w:r>
        <w:t>_sxData</w:t>
      </w:r>
      <w:proofErr w:type="spellEnd"/>
      <w:r>
        <w:t>"</w:t>
      </w:r>
      <w:r w:rsidR="006D631E">
        <w:t xml:space="preserve"> </w:t>
      </w:r>
      <w:r>
        <w:t>:</w:t>
      </w:r>
    </w:p>
    <w:p w:rsidR="0070181D" w:rsidRPr="0002771B" w:rsidRDefault="0070181D" w:rsidP="00781A32">
      <w:pPr>
        <w:pStyle w:val="Code"/>
        <w:rPr>
          <w:lang w:val="en-US"/>
        </w:rPr>
      </w:pPr>
      <w:r w:rsidRPr="0002771B">
        <w:rPr>
          <w:noProof/>
          <w:lang w:val="en-US"/>
        </w:rPr>
        <w:t>SwRefPtr&lt;sxBasics::contracts::ISxData&gt; _sxData;</w:t>
      </w:r>
    </w:p>
    <w:p w:rsidR="0002771B" w:rsidRPr="0002771B" w:rsidRDefault="000A62D2" w:rsidP="00E4115C">
      <w:pPr>
        <w:pStyle w:val="Paragraphedeliste"/>
        <w:numPr>
          <w:ilvl w:val="0"/>
          <w:numId w:val="47"/>
        </w:numPr>
        <w:rPr>
          <w:rFonts w:ascii="Courier New" w:hAnsi="Courier New" w:cs="Courier New"/>
          <w:noProof/>
          <w:sz w:val="20"/>
          <w:szCs w:val="20"/>
        </w:rPr>
      </w:pPr>
      <w:r>
        <w:t xml:space="preserve">Faire dériver le composant </w:t>
      </w:r>
      <w:proofErr w:type="gramStart"/>
      <w:r>
        <w:t xml:space="preserve">de </w:t>
      </w:r>
      <w:proofErr w:type="spellStart"/>
      <w:r w:rsidRPr="000A62D2">
        <w:t>IEntityManagerDelegate</w:t>
      </w:r>
      <w:proofErr w:type="spellEnd"/>
      <w:proofErr w:type="gramEnd"/>
      <w:r>
        <w:t xml:space="preserve"> et implémenter les fonctions, notamment la fonction </w:t>
      </w:r>
      <w:proofErr w:type="spellStart"/>
      <w:r w:rsidRPr="000A62D2">
        <w:t>setSxData</w:t>
      </w:r>
      <w:proofErr w:type="spellEnd"/>
    </w:p>
    <w:p w:rsidR="0070181D" w:rsidRPr="0002771B" w:rsidRDefault="000A62D2" w:rsidP="00E4115C">
      <w:pPr>
        <w:pStyle w:val="Paragraphedeliste"/>
        <w:numPr>
          <w:ilvl w:val="0"/>
          <w:numId w:val="47"/>
        </w:numPr>
        <w:rPr>
          <w:rFonts w:ascii="Courier New" w:hAnsi="Courier New" w:cs="Courier New"/>
          <w:noProof/>
          <w:sz w:val="20"/>
          <w:szCs w:val="20"/>
        </w:rPr>
      </w:pPr>
      <w:r>
        <w:t xml:space="preserve">Lors de la réception d'une data (dans la fonction </w:t>
      </w:r>
      <w:proofErr w:type="spellStart"/>
      <w:r>
        <w:t>setSxD</w:t>
      </w:r>
      <w:r w:rsidR="006D631E">
        <w:t>ata</w:t>
      </w:r>
      <w:proofErr w:type="spellEnd"/>
      <w:r w:rsidR="006D631E">
        <w:t xml:space="preserve">), s'enregistrer en </w:t>
      </w:r>
      <w:proofErr w:type="spellStart"/>
      <w:r w:rsidR="006D631E">
        <w:t>listener</w:t>
      </w:r>
      <w:proofErr w:type="spellEnd"/>
    </w:p>
    <w:p w:rsidR="0070181D" w:rsidRDefault="0070181D" w:rsidP="00781A32">
      <w:pPr>
        <w:pStyle w:val="Code"/>
        <w:rPr>
          <w:noProof/>
          <w:lang w:val="en-US"/>
        </w:rPr>
      </w:pPr>
      <w:r w:rsidRPr="0070181D">
        <w:rPr>
          <w:noProof/>
          <w:color w:val="0000FF"/>
          <w:lang w:val="en-US"/>
        </w:rPr>
        <w:t>if</w:t>
      </w:r>
      <w:r w:rsidRPr="0070181D">
        <w:rPr>
          <w:noProof/>
          <w:lang w:val="en-US"/>
        </w:rPr>
        <w:t xml:space="preserve"> (prefix == CG_DATA_MAPPER_NAME) {</w:t>
      </w:r>
    </w:p>
    <w:p w:rsidR="0070181D" w:rsidRDefault="0070181D" w:rsidP="00781A32">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70181D" w:rsidRDefault="0070181D" w:rsidP="00781A32">
      <w:pPr>
        <w:pStyle w:val="Code"/>
        <w:rPr>
          <w:noProof/>
          <w:lang w:val="en-US"/>
        </w:rPr>
      </w:pPr>
      <w:r>
        <w:rPr>
          <w:noProof/>
          <w:lang w:val="en-US"/>
        </w:rPr>
        <w:tab/>
      </w:r>
      <w:r>
        <w:rPr>
          <w:noProof/>
          <w:lang w:val="en-US"/>
        </w:rPr>
        <w:tab/>
      </w:r>
      <w:r w:rsidRPr="0009409C">
        <w:rPr>
          <w:noProof/>
          <w:color w:val="008000"/>
          <w:lang w:val="en-US"/>
        </w:rPr>
        <w:t>//Liberation</w:t>
      </w:r>
    </w:p>
    <w:p w:rsidR="0070181D" w:rsidRDefault="0070181D" w:rsidP="00781A32">
      <w:pPr>
        <w:pStyle w:val="Code"/>
        <w:rPr>
          <w:noProof/>
          <w:lang w:val="en-US"/>
        </w:rPr>
      </w:pPr>
      <w:r>
        <w:rPr>
          <w:noProof/>
          <w:color w:val="008000"/>
          <w:lang w:val="en-US"/>
        </w:rPr>
        <w:tab/>
      </w:r>
      <w:r>
        <w:rPr>
          <w:noProof/>
          <w:color w:val="008000"/>
          <w:lang w:val="en-US"/>
        </w:rPr>
        <w:tab/>
      </w:r>
      <w:r w:rsidRPr="0070181D">
        <w:rPr>
          <w:noProof/>
          <w:lang w:val="en-US"/>
        </w:rPr>
        <w:t>_sxData-&gt;removeListener(</w:t>
      </w:r>
      <w:r w:rsidRPr="0070181D">
        <w:rPr>
          <w:noProof/>
          <w:color w:val="0000FF"/>
          <w:lang w:val="en-US"/>
        </w:rPr>
        <w:t>this</w:t>
      </w:r>
      <w:r w:rsidRPr="0070181D">
        <w:rPr>
          <w:noProof/>
          <w:lang w:val="en-US"/>
        </w:rPr>
        <w:t>);</w:t>
      </w:r>
    </w:p>
    <w:p w:rsidR="0070181D" w:rsidRDefault="0070181D" w:rsidP="00781A32">
      <w:pPr>
        <w:pStyle w:val="Code"/>
        <w:rPr>
          <w:noProof/>
          <w:lang w:val="en-US"/>
        </w:rPr>
      </w:pPr>
      <w:r>
        <w:rPr>
          <w:noProof/>
          <w:lang w:val="en-US"/>
        </w:rPr>
        <w:tab/>
      </w:r>
      <w:r w:rsidRPr="0070181D">
        <w:rPr>
          <w:noProof/>
          <w:lang w:val="en-US"/>
        </w:rPr>
        <w:t>}</w:t>
      </w:r>
    </w:p>
    <w:p w:rsidR="0070181D" w:rsidRDefault="0070181D" w:rsidP="00781A32">
      <w:pPr>
        <w:pStyle w:val="Code"/>
        <w:rPr>
          <w:noProof/>
          <w:lang w:val="en-US"/>
        </w:rPr>
      </w:pPr>
      <w:r>
        <w:rPr>
          <w:noProof/>
          <w:lang w:val="en-US"/>
        </w:rPr>
        <w:tab/>
      </w:r>
      <w:r w:rsidRPr="0070181D">
        <w:rPr>
          <w:noProof/>
          <w:lang w:val="en-US"/>
        </w:rPr>
        <w:t>_sxData = data;</w:t>
      </w:r>
    </w:p>
    <w:p w:rsidR="0070181D" w:rsidRDefault="0070181D" w:rsidP="00781A32">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70181D" w:rsidRPr="003A1525" w:rsidRDefault="0070181D" w:rsidP="00781A32">
      <w:pPr>
        <w:pStyle w:val="Code"/>
        <w:rPr>
          <w:noProof/>
          <w:color w:val="008000"/>
          <w:lang w:val="en-US"/>
        </w:rPr>
      </w:pPr>
      <w:r>
        <w:rPr>
          <w:noProof/>
          <w:lang w:val="en-US"/>
        </w:rPr>
        <w:tab/>
      </w:r>
      <w:r>
        <w:rPr>
          <w:noProof/>
          <w:lang w:val="en-US"/>
        </w:rPr>
        <w:tab/>
      </w:r>
      <w:r w:rsidR="00BD0ADF" w:rsidRPr="003A1525">
        <w:rPr>
          <w:noProof/>
          <w:color w:val="008000"/>
          <w:lang w:val="en-US"/>
        </w:rPr>
        <w:t>//Enregistrement</w:t>
      </w:r>
    </w:p>
    <w:p w:rsidR="0070181D" w:rsidRPr="003A1525" w:rsidRDefault="00BD0ADF" w:rsidP="00781A32">
      <w:pPr>
        <w:pStyle w:val="Code"/>
        <w:rPr>
          <w:noProof/>
          <w:lang w:val="en-US"/>
          <w:rPrChange w:id="188" w:author="Giacomo Rombaut" w:date="2015-04-21T11:16:00Z">
            <w:rPr>
              <w:noProof/>
              <w:lang w:val="en-US"/>
            </w:rPr>
          </w:rPrChange>
        </w:rPr>
      </w:pPr>
      <w:r w:rsidRPr="003A1525">
        <w:rPr>
          <w:noProof/>
          <w:color w:val="008000"/>
          <w:lang w:val="en-US"/>
          <w:rPrChange w:id="189" w:author="Giacomo Rombaut" w:date="2015-04-21T11:16:00Z">
            <w:rPr>
              <w:noProof/>
              <w:color w:val="008000"/>
              <w:lang w:val="en-US"/>
            </w:rPr>
          </w:rPrChange>
        </w:rPr>
        <w:tab/>
      </w:r>
      <w:r w:rsidRPr="003A1525">
        <w:rPr>
          <w:noProof/>
          <w:color w:val="008000"/>
          <w:lang w:val="en-US"/>
          <w:rPrChange w:id="190" w:author="Giacomo Rombaut" w:date="2015-04-21T11:16:00Z">
            <w:rPr>
              <w:noProof/>
              <w:color w:val="008000"/>
              <w:lang w:val="en-US"/>
            </w:rPr>
          </w:rPrChange>
        </w:rPr>
        <w:tab/>
      </w:r>
      <w:r w:rsidRPr="003A1525">
        <w:rPr>
          <w:noProof/>
          <w:lang w:val="en-US"/>
          <w:rPrChange w:id="191" w:author="Giacomo Rombaut" w:date="2015-04-21T11:16:00Z">
            <w:rPr>
              <w:noProof/>
              <w:lang w:val="en-US"/>
            </w:rPr>
          </w:rPrChange>
        </w:rPr>
        <w:t>_sxData-&gt;addListener(</w:t>
      </w:r>
      <w:r w:rsidRPr="003A1525">
        <w:rPr>
          <w:noProof/>
          <w:color w:val="0000FF"/>
          <w:lang w:val="en-US"/>
          <w:rPrChange w:id="192" w:author="Giacomo Rombaut" w:date="2015-04-21T11:16:00Z">
            <w:rPr>
              <w:noProof/>
              <w:color w:val="0000FF"/>
              <w:lang w:val="en-US"/>
            </w:rPr>
          </w:rPrChange>
        </w:rPr>
        <w:t>this</w:t>
      </w:r>
      <w:r w:rsidRPr="003A1525">
        <w:rPr>
          <w:noProof/>
          <w:lang w:val="en-US"/>
          <w:rPrChange w:id="193" w:author="Giacomo Rombaut" w:date="2015-04-21T11:16:00Z">
            <w:rPr>
              <w:noProof/>
              <w:lang w:val="en-US"/>
            </w:rPr>
          </w:rPrChange>
        </w:rPr>
        <w:t>);</w:t>
      </w:r>
    </w:p>
    <w:p w:rsidR="0070181D" w:rsidRDefault="00BD0ADF" w:rsidP="00781A32">
      <w:pPr>
        <w:pStyle w:val="Code"/>
        <w:rPr>
          <w:noProof/>
        </w:rPr>
      </w:pPr>
      <w:r w:rsidRPr="003A1525">
        <w:rPr>
          <w:noProof/>
          <w:lang w:val="en-US"/>
          <w:rPrChange w:id="194" w:author="Giacomo Rombaut" w:date="2015-04-21T11:16:00Z">
            <w:rPr>
              <w:noProof/>
              <w:lang w:val="en-US"/>
            </w:rPr>
          </w:rPrChange>
        </w:rPr>
        <w:tab/>
      </w:r>
      <w:r w:rsidR="0070181D">
        <w:rPr>
          <w:noProof/>
        </w:rPr>
        <w:t>}</w:t>
      </w:r>
    </w:p>
    <w:p w:rsidR="0070181D" w:rsidRDefault="0070181D" w:rsidP="00781A32">
      <w:pPr>
        <w:pStyle w:val="Code"/>
      </w:pPr>
      <w:r>
        <w:rPr>
          <w:noProof/>
        </w:rPr>
        <w:t>}</w:t>
      </w:r>
    </w:p>
    <w:p w:rsidR="002551A0" w:rsidRDefault="0070181D" w:rsidP="002551A0">
      <w:pPr>
        <w:pStyle w:val="Paragraphedeliste"/>
      </w:pPr>
      <w:r>
        <w:lastRenderedPageBreak/>
        <w:t xml:space="preserve">Ajouter un </w:t>
      </w:r>
      <w:proofErr w:type="spellStart"/>
      <w:r>
        <w:t>BaseModelMapper</w:t>
      </w:r>
      <w:proofErr w:type="spellEnd"/>
      <w:r>
        <w:t xml:space="preserve"> pour la data et le configurer comme précédemment.</w:t>
      </w:r>
      <w:r>
        <w:br/>
        <w:t xml:space="preserve">Pour ce </w:t>
      </w:r>
      <w:proofErr w:type="spellStart"/>
      <w:r>
        <w:t>ModelMapper</w:t>
      </w:r>
      <w:proofErr w:type="spellEnd"/>
      <w:r>
        <w:t xml:space="preserve">, le </w:t>
      </w:r>
      <w:proofErr w:type="spellStart"/>
      <w:r>
        <w:t>setDelegate</w:t>
      </w:r>
      <w:proofErr w:type="spellEnd"/>
      <w:r>
        <w:t xml:space="preserve"> prend en paramètre "</w:t>
      </w:r>
      <w:proofErr w:type="spellStart"/>
      <w:r>
        <w:t>this</w:t>
      </w:r>
      <w:proofErr w:type="spellEnd"/>
      <w:r>
        <w:t xml:space="preserve">", puisque le </w:t>
      </w:r>
      <w:proofErr w:type="spellStart"/>
      <w:r>
        <w:t>ConfigManager</w:t>
      </w:r>
      <w:proofErr w:type="spellEnd"/>
      <w:r>
        <w:t xml:space="preserve"> hérite </w:t>
      </w:r>
      <w:proofErr w:type="gramStart"/>
      <w:r>
        <w:t xml:space="preserve">de </w:t>
      </w:r>
      <w:proofErr w:type="spellStart"/>
      <w:r>
        <w:t>IEntityManagerDelegate</w:t>
      </w:r>
      <w:proofErr w:type="spellEnd"/>
      <w:proofErr w:type="gramEnd"/>
    </w:p>
    <w:p w:rsidR="000A62D2" w:rsidRDefault="000A62D2" w:rsidP="00E4115C">
      <w:pPr>
        <w:pStyle w:val="Paragraphedeliste"/>
        <w:numPr>
          <w:ilvl w:val="0"/>
          <w:numId w:val="48"/>
        </w:numPr>
      </w:pPr>
      <w:r>
        <w:t xml:space="preserve">Faire </w:t>
      </w:r>
      <w:r w:rsidR="0070181D">
        <w:t>hériter</w:t>
      </w:r>
      <w:r>
        <w:t xml:space="preserve"> le composant </w:t>
      </w:r>
      <w:proofErr w:type="gramStart"/>
      <w:r>
        <w:t xml:space="preserve">de </w:t>
      </w:r>
      <w:proofErr w:type="spellStart"/>
      <w:r w:rsidRPr="000A62D2">
        <w:t>ISxEntityListener</w:t>
      </w:r>
      <w:proofErr w:type="spellEnd"/>
      <w:proofErr w:type="gramEnd"/>
      <w:r w:rsidR="0070181D">
        <w:t xml:space="preserve"> et implémenter les fonctions</w:t>
      </w:r>
    </w:p>
    <w:p w:rsidR="0070181D" w:rsidRDefault="00C914A3" w:rsidP="00781A32">
      <w:pPr>
        <w:pStyle w:val="Code"/>
        <w:rPr>
          <w:noProof/>
        </w:rPr>
      </w:pPr>
      <w:r>
        <w:t>Dans la fonction "</w:t>
      </w:r>
      <w:proofErr w:type="spellStart"/>
      <w:r w:rsidRPr="00C914A3">
        <w:t>changed</w:t>
      </w:r>
      <w:proofErr w:type="spellEnd"/>
      <w:r>
        <w:t xml:space="preserve">", </w:t>
      </w:r>
      <w:r w:rsidR="00715BE9">
        <w:t xml:space="preserve">récupérer la data puis </w:t>
      </w:r>
      <w:r>
        <w:t>inscrire le change</w:t>
      </w:r>
      <w:r w:rsidR="008C681D">
        <w:t>ment de la data dans la console (</w:t>
      </w:r>
      <w:r w:rsidR="00E64C36">
        <w:t xml:space="preserve">par exemple </w:t>
      </w:r>
      <w:r w:rsidR="00250882">
        <w:t xml:space="preserve">via </w:t>
      </w:r>
      <w:proofErr w:type="spellStart"/>
      <w:r w:rsidR="006D631E">
        <w:t>qDebug</w:t>
      </w:r>
      <w:proofErr w:type="spellEnd"/>
      <w:r w:rsidR="006D631E">
        <w:t>)</w:t>
      </w:r>
      <w:r w:rsidR="00874DAE" w:rsidDel="00874DAE">
        <w:t xml:space="preserve"> </w:t>
      </w:r>
      <w:r w:rsidR="0070181D" w:rsidRPr="0070181D">
        <w:rPr>
          <w:noProof/>
          <w:color w:val="0000FF"/>
        </w:rPr>
        <w:t>if</w:t>
      </w:r>
      <w:r w:rsidR="0070181D" w:rsidRPr="0070181D">
        <w:rPr>
          <w:noProof/>
        </w:rPr>
        <w:t xml:space="preserve"> (isxentity == _sxData) {</w:t>
      </w:r>
    </w:p>
    <w:p w:rsidR="0070181D" w:rsidRPr="00D15D51" w:rsidRDefault="0070181D" w:rsidP="00781A32">
      <w:pPr>
        <w:pStyle w:val="Code"/>
        <w:rPr>
          <w:noProof/>
          <w:color w:val="008000"/>
        </w:rPr>
      </w:pPr>
      <w:r>
        <w:rPr>
          <w:noProof/>
        </w:rPr>
        <w:tab/>
      </w:r>
      <w:r w:rsidRPr="00D15D51">
        <w:rPr>
          <w:noProof/>
          <w:color w:val="008000"/>
        </w:rPr>
        <w:t>//Recuperation de la data</w:t>
      </w:r>
    </w:p>
    <w:p w:rsidR="0070181D" w:rsidRDefault="0070181D" w:rsidP="00781A32">
      <w:pPr>
        <w:pStyle w:val="Code"/>
        <w:rPr>
          <w:noProof/>
        </w:rPr>
      </w:pPr>
      <w:r>
        <w:rPr>
          <w:noProof/>
          <w:color w:val="008000"/>
        </w:rPr>
        <w:tab/>
      </w:r>
      <w:r w:rsidRPr="0070181D">
        <w:rPr>
          <w:noProof/>
        </w:rPr>
        <w:t>SwRefPtr&lt;ISxDataEnum&gt; data = dynamic_pointer_cast&lt;ISxDataEnum&gt;(_sxData</w:t>
      </w:r>
      <w:r>
        <w:rPr>
          <w:noProof/>
        </w:rPr>
        <w:t>-</w:t>
      </w:r>
      <w:r w:rsidRPr="0070181D">
        <w:rPr>
          <w:noProof/>
        </w:rPr>
        <w:t>&gt;</w:t>
      </w:r>
      <w:r>
        <w:rPr>
          <w:noProof/>
        </w:rPr>
        <w:t xml:space="preserve"> </w:t>
      </w:r>
      <w:r w:rsidRPr="0070181D">
        <w:rPr>
          <w:noProof/>
        </w:rPr>
        <w:t>queryInterface(sxBasics::dataExtensions::PLG_IID_SXBASICS_DATAEXTENSIONS_ISXDATAENUM));</w:t>
      </w:r>
    </w:p>
    <w:p w:rsidR="0070181D" w:rsidRDefault="0070181D" w:rsidP="00781A32">
      <w:pPr>
        <w:pStyle w:val="Code"/>
        <w:rPr>
          <w:noProof/>
        </w:rPr>
      </w:pPr>
      <w:r>
        <w:rPr>
          <w:noProof/>
        </w:rPr>
        <w:tab/>
      </w:r>
      <w:r w:rsidRPr="00D15D51">
        <w:rPr>
          <w:noProof/>
          <w:color w:val="008000"/>
        </w:rPr>
        <w:t>//Recuperation de l'index de l'enum en cours</w:t>
      </w:r>
    </w:p>
    <w:p w:rsidR="0070181D" w:rsidRDefault="0070181D" w:rsidP="00781A32">
      <w:pPr>
        <w:pStyle w:val="Code"/>
        <w:rPr>
          <w:noProof/>
        </w:rPr>
      </w:pPr>
      <w:r>
        <w:rPr>
          <w:noProof/>
          <w:color w:val="008000"/>
        </w:rPr>
        <w:tab/>
      </w:r>
      <w:r w:rsidRPr="0070181D">
        <w:rPr>
          <w:noProof/>
        </w:rPr>
        <w:t>int index = data-&gt;enumIndex();</w:t>
      </w:r>
    </w:p>
    <w:p w:rsidR="0070181D" w:rsidRDefault="0070181D" w:rsidP="00781A32">
      <w:pPr>
        <w:pStyle w:val="Code"/>
        <w:rPr>
          <w:noProof/>
        </w:rPr>
      </w:pPr>
      <w:r>
        <w:rPr>
          <w:noProof/>
        </w:rPr>
        <w:tab/>
      </w:r>
      <w:r w:rsidRPr="00D15D51">
        <w:rPr>
          <w:noProof/>
          <w:color w:val="008000"/>
        </w:rPr>
        <w:t>//Recuperation des valeurs des index de l'enum</w:t>
      </w:r>
    </w:p>
    <w:p w:rsidR="0070181D" w:rsidRDefault="0070181D" w:rsidP="00781A32">
      <w:pPr>
        <w:pStyle w:val="Code"/>
        <w:rPr>
          <w:noProof/>
          <w:lang w:val="en-US"/>
        </w:rPr>
      </w:pPr>
      <w:r>
        <w:rPr>
          <w:noProof/>
          <w:color w:val="008000"/>
        </w:rPr>
        <w:tab/>
      </w:r>
      <w:r w:rsidRPr="0070181D">
        <w:rPr>
          <w:noProof/>
          <w:lang w:val="en-US"/>
        </w:rPr>
        <w:t>int numData = data-&gt;getEnumsAsIndex()-&gt;indexOf(index);</w:t>
      </w:r>
    </w:p>
    <w:p w:rsidR="0070181D" w:rsidRPr="00D15D51" w:rsidRDefault="0070181D" w:rsidP="00781A32">
      <w:pPr>
        <w:pStyle w:val="Code"/>
        <w:rPr>
          <w:noProof/>
          <w:color w:val="008000"/>
        </w:rPr>
      </w:pPr>
      <w:r>
        <w:rPr>
          <w:noProof/>
          <w:lang w:val="en-US"/>
        </w:rPr>
        <w:tab/>
      </w:r>
      <w:r w:rsidRPr="00D15D51">
        <w:rPr>
          <w:noProof/>
          <w:color w:val="008000"/>
        </w:rPr>
        <w:t>//Recuperation et affichage de la valeur de l'enum</w:t>
      </w:r>
    </w:p>
    <w:p w:rsidR="0070181D" w:rsidRDefault="0070181D" w:rsidP="00781A32">
      <w:pPr>
        <w:pStyle w:val="Code"/>
        <w:rPr>
          <w:noProof/>
          <w:lang w:val="en-US"/>
        </w:rPr>
      </w:pPr>
      <w:r>
        <w:rPr>
          <w:noProof/>
          <w:color w:val="008000"/>
        </w:rPr>
        <w:tab/>
      </w:r>
      <w:r w:rsidRPr="0070181D">
        <w:rPr>
          <w:noProof/>
          <w:lang w:val="en-US"/>
        </w:rPr>
        <w:t>qDebug() &lt;&lt; data-&gt;getEnumsAsString()-&gt;</w:t>
      </w:r>
      <w:r>
        <w:rPr>
          <w:noProof/>
          <w:lang w:val="en-US"/>
        </w:rPr>
        <w:t xml:space="preserve"> </w:t>
      </w:r>
      <w:r w:rsidRPr="0070181D">
        <w:rPr>
          <w:noProof/>
          <w:lang w:val="en-US"/>
        </w:rPr>
        <w:t>at(numData).c_str();</w:t>
      </w:r>
    </w:p>
    <w:p w:rsidR="0070181D" w:rsidRDefault="0070181D" w:rsidP="00781A32">
      <w:pPr>
        <w:pStyle w:val="Code"/>
      </w:pPr>
      <w:r>
        <w:rPr>
          <w:noProof/>
        </w:rPr>
        <w:t>}</w:t>
      </w:r>
    </w:p>
    <w:p w:rsidR="0070181D" w:rsidRDefault="00B4161E" w:rsidP="00E4115C">
      <w:pPr>
        <w:pStyle w:val="Paragraphedeliste"/>
        <w:numPr>
          <w:ilvl w:val="0"/>
          <w:numId w:val="49"/>
        </w:numPr>
      </w:pPr>
      <w:r>
        <w:t xml:space="preserve">Ajouter la librairie </w:t>
      </w:r>
      <w:proofErr w:type="spellStart"/>
      <w:r>
        <w:t>sxBasics</w:t>
      </w:r>
      <w:proofErr w:type="spellEnd"/>
      <w:r>
        <w:t xml:space="preserve"> dans le fichier plugin.pro</w:t>
      </w:r>
      <w:r w:rsidR="006D631E">
        <w:t xml:space="preserve"> </w:t>
      </w:r>
      <w:r>
        <w:t>:</w:t>
      </w:r>
    </w:p>
    <w:p w:rsidR="00B4161E" w:rsidRPr="0070181D" w:rsidRDefault="00B4161E" w:rsidP="00781A32">
      <w:pPr>
        <w:pStyle w:val="Code"/>
        <w:rPr>
          <w:lang w:val="en-US"/>
        </w:rPr>
      </w:pPr>
      <w:r w:rsidRPr="0070181D">
        <w:rPr>
          <w:lang w:val="en-US"/>
        </w:rPr>
        <w:t>-L"$$PROJECTS_PATH/Modules/Plg3/</w:t>
      </w:r>
      <w:proofErr w:type="spellStart"/>
      <w:r w:rsidRPr="0070181D">
        <w:rPr>
          <w:lang w:val="en-US"/>
        </w:rPr>
        <w:t>s</w:t>
      </w:r>
      <w:r w:rsidR="0070181D">
        <w:rPr>
          <w:lang w:val="en-US"/>
        </w:rPr>
        <w:t>xBasics</w:t>
      </w:r>
      <w:proofErr w:type="spellEnd"/>
      <w:r w:rsidR="0070181D">
        <w:rPr>
          <w:lang w:val="en-US"/>
        </w:rPr>
        <w:t>/lib/</w:t>
      </w:r>
      <w:proofErr w:type="spellStart"/>
      <w:r w:rsidR="0070181D">
        <w:rPr>
          <w:lang w:val="en-US"/>
        </w:rPr>
        <w:t>vc</w:t>
      </w:r>
      <w:proofErr w:type="spellEnd"/>
      <w:r w:rsidR="0070181D">
        <w:rPr>
          <w:lang w:val="en-US"/>
        </w:rPr>
        <w:t xml:space="preserve">/release" </w:t>
      </w:r>
    </w:p>
    <w:p w:rsidR="0070181D" w:rsidRDefault="0070181D" w:rsidP="00E4115C">
      <w:pPr>
        <w:pStyle w:val="Paragraphedeliste"/>
        <w:numPr>
          <w:ilvl w:val="0"/>
          <w:numId w:val="49"/>
        </w:numPr>
      </w:pPr>
      <w:r>
        <w:t xml:space="preserve">Ouvrir le </w:t>
      </w:r>
      <w:proofErr w:type="spellStart"/>
      <w:r>
        <w:t>stream</w:t>
      </w:r>
      <w:proofErr w:type="spellEnd"/>
      <w:r>
        <w:t xml:space="preserve"> </w:t>
      </w:r>
      <w:proofErr w:type="spellStart"/>
      <w:r>
        <w:t>SxProfileManager</w:t>
      </w:r>
      <w:proofErr w:type="spellEnd"/>
    </w:p>
    <w:p w:rsidR="0070181D" w:rsidRDefault="0070181D" w:rsidP="00E4115C">
      <w:pPr>
        <w:pStyle w:val="Paragraphedeliste"/>
        <w:numPr>
          <w:ilvl w:val="0"/>
          <w:numId w:val="49"/>
        </w:numPr>
      </w:pPr>
      <w:r>
        <w:t xml:space="preserve">Ajouter le composant </w:t>
      </w:r>
      <w:proofErr w:type="spellStart"/>
      <w:r>
        <w:t>ConfigManager</w:t>
      </w:r>
      <w:proofErr w:type="spellEnd"/>
      <w:r>
        <w:t xml:space="preserve"> et le connecter </w:t>
      </w:r>
      <w:r w:rsidR="00F4325C" w:rsidRPr="00E94DC2">
        <w:t xml:space="preserve">au </w:t>
      </w:r>
      <w:proofErr w:type="spellStart"/>
      <w:r w:rsidR="00F4325C" w:rsidRPr="00E94DC2">
        <w:t>server</w:t>
      </w:r>
      <w:r w:rsidR="00E94DC2" w:rsidRPr="00E94DC2">
        <w:t>Model</w:t>
      </w:r>
      <w:proofErr w:type="spellEnd"/>
    </w:p>
    <w:p w:rsidR="00F4325C" w:rsidRDefault="00477FD1" w:rsidP="00E4115C">
      <w:pPr>
        <w:pStyle w:val="Paragraphedeliste"/>
        <w:numPr>
          <w:ilvl w:val="0"/>
          <w:numId w:val="49"/>
        </w:numPr>
      </w:pPr>
      <w:r>
        <w:t>S</w:t>
      </w:r>
      <w:r w:rsidR="00E94DC2" w:rsidRPr="00E94DC2">
        <w:t xml:space="preserve">e connecter à </w:t>
      </w:r>
      <w:proofErr w:type="spellStart"/>
      <w:r w:rsidR="00E94DC2" w:rsidRPr="00E94DC2">
        <w:t>Starlinx</w:t>
      </w:r>
      <w:proofErr w:type="spellEnd"/>
      <w:r w:rsidR="00E94DC2">
        <w:t xml:space="preserve"> (User Name = "a", </w:t>
      </w:r>
      <w:proofErr w:type="spellStart"/>
      <w:r w:rsidR="00E94DC2">
        <w:t>Password</w:t>
      </w:r>
      <w:proofErr w:type="spellEnd"/>
      <w:r w:rsidR="00E94DC2">
        <w:t xml:space="preserve"> = "a", </w:t>
      </w:r>
      <w:proofErr w:type="spellStart"/>
      <w:r w:rsidR="00E94DC2">
        <w:t>Available</w:t>
      </w:r>
      <w:proofErr w:type="spellEnd"/>
      <w:r w:rsidR="00E94DC2">
        <w:t xml:space="preserve"> P</w:t>
      </w:r>
      <w:r w:rsidR="00102C8A">
        <w:t>rofiles = "</w:t>
      </w:r>
      <w:proofErr w:type="spellStart"/>
      <w:r w:rsidR="00102C8A">
        <w:t>SystemAdministrator</w:t>
      </w:r>
      <w:proofErr w:type="spellEnd"/>
      <w:r w:rsidR="00102C8A">
        <w:t>").</w:t>
      </w:r>
      <w:r>
        <w:t xml:space="preserve"> Si la fenêtre de connexion a été fermée, </w:t>
      </w:r>
      <w:proofErr w:type="gramStart"/>
      <w:r>
        <w:t>la</w:t>
      </w:r>
      <w:proofErr w:type="gramEnd"/>
      <w:r>
        <w:t xml:space="preserve"> ré-ouvrir en relançant l'exécution via l'</w:t>
      </w:r>
      <w:proofErr w:type="spellStart"/>
      <w:r>
        <w:t>executor</w:t>
      </w:r>
      <w:proofErr w:type="spellEnd"/>
      <w:r>
        <w:t xml:space="preserve"> (</w:t>
      </w:r>
      <w:proofErr w:type="spellStart"/>
      <w:r>
        <w:t>start</w:t>
      </w:r>
      <w:proofErr w:type="spellEnd"/>
      <w:r>
        <w:t xml:space="preserve"> / stop)</w:t>
      </w:r>
    </w:p>
    <w:p w:rsidR="002551A0" w:rsidRDefault="002551A0" w:rsidP="002551A0">
      <w:pPr>
        <w:pStyle w:val="Paragraphedeliste"/>
      </w:pPr>
    </w:p>
    <w:p w:rsidR="002A016C" w:rsidRDefault="00477FD1" w:rsidP="002A016C">
      <w:pPr>
        <w:keepNext/>
        <w:jc w:val="center"/>
      </w:pPr>
      <w:r>
        <w:rPr>
          <w:noProof/>
          <w:lang w:eastAsia="fr-FR"/>
        </w:rPr>
        <w:drawing>
          <wp:inline distT="0" distB="0" distL="0" distR="0">
            <wp:extent cx="2828925" cy="3356771"/>
            <wp:effectExtent l="19050" t="0" r="9525" b="0"/>
            <wp:docPr id="4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srcRect/>
                    <a:stretch>
                      <a:fillRect/>
                    </a:stretch>
                  </pic:blipFill>
                  <pic:spPr bwMode="auto">
                    <a:xfrm>
                      <a:off x="0" y="0"/>
                      <a:ext cx="2831097" cy="3359348"/>
                    </a:xfrm>
                    <a:prstGeom prst="rect">
                      <a:avLst/>
                    </a:prstGeom>
                    <a:noFill/>
                    <a:ln w="9525">
                      <a:noFill/>
                      <a:miter lim="800000"/>
                      <a:headEnd/>
                      <a:tailEnd/>
                    </a:ln>
                  </pic:spPr>
                </pic:pic>
              </a:graphicData>
            </a:graphic>
          </wp:inline>
        </w:drawing>
      </w:r>
    </w:p>
    <w:p w:rsidR="0002771B" w:rsidRPr="00477FD1" w:rsidRDefault="002A016C" w:rsidP="002A016C">
      <w:pPr>
        <w:pStyle w:val="Lgende"/>
        <w:jc w:val="center"/>
      </w:pPr>
      <w:r>
        <w:t xml:space="preserve">Image </w:t>
      </w:r>
      <w:fldSimple w:instr=" SEQ Image \* ARABIC ">
        <w:r w:rsidR="004313EA">
          <w:rPr>
            <w:noProof/>
          </w:rPr>
          <w:t>29</w:t>
        </w:r>
      </w:fldSimple>
      <w:r>
        <w:t xml:space="preserve"> : </w:t>
      </w:r>
      <w:r w:rsidRPr="009F6019">
        <w:t xml:space="preserve">Interface de connexion à </w:t>
      </w:r>
      <w:proofErr w:type="spellStart"/>
      <w:r w:rsidRPr="009F6019">
        <w:t>Starlinx</w:t>
      </w:r>
      <w:proofErr w:type="spellEnd"/>
      <w:r w:rsidR="00477FD1" w:rsidRPr="0002771B">
        <w:rPr>
          <w:sz w:val="20"/>
          <w:u w:val="single"/>
        </w:rPr>
        <w:t xml:space="preserve"> </w:t>
      </w:r>
    </w:p>
    <w:p w:rsidR="0002771B" w:rsidRDefault="0002771B" w:rsidP="0002771B"/>
    <w:p w:rsidR="0023730D" w:rsidRDefault="0023730D" w:rsidP="0002771B"/>
    <w:p w:rsidR="00E94DC2" w:rsidRDefault="00E94DC2" w:rsidP="0002771B">
      <w:r>
        <w:lastRenderedPageBreak/>
        <w:t>Le changement d'état s'affiche dans la console en cliquant sur le bouton "</w:t>
      </w:r>
      <w:proofErr w:type="spellStart"/>
      <w:r>
        <w:t>play</w:t>
      </w:r>
      <w:proofErr w:type="spellEnd"/>
      <w:r>
        <w:t xml:space="preserve">" ou "stop" de </w:t>
      </w:r>
      <w:proofErr w:type="spellStart"/>
      <w:r>
        <w:t>Starlinx</w:t>
      </w:r>
      <w:proofErr w:type="spellEnd"/>
      <w:r>
        <w:t>.</w:t>
      </w:r>
    </w:p>
    <w:p w:rsidR="0023730D" w:rsidRDefault="0023730D" w:rsidP="0002771B"/>
    <w:p w:rsidR="002A016C" w:rsidRDefault="00E94DC2" w:rsidP="002A016C">
      <w:pPr>
        <w:keepNext/>
        <w:jc w:val="center"/>
      </w:pPr>
      <w:r>
        <w:rPr>
          <w:noProof/>
          <w:lang w:eastAsia="fr-FR"/>
        </w:rPr>
        <w:drawing>
          <wp:inline distT="0" distB="0" distL="0" distR="0">
            <wp:extent cx="2457450" cy="619125"/>
            <wp:effectExtent l="19050" t="0" r="0" b="0"/>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srcRect/>
                    <a:stretch>
                      <a:fillRect/>
                    </a:stretch>
                  </pic:blipFill>
                  <pic:spPr bwMode="auto">
                    <a:xfrm>
                      <a:off x="0" y="0"/>
                      <a:ext cx="2457450" cy="619125"/>
                    </a:xfrm>
                    <a:prstGeom prst="rect">
                      <a:avLst/>
                    </a:prstGeom>
                    <a:noFill/>
                    <a:ln w="9525">
                      <a:noFill/>
                      <a:miter lim="800000"/>
                      <a:headEnd/>
                      <a:tailEnd/>
                    </a:ln>
                  </pic:spPr>
                </pic:pic>
              </a:graphicData>
            </a:graphic>
          </wp:inline>
        </w:drawing>
      </w:r>
    </w:p>
    <w:p w:rsidR="00477FD1" w:rsidRPr="0002771B" w:rsidRDefault="002A016C" w:rsidP="0009409C">
      <w:pPr>
        <w:pStyle w:val="Lgende"/>
        <w:jc w:val="center"/>
        <w:rPr>
          <w:sz w:val="20"/>
          <w:u w:val="single"/>
        </w:rPr>
      </w:pPr>
      <w:r>
        <w:t xml:space="preserve">Image </w:t>
      </w:r>
      <w:fldSimple w:instr=" SEQ Image \* ARABIC ">
        <w:r w:rsidR="004313EA">
          <w:rPr>
            <w:noProof/>
          </w:rPr>
          <w:t>30</w:t>
        </w:r>
      </w:fldSimple>
      <w:r>
        <w:t xml:space="preserve"> : </w:t>
      </w:r>
      <w:r w:rsidRPr="00677D6C">
        <w:t xml:space="preserve">Changement d'état de </w:t>
      </w:r>
      <w:proofErr w:type="spellStart"/>
      <w:r w:rsidRPr="00677D6C">
        <w:t>Starlinx</w:t>
      </w:r>
      <w:proofErr w:type="spellEnd"/>
      <w:r w:rsidR="00477FD1" w:rsidRPr="0002771B">
        <w:rPr>
          <w:sz w:val="20"/>
          <w:u w:val="single"/>
        </w:rPr>
        <w:t xml:space="preserve"> </w:t>
      </w:r>
    </w:p>
    <w:p w:rsidR="00095F37" w:rsidRDefault="00095F37" w:rsidP="00095F37"/>
    <w:p w:rsidR="00095F37" w:rsidRPr="00095F37" w:rsidRDefault="00095F37" w:rsidP="00095F37"/>
    <w:p w:rsidR="00795E28" w:rsidRDefault="00B6015C" w:rsidP="00B5234E">
      <w:pPr>
        <w:pStyle w:val="Titre2"/>
      </w:pPr>
      <w:bookmarkStart w:id="195" w:name="_Toc354393990"/>
      <w:r w:rsidRPr="00B6015C">
        <w:t>Création d'un service de lo</w:t>
      </w:r>
      <w:r>
        <w:t>g</w:t>
      </w:r>
      <w:bookmarkEnd w:id="195"/>
    </w:p>
    <w:p w:rsidR="0002771B" w:rsidRPr="0002771B" w:rsidRDefault="0002771B" w:rsidP="0002771B"/>
    <w:p w:rsidR="0002771B" w:rsidRDefault="008D6238" w:rsidP="0002771B">
      <w:r>
        <w:t>Nous allons créer un service de log</w:t>
      </w:r>
      <w:r w:rsidR="00A66482">
        <w:t>.</w:t>
      </w:r>
    </w:p>
    <w:p w:rsidR="008D6238" w:rsidRDefault="00A66482" w:rsidP="0002771B">
      <w:r>
        <w:t>Le service est créé par un composant, et utilisé par un autre. Il permet simplement d'écrire quelque chose dans la console.</w:t>
      </w:r>
    </w:p>
    <w:p w:rsidR="0002771B" w:rsidRDefault="0002771B" w:rsidP="0002771B"/>
    <w:p w:rsidR="00A66482" w:rsidRDefault="00A66482" w:rsidP="00E4115C">
      <w:pPr>
        <w:pStyle w:val="Paragraphedeliste"/>
        <w:numPr>
          <w:ilvl w:val="0"/>
          <w:numId w:val="50"/>
        </w:numPr>
      </w:pPr>
      <w:r>
        <w:t>Création du service</w:t>
      </w:r>
      <w:r w:rsidR="00552168">
        <w:t xml:space="preserve"> dans le composant </w:t>
      </w:r>
      <w:proofErr w:type="spellStart"/>
      <w:r w:rsidR="00552168">
        <w:t>ConfigManager</w:t>
      </w:r>
      <w:proofErr w:type="spellEnd"/>
    </w:p>
    <w:p w:rsidR="0002771B" w:rsidRDefault="00A66482" w:rsidP="00E4115C">
      <w:pPr>
        <w:pStyle w:val="Paragraphedeliste"/>
        <w:numPr>
          <w:ilvl w:val="1"/>
          <w:numId w:val="50"/>
        </w:numPr>
      </w:pPr>
      <w:r>
        <w:t>Créer un</w:t>
      </w:r>
      <w:r w:rsidR="00D743EA">
        <w:t>e</w:t>
      </w:r>
      <w:r>
        <w:t xml:space="preserve"> classe "</w:t>
      </w:r>
      <w:proofErr w:type="spellStart"/>
      <w:r>
        <w:t>LogService</w:t>
      </w:r>
      <w:proofErr w:type="spellEnd"/>
      <w:r>
        <w:t>" contenant la fonction "</w:t>
      </w:r>
      <w:proofErr w:type="spellStart"/>
      <w:proofErr w:type="gramStart"/>
      <w:r>
        <w:t>write</w:t>
      </w:r>
      <w:proofErr w:type="spellEnd"/>
      <w:r>
        <w:t>(</w:t>
      </w:r>
      <w:proofErr w:type="spellStart"/>
      <w:proofErr w:type="gramEnd"/>
      <w:r>
        <w:t>text</w:t>
      </w:r>
      <w:proofErr w:type="spellEnd"/>
      <w:r>
        <w:t>)".</w:t>
      </w:r>
    </w:p>
    <w:p w:rsidR="00A66482" w:rsidRDefault="00A66482" w:rsidP="0002771B">
      <w:pPr>
        <w:pStyle w:val="Paragraphedeliste"/>
        <w:ind w:left="1416"/>
      </w:pPr>
      <w:r>
        <w:t xml:space="preserve">Cette fonction écrit le </w:t>
      </w:r>
      <w:r w:rsidR="00D743EA">
        <w:t>texte en entrée dans la console</w:t>
      </w:r>
    </w:p>
    <w:p w:rsidR="00A66482" w:rsidRDefault="00A66482" w:rsidP="00E4115C">
      <w:pPr>
        <w:pStyle w:val="Paragraphedeliste"/>
        <w:numPr>
          <w:ilvl w:val="0"/>
          <w:numId w:val="51"/>
        </w:numPr>
      </w:pPr>
      <w:r>
        <w:t>Créer une interface "</w:t>
      </w:r>
      <w:proofErr w:type="spellStart"/>
      <w:r>
        <w:t>ILogService</w:t>
      </w:r>
      <w:proofErr w:type="spellEnd"/>
      <w:r>
        <w:t>", qui hérite de "</w:t>
      </w:r>
      <w:proofErr w:type="spellStart"/>
      <w:r>
        <w:t>StreamWork</w:t>
      </w:r>
      <w:proofErr w:type="spellEnd"/>
      <w:proofErr w:type="gramStart"/>
      <w:r>
        <w:t>::</w:t>
      </w:r>
      <w:proofErr w:type="spellStart"/>
      <w:r>
        <w:t>SwCore</w:t>
      </w:r>
      <w:proofErr w:type="spellEnd"/>
      <w:proofErr w:type="gramEnd"/>
      <w:r>
        <w:t>::</w:t>
      </w:r>
      <w:proofErr w:type="spellStart"/>
      <w:r>
        <w:t>ISwService</w:t>
      </w:r>
      <w:proofErr w:type="spellEnd"/>
      <w:r>
        <w:t>"</w:t>
      </w:r>
    </w:p>
    <w:p w:rsidR="00D743EA" w:rsidRDefault="00A66482" w:rsidP="00E4115C">
      <w:pPr>
        <w:pStyle w:val="Paragraphedeliste"/>
        <w:numPr>
          <w:ilvl w:val="0"/>
          <w:numId w:val="51"/>
        </w:numPr>
      </w:pPr>
      <w:r>
        <w:t>Ajouter l</w:t>
      </w:r>
      <w:r w:rsidR="00552168">
        <w:t>es fonctions de base du service. Prendre exemple sur le service suivant :</w:t>
      </w:r>
    </w:p>
    <w:p w:rsidR="00CB716F" w:rsidRPr="00B764AE" w:rsidRDefault="00CB716F" w:rsidP="00D743EA">
      <w:pPr>
        <w:pStyle w:val="Paragraphedeliste"/>
        <w:ind w:left="1428"/>
        <w:jc w:val="center"/>
        <w:rPr>
          <w:lang w:val="en-US"/>
        </w:rPr>
      </w:pPr>
      <w:r w:rsidRPr="00CB716F">
        <w:rPr>
          <w:lang w:val="en-US"/>
        </w:rPr>
        <w:t>C:\Projects\Libraries\StreamWork\src\SwCore</w:t>
      </w:r>
      <w:r w:rsidRPr="00CB716F" w:rsidDel="00CB716F">
        <w:rPr>
          <w:lang w:val="en-US"/>
        </w:rPr>
        <w:t xml:space="preserve"> </w:t>
      </w:r>
    </w:p>
    <w:p w:rsidR="00A66482" w:rsidRDefault="00A66482" w:rsidP="00E4115C">
      <w:pPr>
        <w:pStyle w:val="Paragraphedeliste"/>
        <w:numPr>
          <w:ilvl w:val="0"/>
          <w:numId w:val="51"/>
        </w:numPr>
      </w:pPr>
      <w:r>
        <w:t>Ajouter la fonction "</w:t>
      </w:r>
      <w:proofErr w:type="spellStart"/>
      <w:r>
        <w:t>write</w:t>
      </w:r>
      <w:proofErr w:type="spellEnd"/>
      <w:r>
        <w:t>"</w:t>
      </w:r>
    </w:p>
    <w:p w:rsidR="00032B6B" w:rsidRDefault="00032B6B" w:rsidP="00E4115C">
      <w:pPr>
        <w:pStyle w:val="Paragraphedeliste"/>
        <w:numPr>
          <w:ilvl w:val="0"/>
          <w:numId w:val="51"/>
        </w:numPr>
      </w:pPr>
      <w:r>
        <w:t>héritage log service --&gt;</w:t>
      </w:r>
      <w:proofErr w:type="spellStart"/>
      <w:r>
        <w:t>iLogService</w:t>
      </w:r>
      <w:proofErr w:type="spellEnd"/>
    </w:p>
    <w:p w:rsidR="00A66482" w:rsidRDefault="00A66482" w:rsidP="00E4115C">
      <w:pPr>
        <w:pStyle w:val="Paragraphedeliste"/>
        <w:numPr>
          <w:ilvl w:val="0"/>
          <w:numId w:val="51"/>
        </w:numPr>
      </w:pPr>
      <w:r>
        <w:t xml:space="preserve">Ajouter une variable membre de type </w:t>
      </w:r>
      <w:proofErr w:type="spellStart"/>
      <w:r>
        <w:t>LogService</w:t>
      </w:r>
      <w:proofErr w:type="spellEnd"/>
      <w:r>
        <w:t xml:space="preserve"> à </w:t>
      </w:r>
      <w:proofErr w:type="spellStart"/>
      <w:r>
        <w:t>ConfigManager</w:t>
      </w:r>
      <w:proofErr w:type="spellEnd"/>
    </w:p>
    <w:p w:rsidR="00A66482" w:rsidRPr="0002771B" w:rsidRDefault="00A66482" w:rsidP="00E4115C">
      <w:pPr>
        <w:pStyle w:val="Paragraphedeliste"/>
        <w:numPr>
          <w:ilvl w:val="0"/>
          <w:numId w:val="51"/>
        </w:numPr>
        <w:rPr>
          <w:rFonts w:ascii="Courier New" w:hAnsi="Courier New" w:cs="Courier New"/>
          <w:noProof/>
          <w:sz w:val="20"/>
          <w:szCs w:val="20"/>
        </w:rPr>
      </w:pPr>
      <w:r>
        <w:t>Créer le service dans le constructeur du composant</w:t>
      </w:r>
      <w:r w:rsidR="0051539C">
        <w:t xml:space="preserve">, et l'enregistrer auprès de l'application </w:t>
      </w:r>
      <w:proofErr w:type="spellStart"/>
      <w:r w:rsidR="0051539C">
        <w:t>Streamwork</w:t>
      </w:r>
      <w:proofErr w:type="spellEnd"/>
      <w:r w:rsidR="0051539C">
        <w:t xml:space="preserve"> pour le rendre disponible depuis l'ensemble des composants ayant accès à l'application</w:t>
      </w:r>
    </w:p>
    <w:p w:rsidR="002551A0" w:rsidRDefault="00A66482" w:rsidP="002551A0">
      <w:pPr>
        <w:pStyle w:val="Code"/>
        <w:pBdr>
          <w:bottom w:val="single" w:sz="4" w:space="0" w:color="auto"/>
        </w:pBdr>
        <w:rPr>
          <w:noProof/>
        </w:rPr>
      </w:pPr>
      <w:r w:rsidRPr="00A66482">
        <w:rPr>
          <w:noProof/>
        </w:rPr>
        <w:t xml:space="preserve">_logService = </w:t>
      </w:r>
      <w:r w:rsidRPr="00A66482">
        <w:rPr>
          <w:noProof/>
          <w:color w:val="0000FF"/>
        </w:rPr>
        <w:t>new</w:t>
      </w:r>
      <w:r w:rsidRPr="00A66482">
        <w:rPr>
          <w:noProof/>
        </w:rPr>
        <w:t xml:space="preserve"> LogService();</w:t>
      </w:r>
    </w:p>
    <w:p w:rsidR="002551A0" w:rsidRDefault="00A66482" w:rsidP="002551A0">
      <w:pPr>
        <w:pStyle w:val="Code"/>
        <w:pBdr>
          <w:bottom w:val="single" w:sz="4" w:space="0" w:color="auto"/>
        </w:pBdr>
        <w:rPr>
          <w:noProof/>
        </w:rPr>
      </w:pPr>
      <w:r>
        <w:rPr>
          <w:noProof/>
        </w:rPr>
        <w:t>SW_APP-&gt;RegisterService(_logService);</w:t>
      </w:r>
    </w:p>
    <w:p w:rsidR="00D743EA" w:rsidRDefault="00D743EA" w:rsidP="00D743EA">
      <w:pPr>
        <w:pStyle w:val="Paragraphedeliste"/>
      </w:pPr>
    </w:p>
    <w:p w:rsidR="00A66482" w:rsidRDefault="00A66482" w:rsidP="00E4115C">
      <w:pPr>
        <w:pStyle w:val="Paragraphedeliste"/>
        <w:numPr>
          <w:ilvl w:val="0"/>
          <w:numId w:val="52"/>
        </w:numPr>
      </w:pPr>
      <w:r>
        <w:t>Utilisatio</w:t>
      </w:r>
      <w:r w:rsidR="00552168">
        <w:t xml:space="preserve">n du service dans le composant </w:t>
      </w:r>
      <w:proofErr w:type="spellStart"/>
      <w:r w:rsidR="00552168">
        <w:t>DemoUIComponent</w:t>
      </w:r>
      <w:proofErr w:type="spellEnd"/>
    </w:p>
    <w:p w:rsidR="00A66482" w:rsidRDefault="00A66482" w:rsidP="00E4115C">
      <w:pPr>
        <w:pStyle w:val="Paragraphedeliste"/>
        <w:numPr>
          <w:ilvl w:val="1"/>
          <w:numId w:val="52"/>
        </w:numPr>
      </w:pPr>
      <w:r>
        <w:t>Dans la fenêtre "</w:t>
      </w:r>
      <w:proofErr w:type="spellStart"/>
      <w:r>
        <w:t>DemoUI</w:t>
      </w:r>
      <w:proofErr w:type="spellEnd"/>
      <w:r>
        <w:t>", ajouter un bouton "Log"</w:t>
      </w:r>
    </w:p>
    <w:p w:rsidR="00A66482" w:rsidRDefault="00A66482" w:rsidP="00E4115C">
      <w:pPr>
        <w:pStyle w:val="Paragraphedeliste"/>
        <w:numPr>
          <w:ilvl w:val="1"/>
          <w:numId w:val="52"/>
        </w:numPr>
      </w:pPr>
      <w:r>
        <w:t>Ajouter un accesseur sur le bouton</w:t>
      </w:r>
    </w:p>
    <w:p w:rsidR="00A66482" w:rsidRDefault="00552168" w:rsidP="00E4115C">
      <w:pPr>
        <w:pStyle w:val="Paragraphedeliste"/>
        <w:numPr>
          <w:ilvl w:val="1"/>
          <w:numId w:val="52"/>
        </w:numPr>
      </w:pPr>
      <w:r>
        <w:t xml:space="preserve">Dans le composant </w:t>
      </w:r>
      <w:proofErr w:type="spellStart"/>
      <w:r>
        <w:t>DemoUIComponent</w:t>
      </w:r>
      <w:proofErr w:type="spellEnd"/>
      <w:r w:rsidR="00A66482">
        <w:t>, connecter le bouton à une fonction "log"</w:t>
      </w:r>
    </w:p>
    <w:p w:rsidR="00A66482" w:rsidRPr="0002771B" w:rsidRDefault="00A66482" w:rsidP="00E4115C">
      <w:pPr>
        <w:pStyle w:val="Paragraphedeliste"/>
        <w:numPr>
          <w:ilvl w:val="1"/>
          <w:numId w:val="52"/>
        </w:numPr>
        <w:rPr>
          <w:rFonts w:ascii="Courier New" w:hAnsi="Courier New" w:cs="Courier New"/>
          <w:noProof/>
          <w:sz w:val="20"/>
          <w:szCs w:val="20"/>
        </w:rPr>
      </w:pPr>
      <w:r>
        <w:t>Dans la fonction "log", récupérer le service, et écrire quelque chose</w:t>
      </w:r>
    </w:p>
    <w:p w:rsidR="00723341" w:rsidRDefault="002551A0" w:rsidP="00781A32">
      <w:pPr>
        <w:pStyle w:val="Code"/>
        <w:rPr>
          <w:ins w:id="196" w:author="Giacomo Rombaut" w:date="2015-04-21T13:57:00Z"/>
          <w:noProof/>
        </w:rPr>
      </w:pPr>
      <w:r w:rsidRPr="002551A0">
        <w:rPr>
          <w:noProof/>
        </w:rPr>
        <w:t>ISwService * service = SW_APP-&gt;QueryService(CG_SW_LOG_SERVICE);</w:t>
      </w:r>
    </w:p>
    <w:p w:rsidR="00A66482" w:rsidRPr="00723341" w:rsidRDefault="002551A0" w:rsidP="00781A32">
      <w:pPr>
        <w:pStyle w:val="Code"/>
        <w:rPr>
          <w:noProof/>
          <w:color w:val="4F81BD" w:themeColor="accent1"/>
          <w:rPrChange w:id="197" w:author="Giacomo Rombaut" w:date="2015-04-21T13:58:00Z">
            <w:rPr>
              <w:noProof/>
            </w:rPr>
          </w:rPrChange>
        </w:rPr>
      </w:pPr>
      <w:r w:rsidRPr="00723341">
        <w:rPr>
          <w:noProof/>
          <w:color w:val="4F81BD" w:themeColor="accent1"/>
          <w:rPrChange w:id="198" w:author="Giacomo Rombaut" w:date="2015-04-21T13:58:00Z">
            <w:rPr>
              <w:noProof/>
            </w:rPr>
          </w:rPrChange>
        </w:rPr>
        <w:t>//</w:t>
      </w:r>
      <w:r w:rsidR="00032B6B" w:rsidRPr="00723341">
        <w:rPr>
          <w:noProof/>
          <w:color w:val="4F81BD" w:themeColor="accent1"/>
          <w:sz w:val="20"/>
          <w:szCs w:val="20"/>
          <w:rPrChange w:id="199" w:author="Giacomo Rombaut" w:date="2015-04-21T13:58:00Z">
            <w:rPr>
              <w:noProof/>
              <w:color w:val="A31515"/>
              <w:sz w:val="20"/>
              <w:szCs w:val="20"/>
            </w:rPr>
          </w:rPrChange>
        </w:rPr>
        <w:t xml:space="preserve"> </w:t>
      </w:r>
      <w:r w:rsidRPr="00723341">
        <w:rPr>
          <w:noProof/>
          <w:color w:val="4F81BD" w:themeColor="accent1"/>
          <w:rPrChange w:id="200" w:author="Giacomo Rombaut" w:date="2015-04-21T13:58:00Z">
            <w:rPr>
              <w:noProof/>
            </w:rPr>
          </w:rPrChange>
        </w:rPr>
        <w:t>CG_SW_LOG_SERVICE</w:t>
      </w:r>
      <w:r w:rsidR="00A7245A" w:rsidRPr="00723341">
        <w:rPr>
          <w:noProof/>
          <w:color w:val="4F81BD" w:themeColor="accent1"/>
          <w:sz w:val="20"/>
          <w:szCs w:val="20"/>
          <w:rPrChange w:id="201" w:author="Giacomo Rombaut" w:date="2015-04-21T13:58:00Z">
            <w:rPr>
              <w:noProof/>
              <w:color w:val="A31515"/>
              <w:sz w:val="20"/>
              <w:szCs w:val="20"/>
            </w:rPr>
          </w:rPrChange>
        </w:rPr>
        <w:t xml:space="preserve"> =</w:t>
      </w:r>
      <w:r w:rsidR="00032B6B" w:rsidRPr="00723341">
        <w:rPr>
          <w:noProof/>
          <w:color w:val="4F81BD" w:themeColor="accent1"/>
          <w:sz w:val="20"/>
          <w:szCs w:val="20"/>
          <w:rPrChange w:id="202" w:author="Giacomo Rombaut" w:date="2015-04-21T13:58:00Z">
            <w:rPr>
              <w:noProof/>
              <w:color w:val="A31515"/>
              <w:sz w:val="20"/>
              <w:szCs w:val="20"/>
            </w:rPr>
          </w:rPrChange>
        </w:rPr>
        <w:t>"LogService" voir GetServiceName de ILogService</w:t>
      </w:r>
    </w:p>
    <w:p w:rsidR="00A66482" w:rsidRPr="00D002B4" w:rsidRDefault="002551A0" w:rsidP="00781A32">
      <w:pPr>
        <w:pStyle w:val="Code"/>
        <w:rPr>
          <w:noProof/>
        </w:rPr>
      </w:pPr>
      <w:r w:rsidRPr="002551A0">
        <w:rPr>
          <w:noProof/>
          <w:color w:val="0000FF"/>
        </w:rPr>
        <w:t>if</w:t>
      </w:r>
      <w:r w:rsidRPr="002551A0">
        <w:rPr>
          <w:noProof/>
        </w:rPr>
        <w:t xml:space="preserve"> (service) {</w:t>
      </w:r>
    </w:p>
    <w:p w:rsidR="00A66482" w:rsidRDefault="002551A0" w:rsidP="00781A32">
      <w:pPr>
        <w:pStyle w:val="Code"/>
        <w:rPr>
          <w:noProof/>
          <w:lang w:val="en-US"/>
        </w:rPr>
      </w:pPr>
      <w:r w:rsidRPr="002551A0">
        <w:rPr>
          <w:noProof/>
        </w:rPr>
        <w:tab/>
      </w:r>
      <w:r w:rsidR="00A66482" w:rsidRPr="00A66482">
        <w:rPr>
          <w:noProof/>
          <w:lang w:val="en-US"/>
        </w:rPr>
        <w:t xml:space="preserve">ILogService * logService = </w:t>
      </w:r>
      <w:r w:rsidR="00A66482" w:rsidRPr="00A66482">
        <w:rPr>
          <w:noProof/>
          <w:color w:val="0000FF"/>
          <w:lang w:val="en-US"/>
        </w:rPr>
        <w:t>dynamic_cast</w:t>
      </w:r>
      <w:r w:rsidR="00A66482" w:rsidRPr="00A66482">
        <w:rPr>
          <w:noProof/>
          <w:lang w:val="en-US"/>
        </w:rPr>
        <w:t>&lt;ILogService*&gt;(service);</w:t>
      </w:r>
    </w:p>
    <w:p w:rsidR="00A66482" w:rsidRDefault="00A66482" w:rsidP="00781A32">
      <w:pPr>
        <w:pStyle w:val="Code"/>
        <w:rPr>
          <w:noProof/>
          <w:lang w:val="en-US"/>
        </w:rPr>
      </w:pPr>
      <w:r>
        <w:rPr>
          <w:noProof/>
          <w:lang w:val="en-US"/>
        </w:rPr>
        <w:tab/>
      </w:r>
      <w:r w:rsidRPr="00A66482">
        <w:rPr>
          <w:noProof/>
          <w:lang w:val="en-US"/>
        </w:rPr>
        <w:t>logService-&gt;write(</w:t>
      </w:r>
      <w:r w:rsidRPr="00A66482">
        <w:rPr>
          <w:noProof/>
          <w:color w:val="A31515"/>
          <w:lang w:val="en-US"/>
        </w:rPr>
        <w:t>"test"</w:t>
      </w:r>
      <w:r w:rsidRPr="00A66482">
        <w:rPr>
          <w:noProof/>
          <w:lang w:val="en-US"/>
        </w:rPr>
        <w:t>);</w:t>
      </w:r>
    </w:p>
    <w:p w:rsidR="00A66482" w:rsidRDefault="00A66482" w:rsidP="00781A32">
      <w:pPr>
        <w:pStyle w:val="Code"/>
      </w:pPr>
      <w:r>
        <w:rPr>
          <w:noProof/>
        </w:rPr>
        <w:t>}</w:t>
      </w:r>
    </w:p>
    <w:p w:rsidR="00D743EA" w:rsidRDefault="00D743EA" w:rsidP="00D743EA">
      <w:pPr>
        <w:pStyle w:val="Paragraphedeliste"/>
      </w:pPr>
    </w:p>
    <w:p w:rsidR="0002771B" w:rsidRDefault="00552168" w:rsidP="00E4115C">
      <w:pPr>
        <w:pStyle w:val="Paragraphedeliste"/>
        <w:numPr>
          <w:ilvl w:val="0"/>
          <w:numId w:val="53"/>
        </w:numPr>
      </w:pPr>
      <w:r>
        <w:t xml:space="preserve">Créer un nouveau </w:t>
      </w:r>
      <w:proofErr w:type="spellStart"/>
      <w:r>
        <w:t>stream</w:t>
      </w:r>
      <w:proofErr w:type="spellEnd"/>
      <w:r>
        <w:t xml:space="preserve"> avec ces deux</w:t>
      </w:r>
      <w:r w:rsidR="0002771B">
        <w:t xml:space="preserve"> composants, sans les connecter</w:t>
      </w:r>
    </w:p>
    <w:p w:rsidR="00A66482" w:rsidRDefault="00552168" w:rsidP="00E4115C">
      <w:pPr>
        <w:pStyle w:val="Paragraphedeliste"/>
        <w:numPr>
          <w:ilvl w:val="0"/>
          <w:numId w:val="53"/>
        </w:numPr>
      </w:pPr>
      <w:r>
        <w:t xml:space="preserve">Ouvrir la fenêtre du composant </w:t>
      </w:r>
      <w:proofErr w:type="spellStart"/>
      <w:r>
        <w:t>DemoU</w:t>
      </w:r>
      <w:r w:rsidR="0002771B">
        <w:t>IComponent</w:t>
      </w:r>
      <w:proofErr w:type="spellEnd"/>
      <w:r w:rsidR="0002771B">
        <w:t>, et effectuer le test</w:t>
      </w:r>
    </w:p>
    <w:p w:rsidR="00A66482" w:rsidRDefault="00A66482" w:rsidP="00DC78B5">
      <w:pPr>
        <w:pStyle w:val="Paragraphedeliste"/>
      </w:pPr>
    </w:p>
    <w:p w:rsidR="00912FD2" w:rsidRPr="00044048" w:rsidRDefault="00912FD2" w:rsidP="00DC78B5">
      <w:pPr>
        <w:pStyle w:val="Paragraphedeliste"/>
      </w:pPr>
    </w:p>
    <w:p w:rsidR="00912FD2" w:rsidRPr="00044048" w:rsidRDefault="00912FD2" w:rsidP="00DC78B5">
      <w:pPr>
        <w:pStyle w:val="Paragraphedeliste"/>
      </w:pPr>
    </w:p>
    <w:p w:rsidR="00587850" w:rsidRPr="00044048" w:rsidRDefault="00587850" w:rsidP="00DC78B5">
      <w:r w:rsidRPr="00044048">
        <w:br w:type="page"/>
      </w:r>
    </w:p>
    <w:p w:rsidR="00912FD2" w:rsidRDefault="00912FD2" w:rsidP="00B5234E">
      <w:pPr>
        <w:pStyle w:val="Titre1"/>
        <w:rPr>
          <w:lang w:val="en-US"/>
        </w:rPr>
      </w:pPr>
      <w:bookmarkStart w:id="203" w:name="_Toc354393991"/>
      <w:r w:rsidRPr="00912FD2">
        <w:rPr>
          <w:lang w:val="en-US"/>
        </w:rPr>
        <w:lastRenderedPageBreak/>
        <w:t>ODP</w:t>
      </w:r>
      <w:bookmarkEnd w:id="203"/>
    </w:p>
    <w:p w:rsidR="00912FD2" w:rsidRDefault="00912FD2" w:rsidP="00DC78B5">
      <w:pPr>
        <w:pStyle w:val="Paragraphedeliste"/>
        <w:rPr>
          <w:lang w:val="en-US"/>
        </w:rPr>
      </w:pPr>
    </w:p>
    <w:p w:rsidR="009C145C" w:rsidRDefault="009C145C" w:rsidP="00B5234E">
      <w:pPr>
        <w:pStyle w:val="Titre2"/>
        <w:rPr>
          <w:lang w:val="en-US"/>
        </w:rPr>
      </w:pPr>
      <w:bookmarkStart w:id="204" w:name="_Toc354393992"/>
      <w:r w:rsidRPr="00DB1D0A">
        <w:t>Présentation</w:t>
      </w:r>
      <w:bookmarkEnd w:id="204"/>
    </w:p>
    <w:p w:rsidR="00213F89" w:rsidRPr="009C145C" w:rsidRDefault="00213F89" w:rsidP="0002771B">
      <w:pPr>
        <w:rPr>
          <w:lang w:val="en-US"/>
        </w:rPr>
      </w:pPr>
    </w:p>
    <w:p w:rsidR="00912FD2" w:rsidRDefault="00213F89" w:rsidP="0002771B">
      <w:r>
        <w:t xml:space="preserve">L'ODP, pour </w:t>
      </w:r>
      <w:r w:rsidR="00912FD2" w:rsidRPr="00213F89">
        <w:rPr>
          <w:b/>
        </w:rPr>
        <w:t>O</w:t>
      </w:r>
      <w:r w:rsidR="00912FD2" w:rsidRPr="00912FD2">
        <w:t xml:space="preserve">util de </w:t>
      </w:r>
      <w:r w:rsidRPr="00213F89">
        <w:rPr>
          <w:b/>
        </w:rPr>
        <w:t>D</w:t>
      </w:r>
      <w:r w:rsidR="00912FD2" w:rsidRPr="00912FD2">
        <w:t xml:space="preserve">escription de </w:t>
      </w:r>
      <w:r w:rsidRPr="00213F89">
        <w:rPr>
          <w:b/>
        </w:rPr>
        <w:t>P</w:t>
      </w:r>
      <w:r>
        <w:t>rotocoles, est un environnemen</w:t>
      </w:r>
      <w:r w:rsidR="00B764AE">
        <w:t>t de développement propriétaire</w:t>
      </w:r>
      <w:r>
        <w:t xml:space="preserve"> basé sur Eclipse RCP.</w:t>
      </w:r>
    </w:p>
    <w:p w:rsidR="00FF5174" w:rsidRDefault="00213F89" w:rsidP="0002771B">
      <w:r>
        <w:t>Il permet de créer des plugins et des composants dans un environnement graphique</w:t>
      </w:r>
      <w:r w:rsidR="00FF5174">
        <w:t>.</w:t>
      </w:r>
    </w:p>
    <w:p w:rsidR="00BF1B0F" w:rsidRDefault="00BF1B0F" w:rsidP="0002771B"/>
    <w:p w:rsidR="00BF1B0F" w:rsidRDefault="00BF1B0F" w:rsidP="0002771B">
      <w:r>
        <w:t>Une documentation assez compl</w:t>
      </w:r>
      <w:r w:rsidR="004313EA">
        <w:t>è</w:t>
      </w:r>
      <w:r>
        <w:t xml:space="preserve">te est accessible via le menu </w:t>
      </w:r>
      <w:r w:rsidR="004313EA">
        <w:t>"</w:t>
      </w:r>
      <w:r>
        <w:t>Help</w:t>
      </w:r>
      <w:r w:rsidR="004313EA">
        <w:t>"</w:t>
      </w:r>
      <w:r>
        <w:t>. N'hésitez pas à la lire avant de continuer ce TP.</w:t>
      </w:r>
    </w:p>
    <w:p w:rsidR="0002771B" w:rsidRDefault="0002771B" w:rsidP="0002771B"/>
    <w:p w:rsidR="00FF5174" w:rsidRPr="00912FD2" w:rsidRDefault="00FF5174" w:rsidP="0002771B">
      <w:r>
        <w:t>Les fonctions, implémentés dans un langage semblable à du java simplifié, sont appelées "</w:t>
      </w:r>
      <w:proofErr w:type="spellStart"/>
      <w:r>
        <w:t>process</w:t>
      </w:r>
      <w:proofErr w:type="spellEnd"/>
      <w:r>
        <w:t>".</w:t>
      </w:r>
    </w:p>
    <w:p w:rsidR="00213F89" w:rsidRDefault="00213F89" w:rsidP="0002771B"/>
    <w:p w:rsidR="00213F89" w:rsidRDefault="00213F89" w:rsidP="0002771B">
      <w:r>
        <w:t>L'ODP a pour but de générer des mécanismes de décodage et d'encodage de messageries.</w:t>
      </w:r>
    </w:p>
    <w:p w:rsidR="00213F89" w:rsidRDefault="00213F89" w:rsidP="0002771B">
      <w:r>
        <w:t>Les composants créés présentent les mêmes caractéristiques que ceux vus précédemment (pins, interfaces, services, etc.)</w:t>
      </w:r>
    </w:p>
    <w:p w:rsidR="00213F89" w:rsidRDefault="00213F89" w:rsidP="0002771B"/>
    <w:p w:rsidR="002D1481" w:rsidRDefault="002D1481" w:rsidP="0002771B">
      <w:pPr>
        <w:rPr>
          <w:noProof/>
          <w:lang w:eastAsia="fr-FR"/>
        </w:rPr>
      </w:pPr>
      <w:r>
        <w:rPr>
          <w:noProof/>
          <w:lang w:eastAsia="fr-FR"/>
        </w:rPr>
        <w:t xml:space="preserve">Légende: </w:t>
      </w:r>
    </w:p>
    <w:p w:rsidR="002D1481" w:rsidRDefault="00DB1D0A" w:rsidP="00E4115C">
      <w:pPr>
        <w:pStyle w:val="Paragraphedeliste"/>
        <w:numPr>
          <w:ilvl w:val="0"/>
          <w:numId w:val="54"/>
        </w:numPr>
        <w:rPr>
          <w:noProof/>
          <w:lang w:eastAsia="fr-FR"/>
        </w:rPr>
      </w:pPr>
      <w:r>
        <w:rPr>
          <w:noProof/>
          <w:lang w:eastAsia="fr-FR"/>
        </w:rPr>
        <w:drawing>
          <wp:inline distT="0" distB="0" distL="0" distR="0">
            <wp:extent cx="295275" cy="209550"/>
            <wp:effectExtent l="19050" t="0" r="9525" b="0"/>
            <wp:docPr id="4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Pr>
          <w:noProof/>
          <w:lang w:eastAsia="fr-FR"/>
        </w:rPr>
        <w:t xml:space="preserve"> P</w:t>
      </w:r>
      <w:r w:rsidR="002D1481">
        <w:rPr>
          <w:noProof/>
          <w:lang w:eastAsia="fr-FR"/>
        </w:rPr>
        <w:t>oint rouge = généré automatiquement</w:t>
      </w:r>
    </w:p>
    <w:p w:rsidR="002D1481" w:rsidRDefault="00DB1D0A" w:rsidP="00E4115C">
      <w:pPr>
        <w:pStyle w:val="Paragraphedeliste"/>
        <w:numPr>
          <w:ilvl w:val="0"/>
          <w:numId w:val="54"/>
        </w:numPr>
        <w:rPr>
          <w:noProof/>
          <w:lang w:eastAsia="fr-FR"/>
        </w:rPr>
      </w:pPr>
      <w:r>
        <w:rPr>
          <w:noProof/>
          <w:lang w:eastAsia="fr-FR"/>
        </w:rPr>
        <w:drawing>
          <wp:inline distT="0" distB="0" distL="0" distR="0">
            <wp:extent cx="295275" cy="209550"/>
            <wp:effectExtent l="19050" t="0" r="9525" b="0"/>
            <wp:docPr id="4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Pr>
          <w:noProof/>
          <w:lang w:eastAsia="fr-FR"/>
        </w:rPr>
        <w:t xml:space="preserve"> P</w:t>
      </w:r>
      <w:r w:rsidR="002D1481">
        <w:rPr>
          <w:noProof/>
          <w:lang w:eastAsia="fr-FR"/>
        </w:rPr>
        <w:t>oint gris = non éditable</w:t>
      </w:r>
    </w:p>
    <w:p w:rsidR="001E7A64" w:rsidRDefault="001E7A64" w:rsidP="0002771B">
      <w:pPr>
        <w:rPr>
          <w:noProof/>
          <w:lang w:eastAsia="fr-FR"/>
        </w:rPr>
      </w:pPr>
    </w:p>
    <w:p w:rsidR="00DB1D0A" w:rsidRDefault="00DB1D0A" w:rsidP="0002771B">
      <w:pPr>
        <w:rPr>
          <w:noProof/>
          <w:lang w:eastAsia="fr-FR"/>
        </w:rPr>
      </w:pPr>
    </w:p>
    <w:p w:rsidR="00DB1D0A" w:rsidRDefault="00DB1D0A" w:rsidP="00B5234E">
      <w:pPr>
        <w:pStyle w:val="Titre2"/>
        <w:rPr>
          <w:noProof/>
          <w:lang w:eastAsia="fr-FR"/>
        </w:rPr>
      </w:pPr>
      <w:bookmarkStart w:id="205" w:name="_Toc354393993"/>
      <w:r>
        <w:rPr>
          <w:noProof/>
          <w:lang w:eastAsia="fr-FR"/>
        </w:rPr>
        <w:t>Exemple</w:t>
      </w:r>
      <w:bookmarkEnd w:id="205"/>
    </w:p>
    <w:p w:rsidR="00DB1D0A" w:rsidRDefault="00DB1D0A" w:rsidP="0002771B">
      <w:pPr>
        <w:rPr>
          <w:noProof/>
          <w:lang w:eastAsia="fr-FR"/>
        </w:rPr>
      </w:pPr>
    </w:p>
    <w:p w:rsidR="00DB1D0A" w:rsidRDefault="00FA5F4C" w:rsidP="00E4115C">
      <w:pPr>
        <w:pStyle w:val="Paragraphedeliste"/>
        <w:numPr>
          <w:ilvl w:val="0"/>
          <w:numId w:val="55"/>
        </w:numPr>
        <w:rPr>
          <w:noProof/>
          <w:lang w:eastAsia="fr-FR"/>
        </w:rPr>
      </w:pPr>
      <w:r>
        <w:rPr>
          <w:noProof/>
          <w:lang w:eastAsia="fr-FR"/>
        </w:rPr>
        <w:t>Ouvrir l'éditeur</w:t>
      </w:r>
      <w:r w:rsidR="00DB1D0A">
        <w:rPr>
          <w:noProof/>
          <w:lang w:eastAsia="fr-FR"/>
        </w:rPr>
        <w:t xml:space="preserve"> :</w:t>
      </w:r>
    </w:p>
    <w:p w:rsidR="00DB1D0A" w:rsidRDefault="00DB1D0A" w:rsidP="0002771B">
      <w:pPr>
        <w:jc w:val="center"/>
        <w:rPr>
          <w:noProof/>
          <w:lang w:val="en-US" w:eastAsia="fr-FR"/>
        </w:rPr>
      </w:pPr>
      <w:r w:rsidRPr="00DB1D0A">
        <w:rPr>
          <w:noProof/>
          <w:lang w:val="en-US" w:eastAsia="fr-FR"/>
        </w:rPr>
        <w:t>C:\projects\Libraries\ProtoLG3\Stable\odp</w:t>
      </w:r>
      <w:r>
        <w:rPr>
          <w:noProof/>
          <w:lang w:val="en-US" w:eastAsia="fr-FR"/>
        </w:rPr>
        <w:t>\ODP.exe</w:t>
      </w:r>
    </w:p>
    <w:p w:rsidR="00DB1D0A" w:rsidRDefault="00DB1D0A" w:rsidP="00E4115C">
      <w:pPr>
        <w:pStyle w:val="Paragraphedeliste"/>
        <w:numPr>
          <w:ilvl w:val="0"/>
          <w:numId w:val="55"/>
        </w:numPr>
        <w:rPr>
          <w:noProof/>
          <w:lang w:eastAsia="fr-FR"/>
        </w:rPr>
      </w:pPr>
      <w:r>
        <w:rPr>
          <w:noProof/>
          <w:lang w:eastAsia="fr-FR"/>
        </w:rPr>
        <w:t>Créer l'arborcence "</w:t>
      </w:r>
      <w:r w:rsidRPr="00DB1D0A">
        <w:rPr>
          <w:noProof/>
          <w:lang w:eastAsia="fr-FR"/>
        </w:rPr>
        <w:t>C:\projects\Modules\Plg3\Tp</w:t>
      </w:r>
      <w:r>
        <w:rPr>
          <w:noProof/>
          <w:lang w:eastAsia="fr-FR"/>
        </w:rPr>
        <w:t>"</w:t>
      </w:r>
    </w:p>
    <w:p w:rsidR="00DB1D0A" w:rsidRDefault="00DB1D0A" w:rsidP="00E4115C">
      <w:pPr>
        <w:pStyle w:val="Paragraphedeliste"/>
        <w:numPr>
          <w:ilvl w:val="0"/>
          <w:numId w:val="55"/>
        </w:numPr>
        <w:rPr>
          <w:noProof/>
          <w:lang w:eastAsia="fr-FR"/>
        </w:rPr>
      </w:pPr>
      <w:r>
        <w:rPr>
          <w:noProof/>
          <w:lang w:eastAsia="fr-FR"/>
        </w:rPr>
        <w:t>Sauvegarde</w:t>
      </w:r>
      <w:r w:rsidR="00540E5A">
        <w:rPr>
          <w:noProof/>
          <w:lang w:eastAsia="fr-FR"/>
        </w:rPr>
        <w:t>r</w:t>
      </w:r>
      <w:r>
        <w:rPr>
          <w:noProof/>
          <w:lang w:eastAsia="fr-FR"/>
        </w:rPr>
        <w:t xml:space="preserve"> le projet (vide) dans le répertoire créé</w:t>
      </w:r>
    </w:p>
    <w:p w:rsidR="00DB1D0A" w:rsidRDefault="00DB1D0A" w:rsidP="00E4115C">
      <w:pPr>
        <w:pStyle w:val="Paragraphedeliste"/>
        <w:numPr>
          <w:ilvl w:val="0"/>
          <w:numId w:val="55"/>
        </w:numPr>
        <w:rPr>
          <w:noProof/>
          <w:lang w:eastAsia="fr-FR"/>
        </w:rPr>
      </w:pPr>
      <w:r>
        <w:rPr>
          <w:noProof/>
          <w:lang w:eastAsia="fr-FR"/>
        </w:rPr>
        <w:t>Importer le projet "plg3\tdlcommon" avec la fonction "import"</w:t>
      </w:r>
    </w:p>
    <w:p w:rsidR="005B4E31" w:rsidRDefault="005B4E31" w:rsidP="005B4E31">
      <w:pPr>
        <w:pStyle w:val="Paragraphedeliste"/>
        <w:rPr>
          <w:noProof/>
          <w:lang w:eastAsia="fr-FR"/>
        </w:rPr>
      </w:pPr>
    </w:p>
    <w:p w:rsidR="0009409C" w:rsidRDefault="00DB1D0A" w:rsidP="0009409C">
      <w:pPr>
        <w:keepNext/>
        <w:jc w:val="center"/>
      </w:pPr>
      <w:r>
        <w:rPr>
          <w:noProof/>
          <w:lang w:eastAsia="fr-FR"/>
        </w:rPr>
        <w:drawing>
          <wp:inline distT="0" distB="0" distL="0" distR="0">
            <wp:extent cx="1876425" cy="1609725"/>
            <wp:effectExtent l="19050" t="0" r="9525" b="0"/>
            <wp:docPr id="5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cstate="print"/>
                    <a:srcRect/>
                    <a:stretch>
                      <a:fillRect/>
                    </a:stretch>
                  </pic:blipFill>
                  <pic:spPr bwMode="auto">
                    <a:xfrm>
                      <a:off x="0" y="0"/>
                      <a:ext cx="1876425" cy="1609725"/>
                    </a:xfrm>
                    <a:prstGeom prst="rect">
                      <a:avLst/>
                    </a:prstGeom>
                    <a:noFill/>
                    <a:ln w="9525">
                      <a:noFill/>
                      <a:miter lim="800000"/>
                      <a:headEnd/>
                      <a:tailEnd/>
                    </a:ln>
                  </pic:spPr>
                </pic:pic>
              </a:graphicData>
            </a:graphic>
          </wp:inline>
        </w:drawing>
      </w:r>
    </w:p>
    <w:p w:rsidR="0002771B" w:rsidRPr="0002771B" w:rsidRDefault="0009409C" w:rsidP="0009409C">
      <w:pPr>
        <w:pStyle w:val="Lgende"/>
        <w:jc w:val="center"/>
        <w:rPr>
          <w:noProof/>
          <w:sz w:val="20"/>
          <w:u w:val="single"/>
          <w:lang w:eastAsia="fr-FR"/>
        </w:rPr>
      </w:pPr>
      <w:r>
        <w:t xml:space="preserve">Image </w:t>
      </w:r>
      <w:fldSimple w:instr=" SEQ Image \* ARABIC ">
        <w:r w:rsidR="004313EA">
          <w:rPr>
            <w:noProof/>
          </w:rPr>
          <w:t>31</w:t>
        </w:r>
      </w:fldSimple>
      <w:r>
        <w:t xml:space="preserve"> : </w:t>
      </w:r>
      <w:r w:rsidRPr="006D246E">
        <w:t>Import de projet dans l'ODP</w:t>
      </w:r>
      <w:r w:rsidR="00DB1D0A" w:rsidRPr="0002771B">
        <w:rPr>
          <w:noProof/>
          <w:sz w:val="20"/>
          <w:u w:val="single"/>
          <w:lang w:eastAsia="fr-FR"/>
        </w:rPr>
        <w:t xml:space="preserve"> </w:t>
      </w:r>
    </w:p>
    <w:p w:rsidR="0002771B" w:rsidRDefault="0002771B" w:rsidP="0002771B">
      <w:pPr>
        <w:pStyle w:val="Paragraphedeliste"/>
        <w:rPr>
          <w:noProof/>
          <w:lang w:eastAsia="fr-FR"/>
        </w:rPr>
      </w:pPr>
    </w:p>
    <w:p w:rsidR="00F22CA9" w:rsidRDefault="00F22CA9" w:rsidP="00E4115C">
      <w:pPr>
        <w:pStyle w:val="Paragraphedeliste"/>
        <w:numPr>
          <w:ilvl w:val="0"/>
          <w:numId w:val="56"/>
        </w:numPr>
        <w:rPr>
          <w:noProof/>
          <w:lang w:eastAsia="fr-FR"/>
        </w:rPr>
      </w:pPr>
      <w:r>
        <w:rPr>
          <w:noProof/>
          <w:lang w:eastAsia="fr-FR"/>
        </w:rPr>
        <w:t>Ajouter une catégorie, la renomme</w:t>
      </w:r>
      <w:r w:rsidR="00540E5A">
        <w:rPr>
          <w:noProof/>
          <w:lang w:eastAsia="fr-FR"/>
        </w:rPr>
        <w:t>r</w:t>
      </w:r>
      <w:r>
        <w:rPr>
          <w:noProof/>
          <w:lang w:eastAsia="fr-FR"/>
        </w:rPr>
        <w:t xml:space="preserve"> en "Category" (clique droit)</w:t>
      </w:r>
    </w:p>
    <w:p w:rsidR="00D32697" w:rsidRDefault="007E7FDD" w:rsidP="00E4115C">
      <w:pPr>
        <w:pStyle w:val="Paragraphedeliste"/>
        <w:numPr>
          <w:ilvl w:val="0"/>
          <w:numId w:val="56"/>
        </w:numPr>
        <w:rPr>
          <w:noProof/>
          <w:lang w:eastAsia="fr-FR"/>
        </w:rPr>
      </w:pPr>
      <w:r>
        <w:rPr>
          <w:noProof/>
          <w:lang w:eastAsia="fr-FR"/>
        </w:rPr>
        <w:t>Ajouter une Complexe Defin</w:t>
      </w:r>
      <w:r w:rsidR="0046175E">
        <w:rPr>
          <w:noProof/>
          <w:lang w:eastAsia="fr-FR"/>
        </w:rPr>
        <w:t>ition (équivalent d'une classe)</w:t>
      </w:r>
    </w:p>
    <w:p w:rsidR="0002771B" w:rsidRDefault="007E7FDD" w:rsidP="00E4115C">
      <w:pPr>
        <w:pStyle w:val="Paragraphedeliste"/>
        <w:numPr>
          <w:ilvl w:val="0"/>
          <w:numId w:val="56"/>
        </w:numPr>
        <w:rPr>
          <w:noProof/>
          <w:lang w:eastAsia="fr-FR"/>
        </w:rPr>
      </w:pPr>
      <w:r>
        <w:rPr>
          <w:noProof/>
          <w:lang w:eastAsia="fr-FR"/>
        </w:rPr>
        <w:t>L'éditer en double-cl</w:t>
      </w:r>
      <w:r w:rsidR="0046175E">
        <w:rPr>
          <w:noProof/>
          <w:lang w:eastAsia="fr-FR"/>
        </w:rPr>
        <w:t>iquant</w:t>
      </w:r>
      <w:r w:rsidR="00540E5A">
        <w:rPr>
          <w:noProof/>
          <w:lang w:eastAsia="fr-FR"/>
        </w:rPr>
        <w:t xml:space="preserve"> </w:t>
      </w:r>
      <w:r w:rsidR="0046175E">
        <w:rPr>
          <w:noProof/>
          <w:lang w:eastAsia="fr-FR"/>
        </w:rPr>
        <w:t>: ouverture de l'éditeur.</w:t>
      </w:r>
    </w:p>
    <w:p w:rsidR="004313EA" w:rsidRDefault="007E7FDD" w:rsidP="004313EA">
      <w:pPr>
        <w:pStyle w:val="Paragraphedeliste"/>
        <w:rPr>
          <w:noProof/>
          <w:lang w:eastAsia="fr-FR"/>
        </w:rPr>
      </w:pPr>
      <w:r>
        <w:rPr>
          <w:noProof/>
          <w:lang w:eastAsia="fr-FR"/>
        </w:rPr>
        <w:t>La page d'accueil, Definition Editor, perme</w:t>
      </w:r>
      <w:r w:rsidR="0046175E">
        <w:rPr>
          <w:noProof/>
          <w:lang w:eastAsia="fr-FR"/>
        </w:rPr>
        <w:t>t d'accéder aux autre fenêtres</w:t>
      </w:r>
      <w:r w:rsidR="004313EA">
        <w:rPr>
          <w:noProof/>
          <w:lang w:eastAsia="fr-FR"/>
        </w:rPr>
        <w:t>.</w:t>
      </w:r>
    </w:p>
    <w:p w:rsidR="0023730D" w:rsidRDefault="007E7FDD" w:rsidP="004313EA">
      <w:pPr>
        <w:pStyle w:val="Paragraphedeliste"/>
        <w:rPr>
          <w:noProof/>
          <w:lang w:eastAsia="fr-FR"/>
        </w:rPr>
      </w:pPr>
      <w:r>
        <w:rPr>
          <w:noProof/>
          <w:lang w:eastAsia="fr-FR"/>
        </w:rPr>
        <w:t>Toutes les fenêtres sont accessibles via les onglets.</w:t>
      </w:r>
    </w:p>
    <w:p w:rsidR="0023730D" w:rsidRDefault="0002771B">
      <w:pPr>
        <w:spacing w:after="200" w:line="276" w:lineRule="auto"/>
        <w:jc w:val="left"/>
        <w:rPr>
          <w:noProof/>
          <w:lang w:eastAsia="fr-FR"/>
        </w:rPr>
      </w:pPr>
      <w:r>
        <w:rPr>
          <w:noProof/>
          <w:lang w:eastAsia="fr-FR"/>
        </w:rPr>
        <w:lastRenderedPageBreak/>
        <w:t>Description des principales fenêtres :</w:t>
      </w:r>
    </w:p>
    <w:p w:rsidR="00095F37" w:rsidRDefault="00095F37" w:rsidP="0002771B">
      <w:pPr>
        <w:rPr>
          <w:noProof/>
          <w:lang w:eastAsia="fr-FR"/>
        </w:rPr>
      </w:pPr>
    </w:p>
    <w:p w:rsidR="005B4E31" w:rsidRDefault="007E7FDD" w:rsidP="00E4115C">
      <w:pPr>
        <w:pStyle w:val="Paragraphedeliste"/>
        <w:numPr>
          <w:ilvl w:val="0"/>
          <w:numId w:val="57"/>
        </w:numPr>
        <w:ind w:left="709"/>
        <w:rPr>
          <w:noProof/>
          <w:lang w:eastAsia="fr-FR"/>
        </w:rPr>
      </w:pPr>
      <w:r>
        <w:rPr>
          <w:noProof/>
          <w:lang w:eastAsia="fr-FR"/>
        </w:rPr>
        <w:t>Fenêtre "Context", éditeur de droite</w:t>
      </w:r>
      <w:r w:rsidR="00540E5A">
        <w:rPr>
          <w:noProof/>
          <w:lang w:eastAsia="fr-FR"/>
        </w:rPr>
        <w:t xml:space="preserve"> </w:t>
      </w:r>
      <w:r>
        <w:rPr>
          <w:noProof/>
          <w:lang w:eastAsia="fr-FR"/>
        </w:rPr>
        <w:t>: liste les</w:t>
      </w:r>
      <w:r w:rsidR="0046175E">
        <w:rPr>
          <w:noProof/>
          <w:lang w:eastAsia="fr-FR"/>
        </w:rPr>
        <w:t xml:space="preserve"> propriétés de la classe active</w:t>
      </w:r>
    </w:p>
    <w:p w:rsidR="0009409C" w:rsidRDefault="0046175E" w:rsidP="0009409C">
      <w:pPr>
        <w:keepNext/>
        <w:jc w:val="center"/>
      </w:pPr>
      <w:r>
        <w:rPr>
          <w:noProof/>
          <w:lang w:eastAsia="fr-FR"/>
        </w:rPr>
        <w:drawing>
          <wp:inline distT="0" distB="0" distL="0" distR="0">
            <wp:extent cx="3019425" cy="2181225"/>
            <wp:effectExtent l="19050" t="0" r="9525" b="0"/>
            <wp:docPr id="5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1" cstate="print"/>
                    <a:srcRect/>
                    <a:stretch>
                      <a:fillRect/>
                    </a:stretch>
                  </pic:blipFill>
                  <pic:spPr bwMode="auto">
                    <a:xfrm>
                      <a:off x="0" y="0"/>
                      <a:ext cx="3019425" cy="2181225"/>
                    </a:xfrm>
                    <a:prstGeom prst="rect">
                      <a:avLst/>
                    </a:prstGeom>
                    <a:noFill/>
                    <a:ln w="9525">
                      <a:noFill/>
                      <a:miter lim="800000"/>
                      <a:headEnd/>
                      <a:tailEnd/>
                    </a:ln>
                  </pic:spPr>
                </pic:pic>
              </a:graphicData>
            </a:graphic>
          </wp:inline>
        </w:drawing>
      </w:r>
    </w:p>
    <w:p w:rsidR="0046175E" w:rsidRPr="0046175E" w:rsidRDefault="0009409C" w:rsidP="0009409C">
      <w:pPr>
        <w:pStyle w:val="Lgende"/>
        <w:jc w:val="center"/>
        <w:rPr>
          <w:noProof/>
          <w:lang w:eastAsia="fr-FR"/>
        </w:rPr>
      </w:pPr>
      <w:r>
        <w:t xml:space="preserve">Image </w:t>
      </w:r>
      <w:fldSimple w:instr=" SEQ Image \* ARABIC ">
        <w:r w:rsidR="004313EA">
          <w:rPr>
            <w:noProof/>
          </w:rPr>
          <w:t>32</w:t>
        </w:r>
      </w:fldSimple>
      <w:r>
        <w:t xml:space="preserve"> : </w:t>
      </w:r>
      <w:r w:rsidRPr="00A515CE">
        <w:t xml:space="preserve">Fenêtre de </w:t>
      </w:r>
      <w:proofErr w:type="spellStart"/>
      <w:r w:rsidRPr="00A515CE">
        <w:t>context</w:t>
      </w:r>
      <w:proofErr w:type="spellEnd"/>
      <w:r w:rsidR="0046175E" w:rsidRPr="0002771B">
        <w:rPr>
          <w:noProof/>
          <w:sz w:val="20"/>
          <w:u w:val="single"/>
          <w:lang w:eastAsia="fr-FR"/>
        </w:rPr>
        <w:t xml:space="preserve"> </w:t>
      </w:r>
    </w:p>
    <w:p w:rsidR="0046175E" w:rsidRDefault="0046175E" w:rsidP="0002771B">
      <w:pPr>
        <w:rPr>
          <w:noProof/>
          <w:lang w:eastAsia="fr-FR"/>
        </w:rPr>
      </w:pPr>
    </w:p>
    <w:p w:rsidR="005B4E31" w:rsidRDefault="00AB4D88" w:rsidP="00E4115C">
      <w:pPr>
        <w:pStyle w:val="Paragraphedeliste"/>
        <w:numPr>
          <w:ilvl w:val="0"/>
          <w:numId w:val="57"/>
        </w:numPr>
        <w:ind w:left="709"/>
        <w:rPr>
          <w:noProof/>
          <w:lang w:eastAsia="fr-FR"/>
        </w:rPr>
      </w:pPr>
      <w:r>
        <w:rPr>
          <w:noProof/>
          <w:lang w:eastAsia="fr-FR"/>
        </w:rPr>
        <w:t>Fenêtre "Documentation", éditeur de droite</w:t>
      </w:r>
      <w:r w:rsidR="00540E5A">
        <w:rPr>
          <w:noProof/>
          <w:lang w:eastAsia="fr-FR"/>
        </w:rPr>
        <w:t xml:space="preserve"> </w:t>
      </w:r>
      <w:r>
        <w:rPr>
          <w:noProof/>
          <w:lang w:eastAsia="fr-FR"/>
        </w:rPr>
        <w:t>: documentation de la classe active</w:t>
      </w:r>
    </w:p>
    <w:p w:rsidR="0009409C" w:rsidRDefault="0046175E" w:rsidP="0009409C">
      <w:pPr>
        <w:keepNext/>
        <w:jc w:val="center"/>
      </w:pPr>
      <w:r>
        <w:rPr>
          <w:noProof/>
          <w:lang w:eastAsia="fr-FR"/>
        </w:rPr>
        <w:drawing>
          <wp:inline distT="0" distB="0" distL="0" distR="0">
            <wp:extent cx="3009900" cy="1390650"/>
            <wp:effectExtent l="19050" t="0" r="0" b="0"/>
            <wp:docPr id="5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2" cstate="print"/>
                    <a:srcRect/>
                    <a:stretch>
                      <a:fillRect/>
                    </a:stretch>
                  </pic:blipFill>
                  <pic:spPr bwMode="auto">
                    <a:xfrm>
                      <a:off x="0" y="0"/>
                      <a:ext cx="3009900" cy="1390650"/>
                    </a:xfrm>
                    <a:prstGeom prst="rect">
                      <a:avLst/>
                    </a:prstGeom>
                    <a:noFill/>
                    <a:ln w="9525">
                      <a:noFill/>
                      <a:miter lim="800000"/>
                      <a:headEnd/>
                      <a:tailEnd/>
                    </a:ln>
                  </pic:spPr>
                </pic:pic>
              </a:graphicData>
            </a:graphic>
          </wp:inline>
        </w:drawing>
      </w:r>
    </w:p>
    <w:p w:rsidR="0046175E" w:rsidRPr="0002771B" w:rsidRDefault="0009409C" w:rsidP="0009409C">
      <w:pPr>
        <w:pStyle w:val="Lgende"/>
        <w:jc w:val="center"/>
        <w:rPr>
          <w:noProof/>
          <w:sz w:val="20"/>
          <w:u w:val="single"/>
          <w:lang w:eastAsia="fr-FR"/>
        </w:rPr>
      </w:pPr>
      <w:r>
        <w:t xml:space="preserve">Image </w:t>
      </w:r>
      <w:fldSimple w:instr=" SEQ Image \* ARABIC ">
        <w:r w:rsidR="004313EA">
          <w:rPr>
            <w:noProof/>
          </w:rPr>
          <w:t>33</w:t>
        </w:r>
      </w:fldSimple>
      <w:r>
        <w:t xml:space="preserve"> : </w:t>
      </w:r>
      <w:r w:rsidRPr="00CF630F">
        <w:t>Fenêtre de documentation</w:t>
      </w:r>
      <w:r w:rsidR="0046175E" w:rsidRPr="0002771B">
        <w:rPr>
          <w:noProof/>
          <w:sz w:val="20"/>
          <w:u w:val="single"/>
          <w:lang w:eastAsia="fr-FR"/>
        </w:rPr>
        <w:t xml:space="preserve"> </w:t>
      </w:r>
    </w:p>
    <w:p w:rsidR="0046175E" w:rsidRPr="0046175E" w:rsidRDefault="0046175E" w:rsidP="0002771B">
      <w:pPr>
        <w:rPr>
          <w:noProof/>
          <w:lang w:eastAsia="fr-FR"/>
        </w:rPr>
      </w:pPr>
    </w:p>
    <w:p w:rsidR="0046175E" w:rsidRDefault="00281D08" w:rsidP="00E4115C">
      <w:pPr>
        <w:pStyle w:val="Paragraphedeliste"/>
        <w:numPr>
          <w:ilvl w:val="0"/>
          <w:numId w:val="57"/>
        </w:numPr>
        <w:ind w:left="709"/>
        <w:rPr>
          <w:noProof/>
          <w:lang w:eastAsia="fr-FR"/>
        </w:rPr>
      </w:pPr>
      <w:r>
        <w:rPr>
          <w:noProof/>
          <w:lang w:eastAsia="fr-FR"/>
        </w:rPr>
        <w:t>Synthetic View</w:t>
      </w:r>
      <w:r w:rsidR="00540E5A">
        <w:rPr>
          <w:noProof/>
          <w:lang w:eastAsia="fr-FR"/>
        </w:rPr>
        <w:t xml:space="preserve"> </w:t>
      </w:r>
      <w:r>
        <w:rPr>
          <w:noProof/>
          <w:lang w:eastAsia="fr-FR"/>
        </w:rPr>
        <w:t>: informations sur la classe, documentation, liens, etc...</w:t>
      </w:r>
    </w:p>
    <w:p w:rsidR="00540E5A" w:rsidRDefault="008B0A47" w:rsidP="00E4115C">
      <w:pPr>
        <w:pStyle w:val="Paragraphedeliste"/>
        <w:numPr>
          <w:ilvl w:val="0"/>
          <w:numId w:val="57"/>
        </w:numPr>
        <w:ind w:left="709"/>
        <w:rPr>
          <w:noProof/>
          <w:lang w:eastAsia="fr-FR"/>
        </w:rPr>
      </w:pPr>
      <w:r>
        <w:rPr>
          <w:noProof/>
          <w:lang w:eastAsia="fr-FR"/>
        </w:rPr>
        <w:t>Extended search</w:t>
      </w:r>
      <w:r w:rsidR="00540E5A">
        <w:rPr>
          <w:noProof/>
          <w:lang w:eastAsia="fr-FR"/>
        </w:rPr>
        <w:t xml:space="preserve"> </w:t>
      </w:r>
      <w:r>
        <w:rPr>
          <w:noProof/>
          <w:lang w:eastAsia="fr-FR"/>
        </w:rPr>
        <w:t>: fonction de recherche avancée, avec paramètres.</w:t>
      </w:r>
    </w:p>
    <w:p w:rsidR="008B0A47" w:rsidRDefault="0046175E" w:rsidP="00540E5A">
      <w:pPr>
        <w:pStyle w:val="Paragraphedeliste"/>
        <w:ind w:left="709"/>
        <w:rPr>
          <w:noProof/>
          <w:lang w:eastAsia="fr-FR"/>
        </w:rPr>
      </w:pPr>
      <w:r>
        <w:rPr>
          <w:noProof/>
          <w:lang w:eastAsia="fr-FR"/>
        </w:rPr>
        <w:t>Accessible depuis le menu "Tools"</w:t>
      </w:r>
    </w:p>
    <w:p w:rsidR="008B0A47" w:rsidRDefault="0046175E" w:rsidP="00E4115C">
      <w:pPr>
        <w:pStyle w:val="Paragraphedeliste"/>
        <w:numPr>
          <w:ilvl w:val="0"/>
          <w:numId w:val="57"/>
        </w:numPr>
        <w:ind w:left="709"/>
        <w:rPr>
          <w:noProof/>
          <w:lang w:eastAsia="fr-FR"/>
        </w:rPr>
      </w:pPr>
      <w:r>
        <w:rPr>
          <w:noProof/>
          <w:lang w:eastAsia="fr-FR"/>
        </w:rPr>
        <w:t>Configuration de l'éditeur, via le menu "Window \ préférences"</w:t>
      </w:r>
    </w:p>
    <w:p w:rsidR="000E376B" w:rsidRDefault="000E376B" w:rsidP="00E4115C">
      <w:pPr>
        <w:pStyle w:val="Paragraphedeliste"/>
        <w:numPr>
          <w:ilvl w:val="1"/>
          <w:numId w:val="57"/>
        </w:numPr>
        <w:ind w:left="1418"/>
      </w:pPr>
      <w:r>
        <w:rPr>
          <w:noProof/>
          <w:lang w:eastAsia="fr-FR"/>
        </w:rPr>
        <w:t>Model preferences</w:t>
      </w:r>
      <w:r w:rsidR="0046175E">
        <w:rPr>
          <w:noProof/>
          <w:lang w:eastAsia="fr-FR"/>
        </w:rPr>
        <w:t xml:space="preserve"> </w:t>
      </w:r>
      <w:r>
        <w:rPr>
          <w:noProof/>
          <w:lang w:eastAsia="fr-FR"/>
        </w:rPr>
        <w:t>: enregistrement sur un unique fichiers ou plusieurs fichiers. La norme actuelle est d'enregistrer sur plusieurs fichiers, par "category_name".</w:t>
      </w:r>
    </w:p>
    <w:p w:rsidR="0002771B" w:rsidRDefault="000E376B" w:rsidP="00E4115C">
      <w:pPr>
        <w:pStyle w:val="Paragraphedeliste"/>
        <w:numPr>
          <w:ilvl w:val="1"/>
          <w:numId w:val="57"/>
        </w:numPr>
        <w:ind w:left="1418"/>
      </w:pPr>
      <w:r>
        <w:rPr>
          <w:noProof/>
          <w:lang w:eastAsia="fr-FR"/>
        </w:rPr>
        <w:t>Generator preferences</w:t>
      </w:r>
      <w:r w:rsidR="0046175E">
        <w:rPr>
          <w:noProof/>
          <w:lang w:eastAsia="fr-FR"/>
        </w:rPr>
        <w:t xml:space="preserve"> </w:t>
      </w:r>
      <w:r>
        <w:rPr>
          <w:noProof/>
          <w:lang w:eastAsia="fr-FR"/>
        </w:rPr>
        <w:t>: options de génération</w:t>
      </w:r>
    </w:p>
    <w:p w:rsidR="000E376B" w:rsidRDefault="0046175E" w:rsidP="00E4115C">
      <w:pPr>
        <w:pStyle w:val="Paragraphedeliste"/>
        <w:numPr>
          <w:ilvl w:val="2"/>
          <w:numId w:val="57"/>
        </w:numPr>
      </w:pPr>
      <w:r>
        <w:rPr>
          <w:noProof/>
          <w:lang w:eastAsia="fr-FR"/>
        </w:rPr>
        <w:t>Cocher "</w:t>
      </w:r>
      <w:r w:rsidR="000E376B">
        <w:rPr>
          <w:noProof/>
          <w:lang w:eastAsia="fr-FR"/>
        </w:rPr>
        <w:t>Compile after generation</w:t>
      </w:r>
      <w:r>
        <w:rPr>
          <w:noProof/>
          <w:lang w:eastAsia="fr-FR"/>
        </w:rPr>
        <w:t>"</w:t>
      </w:r>
    </w:p>
    <w:p w:rsidR="000E376B" w:rsidRDefault="000E376B" w:rsidP="00E4115C">
      <w:pPr>
        <w:pStyle w:val="Paragraphedeliste"/>
        <w:numPr>
          <w:ilvl w:val="2"/>
          <w:numId w:val="57"/>
        </w:numPr>
      </w:pPr>
      <w:r>
        <w:rPr>
          <w:noProof/>
          <w:lang w:eastAsia="fr-FR"/>
        </w:rPr>
        <w:t>Generation target</w:t>
      </w:r>
      <w:r w:rsidR="0046175E">
        <w:rPr>
          <w:noProof/>
          <w:lang w:eastAsia="fr-FR"/>
        </w:rPr>
        <w:t xml:space="preserve"> </w:t>
      </w:r>
      <w:r>
        <w:rPr>
          <w:noProof/>
          <w:lang w:eastAsia="fr-FR"/>
        </w:rPr>
        <w:t>: visual / Borland. Borland ne génère pas de plugin</w:t>
      </w:r>
    </w:p>
    <w:p w:rsidR="004124C6" w:rsidRDefault="004124C6" w:rsidP="00E4115C">
      <w:pPr>
        <w:pStyle w:val="Paragraphedeliste"/>
        <w:numPr>
          <w:ilvl w:val="2"/>
          <w:numId w:val="57"/>
        </w:numPr>
      </w:pPr>
      <w:r>
        <w:rPr>
          <w:noProof/>
          <w:lang w:eastAsia="fr-FR"/>
        </w:rPr>
        <w:t>Launch Command Line</w:t>
      </w:r>
      <w:r w:rsidR="00540E5A">
        <w:rPr>
          <w:noProof/>
          <w:lang w:eastAsia="fr-FR"/>
        </w:rPr>
        <w:t xml:space="preserve"> </w:t>
      </w:r>
      <w:r>
        <w:rPr>
          <w:noProof/>
          <w:lang w:eastAsia="fr-FR"/>
        </w:rPr>
        <w:t>: permet d'exécuter Streamwork depuis l'ODP</w:t>
      </w:r>
    </w:p>
    <w:p w:rsidR="00D94C1E" w:rsidRDefault="00D94C1E" w:rsidP="00E4115C">
      <w:pPr>
        <w:pStyle w:val="Paragraphedeliste"/>
        <w:numPr>
          <w:ilvl w:val="2"/>
          <w:numId w:val="57"/>
        </w:numPr>
      </w:pPr>
      <w:r>
        <w:rPr>
          <w:noProof/>
          <w:lang w:eastAsia="fr-FR"/>
        </w:rPr>
        <w:t>Le bouton "OK" n'est valide que lorsque le configuration ne comporte aucune erreur</w:t>
      </w:r>
      <w:r w:rsidR="0046175E">
        <w:rPr>
          <w:noProof/>
          <w:lang w:eastAsia="fr-FR"/>
        </w:rPr>
        <w:t>. Si le bouton est grisé, c'est qu'un des paramètres de configuration est erroné.</w:t>
      </w:r>
      <w:r w:rsidR="0046175E">
        <w:rPr>
          <w:noProof/>
          <w:lang w:eastAsia="fr-FR"/>
        </w:rPr>
        <w:br/>
        <w:t>Un message d'erreur s'affiche en haut de la fenêtre lorsque le champ incriminé est sélectionné.</w:t>
      </w:r>
    </w:p>
    <w:p w:rsidR="005B4E31" w:rsidRDefault="005B4E31" w:rsidP="005B4E31">
      <w:pPr>
        <w:pStyle w:val="Paragraphedeliste"/>
        <w:ind w:left="1800"/>
      </w:pPr>
    </w:p>
    <w:p w:rsidR="0009409C" w:rsidRDefault="0046175E" w:rsidP="0009409C">
      <w:pPr>
        <w:keepNext/>
        <w:jc w:val="center"/>
      </w:pPr>
      <w:r>
        <w:rPr>
          <w:noProof/>
          <w:lang w:eastAsia="fr-FR"/>
        </w:rPr>
        <w:lastRenderedPageBreak/>
        <w:drawing>
          <wp:inline distT="0" distB="0" distL="0" distR="0">
            <wp:extent cx="3086100" cy="657225"/>
            <wp:effectExtent l="19050" t="0" r="0" b="0"/>
            <wp:docPr id="5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cstate="print"/>
                    <a:srcRect/>
                    <a:stretch>
                      <a:fillRect/>
                    </a:stretch>
                  </pic:blipFill>
                  <pic:spPr bwMode="auto">
                    <a:xfrm>
                      <a:off x="0" y="0"/>
                      <a:ext cx="3086100" cy="657225"/>
                    </a:xfrm>
                    <a:prstGeom prst="rect">
                      <a:avLst/>
                    </a:prstGeom>
                    <a:noFill/>
                    <a:ln w="9525">
                      <a:noFill/>
                      <a:miter lim="800000"/>
                      <a:headEnd/>
                      <a:tailEnd/>
                    </a:ln>
                  </pic:spPr>
                </pic:pic>
              </a:graphicData>
            </a:graphic>
          </wp:inline>
        </w:drawing>
      </w:r>
    </w:p>
    <w:p w:rsidR="0046175E" w:rsidRDefault="0009409C" w:rsidP="0009409C">
      <w:pPr>
        <w:pStyle w:val="Lgende"/>
        <w:jc w:val="center"/>
        <w:rPr>
          <w:sz w:val="20"/>
          <w:u w:val="single"/>
        </w:rPr>
      </w:pPr>
      <w:r>
        <w:t xml:space="preserve">Image </w:t>
      </w:r>
      <w:fldSimple w:instr=" SEQ Image \* ARABIC ">
        <w:r w:rsidR="004313EA">
          <w:rPr>
            <w:noProof/>
          </w:rPr>
          <w:t>34</w:t>
        </w:r>
      </w:fldSimple>
      <w:r>
        <w:t xml:space="preserve"> : </w:t>
      </w:r>
      <w:r w:rsidRPr="00AE768E">
        <w:t>Erreur de configuration</w:t>
      </w:r>
      <w:r w:rsidR="0046175E" w:rsidRPr="0002771B">
        <w:rPr>
          <w:sz w:val="20"/>
          <w:u w:val="single"/>
        </w:rPr>
        <w:t xml:space="preserve"> </w:t>
      </w:r>
    </w:p>
    <w:p w:rsidR="0002771B" w:rsidRPr="0002771B" w:rsidRDefault="0002771B" w:rsidP="0002771B">
      <w:pPr>
        <w:jc w:val="center"/>
        <w:rPr>
          <w:sz w:val="20"/>
          <w:u w:val="single"/>
        </w:rPr>
      </w:pPr>
    </w:p>
    <w:p w:rsidR="00405DFD" w:rsidRDefault="00405DFD" w:rsidP="0002771B">
      <w:pPr>
        <w:rPr>
          <w:noProof/>
          <w:lang w:eastAsia="fr-FR"/>
        </w:rPr>
      </w:pPr>
      <w:r>
        <w:rPr>
          <w:noProof/>
          <w:lang w:eastAsia="fr-FR"/>
        </w:rPr>
        <w:t>Génération du projet</w:t>
      </w:r>
      <w:r w:rsidR="0051539C">
        <w:rPr>
          <w:noProof/>
          <w:lang w:eastAsia="fr-FR"/>
        </w:rPr>
        <w:t xml:space="preserve"> (compile en fonction des préférences) </w:t>
      </w:r>
      <w:r>
        <w:rPr>
          <w:noProof/>
          <w:lang w:eastAsia="fr-FR"/>
        </w:rPr>
        <w:t xml:space="preserve">: fonction "Generate", </w:t>
      </w:r>
      <w:r w:rsidR="0008751F">
        <w:rPr>
          <w:noProof/>
          <w:lang w:eastAsia="fr-FR"/>
        </w:rPr>
        <w:t xml:space="preserve">Accessible depuis la barre de menus via l'icône </w:t>
      </w:r>
      <w:r w:rsidR="00196941">
        <w:rPr>
          <w:noProof/>
          <w:lang w:eastAsia="fr-FR"/>
        </w:rPr>
        <w:drawing>
          <wp:inline distT="0" distB="0" distL="0" distR="0">
            <wp:extent cx="266700" cy="209550"/>
            <wp:effectExtent l="19050" t="0" r="0" b="0"/>
            <wp:docPr id="60"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srcRect/>
                    <a:stretch>
                      <a:fillRect/>
                    </a:stretch>
                  </pic:blipFill>
                  <pic:spPr bwMode="auto">
                    <a:xfrm>
                      <a:off x="0" y="0"/>
                      <a:ext cx="266700" cy="209550"/>
                    </a:xfrm>
                    <a:prstGeom prst="rect">
                      <a:avLst/>
                    </a:prstGeom>
                    <a:noFill/>
                    <a:ln w="9525">
                      <a:noFill/>
                      <a:miter lim="800000"/>
                      <a:headEnd/>
                      <a:tailEnd/>
                    </a:ln>
                  </pic:spPr>
                </pic:pic>
              </a:graphicData>
            </a:graphic>
          </wp:inline>
        </w:drawing>
      </w:r>
    </w:p>
    <w:p w:rsidR="00AD72AF" w:rsidRDefault="00AD72AF" w:rsidP="0002771B">
      <w:pPr>
        <w:rPr>
          <w:noProof/>
          <w:lang w:eastAsia="fr-FR"/>
        </w:rPr>
      </w:pPr>
    </w:p>
    <w:p w:rsidR="00095F37" w:rsidRDefault="00095F37" w:rsidP="0002771B">
      <w:pPr>
        <w:rPr>
          <w:noProof/>
          <w:lang w:eastAsia="fr-FR"/>
        </w:rPr>
      </w:pPr>
    </w:p>
    <w:p w:rsidR="005E3BB1" w:rsidRDefault="005E3BB1" w:rsidP="00B5234E">
      <w:pPr>
        <w:pStyle w:val="Titre2"/>
        <w:rPr>
          <w:noProof/>
          <w:lang w:eastAsia="fr-FR"/>
        </w:rPr>
      </w:pPr>
      <w:bookmarkStart w:id="206" w:name="_Toc354393994"/>
      <w:r>
        <w:rPr>
          <w:noProof/>
          <w:lang w:eastAsia="fr-FR"/>
        </w:rPr>
        <w:t>Création d'un composant</w:t>
      </w:r>
      <w:bookmarkEnd w:id="206"/>
    </w:p>
    <w:p w:rsidR="00196941" w:rsidRDefault="00196941" w:rsidP="00DC78B5">
      <w:pPr>
        <w:pStyle w:val="Paragraphedeliste"/>
        <w:rPr>
          <w:noProof/>
          <w:lang w:eastAsia="fr-FR"/>
        </w:rPr>
      </w:pPr>
    </w:p>
    <w:p w:rsidR="001E7A64" w:rsidRDefault="001E7A64" w:rsidP="005B4E31">
      <w:pPr>
        <w:rPr>
          <w:noProof/>
          <w:lang w:eastAsia="fr-FR"/>
        </w:rPr>
      </w:pPr>
      <w:r>
        <w:rPr>
          <w:noProof/>
          <w:lang w:eastAsia="fr-FR"/>
        </w:rPr>
        <w:t>A partir du tp de streamwork, nous allons créer un composant "ConfObserver" qui consomme une interface "IConfManager". Cette interface permettra d'être informé lorsque la valeur du pas ou de la période sera modifiée dans le composant DemoDataComponent.</w:t>
      </w:r>
    </w:p>
    <w:p w:rsidR="000E7734" w:rsidRDefault="000E7734" w:rsidP="005B4E31">
      <w:pPr>
        <w:rPr>
          <w:noProof/>
          <w:lang w:eastAsia="fr-FR"/>
        </w:rPr>
      </w:pPr>
    </w:p>
    <w:p w:rsidR="001E7A64" w:rsidRDefault="001E7A64" w:rsidP="005B4E31">
      <w:pPr>
        <w:rPr>
          <w:noProof/>
          <w:lang w:eastAsia="fr-FR"/>
        </w:rPr>
      </w:pPr>
      <w:r>
        <w:rPr>
          <w:noProof/>
          <w:lang w:eastAsia="fr-FR"/>
        </w:rPr>
        <w:t>Dans l'ODP :</w:t>
      </w:r>
    </w:p>
    <w:p w:rsidR="001E7A64" w:rsidRDefault="001E7A64" w:rsidP="00E4115C">
      <w:pPr>
        <w:pStyle w:val="Paragraphedeliste"/>
        <w:numPr>
          <w:ilvl w:val="0"/>
          <w:numId w:val="58"/>
        </w:numPr>
        <w:rPr>
          <w:noProof/>
          <w:lang w:eastAsia="fr-FR"/>
        </w:rPr>
      </w:pPr>
      <w:r>
        <w:rPr>
          <w:noProof/>
          <w:lang w:eastAsia="fr-FR"/>
        </w:rPr>
        <w:t>Créer un nouveau projet, ou supprimer le composant de test créé précédemment</w:t>
      </w:r>
    </w:p>
    <w:p w:rsidR="001E7A64" w:rsidRDefault="001E7A64" w:rsidP="00E4115C">
      <w:pPr>
        <w:pStyle w:val="Paragraphedeliste"/>
        <w:numPr>
          <w:ilvl w:val="0"/>
          <w:numId w:val="58"/>
        </w:numPr>
        <w:rPr>
          <w:noProof/>
          <w:lang w:eastAsia="fr-FR"/>
        </w:rPr>
      </w:pPr>
      <w:r>
        <w:rPr>
          <w:noProof/>
          <w:lang w:eastAsia="fr-FR"/>
        </w:rPr>
        <w:t>Créer une catégorie "Interface" et une catégorie "Composant"</w:t>
      </w:r>
    </w:p>
    <w:p w:rsidR="001E7A64" w:rsidRDefault="001E7A64" w:rsidP="00E4115C">
      <w:pPr>
        <w:pStyle w:val="Paragraphedeliste"/>
        <w:numPr>
          <w:ilvl w:val="0"/>
          <w:numId w:val="58"/>
        </w:numPr>
        <w:rPr>
          <w:noProof/>
          <w:lang w:eastAsia="fr-FR"/>
        </w:rPr>
      </w:pPr>
      <w:r>
        <w:rPr>
          <w:noProof/>
          <w:lang w:eastAsia="fr-FR"/>
        </w:rPr>
        <w:t>Dans la catégorie "Composant", créer un composant "ConfObserver"</w:t>
      </w:r>
    </w:p>
    <w:p w:rsidR="005B4E31" w:rsidRDefault="005B4E31" w:rsidP="005B4E31">
      <w:pPr>
        <w:rPr>
          <w:noProof/>
          <w:lang w:eastAsia="fr-FR"/>
        </w:rPr>
      </w:pPr>
    </w:p>
    <w:p w:rsidR="0009409C" w:rsidRDefault="001E7A64" w:rsidP="0009409C">
      <w:pPr>
        <w:keepNext/>
        <w:jc w:val="center"/>
      </w:pPr>
      <w:r>
        <w:rPr>
          <w:noProof/>
          <w:lang w:eastAsia="fr-FR"/>
        </w:rPr>
        <w:drawing>
          <wp:inline distT="0" distB="0" distL="0" distR="0">
            <wp:extent cx="5753100" cy="2400300"/>
            <wp:effectExtent l="19050" t="0" r="0" b="0"/>
            <wp:docPr id="63"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cstate="print"/>
                    <a:srcRect/>
                    <a:stretch>
                      <a:fillRect/>
                    </a:stretch>
                  </pic:blipFill>
                  <pic:spPr bwMode="auto">
                    <a:xfrm>
                      <a:off x="0" y="0"/>
                      <a:ext cx="5753100" cy="2400300"/>
                    </a:xfrm>
                    <a:prstGeom prst="rect">
                      <a:avLst/>
                    </a:prstGeom>
                    <a:noFill/>
                    <a:ln w="9525">
                      <a:noFill/>
                      <a:miter lim="800000"/>
                      <a:headEnd/>
                      <a:tailEnd/>
                    </a:ln>
                  </pic:spPr>
                </pic:pic>
              </a:graphicData>
            </a:graphic>
          </wp:inline>
        </w:drawing>
      </w:r>
    </w:p>
    <w:p w:rsidR="001E7A64" w:rsidRPr="005B4E31" w:rsidRDefault="0009409C" w:rsidP="0009409C">
      <w:pPr>
        <w:pStyle w:val="Lgende"/>
        <w:jc w:val="center"/>
        <w:rPr>
          <w:noProof/>
          <w:sz w:val="20"/>
          <w:u w:val="single"/>
          <w:lang w:eastAsia="fr-FR"/>
        </w:rPr>
      </w:pPr>
      <w:r>
        <w:t xml:space="preserve">Image </w:t>
      </w:r>
      <w:fldSimple w:instr=" SEQ Image \* ARABIC ">
        <w:r w:rsidR="004313EA">
          <w:rPr>
            <w:noProof/>
          </w:rPr>
          <w:t>35</w:t>
        </w:r>
      </w:fldSimple>
      <w:r>
        <w:t xml:space="preserve"> : C</w:t>
      </w:r>
      <w:r w:rsidRPr="000E27BE">
        <w:t>réation d'un composant</w:t>
      </w:r>
      <w:r w:rsidR="001E7A64" w:rsidRPr="005B4E31">
        <w:rPr>
          <w:noProof/>
          <w:sz w:val="20"/>
          <w:u w:val="single"/>
          <w:lang w:eastAsia="fr-FR"/>
        </w:rPr>
        <w:t xml:space="preserve"> </w:t>
      </w:r>
    </w:p>
    <w:p w:rsidR="001E7A64" w:rsidRDefault="001E7A64" w:rsidP="005B4E31">
      <w:pPr>
        <w:rPr>
          <w:noProof/>
          <w:lang w:eastAsia="fr-FR"/>
        </w:rPr>
      </w:pPr>
    </w:p>
    <w:p w:rsidR="00FF5174" w:rsidRDefault="001E7A64" w:rsidP="00E4115C">
      <w:pPr>
        <w:pStyle w:val="Paragraphedeliste"/>
        <w:numPr>
          <w:ilvl w:val="0"/>
          <w:numId w:val="59"/>
        </w:numPr>
        <w:rPr>
          <w:noProof/>
          <w:lang w:eastAsia="fr-FR"/>
        </w:rPr>
      </w:pPr>
      <w:r>
        <w:rPr>
          <w:noProof/>
          <w:lang w:eastAsia="fr-FR"/>
        </w:rPr>
        <w:t xml:space="preserve">Dans la catégorie "Interface", créer </w:t>
      </w:r>
      <w:r w:rsidR="00D233BF">
        <w:rPr>
          <w:noProof/>
          <w:lang w:eastAsia="fr-FR"/>
        </w:rPr>
        <w:t xml:space="preserve">une interface </w:t>
      </w:r>
      <w:r>
        <w:rPr>
          <w:noProof/>
          <w:lang w:eastAsia="fr-FR"/>
        </w:rPr>
        <w:t>"</w:t>
      </w:r>
      <w:r w:rsidR="00D233BF">
        <w:rPr>
          <w:noProof/>
          <w:lang w:eastAsia="fr-FR"/>
        </w:rPr>
        <w:t>IConfObserver</w:t>
      </w:r>
      <w:r>
        <w:rPr>
          <w:noProof/>
          <w:lang w:eastAsia="fr-FR"/>
        </w:rPr>
        <w:t>"</w:t>
      </w:r>
      <w:r w:rsidR="00D233BF">
        <w:rPr>
          <w:noProof/>
          <w:lang w:eastAsia="fr-FR"/>
        </w:rPr>
        <w:t xml:space="preserve"> avec deux méthodes permet</w:t>
      </w:r>
      <w:r>
        <w:rPr>
          <w:noProof/>
          <w:lang w:eastAsia="fr-FR"/>
        </w:rPr>
        <w:t>tant</w:t>
      </w:r>
      <w:r w:rsidR="00D233BF">
        <w:rPr>
          <w:noProof/>
          <w:lang w:eastAsia="fr-FR"/>
        </w:rPr>
        <w:t xml:space="preserve"> d'être notifié des modifications des paramètres "pas" et "periode",</w:t>
      </w:r>
      <w:r w:rsidR="00FF5174">
        <w:rPr>
          <w:noProof/>
          <w:lang w:eastAsia="fr-FR"/>
        </w:rPr>
        <w:t xml:space="preserve"> prenant en paramètre un entier</w:t>
      </w:r>
    </w:p>
    <w:p w:rsidR="00FF5174" w:rsidRPr="00B57710" w:rsidRDefault="00FF5174" w:rsidP="00781A32">
      <w:pPr>
        <w:pStyle w:val="Code"/>
        <w:rPr>
          <w:noProof/>
          <w:lang w:val="en-US" w:eastAsia="fr-FR"/>
        </w:rPr>
      </w:pPr>
      <w:r w:rsidRPr="00B57710">
        <w:rPr>
          <w:noProof/>
          <w:lang w:val="en-US" w:eastAsia="fr-FR"/>
        </w:rPr>
        <w:t>notifyPeriodeChanged(</w:t>
      </w:r>
      <w:r w:rsidR="00B57710" w:rsidRPr="00921425">
        <w:rPr>
          <w:noProof/>
          <w:color w:val="0000FF"/>
          <w:lang w:val="en-US"/>
        </w:rPr>
        <w:t>int</w:t>
      </w:r>
      <w:r w:rsidR="00B57710" w:rsidRPr="00B57710">
        <w:rPr>
          <w:noProof/>
          <w:lang w:val="en-US" w:eastAsia="fr-FR"/>
        </w:rPr>
        <w:t xml:space="preserve"> </w:t>
      </w:r>
      <w:r w:rsidRPr="00B57710">
        <w:rPr>
          <w:noProof/>
          <w:lang w:val="en-US" w:eastAsia="fr-FR"/>
        </w:rPr>
        <w:t>periode)</w:t>
      </w:r>
    </w:p>
    <w:p w:rsidR="00FF5174" w:rsidRPr="00B57710" w:rsidRDefault="00FF5174" w:rsidP="00781A32">
      <w:pPr>
        <w:pStyle w:val="Code"/>
        <w:rPr>
          <w:noProof/>
          <w:lang w:val="en-US" w:eastAsia="fr-FR"/>
        </w:rPr>
      </w:pPr>
      <w:r w:rsidRPr="00B57710">
        <w:rPr>
          <w:noProof/>
          <w:lang w:val="en-US" w:eastAsia="fr-FR"/>
        </w:rPr>
        <w:t>notifyStepChanged(</w:t>
      </w:r>
      <w:r w:rsidR="00B57710" w:rsidRPr="00921425">
        <w:rPr>
          <w:noProof/>
          <w:color w:val="0000FF"/>
          <w:lang w:val="en-US"/>
        </w:rPr>
        <w:t>int</w:t>
      </w:r>
      <w:r w:rsidR="00B57710">
        <w:rPr>
          <w:noProof/>
          <w:lang w:val="en-US" w:eastAsia="fr-FR"/>
        </w:rPr>
        <w:t xml:space="preserve"> </w:t>
      </w:r>
      <w:r w:rsidRPr="00B57710">
        <w:rPr>
          <w:noProof/>
          <w:lang w:val="en-US" w:eastAsia="fr-FR"/>
        </w:rPr>
        <w:t>step)</w:t>
      </w:r>
    </w:p>
    <w:p w:rsidR="00FF5174" w:rsidRDefault="00FF5174" w:rsidP="00E4115C">
      <w:pPr>
        <w:pStyle w:val="Paragraphedeliste"/>
        <w:numPr>
          <w:ilvl w:val="0"/>
          <w:numId w:val="59"/>
        </w:numPr>
        <w:rPr>
          <w:noProof/>
          <w:lang w:eastAsia="fr-FR"/>
        </w:rPr>
      </w:pPr>
      <w:r>
        <w:rPr>
          <w:noProof/>
          <w:lang w:eastAsia="fr-FR"/>
        </w:rPr>
        <w:t xml:space="preserve">Créer une </w:t>
      </w:r>
      <w:r w:rsidR="00B87664">
        <w:rPr>
          <w:noProof/>
          <w:lang w:eastAsia="fr-FR"/>
        </w:rPr>
        <w:t xml:space="preserve">interface IConfManager, avec </w:t>
      </w:r>
      <w:r>
        <w:rPr>
          <w:noProof/>
          <w:lang w:eastAsia="fr-FR"/>
        </w:rPr>
        <w:t>deux</w:t>
      </w:r>
      <w:r w:rsidR="00B87664">
        <w:rPr>
          <w:noProof/>
          <w:lang w:eastAsia="fr-FR"/>
        </w:rPr>
        <w:t xml:space="preserve"> méthode</w:t>
      </w:r>
      <w:r>
        <w:rPr>
          <w:noProof/>
          <w:lang w:eastAsia="fr-FR"/>
        </w:rPr>
        <w:t>s</w:t>
      </w:r>
      <w:r w:rsidR="00B87664">
        <w:rPr>
          <w:noProof/>
          <w:lang w:eastAsia="fr-FR"/>
        </w:rPr>
        <w:t xml:space="preserve"> "registerObserver" </w:t>
      </w:r>
      <w:r>
        <w:rPr>
          <w:noProof/>
          <w:lang w:eastAsia="fr-FR"/>
        </w:rPr>
        <w:t>pour enregistrer ou supprimer un observer</w:t>
      </w:r>
    </w:p>
    <w:p w:rsidR="00FF5174" w:rsidRDefault="00FF5174" w:rsidP="00781A32">
      <w:pPr>
        <w:pStyle w:val="Code"/>
        <w:rPr>
          <w:noProof/>
          <w:lang w:eastAsia="fr-FR"/>
        </w:rPr>
      </w:pPr>
      <w:r>
        <w:rPr>
          <w:noProof/>
          <w:lang w:eastAsia="fr-FR"/>
        </w:rPr>
        <w:t>registerObserver(IConfObserver)</w:t>
      </w:r>
    </w:p>
    <w:p w:rsidR="00FF5174" w:rsidRDefault="00FF5174" w:rsidP="00781A32">
      <w:pPr>
        <w:pStyle w:val="Code"/>
        <w:rPr>
          <w:noProof/>
          <w:lang w:eastAsia="fr-FR"/>
        </w:rPr>
      </w:pPr>
      <w:r>
        <w:rPr>
          <w:noProof/>
          <w:lang w:eastAsia="fr-FR"/>
        </w:rPr>
        <w:t>unregisterObserver(IConfObserver)</w:t>
      </w:r>
    </w:p>
    <w:p w:rsidR="00B87664" w:rsidRDefault="00B87664" w:rsidP="00E4115C">
      <w:pPr>
        <w:pStyle w:val="Paragraphedeliste"/>
        <w:numPr>
          <w:ilvl w:val="0"/>
          <w:numId w:val="59"/>
        </w:numPr>
        <w:rPr>
          <w:noProof/>
          <w:lang w:eastAsia="fr-FR"/>
        </w:rPr>
      </w:pPr>
      <w:r>
        <w:rPr>
          <w:noProof/>
          <w:lang w:eastAsia="fr-FR"/>
        </w:rPr>
        <w:lastRenderedPageBreak/>
        <w:t xml:space="preserve">Pour ajouter le paramètre, </w:t>
      </w:r>
      <w:r w:rsidR="00FF5174">
        <w:rPr>
          <w:noProof/>
          <w:lang w:eastAsia="fr-FR"/>
        </w:rPr>
        <w:t xml:space="preserve">il suffit de le </w:t>
      </w:r>
      <w:r>
        <w:rPr>
          <w:noProof/>
          <w:lang w:eastAsia="fr-FR"/>
        </w:rPr>
        <w:t>glisse</w:t>
      </w:r>
      <w:r w:rsidR="006059A7">
        <w:rPr>
          <w:noProof/>
          <w:lang w:eastAsia="fr-FR"/>
        </w:rPr>
        <w:t>r</w:t>
      </w:r>
      <w:r>
        <w:rPr>
          <w:noProof/>
          <w:lang w:eastAsia="fr-FR"/>
        </w:rPr>
        <w:t xml:space="preserve"> depuis le DefinitionManager</w:t>
      </w:r>
      <w:r w:rsidR="00FF5174">
        <w:rPr>
          <w:noProof/>
          <w:lang w:eastAsia="fr-FR"/>
        </w:rPr>
        <w:t xml:space="preserve"> dans le cadre "Process parameters"</w:t>
      </w:r>
    </w:p>
    <w:p w:rsidR="0009409C" w:rsidRDefault="00FF5174" w:rsidP="0009409C">
      <w:pPr>
        <w:keepNext/>
        <w:jc w:val="center"/>
      </w:pPr>
      <w:r>
        <w:rPr>
          <w:noProof/>
          <w:lang w:eastAsia="fr-FR"/>
        </w:rPr>
        <w:drawing>
          <wp:inline distT="0" distB="0" distL="0" distR="0">
            <wp:extent cx="3667125" cy="1419225"/>
            <wp:effectExtent l="19050" t="0" r="9525" b="0"/>
            <wp:docPr id="6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cstate="print"/>
                    <a:srcRect/>
                    <a:stretch>
                      <a:fillRect/>
                    </a:stretch>
                  </pic:blipFill>
                  <pic:spPr bwMode="auto">
                    <a:xfrm>
                      <a:off x="0" y="0"/>
                      <a:ext cx="3667125" cy="1419225"/>
                    </a:xfrm>
                    <a:prstGeom prst="rect">
                      <a:avLst/>
                    </a:prstGeom>
                    <a:noFill/>
                    <a:ln w="9525">
                      <a:noFill/>
                      <a:miter lim="800000"/>
                      <a:headEnd/>
                      <a:tailEnd/>
                    </a:ln>
                  </pic:spPr>
                </pic:pic>
              </a:graphicData>
            </a:graphic>
          </wp:inline>
        </w:drawing>
      </w:r>
    </w:p>
    <w:p w:rsidR="00FF5174" w:rsidRPr="005B4E31" w:rsidRDefault="0009409C" w:rsidP="0009409C">
      <w:pPr>
        <w:pStyle w:val="Lgende"/>
        <w:jc w:val="center"/>
        <w:rPr>
          <w:noProof/>
          <w:sz w:val="20"/>
          <w:u w:val="single"/>
          <w:lang w:eastAsia="fr-FR"/>
        </w:rPr>
      </w:pPr>
      <w:r>
        <w:t xml:space="preserve">Image </w:t>
      </w:r>
      <w:fldSimple w:instr=" SEQ Image \* ARABIC ">
        <w:r w:rsidR="004313EA">
          <w:rPr>
            <w:noProof/>
          </w:rPr>
          <w:t>36</w:t>
        </w:r>
      </w:fldSimple>
      <w:r>
        <w:t xml:space="preserve"> : </w:t>
      </w:r>
      <w:r w:rsidRPr="00260AA9">
        <w:t>Gestion des paramètr</w:t>
      </w:r>
      <w:r>
        <w:t xml:space="preserve">es d'un </w:t>
      </w:r>
      <w:proofErr w:type="spellStart"/>
      <w:r>
        <w:t>process</w:t>
      </w:r>
      <w:proofErr w:type="spellEnd"/>
    </w:p>
    <w:p w:rsidR="00E06095" w:rsidRDefault="00E06095" w:rsidP="00E4115C">
      <w:pPr>
        <w:pStyle w:val="Paragraphedeliste"/>
        <w:numPr>
          <w:ilvl w:val="0"/>
          <w:numId w:val="59"/>
        </w:numPr>
        <w:rPr>
          <w:noProof/>
          <w:lang w:eastAsia="fr-FR"/>
        </w:rPr>
      </w:pPr>
      <w:r>
        <w:rPr>
          <w:noProof/>
          <w:lang w:eastAsia="fr-FR"/>
        </w:rPr>
        <w:t xml:space="preserve">Faire hériter la classe ConfObserver de IConfObserver en allant </w:t>
      </w:r>
      <w:r w:rsidR="00FF5174">
        <w:rPr>
          <w:noProof/>
          <w:lang w:eastAsia="fr-FR"/>
        </w:rPr>
        <w:t>dans l'onglet "InterfaceEditor", puis en glissant l'interface dans le cadre "Interfaces List"</w:t>
      </w:r>
    </w:p>
    <w:p w:rsidR="0009409C" w:rsidRDefault="00FF5174" w:rsidP="0009409C">
      <w:pPr>
        <w:keepNext/>
        <w:jc w:val="center"/>
      </w:pPr>
      <w:r>
        <w:rPr>
          <w:noProof/>
          <w:lang w:eastAsia="fr-FR"/>
        </w:rPr>
        <w:drawing>
          <wp:inline distT="0" distB="0" distL="0" distR="0">
            <wp:extent cx="3905250" cy="1381125"/>
            <wp:effectExtent l="19050" t="0" r="0" b="0"/>
            <wp:docPr id="6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7" cstate="print"/>
                    <a:srcRect/>
                    <a:stretch>
                      <a:fillRect/>
                    </a:stretch>
                  </pic:blipFill>
                  <pic:spPr bwMode="auto">
                    <a:xfrm>
                      <a:off x="0" y="0"/>
                      <a:ext cx="3905250" cy="1381125"/>
                    </a:xfrm>
                    <a:prstGeom prst="rect">
                      <a:avLst/>
                    </a:prstGeom>
                    <a:noFill/>
                    <a:ln w="9525">
                      <a:noFill/>
                      <a:miter lim="800000"/>
                      <a:headEnd/>
                      <a:tailEnd/>
                    </a:ln>
                  </pic:spPr>
                </pic:pic>
              </a:graphicData>
            </a:graphic>
          </wp:inline>
        </w:drawing>
      </w:r>
    </w:p>
    <w:p w:rsidR="00FF5174" w:rsidRPr="005B4E31" w:rsidRDefault="0009409C" w:rsidP="0009409C">
      <w:pPr>
        <w:pStyle w:val="Lgende"/>
        <w:jc w:val="center"/>
        <w:rPr>
          <w:noProof/>
          <w:sz w:val="20"/>
          <w:u w:val="single"/>
          <w:lang w:eastAsia="fr-FR"/>
        </w:rPr>
      </w:pPr>
      <w:r>
        <w:t xml:space="preserve">Image </w:t>
      </w:r>
      <w:fldSimple w:instr=" SEQ Image \* ARABIC ">
        <w:r w:rsidR="004313EA">
          <w:rPr>
            <w:noProof/>
          </w:rPr>
          <w:t>37</w:t>
        </w:r>
      </w:fldSimple>
      <w:r>
        <w:t xml:space="preserve"> : </w:t>
      </w:r>
      <w:r w:rsidRPr="002142F5">
        <w:t>Héritage des interfaces</w:t>
      </w:r>
      <w:r w:rsidR="00FF5174" w:rsidRPr="005B4E31">
        <w:rPr>
          <w:noProof/>
          <w:sz w:val="20"/>
          <w:u w:val="single"/>
          <w:lang w:eastAsia="fr-FR"/>
        </w:rPr>
        <w:t xml:space="preserve"> </w:t>
      </w:r>
    </w:p>
    <w:p w:rsidR="00FF5174" w:rsidRPr="00FF5174" w:rsidRDefault="00FF5174" w:rsidP="005B4E31">
      <w:pPr>
        <w:rPr>
          <w:noProof/>
          <w:lang w:eastAsia="fr-FR"/>
        </w:rPr>
      </w:pPr>
    </w:p>
    <w:p w:rsidR="005B4E31" w:rsidRDefault="00E06095" w:rsidP="00E4115C">
      <w:pPr>
        <w:pStyle w:val="Paragraphedeliste"/>
        <w:numPr>
          <w:ilvl w:val="0"/>
          <w:numId w:val="59"/>
        </w:numPr>
        <w:rPr>
          <w:noProof/>
          <w:lang w:eastAsia="fr-FR"/>
        </w:rPr>
      </w:pPr>
      <w:r>
        <w:rPr>
          <w:noProof/>
          <w:lang w:eastAsia="fr-FR"/>
        </w:rPr>
        <w:t>Faire consommer un "IConfManager" à ConfObserver.</w:t>
      </w:r>
    </w:p>
    <w:p w:rsidR="00E06095" w:rsidRDefault="00E06095" w:rsidP="005B4E31">
      <w:pPr>
        <w:pStyle w:val="Paragraphedeliste"/>
        <w:rPr>
          <w:noProof/>
          <w:lang w:eastAsia="fr-FR"/>
        </w:rPr>
      </w:pPr>
      <w:r>
        <w:rPr>
          <w:noProof/>
          <w:lang w:eastAsia="fr-FR"/>
        </w:rPr>
        <w:t>Les interfaces consommées sont considérées comme des paramètres. Ajouter un "IConfManager" à la liste</w:t>
      </w:r>
      <w:r w:rsidR="00FF5174">
        <w:rPr>
          <w:noProof/>
          <w:lang w:eastAsia="fr-FR"/>
        </w:rPr>
        <w:t xml:space="preserve"> des paramètres de ConfObserver</w:t>
      </w:r>
    </w:p>
    <w:p w:rsidR="005B4E31" w:rsidRDefault="005B4E31" w:rsidP="005B4E31">
      <w:pPr>
        <w:pStyle w:val="Paragraphedeliste"/>
        <w:rPr>
          <w:noProof/>
          <w:lang w:eastAsia="fr-FR"/>
        </w:rPr>
      </w:pPr>
    </w:p>
    <w:p w:rsidR="0009409C" w:rsidRDefault="00FF5174" w:rsidP="0009409C">
      <w:pPr>
        <w:keepNext/>
        <w:jc w:val="center"/>
      </w:pPr>
      <w:r>
        <w:rPr>
          <w:noProof/>
          <w:lang w:eastAsia="fr-FR"/>
        </w:rPr>
        <w:drawing>
          <wp:inline distT="0" distB="0" distL="0" distR="0">
            <wp:extent cx="3895725" cy="1419225"/>
            <wp:effectExtent l="19050" t="0" r="9525" b="0"/>
            <wp:docPr id="68"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8" cstate="print"/>
                    <a:srcRect/>
                    <a:stretch>
                      <a:fillRect/>
                    </a:stretch>
                  </pic:blipFill>
                  <pic:spPr bwMode="auto">
                    <a:xfrm>
                      <a:off x="0" y="0"/>
                      <a:ext cx="3895725" cy="1419225"/>
                    </a:xfrm>
                    <a:prstGeom prst="rect">
                      <a:avLst/>
                    </a:prstGeom>
                    <a:noFill/>
                    <a:ln w="9525">
                      <a:noFill/>
                      <a:miter lim="800000"/>
                      <a:headEnd/>
                      <a:tailEnd/>
                    </a:ln>
                  </pic:spPr>
                </pic:pic>
              </a:graphicData>
            </a:graphic>
          </wp:inline>
        </w:drawing>
      </w:r>
    </w:p>
    <w:p w:rsidR="00FF5174" w:rsidRPr="005B4E31" w:rsidRDefault="0009409C" w:rsidP="0009409C">
      <w:pPr>
        <w:pStyle w:val="Lgende"/>
        <w:jc w:val="center"/>
        <w:rPr>
          <w:noProof/>
          <w:sz w:val="20"/>
          <w:u w:val="single"/>
          <w:lang w:eastAsia="fr-FR"/>
        </w:rPr>
      </w:pPr>
      <w:r>
        <w:t xml:space="preserve">Image </w:t>
      </w:r>
      <w:fldSimple w:instr=" SEQ Image \* ARABIC ">
        <w:r w:rsidR="004313EA">
          <w:rPr>
            <w:noProof/>
          </w:rPr>
          <w:t>38</w:t>
        </w:r>
      </w:fldSimple>
      <w:r>
        <w:t xml:space="preserve"> : </w:t>
      </w:r>
      <w:r w:rsidRPr="00710AA6">
        <w:t>Consommation d'une interface</w:t>
      </w:r>
      <w:r w:rsidR="00FF5174" w:rsidRPr="005B4E31">
        <w:rPr>
          <w:noProof/>
          <w:sz w:val="20"/>
          <w:u w:val="single"/>
          <w:lang w:eastAsia="fr-FR"/>
        </w:rPr>
        <w:t xml:space="preserve"> </w:t>
      </w:r>
    </w:p>
    <w:p w:rsidR="00FF5174" w:rsidRPr="00FF5174" w:rsidRDefault="00FF5174" w:rsidP="005B4E31">
      <w:pPr>
        <w:rPr>
          <w:noProof/>
          <w:lang w:eastAsia="fr-FR"/>
        </w:rPr>
      </w:pPr>
    </w:p>
    <w:p w:rsidR="005B4E31" w:rsidRDefault="005B4B86" w:rsidP="00E4115C">
      <w:pPr>
        <w:pStyle w:val="Paragraphedeliste"/>
        <w:numPr>
          <w:ilvl w:val="0"/>
          <w:numId w:val="59"/>
        </w:numPr>
        <w:rPr>
          <w:noProof/>
          <w:lang w:eastAsia="fr-FR"/>
        </w:rPr>
      </w:pPr>
      <w:r>
        <w:rPr>
          <w:noProof/>
          <w:lang w:eastAsia="fr-FR"/>
        </w:rPr>
        <w:t>Implémenter les fonctions de IConfObserve</w:t>
      </w:r>
      <w:r w:rsidR="0077358E">
        <w:rPr>
          <w:noProof/>
          <w:lang w:eastAsia="fr-FR"/>
        </w:rPr>
        <w:t>r dans la classe "ConfObserver"</w:t>
      </w:r>
      <w:r>
        <w:rPr>
          <w:noProof/>
          <w:lang w:eastAsia="fr-FR"/>
        </w:rPr>
        <w:t xml:space="preserve"> en faisant un clique-droit dessus et en cliquant sur "Add unimplemented process".</w:t>
      </w:r>
    </w:p>
    <w:p w:rsidR="008943BE" w:rsidRPr="008943BE" w:rsidRDefault="00FF5174" w:rsidP="005B4E31">
      <w:pPr>
        <w:pStyle w:val="Paragraphedeliste"/>
        <w:rPr>
          <w:noProof/>
          <w:lang w:eastAsia="fr-FR"/>
        </w:rPr>
      </w:pPr>
      <w:r>
        <w:rPr>
          <w:noProof/>
          <w:lang w:eastAsia="fr-FR"/>
        </w:rPr>
        <w:t xml:space="preserve">Dans un premier temps, lorsque l'observer sera notifié d'un changement de valeur, il inscrira juste le changement dans </w:t>
      </w:r>
      <w:r w:rsidR="008943BE">
        <w:rPr>
          <w:noProof/>
          <w:lang w:eastAsia="fr-FR"/>
        </w:rPr>
        <w:t>le log à l'aide de la fonction "debu</w:t>
      </w:r>
      <w:r w:rsidR="0077358E">
        <w:rPr>
          <w:noProof/>
          <w:lang w:eastAsia="fr-FR"/>
        </w:rPr>
        <w:t>g</w:t>
      </w:r>
      <w:r w:rsidR="008943BE">
        <w:rPr>
          <w:noProof/>
          <w:lang w:eastAsia="fr-FR"/>
        </w:rPr>
        <w:t>" accessible dans "protolg3.tols.DebugTools" :</w:t>
      </w:r>
    </w:p>
    <w:p w:rsidR="00FF5174" w:rsidRDefault="00FF5174" w:rsidP="00781A32">
      <w:pPr>
        <w:pStyle w:val="Code"/>
        <w:rPr>
          <w:noProof/>
          <w:lang w:val="en-US" w:eastAsia="fr-FR"/>
        </w:rPr>
      </w:pPr>
      <w:r w:rsidRPr="008943BE">
        <w:rPr>
          <w:noProof/>
          <w:lang w:val="en-US" w:eastAsia="fr-FR"/>
        </w:rPr>
        <w:t>protolg3.tools.DebugTools.debug("Periode = " + protolg3.tools.StringTools.fromInt(periode));</w:t>
      </w:r>
    </w:p>
    <w:p w:rsidR="008943BE" w:rsidRPr="008943BE" w:rsidRDefault="008943BE" w:rsidP="00E4115C">
      <w:pPr>
        <w:pStyle w:val="Paragraphedeliste"/>
        <w:numPr>
          <w:ilvl w:val="0"/>
          <w:numId w:val="59"/>
        </w:numPr>
        <w:rPr>
          <w:noProof/>
          <w:lang w:eastAsia="fr-FR"/>
        </w:rPr>
      </w:pPr>
      <w:r w:rsidRPr="008943BE">
        <w:rPr>
          <w:noProof/>
          <w:lang w:eastAsia="fr-FR"/>
        </w:rPr>
        <w:t>L'édition d'un process se fait par le menu contextuel (clique-droit)</w:t>
      </w:r>
      <w:r>
        <w:rPr>
          <w:noProof/>
          <w:lang w:eastAsia="fr-FR"/>
        </w:rPr>
        <w:t xml:space="preserve"> "Edit process implementation", ou avec le raccourci "ctrl + espace"</w:t>
      </w:r>
    </w:p>
    <w:p w:rsidR="008943BE" w:rsidRDefault="005B4B86" w:rsidP="00E4115C">
      <w:pPr>
        <w:pStyle w:val="Paragraphedeliste"/>
        <w:numPr>
          <w:ilvl w:val="0"/>
          <w:numId w:val="59"/>
        </w:numPr>
        <w:rPr>
          <w:noProof/>
          <w:lang w:eastAsia="fr-FR"/>
        </w:rPr>
      </w:pPr>
      <w:r>
        <w:rPr>
          <w:noProof/>
          <w:lang w:eastAsia="fr-FR"/>
        </w:rPr>
        <w:lastRenderedPageBreak/>
        <w:t>Implémenter la fonction "InitializeDefinition" en faisant un clique-droit dessus et en cliquant sur "Override Process" puis en sélectionnant "</w:t>
      </w:r>
      <w:r w:rsidRPr="005B4B86">
        <w:rPr>
          <w:noProof/>
          <w:lang w:eastAsia="fr-FR"/>
        </w:rPr>
        <w:t xml:space="preserve"> </w:t>
      </w:r>
      <w:r w:rsidR="0077358E">
        <w:rPr>
          <w:noProof/>
          <w:lang w:eastAsia="fr-FR"/>
        </w:rPr>
        <w:t>InitializeDefinition "</w:t>
      </w:r>
    </w:p>
    <w:p w:rsidR="005B4E31" w:rsidRDefault="00D012C3" w:rsidP="00E4115C">
      <w:pPr>
        <w:pStyle w:val="Paragraphedeliste"/>
        <w:numPr>
          <w:ilvl w:val="0"/>
          <w:numId w:val="59"/>
        </w:numPr>
        <w:rPr>
          <w:noProof/>
          <w:lang w:eastAsia="fr-FR"/>
        </w:rPr>
      </w:pPr>
      <w:r>
        <w:rPr>
          <w:noProof/>
          <w:lang w:eastAsia="fr-FR"/>
        </w:rPr>
        <w:t>Dans la fonction, ajouter l'enregistrement de l'observer</w:t>
      </w:r>
      <w:r w:rsidR="0077358E">
        <w:rPr>
          <w:noProof/>
          <w:lang w:eastAsia="fr-FR"/>
        </w:rPr>
        <w:t xml:space="preserve"> </w:t>
      </w:r>
      <w:r>
        <w:rPr>
          <w:noProof/>
          <w:lang w:eastAsia="fr-FR"/>
        </w:rPr>
        <w:t>:</w:t>
      </w:r>
    </w:p>
    <w:p w:rsidR="008943BE" w:rsidRDefault="00D012C3" w:rsidP="00781A32">
      <w:pPr>
        <w:pStyle w:val="Code"/>
        <w:rPr>
          <w:noProof/>
          <w:lang w:eastAsia="fr-FR"/>
        </w:rPr>
      </w:pPr>
      <w:r w:rsidRPr="00D012C3">
        <w:rPr>
          <w:noProof/>
          <w:lang w:eastAsia="fr-FR"/>
        </w:rPr>
        <w:t>iconfmanager.registerObserver(this);</w:t>
      </w:r>
    </w:p>
    <w:p w:rsidR="00D012C3" w:rsidRDefault="008943BE" w:rsidP="00E4115C">
      <w:pPr>
        <w:pStyle w:val="Paragraphedeliste"/>
        <w:numPr>
          <w:ilvl w:val="0"/>
          <w:numId w:val="60"/>
        </w:numPr>
        <w:rPr>
          <w:noProof/>
          <w:lang w:eastAsia="fr-FR"/>
        </w:rPr>
      </w:pPr>
      <w:r>
        <w:rPr>
          <w:noProof/>
          <w:lang w:eastAsia="fr-FR"/>
        </w:rPr>
        <w:t>Ajouter une trace de debug</w:t>
      </w:r>
    </w:p>
    <w:p w:rsidR="005B4E31" w:rsidRDefault="005B4E31" w:rsidP="005B4E31">
      <w:pPr>
        <w:pStyle w:val="Paragraphedeliste"/>
        <w:rPr>
          <w:noProof/>
          <w:lang w:eastAsia="fr-FR"/>
        </w:rPr>
      </w:pPr>
    </w:p>
    <w:p w:rsidR="008943BE" w:rsidRDefault="008943BE" w:rsidP="005B4E31">
      <w:pPr>
        <w:rPr>
          <w:noProof/>
          <w:lang w:eastAsia="fr-FR"/>
        </w:rPr>
      </w:pPr>
      <w:r>
        <w:rPr>
          <w:noProof/>
          <w:lang w:eastAsia="fr-FR"/>
        </w:rPr>
        <w:t>Il faut ensuite modifier le projet précédent pour pouvoir utiliser les interfaces dans le composant DemoDataComponent.</w:t>
      </w:r>
    </w:p>
    <w:p w:rsidR="008943BE" w:rsidRDefault="008943BE" w:rsidP="00E4115C">
      <w:pPr>
        <w:pStyle w:val="Paragraphedeliste"/>
        <w:numPr>
          <w:ilvl w:val="0"/>
          <w:numId w:val="60"/>
        </w:numPr>
        <w:rPr>
          <w:noProof/>
          <w:lang w:eastAsia="fr-FR"/>
        </w:rPr>
      </w:pPr>
      <w:r w:rsidRPr="008943BE">
        <w:rPr>
          <w:noProof/>
          <w:lang w:eastAsia="fr-FR"/>
        </w:rPr>
        <w:t xml:space="preserve">Modifier le "devpath" </w:t>
      </w:r>
      <w:r>
        <w:rPr>
          <w:noProof/>
          <w:lang w:eastAsia="fr-FR"/>
        </w:rPr>
        <w:t>pour inclure le nouveau plugin</w:t>
      </w:r>
    </w:p>
    <w:p w:rsidR="008943BE" w:rsidRDefault="0077358E" w:rsidP="00E4115C">
      <w:pPr>
        <w:pStyle w:val="Paragraphedeliste"/>
        <w:numPr>
          <w:ilvl w:val="0"/>
          <w:numId w:val="60"/>
        </w:numPr>
        <w:rPr>
          <w:noProof/>
          <w:lang w:eastAsia="fr-FR"/>
        </w:rPr>
      </w:pPr>
      <w:r>
        <w:rPr>
          <w:noProof/>
          <w:lang w:eastAsia="fr-FR"/>
        </w:rPr>
        <w:t>Ajouter la dépendance à l'inter</w:t>
      </w:r>
      <w:r w:rsidR="008943BE">
        <w:rPr>
          <w:noProof/>
          <w:lang w:eastAsia="fr-FR"/>
        </w:rPr>
        <w:t>f</w:t>
      </w:r>
      <w:r>
        <w:rPr>
          <w:noProof/>
          <w:lang w:eastAsia="fr-FR"/>
        </w:rPr>
        <w:t>a</w:t>
      </w:r>
      <w:r w:rsidR="008943BE">
        <w:rPr>
          <w:noProof/>
          <w:lang w:eastAsia="fr-FR"/>
        </w:rPr>
        <w:t>ce dans le fichier "plugin.pro"</w:t>
      </w:r>
    </w:p>
    <w:p w:rsidR="008943BE" w:rsidRPr="005B4E31" w:rsidRDefault="008943BE" w:rsidP="00781A32">
      <w:pPr>
        <w:pStyle w:val="Code"/>
        <w:rPr>
          <w:noProof/>
          <w:lang w:val="en-US" w:eastAsia="fr-FR"/>
        </w:rPr>
      </w:pPr>
      <w:r w:rsidRPr="005B4E31">
        <w:rPr>
          <w:noProof/>
          <w:lang w:val="en-US" w:eastAsia="fr-FR"/>
        </w:rPr>
        <w:t>$$PROJECTS_PATH/Modules/Plg3/Tp/src/tp/Interface</w:t>
      </w:r>
    </w:p>
    <w:p w:rsidR="008943BE" w:rsidRDefault="008943BE" w:rsidP="00E4115C">
      <w:pPr>
        <w:pStyle w:val="Paragraphedeliste"/>
        <w:numPr>
          <w:ilvl w:val="0"/>
          <w:numId w:val="61"/>
        </w:numPr>
        <w:rPr>
          <w:noProof/>
          <w:lang w:eastAsia="fr-FR"/>
        </w:rPr>
      </w:pPr>
      <w:r>
        <w:rPr>
          <w:noProof/>
          <w:lang w:eastAsia="fr-FR"/>
        </w:rPr>
        <w:t>Faire hériter le componsant DemoDataComponent de "IConfManager" et fournir l'interface</w:t>
      </w:r>
    </w:p>
    <w:p w:rsidR="008943BE" w:rsidRDefault="008943BE" w:rsidP="00E4115C">
      <w:pPr>
        <w:pStyle w:val="Paragraphedeliste"/>
        <w:numPr>
          <w:ilvl w:val="0"/>
          <w:numId w:val="61"/>
        </w:numPr>
        <w:rPr>
          <w:noProof/>
          <w:lang w:eastAsia="fr-FR"/>
        </w:rPr>
      </w:pPr>
      <w:r>
        <w:rPr>
          <w:noProof/>
          <w:lang w:eastAsia="fr-FR"/>
        </w:rPr>
        <w:t>Implémenter les deux fonctions :</w:t>
      </w:r>
    </w:p>
    <w:p w:rsidR="008943BE" w:rsidRDefault="008943BE" w:rsidP="00E4115C">
      <w:pPr>
        <w:pStyle w:val="Paragraphedeliste"/>
        <w:numPr>
          <w:ilvl w:val="1"/>
          <w:numId w:val="61"/>
        </w:numPr>
        <w:rPr>
          <w:noProof/>
          <w:lang w:eastAsia="fr-FR"/>
        </w:rPr>
      </w:pPr>
      <w:r>
        <w:rPr>
          <w:noProof/>
          <w:lang w:eastAsia="fr-FR"/>
        </w:rPr>
        <w:t>Créer une variable membre de type "QList", qui enregistre la liste des observer</w:t>
      </w:r>
    </w:p>
    <w:p w:rsidR="008943BE" w:rsidRDefault="008943BE" w:rsidP="00781A32">
      <w:pPr>
        <w:pStyle w:val="Code"/>
        <w:rPr>
          <w:noProof/>
        </w:rPr>
      </w:pPr>
      <w:r>
        <w:rPr>
          <w:noProof/>
        </w:rPr>
        <w:t>QList&lt;SwRefPtr&lt;IConfObserver&gt; &gt; _list;</w:t>
      </w:r>
    </w:p>
    <w:p w:rsidR="00D15D51" w:rsidRPr="0077358E" w:rsidRDefault="008943BE" w:rsidP="00D15D51">
      <w:pPr>
        <w:pStyle w:val="Paragraphedeliste"/>
        <w:numPr>
          <w:ilvl w:val="0"/>
          <w:numId w:val="63"/>
        </w:numPr>
        <w:ind w:left="1418"/>
        <w:rPr>
          <w:rFonts w:ascii="Courier New" w:hAnsi="Courier New" w:cs="Courier New"/>
          <w:noProof/>
          <w:sz w:val="20"/>
          <w:szCs w:val="20"/>
        </w:rPr>
      </w:pPr>
      <w:r>
        <w:rPr>
          <w:noProof/>
          <w:lang w:eastAsia="fr-FR"/>
        </w:rPr>
        <w:t>Dans la fonction "registerObserver", si l'observer en paramètre n'est pas déjà dans la liste, l'ajouter</w:t>
      </w:r>
    </w:p>
    <w:p w:rsidR="008943BE" w:rsidRDefault="008943BE" w:rsidP="00781A32">
      <w:pPr>
        <w:pStyle w:val="Code"/>
        <w:rPr>
          <w:noProof/>
          <w:lang w:val="en-US"/>
        </w:rPr>
      </w:pPr>
      <w:r w:rsidRPr="008943BE">
        <w:rPr>
          <w:noProof/>
          <w:color w:val="0000FF"/>
          <w:lang w:val="en-US"/>
        </w:rPr>
        <w:t>if</w:t>
      </w:r>
      <w:r w:rsidRPr="008943BE">
        <w:rPr>
          <w:noProof/>
          <w:lang w:val="en-US"/>
        </w:rPr>
        <w:t xml:space="preserve"> (_list.contains(iconfobserver) == </w:t>
      </w:r>
      <w:r w:rsidRPr="008943BE">
        <w:rPr>
          <w:noProof/>
          <w:color w:val="0000FF"/>
          <w:lang w:val="en-US"/>
        </w:rPr>
        <w:t>false</w:t>
      </w:r>
      <w:r w:rsidRPr="008943BE">
        <w:rPr>
          <w:noProof/>
          <w:lang w:val="en-US"/>
        </w:rPr>
        <w:t>) {</w:t>
      </w:r>
    </w:p>
    <w:p w:rsidR="008943BE" w:rsidRDefault="008943BE" w:rsidP="00781A32">
      <w:pPr>
        <w:pStyle w:val="Code"/>
        <w:rPr>
          <w:noProof/>
          <w:lang w:val="en-US"/>
        </w:rPr>
      </w:pPr>
      <w:r>
        <w:rPr>
          <w:noProof/>
          <w:lang w:val="en-US"/>
        </w:rPr>
        <w:tab/>
      </w:r>
      <w:r w:rsidRPr="008943BE">
        <w:rPr>
          <w:noProof/>
          <w:lang w:val="en-US"/>
        </w:rPr>
        <w:t>_list.push_back(iconfobserver);</w:t>
      </w:r>
    </w:p>
    <w:p w:rsidR="008943BE" w:rsidRDefault="008943BE" w:rsidP="00781A32">
      <w:pPr>
        <w:pStyle w:val="Code"/>
        <w:rPr>
          <w:noProof/>
          <w:lang w:eastAsia="fr-FR"/>
        </w:rPr>
      </w:pPr>
      <w:r>
        <w:rPr>
          <w:noProof/>
        </w:rPr>
        <w:t>}</w:t>
      </w:r>
    </w:p>
    <w:p w:rsidR="008943BE" w:rsidRPr="005B4E31" w:rsidRDefault="008943BE" w:rsidP="0077358E">
      <w:pPr>
        <w:pStyle w:val="Paragraphedeliste"/>
        <w:numPr>
          <w:ilvl w:val="0"/>
          <w:numId w:val="88"/>
        </w:numPr>
        <w:ind w:left="1418"/>
        <w:rPr>
          <w:rFonts w:ascii="Courier New" w:hAnsi="Courier New" w:cs="Courier New"/>
          <w:noProof/>
          <w:sz w:val="20"/>
          <w:szCs w:val="20"/>
        </w:rPr>
      </w:pPr>
      <w:r>
        <w:rPr>
          <w:noProof/>
          <w:lang w:eastAsia="fr-FR"/>
        </w:rPr>
        <w:t>Dans la fonction "unregisterObserver", si l'observer en paramètre est présent dans la liste, le supprimer</w:t>
      </w:r>
    </w:p>
    <w:p w:rsidR="008943BE" w:rsidRDefault="008943BE" w:rsidP="00781A32">
      <w:pPr>
        <w:pStyle w:val="Code"/>
        <w:rPr>
          <w:noProof/>
        </w:rPr>
      </w:pPr>
      <w:r w:rsidRPr="008943BE">
        <w:rPr>
          <w:noProof/>
          <w:color w:val="0000FF"/>
        </w:rPr>
        <w:t>if</w:t>
      </w:r>
      <w:r w:rsidRPr="008943BE">
        <w:rPr>
          <w:noProof/>
        </w:rPr>
        <w:t xml:space="preserve"> (_list.contains(iconfobserver)) {</w:t>
      </w:r>
    </w:p>
    <w:p w:rsidR="008943BE" w:rsidRDefault="008943BE" w:rsidP="00781A32">
      <w:pPr>
        <w:pStyle w:val="Code"/>
        <w:rPr>
          <w:noProof/>
        </w:rPr>
      </w:pPr>
      <w:r>
        <w:rPr>
          <w:noProof/>
        </w:rPr>
        <w:tab/>
        <w:t>_list.removeOne(iconfobserver);</w:t>
      </w:r>
    </w:p>
    <w:p w:rsidR="008943BE" w:rsidRDefault="008943BE" w:rsidP="00781A32">
      <w:pPr>
        <w:pStyle w:val="Code"/>
        <w:rPr>
          <w:noProof/>
        </w:rPr>
      </w:pPr>
      <w:r>
        <w:rPr>
          <w:noProof/>
        </w:rPr>
        <w:t>}</w:t>
      </w:r>
    </w:p>
    <w:p w:rsidR="00B875C8" w:rsidRPr="005B4E31" w:rsidRDefault="00B875C8" w:rsidP="00E4115C">
      <w:pPr>
        <w:pStyle w:val="Paragraphedeliste"/>
        <w:numPr>
          <w:ilvl w:val="0"/>
          <w:numId w:val="62"/>
        </w:numPr>
        <w:ind w:left="709"/>
        <w:rPr>
          <w:rFonts w:ascii="Courier New" w:hAnsi="Courier New" w:cs="Courier New"/>
          <w:noProof/>
          <w:sz w:val="20"/>
          <w:szCs w:val="20"/>
        </w:rPr>
      </w:pPr>
      <w:r>
        <w:rPr>
          <w:noProof/>
          <w:lang w:eastAsia="fr-FR"/>
        </w:rPr>
        <w:t>Dans les mutateurs du composant ("setStep" et "setPeriode"), notifier tous les observers du changement de valeur</w:t>
      </w:r>
    </w:p>
    <w:p w:rsidR="00B875C8" w:rsidRDefault="00B875C8" w:rsidP="00781A32">
      <w:pPr>
        <w:pStyle w:val="Code"/>
        <w:rPr>
          <w:noProof/>
          <w:lang w:val="en-US"/>
        </w:rPr>
      </w:pPr>
      <w:r w:rsidRPr="00B875C8">
        <w:rPr>
          <w:noProof/>
          <w:color w:val="0000FF"/>
          <w:lang w:val="en-US"/>
        </w:rPr>
        <w:t>for</w:t>
      </w:r>
      <w:r w:rsidRPr="00B875C8">
        <w:rPr>
          <w:noProof/>
          <w:lang w:val="en-US"/>
        </w:rPr>
        <w:t xml:space="preserve"> (</w:t>
      </w:r>
      <w:r w:rsidRPr="00B875C8">
        <w:rPr>
          <w:noProof/>
          <w:color w:val="0000FF"/>
          <w:lang w:val="en-US"/>
        </w:rPr>
        <w:t>int</w:t>
      </w:r>
      <w:r w:rsidRPr="00B875C8">
        <w:rPr>
          <w:noProof/>
          <w:lang w:val="en-US"/>
        </w:rPr>
        <w:t xml:space="preserve"> i = 0; i &lt; _list.size(); ++i) {</w:t>
      </w:r>
    </w:p>
    <w:p w:rsidR="00B875C8" w:rsidRDefault="00B875C8" w:rsidP="00781A32">
      <w:pPr>
        <w:pStyle w:val="Code"/>
        <w:rPr>
          <w:noProof/>
          <w:lang w:val="en-US"/>
        </w:rPr>
      </w:pPr>
      <w:r>
        <w:rPr>
          <w:noProof/>
          <w:lang w:val="en-US"/>
        </w:rPr>
        <w:tab/>
      </w:r>
      <w:r w:rsidRPr="00B875C8">
        <w:rPr>
          <w:noProof/>
          <w:lang w:val="en-US"/>
        </w:rPr>
        <w:t>_list.at(i)-&gt;notifyStepChanged(</w:t>
      </w:r>
      <w:r>
        <w:rPr>
          <w:noProof/>
          <w:lang w:val="en-US"/>
        </w:rPr>
        <w:t>step</w:t>
      </w:r>
      <w:r w:rsidRPr="00B875C8">
        <w:rPr>
          <w:noProof/>
          <w:lang w:val="en-US"/>
        </w:rPr>
        <w:t>);</w:t>
      </w:r>
    </w:p>
    <w:p w:rsidR="00B875C8" w:rsidRDefault="00B875C8" w:rsidP="00781A32">
      <w:pPr>
        <w:pStyle w:val="Code"/>
        <w:rPr>
          <w:noProof/>
        </w:rPr>
      </w:pPr>
      <w:r>
        <w:rPr>
          <w:noProof/>
        </w:rPr>
        <w:t>}</w:t>
      </w:r>
    </w:p>
    <w:p w:rsidR="00B875C8" w:rsidRDefault="00B875C8" w:rsidP="005B4E31">
      <w:pPr>
        <w:rPr>
          <w:noProof/>
        </w:rPr>
      </w:pPr>
    </w:p>
    <w:p w:rsidR="00B875C8" w:rsidRPr="00F5194B" w:rsidRDefault="00B875C8" w:rsidP="005B4E31">
      <w:r w:rsidRPr="00B875C8">
        <w:rPr>
          <w:noProof/>
          <w:lang w:eastAsia="fr-FR"/>
        </w:rPr>
        <w:t xml:space="preserve">Il ne reste </w:t>
      </w:r>
      <w:r w:rsidR="005B4E31">
        <w:rPr>
          <w:noProof/>
          <w:lang w:eastAsia="fr-FR"/>
        </w:rPr>
        <w:t xml:space="preserve">plus </w:t>
      </w:r>
      <w:r w:rsidRPr="00B875C8">
        <w:rPr>
          <w:noProof/>
          <w:lang w:eastAsia="fr-FR"/>
        </w:rPr>
        <w:t>qu'à utiliser le nouveau composant dans un stream.</w:t>
      </w:r>
    </w:p>
    <w:p w:rsidR="00B875C8" w:rsidRPr="008943BE" w:rsidRDefault="00B875C8" w:rsidP="005B4E31">
      <w:pPr>
        <w:rPr>
          <w:noProof/>
          <w:lang w:eastAsia="fr-FR"/>
        </w:rPr>
      </w:pPr>
    </w:p>
    <w:p w:rsidR="008943BE" w:rsidRDefault="00B875C8" w:rsidP="00E4115C">
      <w:pPr>
        <w:pStyle w:val="Paragraphedeliste"/>
        <w:numPr>
          <w:ilvl w:val="0"/>
          <w:numId w:val="62"/>
        </w:numPr>
        <w:ind w:left="709"/>
        <w:rPr>
          <w:noProof/>
          <w:lang w:eastAsia="fr-FR"/>
        </w:rPr>
      </w:pPr>
      <w:r>
        <w:rPr>
          <w:noProof/>
          <w:lang w:eastAsia="fr-FR"/>
        </w:rPr>
        <w:t>Ouvrir l'éditeur Streamwork</w:t>
      </w:r>
    </w:p>
    <w:p w:rsidR="00B875C8" w:rsidRDefault="00B875C8" w:rsidP="00E4115C">
      <w:pPr>
        <w:pStyle w:val="Paragraphedeliste"/>
        <w:numPr>
          <w:ilvl w:val="0"/>
          <w:numId w:val="62"/>
        </w:numPr>
        <w:ind w:left="709"/>
        <w:rPr>
          <w:noProof/>
          <w:lang w:eastAsia="fr-FR"/>
        </w:rPr>
      </w:pPr>
      <w:r>
        <w:rPr>
          <w:noProof/>
          <w:lang w:eastAsia="fr-FR"/>
        </w:rPr>
        <w:t>Ajouter les composants DemoDataComponent et ConfObserver</w:t>
      </w:r>
    </w:p>
    <w:p w:rsidR="00B875C8" w:rsidRDefault="00B875C8" w:rsidP="00E4115C">
      <w:pPr>
        <w:pStyle w:val="Paragraphedeliste"/>
        <w:numPr>
          <w:ilvl w:val="0"/>
          <w:numId w:val="62"/>
        </w:numPr>
        <w:ind w:left="709"/>
        <w:rPr>
          <w:noProof/>
          <w:lang w:eastAsia="fr-FR"/>
        </w:rPr>
      </w:pPr>
      <w:r>
        <w:rPr>
          <w:noProof/>
          <w:lang w:eastAsia="fr-FR"/>
        </w:rPr>
        <w:t>Ajouter un composant "PlgGlobalContext", chargé de fournir un context au composant créé avec l'ODP</w:t>
      </w:r>
      <w:r w:rsidR="00D002B4">
        <w:rPr>
          <w:noProof/>
          <w:lang w:eastAsia="fr-FR"/>
        </w:rPr>
        <w:t>.</w:t>
      </w:r>
    </w:p>
    <w:p w:rsidR="00540F90" w:rsidRDefault="00B875C8" w:rsidP="00E4115C">
      <w:pPr>
        <w:pStyle w:val="Paragraphedeliste"/>
        <w:numPr>
          <w:ilvl w:val="0"/>
          <w:numId w:val="62"/>
        </w:numPr>
        <w:ind w:left="709"/>
        <w:rPr>
          <w:noProof/>
          <w:lang w:eastAsia="fr-FR"/>
        </w:rPr>
      </w:pPr>
      <w:r>
        <w:rPr>
          <w:noProof/>
          <w:lang w:eastAsia="fr-FR"/>
        </w:rPr>
        <w:t>Connecter les composants, puis éditer les valeurs de pas et de période, et observer les changements</w:t>
      </w:r>
      <w:r w:rsidR="00D002B4">
        <w:rPr>
          <w:noProof/>
          <w:lang w:eastAsia="fr-FR"/>
        </w:rPr>
        <w:t>.</w:t>
      </w:r>
    </w:p>
    <w:p w:rsidR="005B4E31" w:rsidRPr="008943BE" w:rsidRDefault="005B4E31" w:rsidP="005B4E31">
      <w:pPr>
        <w:pStyle w:val="Paragraphedeliste"/>
        <w:ind w:left="1068"/>
        <w:rPr>
          <w:noProof/>
          <w:lang w:eastAsia="fr-FR"/>
        </w:rPr>
      </w:pPr>
    </w:p>
    <w:p w:rsidR="0009409C" w:rsidRDefault="00D06560" w:rsidP="0009409C">
      <w:pPr>
        <w:keepNext/>
        <w:jc w:val="center"/>
      </w:pPr>
      <w:r>
        <w:rPr>
          <w:noProof/>
          <w:lang w:eastAsia="fr-FR"/>
        </w:rPr>
        <w:lastRenderedPageBreak/>
        <w:drawing>
          <wp:inline distT="0" distB="0" distL="0" distR="0">
            <wp:extent cx="4533900" cy="3419475"/>
            <wp:effectExtent l="19050" t="0" r="0" b="0"/>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srcRect/>
                    <a:stretch>
                      <a:fillRect/>
                    </a:stretch>
                  </pic:blipFill>
                  <pic:spPr bwMode="auto">
                    <a:xfrm>
                      <a:off x="0" y="0"/>
                      <a:ext cx="4533900" cy="3419475"/>
                    </a:xfrm>
                    <a:prstGeom prst="rect">
                      <a:avLst/>
                    </a:prstGeom>
                    <a:noFill/>
                    <a:ln w="9525">
                      <a:noFill/>
                      <a:miter lim="800000"/>
                      <a:headEnd/>
                      <a:tailEnd/>
                    </a:ln>
                  </pic:spPr>
                </pic:pic>
              </a:graphicData>
            </a:graphic>
          </wp:inline>
        </w:drawing>
      </w:r>
    </w:p>
    <w:p w:rsidR="00540F90" w:rsidRPr="00540F90" w:rsidRDefault="0009409C" w:rsidP="0009409C">
      <w:pPr>
        <w:pStyle w:val="Lgende"/>
        <w:jc w:val="center"/>
        <w:rPr>
          <w:noProof/>
          <w:lang w:eastAsia="fr-FR"/>
        </w:rPr>
      </w:pPr>
      <w:r>
        <w:t xml:space="preserve">Image </w:t>
      </w:r>
      <w:fldSimple w:instr=" SEQ Image \* ARABIC ">
        <w:r w:rsidR="004313EA">
          <w:rPr>
            <w:noProof/>
          </w:rPr>
          <w:t>39</w:t>
        </w:r>
      </w:fldSimple>
      <w:r>
        <w:t xml:space="preserve"> : </w:t>
      </w:r>
      <w:r w:rsidRPr="0081731F">
        <w:t xml:space="preserve">Stream de test du </w:t>
      </w:r>
      <w:proofErr w:type="spellStart"/>
      <w:r w:rsidRPr="0081731F">
        <w:t>ConfObserver</w:t>
      </w:r>
      <w:proofErr w:type="spellEnd"/>
      <w:r w:rsidR="00BD7FBE" w:rsidRPr="005B4E31">
        <w:rPr>
          <w:noProof/>
          <w:sz w:val="20"/>
          <w:u w:val="single"/>
          <w:lang w:eastAsia="fr-FR"/>
        </w:rPr>
        <w:t xml:space="preserve"> </w:t>
      </w:r>
    </w:p>
    <w:p w:rsidR="002D2864" w:rsidRDefault="002D2864" w:rsidP="00DC78B5">
      <w:pPr>
        <w:rPr>
          <w:noProof/>
          <w:lang w:eastAsia="fr-FR"/>
        </w:rPr>
      </w:pPr>
    </w:p>
    <w:p w:rsidR="005B4E31" w:rsidRDefault="005B4E31" w:rsidP="00DC78B5">
      <w:pPr>
        <w:rPr>
          <w:noProof/>
          <w:lang w:eastAsia="fr-FR"/>
        </w:rPr>
      </w:pPr>
    </w:p>
    <w:p w:rsidR="009D1346" w:rsidRDefault="00540F90" w:rsidP="00B5234E">
      <w:pPr>
        <w:pStyle w:val="Titre2"/>
        <w:rPr>
          <w:noProof/>
          <w:lang w:eastAsia="fr-FR"/>
        </w:rPr>
      </w:pPr>
      <w:bookmarkStart w:id="207" w:name="_Toc354393995"/>
      <w:r>
        <w:rPr>
          <w:noProof/>
          <w:lang w:eastAsia="fr-FR"/>
        </w:rPr>
        <w:t>Création d'un composant exécutable</w:t>
      </w:r>
      <w:bookmarkEnd w:id="207"/>
    </w:p>
    <w:p w:rsidR="000D7080" w:rsidRDefault="000D7080" w:rsidP="005B4E31">
      <w:pPr>
        <w:rPr>
          <w:noProof/>
          <w:lang w:eastAsia="fr-FR"/>
        </w:rPr>
      </w:pPr>
    </w:p>
    <w:p w:rsidR="000D7080" w:rsidRDefault="000D7080" w:rsidP="00E4115C">
      <w:pPr>
        <w:pStyle w:val="Paragraphedeliste"/>
        <w:numPr>
          <w:ilvl w:val="0"/>
          <w:numId w:val="64"/>
        </w:numPr>
        <w:rPr>
          <w:noProof/>
          <w:lang w:eastAsia="fr-FR"/>
        </w:rPr>
      </w:pPr>
      <w:r>
        <w:rPr>
          <w:noProof/>
          <w:lang w:eastAsia="fr-FR"/>
        </w:rPr>
        <w:t xml:space="preserve">Créer </w:t>
      </w:r>
      <w:r w:rsidR="009D1346">
        <w:rPr>
          <w:noProof/>
          <w:lang w:eastAsia="fr-FR"/>
        </w:rPr>
        <w:t xml:space="preserve">un composant "ConfReceiver" qui fourni </w:t>
      </w:r>
      <w:r w:rsidR="009D0EDD">
        <w:rPr>
          <w:noProof/>
          <w:lang w:eastAsia="fr-FR"/>
        </w:rPr>
        <w:t>une interface "IConfObserver" et hérite de I</w:t>
      </w:r>
      <w:r>
        <w:rPr>
          <w:noProof/>
          <w:lang w:eastAsia="fr-FR"/>
        </w:rPr>
        <w:t>ConfManager (Interfaces Editor)</w:t>
      </w:r>
    </w:p>
    <w:p w:rsidR="000D7080" w:rsidRDefault="009D0EDD" w:rsidP="00E4115C">
      <w:pPr>
        <w:pStyle w:val="Paragraphedeliste"/>
        <w:numPr>
          <w:ilvl w:val="0"/>
          <w:numId w:val="64"/>
        </w:numPr>
        <w:rPr>
          <w:noProof/>
          <w:lang w:eastAsia="fr-FR"/>
        </w:rPr>
      </w:pPr>
      <w:r>
        <w:rPr>
          <w:noProof/>
          <w:lang w:eastAsia="fr-FR"/>
        </w:rPr>
        <w:t>Implémenter les f</w:t>
      </w:r>
      <w:r w:rsidR="000D7080">
        <w:rPr>
          <w:noProof/>
          <w:lang w:eastAsia="fr-FR"/>
        </w:rPr>
        <w:t>onctions register et unregister</w:t>
      </w:r>
    </w:p>
    <w:p w:rsidR="004D2CC2" w:rsidRDefault="009D0EDD" w:rsidP="00E4115C">
      <w:pPr>
        <w:pStyle w:val="Paragraphedeliste"/>
        <w:numPr>
          <w:ilvl w:val="0"/>
          <w:numId w:val="64"/>
        </w:numPr>
        <w:rPr>
          <w:noProof/>
          <w:lang w:eastAsia="fr-FR"/>
        </w:rPr>
      </w:pPr>
      <w:r>
        <w:rPr>
          <w:noProof/>
          <w:lang w:eastAsia="fr-FR"/>
        </w:rPr>
        <w:t>Stocker la liste des observers à l'aide de "Field Editor", en glissant le type</w:t>
      </w:r>
      <w:r w:rsidR="000D7080">
        <w:rPr>
          <w:noProof/>
          <w:lang w:eastAsia="fr-FR"/>
        </w:rPr>
        <w:t xml:space="preserve"> "IConfObserver"</w:t>
      </w:r>
      <w:r>
        <w:rPr>
          <w:noProof/>
          <w:lang w:eastAsia="fr-FR"/>
        </w:rPr>
        <w:t>.</w:t>
      </w:r>
      <w:r w:rsidR="000D7080">
        <w:rPr>
          <w:noProof/>
          <w:lang w:eastAsia="fr-FR"/>
        </w:rPr>
        <w:br/>
      </w:r>
      <w:r>
        <w:rPr>
          <w:noProof/>
          <w:lang w:eastAsia="fr-FR"/>
        </w:rPr>
        <w:t>Pour que la variable soit une liste, il faut définir le nombre d'éléments avec les paramètres "Minimum multiplicity" (=0) et "Maximum multiplicity" (=10).</w:t>
      </w:r>
    </w:p>
    <w:p w:rsidR="005B4E31" w:rsidRDefault="005B4E31" w:rsidP="005B4E31">
      <w:pPr>
        <w:pStyle w:val="Paragraphedeliste"/>
        <w:rPr>
          <w:noProof/>
          <w:lang w:eastAsia="fr-FR"/>
        </w:rPr>
      </w:pPr>
    </w:p>
    <w:p w:rsidR="0009409C" w:rsidRDefault="000D7080" w:rsidP="0009409C">
      <w:pPr>
        <w:keepNext/>
        <w:jc w:val="center"/>
      </w:pPr>
      <w:r>
        <w:rPr>
          <w:noProof/>
          <w:lang w:eastAsia="fr-FR"/>
        </w:rPr>
        <w:drawing>
          <wp:inline distT="0" distB="0" distL="0" distR="0">
            <wp:extent cx="4962525" cy="1704975"/>
            <wp:effectExtent l="19050" t="0" r="9525" b="0"/>
            <wp:docPr id="69"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0" cstate="print"/>
                    <a:srcRect/>
                    <a:stretch>
                      <a:fillRect/>
                    </a:stretch>
                  </pic:blipFill>
                  <pic:spPr bwMode="auto">
                    <a:xfrm>
                      <a:off x="0" y="0"/>
                      <a:ext cx="4962525" cy="1704975"/>
                    </a:xfrm>
                    <a:prstGeom prst="rect">
                      <a:avLst/>
                    </a:prstGeom>
                    <a:noFill/>
                    <a:ln w="9525">
                      <a:noFill/>
                      <a:miter lim="800000"/>
                      <a:headEnd/>
                      <a:tailEnd/>
                    </a:ln>
                  </pic:spPr>
                </pic:pic>
              </a:graphicData>
            </a:graphic>
          </wp:inline>
        </w:drawing>
      </w:r>
    </w:p>
    <w:p w:rsidR="000D7080" w:rsidRPr="005B4E31" w:rsidRDefault="0009409C" w:rsidP="0009409C">
      <w:pPr>
        <w:pStyle w:val="Lgende"/>
        <w:jc w:val="center"/>
        <w:rPr>
          <w:noProof/>
          <w:sz w:val="20"/>
          <w:u w:val="single"/>
          <w:lang w:eastAsia="fr-FR"/>
        </w:rPr>
      </w:pPr>
      <w:r>
        <w:t xml:space="preserve">Image </w:t>
      </w:r>
      <w:fldSimple w:instr=" SEQ Image \* ARABIC ">
        <w:r w:rsidR="004313EA">
          <w:rPr>
            <w:noProof/>
          </w:rPr>
          <w:t>40</w:t>
        </w:r>
      </w:fldSimple>
      <w:r>
        <w:t xml:space="preserve"> : </w:t>
      </w:r>
      <w:r w:rsidRPr="00BC2A17">
        <w:t>Création d'une liste d'</w:t>
      </w:r>
      <w:proofErr w:type="spellStart"/>
      <w:r w:rsidRPr="00BC2A17">
        <w:t>observers</w:t>
      </w:r>
      <w:proofErr w:type="spellEnd"/>
      <w:r w:rsidR="000D7080" w:rsidRPr="005B4E31">
        <w:rPr>
          <w:noProof/>
          <w:sz w:val="20"/>
          <w:u w:val="single"/>
          <w:lang w:eastAsia="fr-FR"/>
        </w:rPr>
        <w:t xml:space="preserve"> </w:t>
      </w:r>
    </w:p>
    <w:p w:rsidR="000D7080" w:rsidRDefault="000D7080" w:rsidP="005B4E31">
      <w:pPr>
        <w:rPr>
          <w:noProof/>
          <w:lang w:eastAsia="fr-FR"/>
        </w:rPr>
      </w:pPr>
    </w:p>
    <w:p w:rsidR="009D1346" w:rsidRDefault="009D1346" w:rsidP="00E4115C">
      <w:pPr>
        <w:pStyle w:val="Paragraphedeliste"/>
        <w:numPr>
          <w:ilvl w:val="0"/>
          <w:numId w:val="65"/>
        </w:numPr>
        <w:rPr>
          <w:noProof/>
          <w:lang w:eastAsia="fr-FR"/>
        </w:rPr>
      </w:pPr>
      <w:r>
        <w:rPr>
          <w:noProof/>
          <w:lang w:eastAsia="fr-FR"/>
        </w:rPr>
        <w:t>Ajout</w:t>
      </w:r>
      <w:r w:rsidR="000D7080">
        <w:rPr>
          <w:noProof/>
          <w:lang w:eastAsia="fr-FR"/>
        </w:rPr>
        <w:t>er</w:t>
      </w:r>
      <w:r>
        <w:rPr>
          <w:noProof/>
          <w:lang w:eastAsia="fr-FR"/>
        </w:rPr>
        <w:t xml:space="preserve"> l'interface "IConfObserver" a</w:t>
      </w:r>
      <w:r w:rsidR="000D7080">
        <w:rPr>
          <w:noProof/>
          <w:lang w:eastAsia="fr-FR"/>
        </w:rPr>
        <w:t>u composant "DemoCoreComponent"</w:t>
      </w:r>
    </w:p>
    <w:p w:rsidR="000D7080" w:rsidRDefault="0098314D" w:rsidP="00E4115C">
      <w:pPr>
        <w:pStyle w:val="Paragraphedeliste"/>
        <w:numPr>
          <w:ilvl w:val="0"/>
          <w:numId w:val="65"/>
        </w:numPr>
        <w:rPr>
          <w:noProof/>
          <w:lang w:eastAsia="fr-FR"/>
        </w:rPr>
      </w:pPr>
      <w:r>
        <w:rPr>
          <w:noProof/>
          <w:lang w:eastAsia="fr-FR"/>
        </w:rPr>
        <w:t>Rendre le composant ConfReceiver exécutable en ajoutant les méthodes d'exécution. Pour cela, faire un "override process", et sélectionner "start, stop, exécute".</w:t>
      </w:r>
    </w:p>
    <w:p w:rsidR="005B4E31" w:rsidRDefault="005B4E31" w:rsidP="005B4E31">
      <w:pPr>
        <w:pStyle w:val="Paragraphedeliste"/>
        <w:rPr>
          <w:noProof/>
          <w:lang w:eastAsia="fr-FR"/>
        </w:rPr>
      </w:pPr>
    </w:p>
    <w:p w:rsidR="0009409C" w:rsidRDefault="000D7080" w:rsidP="0009409C">
      <w:pPr>
        <w:keepNext/>
        <w:jc w:val="center"/>
      </w:pPr>
      <w:r>
        <w:rPr>
          <w:noProof/>
          <w:lang w:eastAsia="fr-FR"/>
        </w:rPr>
        <w:lastRenderedPageBreak/>
        <w:drawing>
          <wp:inline distT="0" distB="0" distL="0" distR="0">
            <wp:extent cx="3533775" cy="2240312"/>
            <wp:effectExtent l="1905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cstate="print"/>
                    <a:srcRect/>
                    <a:stretch>
                      <a:fillRect/>
                    </a:stretch>
                  </pic:blipFill>
                  <pic:spPr bwMode="auto">
                    <a:xfrm>
                      <a:off x="0" y="0"/>
                      <a:ext cx="3533775" cy="2240312"/>
                    </a:xfrm>
                    <a:prstGeom prst="rect">
                      <a:avLst/>
                    </a:prstGeom>
                    <a:noFill/>
                    <a:ln w="9525">
                      <a:noFill/>
                      <a:miter lim="800000"/>
                      <a:headEnd/>
                      <a:tailEnd/>
                    </a:ln>
                  </pic:spPr>
                </pic:pic>
              </a:graphicData>
            </a:graphic>
          </wp:inline>
        </w:drawing>
      </w:r>
    </w:p>
    <w:p w:rsidR="000D7080" w:rsidRDefault="0009409C" w:rsidP="0009409C">
      <w:pPr>
        <w:pStyle w:val="Lgende"/>
        <w:jc w:val="center"/>
        <w:rPr>
          <w:noProof/>
          <w:lang w:eastAsia="fr-FR"/>
        </w:rPr>
      </w:pPr>
      <w:r>
        <w:t xml:space="preserve">Image </w:t>
      </w:r>
      <w:fldSimple w:instr=" SEQ Image \* ARABIC ">
        <w:r w:rsidR="004313EA">
          <w:rPr>
            <w:noProof/>
          </w:rPr>
          <w:t>41</w:t>
        </w:r>
      </w:fldSimple>
      <w:r>
        <w:t xml:space="preserve"> : </w:t>
      </w:r>
      <w:r w:rsidRPr="00445E6A">
        <w:t>Composant exécutable dans l'ODP</w:t>
      </w:r>
      <w:r w:rsidR="000D7080" w:rsidRPr="005B4E31">
        <w:rPr>
          <w:noProof/>
          <w:sz w:val="20"/>
          <w:u w:val="single"/>
          <w:lang w:eastAsia="fr-FR"/>
        </w:rPr>
        <w:t xml:space="preserve"> </w:t>
      </w:r>
    </w:p>
    <w:p w:rsidR="000D7080" w:rsidRDefault="000D7080" w:rsidP="005B4E31">
      <w:pPr>
        <w:rPr>
          <w:noProof/>
          <w:lang w:eastAsia="fr-FR"/>
        </w:rPr>
      </w:pPr>
    </w:p>
    <w:p w:rsidR="000D7080" w:rsidRDefault="006038C4" w:rsidP="00E4115C">
      <w:pPr>
        <w:pStyle w:val="Paragraphedeliste"/>
        <w:numPr>
          <w:ilvl w:val="0"/>
          <w:numId w:val="66"/>
        </w:numPr>
        <w:rPr>
          <w:noProof/>
          <w:lang w:eastAsia="fr-FR"/>
        </w:rPr>
      </w:pPr>
      <w:r>
        <w:rPr>
          <w:noProof/>
          <w:lang w:eastAsia="fr-FR"/>
        </w:rPr>
        <w:t>Créer une fonction "chan</w:t>
      </w:r>
      <w:r w:rsidR="00907443">
        <w:rPr>
          <w:noProof/>
          <w:lang w:eastAsia="fr-FR"/>
        </w:rPr>
        <w:t>geStep(int value)", qui parcourt</w:t>
      </w:r>
      <w:r>
        <w:rPr>
          <w:noProof/>
          <w:lang w:eastAsia="fr-FR"/>
        </w:rPr>
        <w:t xml:space="preserve"> les observer</w:t>
      </w:r>
      <w:r w:rsidR="00907443">
        <w:rPr>
          <w:noProof/>
          <w:lang w:eastAsia="fr-FR"/>
        </w:rPr>
        <w:t xml:space="preserve"> et met à jour la valeur du pas</w:t>
      </w:r>
    </w:p>
    <w:p w:rsidR="0098314D" w:rsidRDefault="0098314D" w:rsidP="00E4115C">
      <w:pPr>
        <w:pStyle w:val="Paragraphedeliste"/>
        <w:numPr>
          <w:ilvl w:val="0"/>
          <w:numId w:val="66"/>
        </w:numPr>
        <w:rPr>
          <w:noProof/>
          <w:lang w:eastAsia="fr-FR"/>
        </w:rPr>
      </w:pPr>
      <w:r>
        <w:rPr>
          <w:noProof/>
          <w:lang w:eastAsia="fr-FR"/>
        </w:rPr>
        <w:t xml:space="preserve">Dans la fonction </w:t>
      </w:r>
      <w:r w:rsidR="006038C4">
        <w:rPr>
          <w:noProof/>
          <w:lang w:eastAsia="fr-FR"/>
        </w:rPr>
        <w:t>"exécute", appeler la fonction "ch</w:t>
      </w:r>
      <w:r w:rsidR="00BD7FBE">
        <w:rPr>
          <w:noProof/>
          <w:lang w:eastAsia="fr-FR"/>
        </w:rPr>
        <w:t>angeStep", en modifiant la valeur du pas (incrémentation, alternance, etc.)</w:t>
      </w:r>
    </w:p>
    <w:p w:rsidR="00E930A2" w:rsidRDefault="00E930A2" w:rsidP="00E4115C">
      <w:pPr>
        <w:pStyle w:val="Paragraphedeliste"/>
        <w:numPr>
          <w:ilvl w:val="0"/>
          <w:numId w:val="66"/>
        </w:numPr>
        <w:rPr>
          <w:noProof/>
          <w:lang w:eastAsia="fr-FR"/>
        </w:rPr>
      </w:pPr>
      <w:r>
        <w:rPr>
          <w:noProof/>
          <w:lang w:eastAsia="fr-FR"/>
        </w:rPr>
        <w:t>Créer un nouveau stream avec les composants suivants</w:t>
      </w:r>
      <w:r w:rsidR="00907443">
        <w:rPr>
          <w:noProof/>
          <w:lang w:eastAsia="fr-FR"/>
        </w:rPr>
        <w:t xml:space="preserve"> </w:t>
      </w:r>
      <w:r>
        <w:rPr>
          <w:noProof/>
          <w:lang w:eastAsia="fr-FR"/>
        </w:rPr>
        <w:t>:</w:t>
      </w:r>
    </w:p>
    <w:p w:rsidR="00E930A2" w:rsidRDefault="00E930A2" w:rsidP="00E4115C">
      <w:pPr>
        <w:pStyle w:val="Paragraphedeliste"/>
        <w:numPr>
          <w:ilvl w:val="1"/>
          <w:numId w:val="66"/>
        </w:numPr>
        <w:rPr>
          <w:noProof/>
          <w:lang w:eastAsia="fr-FR"/>
        </w:rPr>
      </w:pPr>
      <w:r>
        <w:rPr>
          <w:noProof/>
          <w:lang w:eastAsia="fr-FR"/>
        </w:rPr>
        <w:t>SwExecutor</w:t>
      </w:r>
    </w:p>
    <w:p w:rsidR="00E930A2" w:rsidRDefault="00E930A2" w:rsidP="00E4115C">
      <w:pPr>
        <w:pStyle w:val="Paragraphedeliste"/>
        <w:numPr>
          <w:ilvl w:val="1"/>
          <w:numId w:val="66"/>
        </w:numPr>
        <w:rPr>
          <w:noProof/>
          <w:lang w:eastAsia="fr-FR"/>
        </w:rPr>
      </w:pPr>
      <w:r>
        <w:rPr>
          <w:noProof/>
          <w:lang w:eastAsia="fr-FR"/>
        </w:rPr>
        <w:t>PlgGlobalContext</w:t>
      </w:r>
    </w:p>
    <w:p w:rsidR="00E930A2" w:rsidRDefault="00E930A2" w:rsidP="00E4115C">
      <w:pPr>
        <w:pStyle w:val="Paragraphedeliste"/>
        <w:numPr>
          <w:ilvl w:val="1"/>
          <w:numId w:val="66"/>
        </w:numPr>
        <w:rPr>
          <w:noProof/>
          <w:lang w:eastAsia="fr-FR"/>
        </w:rPr>
      </w:pPr>
      <w:r>
        <w:rPr>
          <w:noProof/>
          <w:lang w:eastAsia="fr-FR"/>
        </w:rPr>
        <w:t>ConfReceiver</w:t>
      </w:r>
    </w:p>
    <w:p w:rsidR="00E930A2" w:rsidRDefault="00E930A2" w:rsidP="00E4115C">
      <w:pPr>
        <w:pStyle w:val="Paragraphedeliste"/>
        <w:numPr>
          <w:ilvl w:val="1"/>
          <w:numId w:val="66"/>
        </w:numPr>
        <w:rPr>
          <w:noProof/>
          <w:lang w:eastAsia="fr-FR"/>
        </w:rPr>
      </w:pPr>
      <w:r>
        <w:rPr>
          <w:noProof/>
          <w:lang w:eastAsia="fr-FR"/>
        </w:rPr>
        <w:t>DemoCoreComponent</w:t>
      </w:r>
    </w:p>
    <w:p w:rsidR="00E930A2" w:rsidRDefault="00E930A2" w:rsidP="00E4115C">
      <w:pPr>
        <w:pStyle w:val="Paragraphedeliste"/>
        <w:numPr>
          <w:ilvl w:val="1"/>
          <w:numId w:val="66"/>
        </w:numPr>
        <w:rPr>
          <w:noProof/>
          <w:lang w:eastAsia="fr-FR"/>
        </w:rPr>
      </w:pPr>
      <w:r>
        <w:rPr>
          <w:noProof/>
          <w:lang w:eastAsia="fr-FR"/>
        </w:rPr>
        <w:t>DemoUIComponent</w:t>
      </w:r>
    </w:p>
    <w:p w:rsidR="00E930A2" w:rsidRDefault="00853AF7" w:rsidP="00E4115C">
      <w:pPr>
        <w:pStyle w:val="Paragraphedeliste"/>
        <w:numPr>
          <w:ilvl w:val="0"/>
          <w:numId w:val="66"/>
        </w:numPr>
        <w:rPr>
          <w:noProof/>
          <w:lang w:eastAsia="fr-FR"/>
        </w:rPr>
      </w:pPr>
      <w:r>
        <w:rPr>
          <w:noProof/>
          <w:lang w:eastAsia="fr-FR"/>
        </w:rPr>
        <w:t xml:space="preserve">Connecter les </w:t>
      </w:r>
      <w:r w:rsidR="00E930A2">
        <w:rPr>
          <w:noProof/>
          <w:lang w:eastAsia="fr-FR"/>
        </w:rPr>
        <w:t>composants</w:t>
      </w:r>
    </w:p>
    <w:p w:rsidR="00E930A2" w:rsidRDefault="00E930A2" w:rsidP="00E4115C">
      <w:pPr>
        <w:pStyle w:val="Paragraphedeliste"/>
        <w:numPr>
          <w:ilvl w:val="0"/>
          <w:numId w:val="66"/>
        </w:numPr>
        <w:rPr>
          <w:noProof/>
          <w:lang w:eastAsia="fr-FR"/>
        </w:rPr>
      </w:pPr>
      <w:r>
        <w:rPr>
          <w:noProof/>
          <w:lang w:eastAsia="fr-FR"/>
        </w:rPr>
        <w:t>Rendre les composants ConfReceiver et DemoCoreComponent exécutables</w:t>
      </w:r>
    </w:p>
    <w:p w:rsidR="00853AF7" w:rsidRDefault="00600EDD" w:rsidP="00E4115C">
      <w:pPr>
        <w:pStyle w:val="Paragraphedeliste"/>
        <w:numPr>
          <w:ilvl w:val="0"/>
          <w:numId w:val="66"/>
        </w:numPr>
        <w:rPr>
          <w:noProof/>
          <w:lang w:eastAsia="fr-FR"/>
        </w:rPr>
      </w:pPr>
      <w:r>
        <w:rPr>
          <w:noProof/>
          <w:lang w:eastAsia="fr-FR"/>
        </w:rPr>
        <w:t>Sauvegarder puis e</w:t>
      </w:r>
      <w:r w:rsidR="00BD7FBE">
        <w:rPr>
          <w:noProof/>
          <w:lang w:eastAsia="fr-FR"/>
        </w:rPr>
        <w:t>xéctuer le stream. A chaque appel de l'executor, le composant ConfReceiver doit modifier le pas, et le résultat doit être visible depuis la fenêtre du composant DemoUIComponent.</w:t>
      </w:r>
    </w:p>
    <w:p w:rsidR="00853AF7" w:rsidRDefault="00853AF7" w:rsidP="005B4E31">
      <w:pPr>
        <w:rPr>
          <w:noProof/>
          <w:lang w:eastAsia="fr-FR"/>
        </w:rPr>
      </w:pPr>
    </w:p>
    <w:p w:rsidR="0009409C" w:rsidRDefault="00853AF7" w:rsidP="0009409C">
      <w:pPr>
        <w:keepNext/>
        <w:jc w:val="center"/>
      </w:pPr>
      <w:r>
        <w:rPr>
          <w:noProof/>
          <w:lang w:eastAsia="fr-FR"/>
        </w:rPr>
        <w:drawing>
          <wp:inline distT="0" distB="0" distL="0" distR="0">
            <wp:extent cx="4457700" cy="2893742"/>
            <wp:effectExtent l="19050" t="0" r="0" b="0"/>
            <wp:docPr id="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srcRect/>
                    <a:stretch>
                      <a:fillRect/>
                    </a:stretch>
                  </pic:blipFill>
                  <pic:spPr bwMode="auto">
                    <a:xfrm>
                      <a:off x="0" y="0"/>
                      <a:ext cx="4459353" cy="2894815"/>
                    </a:xfrm>
                    <a:prstGeom prst="rect">
                      <a:avLst/>
                    </a:prstGeom>
                    <a:noFill/>
                    <a:ln w="9525">
                      <a:noFill/>
                      <a:miter lim="800000"/>
                      <a:headEnd/>
                      <a:tailEnd/>
                    </a:ln>
                  </pic:spPr>
                </pic:pic>
              </a:graphicData>
            </a:graphic>
          </wp:inline>
        </w:drawing>
      </w:r>
    </w:p>
    <w:p w:rsidR="00853AF7" w:rsidRPr="00BD7FBE" w:rsidRDefault="0009409C" w:rsidP="0009409C">
      <w:pPr>
        <w:pStyle w:val="Lgende"/>
        <w:jc w:val="center"/>
        <w:rPr>
          <w:noProof/>
          <w:lang w:eastAsia="fr-FR"/>
        </w:rPr>
      </w:pPr>
      <w:r>
        <w:t xml:space="preserve">Image </w:t>
      </w:r>
      <w:fldSimple w:instr=" SEQ Image \* ARABIC ">
        <w:r w:rsidR="004313EA">
          <w:rPr>
            <w:noProof/>
          </w:rPr>
          <w:t>42</w:t>
        </w:r>
      </w:fldSimple>
      <w:r>
        <w:t xml:space="preserve"> : </w:t>
      </w:r>
      <w:r w:rsidRPr="0042547F">
        <w:t xml:space="preserve">Stream de test du </w:t>
      </w:r>
      <w:proofErr w:type="spellStart"/>
      <w:r w:rsidRPr="0042547F">
        <w:t>ConfReceiver</w:t>
      </w:r>
      <w:proofErr w:type="spellEnd"/>
      <w:r w:rsidR="00BD7FBE" w:rsidRPr="005B4E31">
        <w:rPr>
          <w:noProof/>
          <w:sz w:val="20"/>
          <w:u w:val="single"/>
          <w:lang w:eastAsia="fr-FR"/>
        </w:rPr>
        <w:t xml:space="preserve"> </w:t>
      </w:r>
    </w:p>
    <w:p w:rsidR="00853AF7" w:rsidRDefault="00853AF7" w:rsidP="005B4E31">
      <w:pPr>
        <w:rPr>
          <w:noProof/>
          <w:lang w:eastAsia="fr-FR"/>
        </w:rPr>
      </w:pPr>
    </w:p>
    <w:p w:rsidR="007A04AE" w:rsidRDefault="007A04AE" w:rsidP="00B5234E">
      <w:pPr>
        <w:pStyle w:val="Titre2"/>
        <w:rPr>
          <w:noProof/>
          <w:lang w:eastAsia="fr-FR"/>
        </w:rPr>
      </w:pPr>
      <w:bookmarkStart w:id="208" w:name="_Toc354393734"/>
      <w:bookmarkStart w:id="209" w:name="_Toc354393996"/>
      <w:bookmarkStart w:id="210" w:name="_Toc354393997"/>
      <w:bookmarkEnd w:id="208"/>
      <w:bookmarkEnd w:id="209"/>
      <w:r>
        <w:rPr>
          <w:noProof/>
          <w:lang w:eastAsia="fr-FR"/>
        </w:rPr>
        <w:t>Machine à état</w:t>
      </w:r>
      <w:r w:rsidR="00DA5A4A">
        <w:rPr>
          <w:noProof/>
          <w:lang w:eastAsia="fr-FR"/>
        </w:rPr>
        <w:t>s</w:t>
      </w:r>
      <w:bookmarkEnd w:id="210"/>
    </w:p>
    <w:p w:rsidR="005B4E31" w:rsidRPr="005B4E31" w:rsidRDefault="005B4E31" w:rsidP="005B4E31">
      <w:pPr>
        <w:rPr>
          <w:lang w:eastAsia="fr-FR"/>
        </w:rPr>
      </w:pPr>
    </w:p>
    <w:p w:rsidR="00DA5A4A" w:rsidRDefault="00DA5A4A" w:rsidP="005B4E31">
      <w:pPr>
        <w:rPr>
          <w:noProof/>
          <w:lang w:eastAsia="fr-FR"/>
        </w:rPr>
      </w:pPr>
      <w:r>
        <w:rPr>
          <w:noProof/>
          <w:lang w:eastAsia="fr-FR"/>
        </w:rPr>
        <w:t>Une machine a états défini les états d'un composant et les transitions d'un état à un autre. Elle permet de paramétrer le comportement d'un composant en fonction de l'état de certains paramètres.</w:t>
      </w:r>
    </w:p>
    <w:p w:rsidR="005B4E31" w:rsidRDefault="005B4E31" w:rsidP="005B4E31">
      <w:pPr>
        <w:rPr>
          <w:noProof/>
          <w:lang w:eastAsia="fr-FR"/>
        </w:rPr>
      </w:pPr>
    </w:p>
    <w:p w:rsidR="00DA5A4A" w:rsidRDefault="00DA5A4A" w:rsidP="005B4E31">
      <w:pPr>
        <w:rPr>
          <w:noProof/>
          <w:lang w:eastAsia="fr-FR"/>
        </w:rPr>
      </w:pPr>
      <w:r>
        <w:rPr>
          <w:noProof/>
          <w:lang w:eastAsia="fr-FR"/>
        </w:rPr>
        <w:t xml:space="preserve">Nous allons créer une machine à états à l'aide de l'ODP. </w:t>
      </w:r>
      <w:r w:rsidR="00911308">
        <w:rPr>
          <w:noProof/>
          <w:lang w:eastAsia="fr-FR"/>
        </w:rPr>
        <w:t xml:space="preserve">Elle </w:t>
      </w:r>
      <w:r w:rsidR="005001F4">
        <w:rPr>
          <w:noProof/>
          <w:lang w:eastAsia="fr-FR"/>
        </w:rPr>
        <w:t>modifie</w:t>
      </w:r>
      <w:r>
        <w:rPr>
          <w:noProof/>
          <w:lang w:eastAsia="fr-FR"/>
        </w:rPr>
        <w:t xml:space="preserve"> le pas d'incrémentation toutes les 10 secondes: pas = 2 ou pas = 10.</w:t>
      </w:r>
    </w:p>
    <w:p w:rsidR="005B4E31" w:rsidRDefault="005B4E31" w:rsidP="005B4E31">
      <w:pPr>
        <w:rPr>
          <w:noProof/>
          <w:lang w:eastAsia="fr-FR"/>
        </w:rPr>
      </w:pPr>
    </w:p>
    <w:p w:rsidR="00DA5A4A" w:rsidRDefault="00DA5A4A" w:rsidP="00E4115C">
      <w:pPr>
        <w:pStyle w:val="Paragraphedeliste"/>
        <w:numPr>
          <w:ilvl w:val="0"/>
          <w:numId w:val="67"/>
        </w:numPr>
        <w:rPr>
          <w:noProof/>
          <w:lang w:eastAsia="fr-FR"/>
        </w:rPr>
      </w:pPr>
      <w:r>
        <w:rPr>
          <w:noProof/>
          <w:lang w:eastAsia="fr-FR"/>
        </w:rPr>
        <w:t>Créer une catégorie "StateMachine"</w:t>
      </w:r>
    </w:p>
    <w:p w:rsidR="00DA5A4A" w:rsidRDefault="00DA5A4A" w:rsidP="00E4115C">
      <w:pPr>
        <w:pStyle w:val="Paragraphedeliste"/>
        <w:numPr>
          <w:ilvl w:val="0"/>
          <w:numId w:val="67"/>
        </w:numPr>
        <w:rPr>
          <w:noProof/>
          <w:lang w:eastAsia="fr-FR"/>
        </w:rPr>
      </w:pPr>
      <w:r>
        <w:rPr>
          <w:noProof/>
          <w:lang w:eastAsia="fr-FR"/>
        </w:rPr>
        <w:t>Créer une machine à états à l'aide du menu contextuel "Add definition"</w:t>
      </w:r>
    </w:p>
    <w:p w:rsidR="005B4E31" w:rsidRDefault="0015291D" w:rsidP="00E4115C">
      <w:pPr>
        <w:pStyle w:val="Paragraphedeliste"/>
        <w:numPr>
          <w:ilvl w:val="0"/>
          <w:numId w:val="67"/>
        </w:numPr>
        <w:rPr>
          <w:noProof/>
          <w:lang w:eastAsia="fr-FR"/>
        </w:rPr>
      </w:pPr>
      <w:r>
        <w:rPr>
          <w:noProof/>
          <w:lang w:eastAsia="fr-FR"/>
        </w:rPr>
        <w:t>Double cliquer dessus pour l'éditer, et cliquer sur "State Machine Editor".</w:t>
      </w:r>
      <w:r w:rsidR="00DA5A4A">
        <w:rPr>
          <w:noProof/>
          <w:lang w:eastAsia="fr-FR"/>
        </w:rPr>
        <w:t xml:space="preserve"> Cela ouvre l'éditeur graphique de machines à états</w:t>
      </w:r>
    </w:p>
    <w:p w:rsidR="00DA5A4A" w:rsidRDefault="0015291D" w:rsidP="00E4115C">
      <w:pPr>
        <w:pStyle w:val="Paragraphedeliste"/>
        <w:numPr>
          <w:ilvl w:val="0"/>
          <w:numId w:val="67"/>
        </w:numPr>
        <w:rPr>
          <w:noProof/>
          <w:lang w:eastAsia="fr-FR"/>
        </w:rPr>
      </w:pPr>
      <w:r>
        <w:rPr>
          <w:noProof/>
          <w:lang w:eastAsia="fr-FR"/>
        </w:rPr>
        <w:t xml:space="preserve">Ajouter un état initial (en cliquant sur l'état </w:t>
      </w:r>
      <w:r w:rsidR="00DA5A4A">
        <w:rPr>
          <w:noProof/>
          <w:lang w:eastAsia="fr-FR"/>
        </w:rPr>
        <w:t xml:space="preserve">"Start State" </w:t>
      </w:r>
      <w:r>
        <w:rPr>
          <w:noProof/>
          <w:lang w:eastAsia="fr-FR"/>
        </w:rPr>
        <w:t>puis sur l'éditeur), un état final, et deux états intermédiaires</w:t>
      </w:r>
      <w:r w:rsidR="0066290B">
        <w:rPr>
          <w:noProof/>
          <w:lang w:eastAsia="fr-FR"/>
        </w:rPr>
        <w:t xml:space="preserve"> </w:t>
      </w:r>
      <w:r>
        <w:rPr>
          <w:noProof/>
          <w:lang w:eastAsia="fr-FR"/>
        </w:rPr>
        <w:t>: State2 et State10. Pour renommer, faire un simple clique sur l'état.</w:t>
      </w:r>
    </w:p>
    <w:p w:rsidR="00AF1645" w:rsidRDefault="000307B9" w:rsidP="00E4115C">
      <w:pPr>
        <w:pStyle w:val="Paragraphedeliste"/>
        <w:numPr>
          <w:ilvl w:val="0"/>
          <w:numId w:val="67"/>
        </w:numPr>
        <w:rPr>
          <w:noProof/>
          <w:lang w:eastAsia="fr-FR"/>
        </w:rPr>
      </w:pPr>
      <w:r>
        <w:rPr>
          <w:noProof/>
          <w:lang w:eastAsia="fr-FR"/>
        </w:rPr>
        <w:t>Relier les états</w:t>
      </w:r>
    </w:p>
    <w:p w:rsidR="0009409C" w:rsidRDefault="000307B9" w:rsidP="0009409C">
      <w:pPr>
        <w:keepNext/>
        <w:jc w:val="center"/>
      </w:pPr>
      <w:r>
        <w:rPr>
          <w:noProof/>
          <w:lang w:eastAsia="fr-FR"/>
        </w:rPr>
        <w:drawing>
          <wp:inline distT="0" distB="0" distL="0" distR="0">
            <wp:extent cx="4572000" cy="838200"/>
            <wp:effectExtent l="19050" t="0" r="0" b="0"/>
            <wp:docPr id="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srcRect/>
                    <a:stretch>
                      <a:fillRect/>
                    </a:stretch>
                  </pic:blipFill>
                  <pic:spPr bwMode="auto">
                    <a:xfrm>
                      <a:off x="0" y="0"/>
                      <a:ext cx="4572000" cy="838200"/>
                    </a:xfrm>
                    <a:prstGeom prst="rect">
                      <a:avLst/>
                    </a:prstGeom>
                    <a:noFill/>
                    <a:ln w="9525">
                      <a:noFill/>
                      <a:miter lim="800000"/>
                      <a:headEnd/>
                      <a:tailEnd/>
                    </a:ln>
                  </pic:spPr>
                </pic:pic>
              </a:graphicData>
            </a:graphic>
          </wp:inline>
        </w:drawing>
      </w:r>
    </w:p>
    <w:p w:rsidR="000307B9" w:rsidRPr="00DA5A4A" w:rsidRDefault="0009409C" w:rsidP="0009409C">
      <w:pPr>
        <w:pStyle w:val="Lgende"/>
        <w:jc w:val="center"/>
        <w:rPr>
          <w:noProof/>
          <w:lang w:eastAsia="fr-FR"/>
        </w:rPr>
      </w:pPr>
      <w:r>
        <w:t xml:space="preserve">Image </w:t>
      </w:r>
      <w:fldSimple w:instr=" SEQ Image \* ARABIC ">
        <w:r w:rsidR="004313EA">
          <w:rPr>
            <w:noProof/>
          </w:rPr>
          <w:t>43</w:t>
        </w:r>
      </w:fldSimple>
      <w:r>
        <w:t xml:space="preserve"> : </w:t>
      </w:r>
      <w:r w:rsidRPr="009A4AF1">
        <w:t>Editeur de machines à états</w:t>
      </w:r>
      <w:r w:rsidR="00DA5A4A" w:rsidRPr="005B4E31">
        <w:rPr>
          <w:noProof/>
          <w:sz w:val="20"/>
          <w:u w:val="single"/>
          <w:lang w:eastAsia="fr-FR"/>
        </w:rPr>
        <w:t xml:space="preserve"> </w:t>
      </w:r>
    </w:p>
    <w:p w:rsidR="00D06560" w:rsidRDefault="00DF317B" w:rsidP="00E4115C">
      <w:pPr>
        <w:pStyle w:val="Paragraphedeliste"/>
        <w:numPr>
          <w:ilvl w:val="0"/>
          <w:numId w:val="68"/>
        </w:numPr>
        <w:rPr>
          <w:noProof/>
          <w:lang w:eastAsia="fr-FR"/>
        </w:rPr>
      </w:pPr>
      <w:r>
        <w:rPr>
          <w:noProof/>
          <w:lang w:eastAsia="fr-FR"/>
        </w:rPr>
        <w:t>Définir une condition sur les changements d'état State2 vers State10 et réciproquement, dans l'onglet "Properties</w:t>
      </w:r>
      <w:r w:rsidR="005B4E31">
        <w:rPr>
          <w:noProof/>
          <w:lang w:eastAsia="fr-FR"/>
        </w:rPr>
        <w:t>", visible en bas de l'éditeur.</w:t>
      </w:r>
    </w:p>
    <w:p w:rsidR="0009409C" w:rsidRDefault="00BD0ADF" w:rsidP="0009409C">
      <w:pPr>
        <w:keepNext/>
        <w:jc w:val="center"/>
      </w:pPr>
      <w:r>
        <w:rPr>
          <w:noProof/>
          <w:lang w:eastAsia="fr-FR"/>
        </w:rPr>
        <w:pict>
          <v:shapetype id="_x0000_t32" coordsize="21600,21600" o:spt="32" o:oned="t" path="m,l21600,21600e" filled="f">
            <v:path arrowok="t" fillok="f" o:connecttype="none"/>
            <o:lock v:ext="edit" shapetype="t"/>
          </v:shapetype>
          <v:shape id="_x0000_s1032" type="#_x0000_t32" style="position:absolute;left:0;text-align:left;margin-left:268.15pt;margin-top:-6.1pt;width:19.5pt;height:14pt;flip:x;z-index:251663360" o:connectortype="straight" strokecolor="#9bbb59 [3206]" strokeweight="2.5pt">
            <v:stroke endarrow="block"/>
            <v:shadow color="#868686"/>
          </v:shape>
        </w:pict>
      </w:r>
      <w:r w:rsidR="00DF317B">
        <w:rPr>
          <w:noProof/>
          <w:lang w:eastAsia="fr-FR"/>
        </w:rPr>
        <w:drawing>
          <wp:inline distT="0" distB="0" distL="0" distR="0">
            <wp:extent cx="1266825" cy="323850"/>
            <wp:effectExtent l="19050" t="0" r="9525" b="0"/>
            <wp:docPr id="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cstate="print"/>
                    <a:srcRect/>
                    <a:stretch>
                      <a:fillRect/>
                    </a:stretch>
                  </pic:blipFill>
                  <pic:spPr bwMode="auto">
                    <a:xfrm>
                      <a:off x="0" y="0"/>
                      <a:ext cx="1266825" cy="323850"/>
                    </a:xfrm>
                    <a:prstGeom prst="rect">
                      <a:avLst/>
                    </a:prstGeom>
                    <a:noFill/>
                    <a:ln w="9525">
                      <a:noFill/>
                      <a:miter lim="800000"/>
                      <a:headEnd/>
                      <a:tailEnd/>
                    </a:ln>
                  </pic:spPr>
                </pic:pic>
              </a:graphicData>
            </a:graphic>
          </wp:inline>
        </w:drawing>
      </w:r>
    </w:p>
    <w:p w:rsidR="00D06560" w:rsidRPr="00DA5A4A" w:rsidRDefault="0009409C" w:rsidP="0009409C">
      <w:pPr>
        <w:pStyle w:val="Lgende"/>
        <w:jc w:val="center"/>
        <w:rPr>
          <w:noProof/>
          <w:lang w:eastAsia="fr-FR"/>
        </w:rPr>
      </w:pPr>
      <w:r>
        <w:t xml:space="preserve">Image </w:t>
      </w:r>
      <w:fldSimple w:instr=" SEQ Image \* ARABIC ">
        <w:r w:rsidR="004313EA">
          <w:rPr>
            <w:noProof/>
          </w:rPr>
          <w:t>44</w:t>
        </w:r>
      </w:fldSimple>
      <w:r>
        <w:t xml:space="preserve"> : </w:t>
      </w:r>
      <w:r w:rsidRPr="0044365E">
        <w:t>Affichage des propriétés</w:t>
      </w:r>
      <w:r w:rsidR="00DA5A4A" w:rsidRPr="005B4E31">
        <w:rPr>
          <w:noProof/>
          <w:sz w:val="20"/>
          <w:u w:val="single"/>
          <w:lang w:eastAsia="fr-FR"/>
        </w:rPr>
        <w:t xml:space="preserve"> </w:t>
      </w:r>
    </w:p>
    <w:p w:rsidR="00DA5A4A" w:rsidRDefault="00DA5A4A" w:rsidP="005B4E31">
      <w:pPr>
        <w:rPr>
          <w:noProof/>
          <w:lang w:eastAsia="fr-FR"/>
        </w:rPr>
      </w:pPr>
    </w:p>
    <w:p w:rsidR="00DA5A4A" w:rsidRDefault="00DF317B" w:rsidP="00E4115C">
      <w:pPr>
        <w:pStyle w:val="Paragraphedeliste"/>
        <w:numPr>
          <w:ilvl w:val="0"/>
          <w:numId w:val="68"/>
        </w:numPr>
        <w:rPr>
          <w:noProof/>
          <w:lang w:eastAsia="fr-FR"/>
        </w:rPr>
      </w:pPr>
      <w:r>
        <w:rPr>
          <w:noProof/>
          <w:lang w:eastAsia="fr-FR"/>
        </w:rPr>
        <w:t>Ajout</w:t>
      </w:r>
      <w:r w:rsidR="00DA5A4A">
        <w:rPr>
          <w:noProof/>
          <w:lang w:eastAsia="fr-FR"/>
        </w:rPr>
        <w:t xml:space="preserve">er la propriété </w:t>
      </w:r>
      <w:r>
        <w:rPr>
          <w:noProof/>
          <w:lang w:eastAsia="fr-FR"/>
        </w:rPr>
        <w:t>"timeout(10)"</w:t>
      </w:r>
      <w:r w:rsidR="00DA5A4A">
        <w:rPr>
          <w:noProof/>
          <w:lang w:eastAsia="fr-FR"/>
        </w:rPr>
        <w:t xml:space="preserve"> dans les deux états intermédiaires (State2 et State10) </w:t>
      </w:r>
      <w:r>
        <w:rPr>
          <w:noProof/>
          <w:lang w:eastAsia="fr-FR"/>
        </w:rPr>
        <w:t xml:space="preserve"> pour que le changement d'état </w:t>
      </w:r>
      <w:r w:rsidR="00DA5A4A">
        <w:rPr>
          <w:noProof/>
          <w:lang w:eastAsia="fr-FR"/>
        </w:rPr>
        <w:t>se fasse toutes les 10 secondes</w:t>
      </w:r>
    </w:p>
    <w:p w:rsidR="00600EDD" w:rsidRDefault="00001A27" w:rsidP="00E4115C">
      <w:pPr>
        <w:pStyle w:val="Paragraphedeliste"/>
        <w:numPr>
          <w:ilvl w:val="0"/>
          <w:numId w:val="68"/>
        </w:numPr>
        <w:rPr>
          <w:noProof/>
          <w:lang w:eastAsia="fr-FR"/>
        </w:rPr>
      </w:pPr>
      <w:r>
        <w:rPr>
          <w:noProof/>
          <w:lang w:eastAsia="fr-FR"/>
        </w:rPr>
        <w:t>Ajouter comme paramètre de la liaison de sortie le paramètre "false" pour que la machine à état</w:t>
      </w:r>
      <w:r w:rsidR="005B4E31">
        <w:rPr>
          <w:noProof/>
          <w:lang w:eastAsia="fr-FR"/>
        </w:rPr>
        <w:t>s</w:t>
      </w:r>
      <w:r>
        <w:rPr>
          <w:noProof/>
          <w:lang w:eastAsia="fr-FR"/>
        </w:rPr>
        <w:t xml:space="preserve"> ne s'ar</w:t>
      </w:r>
      <w:r w:rsidR="00DA5A4A">
        <w:rPr>
          <w:noProof/>
          <w:lang w:eastAsia="fr-FR"/>
        </w:rPr>
        <w:t>rête pas</w:t>
      </w:r>
    </w:p>
    <w:p w:rsidR="00600EDD" w:rsidRDefault="006038C4" w:rsidP="00E4115C">
      <w:pPr>
        <w:pStyle w:val="Paragraphedeliste"/>
        <w:numPr>
          <w:ilvl w:val="0"/>
          <w:numId w:val="68"/>
        </w:numPr>
        <w:rPr>
          <w:noProof/>
          <w:lang w:eastAsia="fr-FR"/>
        </w:rPr>
      </w:pPr>
      <w:r>
        <w:rPr>
          <w:noProof/>
          <w:lang w:eastAsia="fr-FR"/>
        </w:rPr>
        <w:t>Ajouter à la machine à état</w:t>
      </w:r>
      <w:r w:rsidR="00C84909">
        <w:rPr>
          <w:noProof/>
          <w:lang w:eastAsia="fr-FR"/>
        </w:rPr>
        <w:t>s</w:t>
      </w:r>
      <w:r>
        <w:rPr>
          <w:noProof/>
          <w:lang w:eastAsia="fr-FR"/>
        </w:rPr>
        <w:t xml:space="preserve"> un paramètre "ConfReceiver". Cela lui permettra d'avoir accès aux fonctions de notification</w:t>
      </w:r>
      <w:r w:rsidR="00600EDD">
        <w:rPr>
          <w:noProof/>
          <w:lang w:eastAsia="fr-FR"/>
        </w:rPr>
        <w:t>s</w:t>
      </w:r>
    </w:p>
    <w:p w:rsidR="00600EDD" w:rsidRDefault="00600EDD" w:rsidP="00E4115C">
      <w:pPr>
        <w:pStyle w:val="Paragraphedeliste"/>
        <w:numPr>
          <w:ilvl w:val="0"/>
          <w:numId w:val="68"/>
        </w:numPr>
        <w:rPr>
          <w:noProof/>
          <w:lang w:eastAsia="fr-FR"/>
        </w:rPr>
      </w:pPr>
      <w:r>
        <w:rPr>
          <w:noProof/>
          <w:lang w:eastAsia="fr-FR"/>
        </w:rPr>
        <w:t>Pour chaque état, une fonction "StatProcess" a été créé. Cette fonction est appelé lorsque la machine passe dans l'état correspondant</w:t>
      </w:r>
    </w:p>
    <w:p w:rsidR="000307B9" w:rsidRDefault="00600EDD" w:rsidP="00C84909">
      <w:pPr>
        <w:pStyle w:val="Paragraphedeliste"/>
        <w:rPr>
          <w:noProof/>
          <w:lang w:eastAsia="fr-FR"/>
        </w:rPr>
      </w:pPr>
      <w:r>
        <w:rPr>
          <w:noProof/>
          <w:lang w:eastAsia="fr-FR"/>
        </w:rPr>
        <w:t>Pour</w:t>
      </w:r>
      <w:r w:rsidR="006038C4">
        <w:rPr>
          <w:noProof/>
          <w:lang w:eastAsia="fr-FR"/>
        </w:rPr>
        <w:t xml:space="preserve"> </w:t>
      </w:r>
      <w:r>
        <w:rPr>
          <w:noProof/>
          <w:lang w:eastAsia="fr-FR"/>
        </w:rPr>
        <w:t xml:space="preserve">les </w:t>
      </w:r>
      <w:r w:rsidR="006038C4">
        <w:rPr>
          <w:noProof/>
          <w:lang w:eastAsia="fr-FR"/>
        </w:rPr>
        <w:t>états "State2" et "State10", me</w:t>
      </w:r>
      <w:r>
        <w:rPr>
          <w:noProof/>
          <w:lang w:eastAsia="fr-FR"/>
        </w:rPr>
        <w:t>ttre</w:t>
      </w:r>
      <w:r w:rsidR="006038C4">
        <w:rPr>
          <w:noProof/>
          <w:lang w:eastAsia="fr-FR"/>
        </w:rPr>
        <w:t xml:space="preserve"> à jour la valeur du pas en ap</w:t>
      </w:r>
      <w:r>
        <w:rPr>
          <w:noProof/>
          <w:lang w:eastAsia="fr-FR"/>
        </w:rPr>
        <w:t>pelant la fonction "changeStep"</w:t>
      </w:r>
      <w:r w:rsidR="00781A32">
        <w:rPr>
          <w:noProof/>
          <w:lang w:eastAsia="fr-FR"/>
        </w:rPr>
        <w:t xml:space="preserve"> :</w:t>
      </w:r>
    </w:p>
    <w:p w:rsidR="00600EDD" w:rsidRDefault="00600EDD" w:rsidP="00781A32">
      <w:pPr>
        <w:pStyle w:val="Code"/>
        <w:rPr>
          <w:noProof/>
          <w:lang w:eastAsia="fr-FR"/>
        </w:rPr>
      </w:pPr>
      <w:r w:rsidRPr="00600EDD">
        <w:rPr>
          <w:noProof/>
          <w:lang w:eastAsia="fr-FR"/>
        </w:rPr>
        <w:t>confReceiver.changeStep(2);</w:t>
      </w:r>
    </w:p>
    <w:p w:rsidR="00600EDD" w:rsidRDefault="006038C4" w:rsidP="00E4115C">
      <w:pPr>
        <w:pStyle w:val="Paragraphedeliste"/>
        <w:numPr>
          <w:ilvl w:val="0"/>
          <w:numId w:val="69"/>
        </w:numPr>
        <w:rPr>
          <w:noProof/>
          <w:lang w:eastAsia="fr-FR"/>
        </w:rPr>
      </w:pPr>
      <w:r>
        <w:rPr>
          <w:noProof/>
          <w:lang w:eastAsia="fr-FR"/>
        </w:rPr>
        <w:t xml:space="preserve">Ajouter un content "stateMachine" dans le component "ConfReceiver". Pour ajouter le paramètre d'initialisation, double-cliquer sur le paramètre, et dans </w:t>
      </w:r>
      <w:r w:rsidR="00C84909">
        <w:rPr>
          <w:noProof/>
          <w:lang w:eastAsia="fr-FR"/>
        </w:rPr>
        <w:t>l'onglet "Field initialization"</w:t>
      </w:r>
      <w:r>
        <w:rPr>
          <w:noProof/>
          <w:lang w:eastAsia="fr-FR"/>
        </w:rPr>
        <w:t xml:space="preserve"> ajouter le paramètre "this".</w:t>
      </w:r>
    </w:p>
    <w:p w:rsidR="0009409C" w:rsidRDefault="006038C4" w:rsidP="0009409C">
      <w:pPr>
        <w:keepNext/>
        <w:jc w:val="center"/>
      </w:pPr>
      <w:r>
        <w:rPr>
          <w:noProof/>
          <w:lang w:eastAsia="fr-FR"/>
        </w:rPr>
        <w:lastRenderedPageBreak/>
        <w:drawing>
          <wp:inline distT="0" distB="0" distL="0" distR="0">
            <wp:extent cx="4400550" cy="762000"/>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srcRect/>
                    <a:stretch>
                      <a:fillRect/>
                    </a:stretch>
                  </pic:blipFill>
                  <pic:spPr bwMode="auto">
                    <a:xfrm>
                      <a:off x="0" y="0"/>
                      <a:ext cx="4400550" cy="762000"/>
                    </a:xfrm>
                    <a:prstGeom prst="rect">
                      <a:avLst/>
                    </a:prstGeom>
                    <a:noFill/>
                    <a:ln w="9525">
                      <a:noFill/>
                      <a:miter lim="800000"/>
                      <a:headEnd/>
                      <a:tailEnd/>
                    </a:ln>
                  </pic:spPr>
                </pic:pic>
              </a:graphicData>
            </a:graphic>
          </wp:inline>
        </w:drawing>
      </w:r>
    </w:p>
    <w:p w:rsidR="005B4E31" w:rsidRPr="00600EDD" w:rsidRDefault="0009409C" w:rsidP="0009409C">
      <w:pPr>
        <w:pStyle w:val="Lgende"/>
        <w:jc w:val="center"/>
        <w:rPr>
          <w:noProof/>
          <w:lang w:eastAsia="fr-FR"/>
        </w:rPr>
      </w:pPr>
      <w:r>
        <w:t xml:space="preserve">Image </w:t>
      </w:r>
      <w:fldSimple w:instr=" SEQ Image \* ARABIC ">
        <w:r w:rsidR="004313EA">
          <w:rPr>
            <w:noProof/>
          </w:rPr>
          <w:t>45</w:t>
        </w:r>
      </w:fldSimple>
      <w:r>
        <w:t xml:space="preserve"> : </w:t>
      </w:r>
      <w:r w:rsidRPr="0019679D">
        <w:t>Initialisation de la machine à états</w:t>
      </w:r>
      <w:r w:rsidR="00600EDD" w:rsidRPr="005B4E31">
        <w:rPr>
          <w:noProof/>
          <w:sz w:val="20"/>
          <w:u w:val="single"/>
          <w:lang w:eastAsia="fr-FR"/>
        </w:rPr>
        <w:t xml:space="preserve"> </w:t>
      </w:r>
    </w:p>
    <w:p w:rsidR="005B4E31" w:rsidRDefault="005B4E31" w:rsidP="005B4E31">
      <w:pPr>
        <w:rPr>
          <w:noProof/>
          <w:lang w:eastAsia="fr-FR"/>
        </w:rPr>
      </w:pPr>
    </w:p>
    <w:p w:rsidR="005B4E31" w:rsidRDefault="003F48FB" w:rsidP="00E4115C">
      <w:pPr>
        <w:pStyle w:val="Paragraphedeliste"/>
        <w:numPr>
          <w:ilvl w:val="0"/>
          <w:numId w:val="69"/>
        </w:numPr>
        <w:rPr>
          <w:noProof/>
          <w:lang w:eastAsia="fr-FR"/>
        </w:rPr>
      </w:pPr>
      <w:r>
        <w:rPr>
          <w:noProof/>
          <w:lang w:eastAsia="fr-FR"/>
        </w:rPr>
        <w:t>Dans la fonction "execute" du ConfReceiver, remplacer l'appel à "changeStep" par une exécution de la StateMachine</w:t>
      </w:r>
      <w:r w:rsidR="00781A32">
        <w:rPr>
          <w:noProof/>
          <w:lang w:eastAsia="fr-FR"/>
        </w:rPr>
        <w:t xml:space="preserve"> </w:t>
      </w:r>
      <w:r>
        <w:rPr>
          <w:noProof/>
          <w:lang w:eastAsia="fr-FR"/>
        </w:rPr>
        <w:t>:</w:t>
      </w:r>
    </w:p>
    <w:p w:rsidR="003F48FB" w:rsidRDefault="003F48FB" w:rsidP="00781A32">
      <w:pPr>
        <w:pStyle w:val="Code"/>
        <w:rPr>
          <w:noProof/>
          <w:lang w:eastAsia="fr-FR"/>
        </w:rPr>
      </w:pPr>
      <w:r w:rsidRPr="003F48FB">
        <w:rPr>
          <w:noProof/>
          <w:lang w:eastAsia="fr-FR"/>
        </w:rPr>
        <w:t>stateMachine.execute(currentTime);</w:t>
      </w:r>
    </w:p>
    <w:p w:rsidR="003E406F" w:rsidRDefault="00600EDD" w:rsidP="00E4115C">
      <w:pPr>
        <w:pStyle w:val="Paragraphedeliste"/>
        <w:numPr>
          <w:ilvl w:val="0"/>
          <w:numId w:val="69"/>
        </w:numPr>
        <w:rPr>
          <w:noProof/>
          <w:lang w:eastAsia="fr-FR"/>
        </w:rPr>
      </w:pPr>
      <w:r>
        <w:rPr>
          <w:noProof/>
          <w:lang w:eastAsia="fr-FR"/>
        </w:rPr>
        <w:t xml:space="preserve">Relancer le stream précédent, </w:t>
      </w:r>
      <w:r w:rsidR="003E406F">
        <w:rPr>
          <w:noProof/>
          <w:lang w:eastAsia="fr-FR"/>
        </w:rPr>
        <w:t>et constater la modification périodique du pas.</w:t>
      </w:r>
    </w:p>
    <w:p w:rsidR="005B4E31" w:rsidRDefault="005B4E31" w:rsidP="005B4E31">
      <w:pPr>
        <w:rPr>
          <w:noProof/>
          <w:u w:val="single"/>
          <w:lang w:eastAsia="fr-FR"/>
        </w:rPr>
      </w:pPr>
    </w:p>
    <w:p w:rsidR="000570E7" w:rsidRDefault="004D08CE" w:rsidP="005B4E31">
      <w:pPr>
        <w:rPr>
          <w:noProof/>
          <w:lang w:eastAsia="fr-FR"/>
        </w:rPr>
      </w:pPr>
      <w:r w:rsidRPr="004D08CE">
        <w:rPr>
          <w:noProof/>
          <w:u w:val="single"/>
          <w:lang w:eastAsia="fr-FR"/>
        </w:rPr>
        <w:t>Attention</w:t>
      </w:r>
      <w:r w:rsidR="005B4E31">
        <w:rPr>
          <w:noProof/>
          <w:u w:val="single"/>
          <w:lang w:eastAsia="fr-FR"/>
        </w:rPr>
        <w:t xml:space="preserve"> </w:t>
      </w:r>
      <w:r w:rsidRPr="004D08CE">
        <w:rPr>
          <w:noProof/>
          <w:u w:val="single"/>
          <w:lang w:eastAsia="fr-FR"/>
        </w:rPr>
        <w:t>:</w:t>
      </w:r>
      <w:r>
        <w:rPr>
          <w:noProof/>
          <w:lang w:eastAsia="fr-FR"/>
        </w:rPr>
        <w:t xml:space="preserve"> Si la fonction "execute" est redéfinie</w:t>
      </w:r>
      <w:r w:rsidR="0051539C">
        <w:rPr>
          <w:noProof/>
          <w:lang w:eastAsia="fr-FR"/>
        </w:rPr>
        <w:t xml:space="preserve"> après héritage</w:t>
      </w:r>
      <w:r>
        <w:rPr>
          <w:noProof/>
          <w:lang w:eastAsia="fr-FR"/>
        </w:rPr>
        <w:t>, il est impératif d'appeler la fonction "execute" du parent, avec la commande "super.execute()".</w:t>
      </w:r>
      <w:r w:rsidR="0051539C">
        <w:rPr>
          <w:noProof/>
          <w:lang w:eastAsia="fr-FR"/>
        </w:rPr>
        <w:t xml:space="preserve"> En effet, c'est dans la méthode "execute" de la clase de base de la state machine qu'est fait le changement d'état.</w:t>
      </w:r>
    </w:p>
    <w:p w:rsidR="005B4E31" w:rsidRDefault="005B4E31" w:rsidP="005B4E31">
      <w:pPr>
        <w:rPr>
          <w:noProof/>
          <w:lang w:eastAsia="fr-FR"/>
        </w:rPr>
      </w:pPr>
    </w:p>
    <w:p w:rsidR="00095F37" w:rsidRDefault="00095F37" w:rsidP="005B4E31">
      <w:pPr>
        <w:rPr>
          <w:noProof/>
          <w:lang w:eastAsia="fr-FR"/>
        </w:rPr>
      </w:pPr>
    </w:p>
    <w:p w:rsidR="000570E7" w:rsidRDefault="00243E07" w:rsidP="00B5234E">
      <w:pPr>
        <w:pStyle w:val="Titre2"/>
        <w:rPr>
          <w:noProof/>
          <w:lang w:eastAsia="fr-FR"/>
        </w:rPr>
      </w:pPr>
      <w:bookmarkStart w:id="211" w:name="_Toc354393998"/>
      <w:r>
        <w:rPr>
          <w:noProof/>
          <w:lang w:eastAsia="fr-FR"/>
        </w:rPr>
        <w:t>Messagerie</w:t>
      </w:r>
      <w:bookmarkEnd w:id="211"/>
    </w:p>
    <w:p w:rsidR="00AA1920" w:rsidRDefault="00AA1920" w:rsidP="005B4E31">
      <w:pPr>
        <w:rPr>
          <w:noProof/>
          <w:lang w:eastAsia="fr-FR"/>
        </w:rPr>
      </w:pPr>
    </w:p>
    <w:p w:rsidR="009769AF" w:rsidRDefault="00853ADE" w:rsidP="005B4E31">
      <w:pPr>
        <w:rPr>
          <w:noProof/>
          <w:lang w:eastAsia="fr-FR"/>
        </w:rPr>
      </w:pPr>
      <w:r>
        <w:rPr>
          <w:noProof/>
          <w:lang w:eastAsia="fr-FR"/>
        </w:rPr>
        <w:t>Un message est constitué d'un ensemble de champs, de données. La composition du message peut dépendre de la valeur de certain de ses paramètres, auxquels on affecte des conditions.</w:t>
      </w:r>
    </w:p>
    <w:p w:rsidR="00853ADE" w:rsidRDefault="00853ADE" w:rsidP="005B4E31">
      <w:pPr>
        <w:rPr>
          <w:noProof/>
          <w:lang w:eastAsia="fr-FR"/>
        </w:rPr>
      </w:pPr>
      <w:r>
        <w:rPr>
          <w:noProof/>
          <w:lang w:eastAsia="fr-FR"/>
        </w:rPr>
        <w:t>Il peut être constitué de plusieurs sous-messages, utilisés en fonction de conditions dans un header.</w:t>
      </w:r>
    </w:p>
    <w:p w:rsidR="009769AF" w:rsidRDefault="009769AF" w:rsidP="005B4E31">
      <w:pPr>
        <w:rPr>
          <w:noProof/>
          <w:lang w:eastAsia="fr-FR"/>
        </w:rPr>
      </w:pPr>
    </w:p>
    <w:p w:rsidR="00853ADE" w:rsidRDefault="00853ADE" w:rsidP="005B4E31">
      <w:pPr>
        <w:rPr>
          <w:noProof/>
          <w:lang w:eastAsia="fr-FR"/>
        </w:rPr>
      </w:pPr>
      <w:r>
        <w:rPr>
          <w:noProof/>
          <w:lang w:eastAsia="fr-FR"/>
        </w:rPr>
        <w:t xml:space="preserve"> Il possède également deux représentations: </w:t>
      </w:r>
    </w:p>
    <w:p w:rsidR="00853ADE" w:rsidRDefault="00853ADE" w:rsidP="00E4115C">
      <w:pPr>
        <w:pStyle w:val="Paragraphedeliste"/>
        <w:numPr>
          <w:ilvl w:val="0"/>
          <w:numId w:val="69"/>
        </w:numPr>
        <w:rPr>
          <w:noProof/>
          <w:lang w:eastAsia="fr-FR"/>
        </w:rPr>
      </w:pPr>
      <w:r>
        <w:rPr>
          <w:noProof/>
          <w:lang w:eastAsia="fr-FR"/>
        </w:rPr>
        <w:t>la représentation binaire, qui décrit l'agencement des champs, leur taille, et les conditions</w:t>
      </w:r>
    </w:p>
    <w:p w:rsidR="00853ADE" w:rsidRDefault="00853ADE" w:rsidP="00E4115C">
      <w:pPr>
        <w:pStyle w:val="Paragraphedeliste"/>
        <w:numPr>
          <w:ilvl w:val="0"/>
          <w:numId w:val="69"/>
        </w:numPr>
        <w:rPr>
          <w:noProof/>
          <w:lang w:eastAsia="fr-FR"/>
        </w:rPr>
      </w:pPr>
      <w:r>
        <w:rPr>
          <w:noProof/>
          <w:lang w:eastAsia="fr-FR"/>
        </w:rPr>
        <w:t>la représentation visuelle, qui représente les champs à afficher</w:t>
      </w:r>
    </w:p>
    <w:p w:rsidR="00853ADE" w:rsidRDefault="00853ADE" w:rsidP="005B4E31">
      <w:pPr>
        <w:rPr>
          <w:noProof/>
          <w:lang w:eastAsia="fr-FR"/>
        </w:rPr>
      </w:pPr>
    </w:p>
    <w:p w:rsidR="00AA1920" w:rsidRDefault="00AA1920" w:rsidP="005B4E31">
      <w:pPr>
        <w:rPr>
          <w:noProof/>
          <w:lang w:eastAsia="fr-FR"/>
        </w:rPr>
      </w:pPr>
      <w:r>
        <w:rPr>
          <w:noProof/>
          <w:lang w:eastAsia="fr-FR"/>
        </w:rPr>
        <w:t>Pour créer une messagerie dans l'ODP, il faut créer</w:t>
      </w:r>
      <w:r w:rsidR="00874AB9">
        <w:rPr>
          <w:noProof/>
          <w:lang w:eastAsia="fr-FR"/>
        </w:rPr>
        <w:t xml:space="preserve"> </w:t>
      </w:r>
      <w:r>
        <w:rPr>
          <w:noProof/>
          <w:lang w:eastAsia="fr-FR"/>
        </w:rPr>
        <w:t>:</w:t>
      </w:r>
    </w:p>
    <w:p w:rsidR="00AA1920" w:rsidRDefault="00AA1920" w:rsidP="00E4115C">
      <w:pPr>
        <w:pStyle w:val="Paragraphedeliste"/>
        <w:numPr>
          <w:ilvl w:val="0"/>
          <w:numId w:val="70"/>
        </w:numPr>
        <w:rPr>
          <w:noProof/>
          <w:lang w:eastAsia="fr-FR"/>
        </w:rPr>
      </w:pPr>
      <w:r>
        <w:rPr>
          <w:noProof/>
          <w:lang w:eastAsia="fr-FR"/>
        </w:rPr>
        <w:t>Un message, avec éventuellement des sous-messages</w:t>
      </w:r>
    </w:p>
    <w:p w:rsidR="00AA1920" w:rsidRDefault="00AA1920" w:rsidP="00E4115C">
      <w:pPr>
        <w:pStyle w:val="Paragraphedeliste"/>
        <w:numPr>
          <w:ilvl w:val="0"/>
          <w:numId w:val="70"/>
        </w:numPr>
        <w:rPr>
          <w:noProof/>
          <w:lang w:eastAsia="fr-FR"/>
        </w:rPr>
      </w:pPr>
      <w:r>
        <w:rPr>
          <w:noProof/>
          <w:lang w:eastAsia="fr-FR"/>
        </w:rPr>
        <w:t>Une interface permet</w:t>
      </w:r>
      <w:r w:rsidR="0042041E">
        <w:rPr>
          <w:noProof/>
          <w:lang w:eastAsia="fr-FR"/>
        </w:rPr>
        <w:t>tant</w:t>
      </w:r>
      <w:r>
        <w:rPr>
          <w:noProof/>
          <w:lang w:eastAsia="fr-FR"/>
        </w:rPr>
        <w:t xml:space="preserve"> d'accéder au message</w:t>
      </w:r>
    </w:p>
    <w:p w:rsidR="00AA1920" w:rsidRDefault="00AA1920" w:rsidP="00E4115C">
      <w:pPr>
        <w:pStyle w:val="Paragraphedeliste"/>
        <w:numPr>
          <w:ilvl w:val="0"/>
          <w:numId w:val="70"/>
        </w:numPr>
        <w:rPr>
          <w:noProof/>
          <w:lang w:eastAsia="fr-FR"/>
        </w:rPr>
      </w:pPr>
      <w:r>
        <w:rPr>
          <w:noProof/>
          <w:lang w:eastAsia="fr-FR"/>
        </w:rPr>
        <w:t>Un protocol</w:t>
      </w:r>
      <w:r w:rsidR="00874AB9">
        <w:rPr>
          <w:noProof/>
          <w:lang w:eastAsia="fr-FR"/>
        </w:rPr>
        <w:t>e</w:t>
      </w:r>
    </w:p>
    <w:p w:rsidR="00AA1920" w:rsidRDefault="00AA1920" w:rsidP="00E4115C">
      <w:pPr>
        <w:pStyle w:val="Paragraphedeliste"/>
        <w:numPr>
          <w:ilvl w:val="0"/>
          <w:numId w:val="70"/>
        </w:numPr>
        <w:rPr>
          <w:noProof/>
          <w:lang w:eastAsia="fr-FR"/>
        </w:rPr>
      </w:pPr>
      <w:r>
        <w:rPr>
          <w:noProof/>
          <w:lang w:eastAsia="fr-FR"/>
        </w:rPr>
        <w:t>Un décodeur</w:t>
      </w:r>
    </w:p>
    <w:p w:rsidR="00AA1920" w:rsidRDefault="00AA1920" w:rsidP="00E4115C">
      <w:pPr>
        <w:pStyle w:val="Paragraphedeliste"/>
        <w:numPr>
          <w:ilvl w:val="0"/>
          <w:numId w:val="70"/>
        </w:numPr>
        <w:rPr>
          <w:noProof/>
          <w:lang w:eastAsia="fr-FR"/>
        </w:rPr>
      </w:pPr>
      <w:r>
        <w:rPr>
          <w:noProof/>
          <w:lang w:eastAsia="fr-FR"/>
        </w:rPr>
        <w:t>Un protocol provider permettant d'afficher le message dans un viewer</w:t>
      </w:r>
    </w:p>
    <w:p w:rsidR="00243E07" w:rsidRDefault="0042041E" w:rsidP="005B4E31">
      <w:pPr>
        <w:rPr>
          <w:noProof/>
          <w:lang w:eastAsia="fr-FR"/>
        </w:rPr>
      </w:pPr>
      <w:r>
        <w:rPr>
          <w:noProof/>
          <w:lang w:eastAsia="fr-FR"/>
        </w:rPr>
        <w:t>Nous allons créer une messagerie, et transférer le message via le réseau en utilisant des composants Starlinx.</w:t>
      </w:r>
    </w:p>
    <w:p w:rsidR="00853ADE" w:rsidRDefault="00853ADE" w:rsidP="005B4E31">
      <w:pPr>
        <w:rPr>
          <w:noProof/>
          <w:lang w:eastAsia="fr-FR"/>
        </w:rPr>
      </w:pPr>
    </w:p>
    <w:p w:rsidR="007642BE" w:rsidRDefault="0042041E" w:rsidP="00683E3F">
      <w:pPr>
        <w:pStyle w:val="Titre3"/>
        <w:rPr>
          <w:noProof/>
          <w:lang w:eastAsia="fr-FR"/>
        </w:rPr>
      </w:pPr>
      <w:bookmarkStart w:id="212" w:name="_Toc354393999"/>
      <w:r>
        <w:rPr>
          <w:noProof/>
          <w:lang w:eastAsia="fr-FR"/>
        </w:rPr>
        <w:t>Décodeur</w:t>
      </w:r>
      <w:bookmarkEnd w:id="212"/>
    </w:p>
    <w:p w:rsidR="00853ADE" w:rsidRPr="009769AF" w:rsidRDefault="00853ADE" w:rsidP="009769AF">
      <w:pPr>
        <w:rPr>
          <w:noProof/>
          <w:lang w:eastAsia="fr-FR"/>
        </w:rPr>
      </w:pPr>
    </w:p>
    <w:p w:rsidR="000779A8" w:rsidRPr="009769AF" w:rsidRDefault="000779A8" w:rsidP="009769AF">
      <w:pPr>
        <w:rPr>
          <w:noProof/>
          <w:lang w:eastAsia="fr-FR"/>
        </w:rPr>
      </w:pPr>
      <w:r w:rsidRPr="009769AF">
        <w:rPr>
          <w:noProof/>
          <w:lang w:eastAsia="fr-FR"/>
        </w:rPr>
        <w:t>Le décodeur est un composant qui re</w:t>
      </w:r>
      <w:r w:rsidR="00530964" w:rsidRPr="009769AF">
        <w:rPr>
          <w:noProof/>
          <w:lang w:eastAsia="fr-FR"/>
        </w:rPr>
        <w:t>çoit le message brut, et renvoit le message décodé, encapsulé dans un "InterComponentMessageData".</w:t>
      </w:r>
    </w:p>
    <w:p w:rsidR="009769AF" w:rsidRDefault="009769AF" w:rsidP="009769AF">
      <w:pPr>
        <w:rPr>
          <w:noProof/>
          <w:lang w:eastAsia="fr-FR"/>
        </w:rPr>
      </w:pPr>
    </w:p>
    <w:p w:rsidR="00530964" w:rsidRPr="009769AF" w:rsidRDefault="00530964" w:rsidP="009769AF">
      <w:pPr>
        <w:rPr>
          <w:noProof/>
          <w:lang w:eastAsia="fr-FR"/>
        </w:rPr>
      </w:pPr>
      <w:r w:rsidRPr="009769AF">
        <w:rPr>
          <w:noProof/>
          <w:lang w:eastAsia="fr-FR"/>
        </w:rPr>
        <w:t>Lorsque le message arrive sur une pin, un signal est émis. Une transaction permet de lier ce signal à une fonct</w:t>
      </w:r>
      <w:r w:rsidR="00853ADE" w:rsidRPr="009769AF">
        <w:rPr>
          <w:noProof/>
          <w:lang w:eastAsia="fr-FR"/>
        </w:rPr>
        <w:t>ion, qui traite alors le message, et le transmet au protocole.</w:t>
      </w:r>
    </w:p>
    <w:p w:rsidR="00530964" w:rsidRPr="009769AF" w:rsidRDefault="00530964" w:rsidP="009769AF">
      <w:pPr>
        <w:rPr>
          <w:noProof/>
          <w:lang w:eastAsia="fr-FR"/>
        </w:rPr>
      </w:pPr>
    </w:p>
    <w:p w:rsidR="00530964" w:rsidRPr="009769AF" w:rsidRDefault="00530964" w:rsidP="00E4115C">
      <w:pPr>
        <w:pStyle w:val="Paragraphedeliste"/>
        <w:numPr>
          <w:ilvl w:val="0"/>
          <w:numId w:val="71"/>
        </w:numPr>
        <w:rPr>
          <w:noProof/>
          <w:lang w:eastAsia="fr-FR"/>
        </w:rPr>
      </w:pPr>
      <w:r w:rsidRPr="009769AF">
        <w:rPr>
          <w:noProof/>
          <w:lang w:eastAsia="fr-FR"/>
        </w:rPr>
        <w:t>Créer un composant "Decoder", et y ajouter deux pins en cliquant sur "Component I/O" de la fenêtre d'édition du composant :</w:t>
      </w:r>
    </w:p>
    <w:p w:rsidR="00530964" w:rsidRPr="009769AF" w:rsidRDefault="00530964" w:rsidP="00E4115C">
      <w:pPr>
        <w:pStyle w:val="Paragraphedeliste"/>
        <w:numPr>
          <w:ilvl w:val="1"/>
          <w:numId w:val="71"/>
        </w:numPr>
        <w:rPr>
          <w:noProof/>
          <w:lang w:eastAsia="fr-FR"/>
        </w:rPr>
      </w:pPr>
      <w:r w:rsidRPr="009769AF">
        <w:rPr>
          <w:noProof/>
          <w:lang w:eastAsia="fr-FR"/>
        </w:rPr>
        <w:t>dataIn, récupère le message brut</w:t>
      </w:r>
    </w:p>
    <w:p w:rsidR="00530964" w:rsidRPr="009769AF" w:rsidRDefault="00530964" w:rsidP="00E4115C">
      <w:pPr>
        <w:pStyle w:val="Paragraphedeliste"/>
        <w:numPr>
          <w:ilvl w:val="1"/>
          <w:numId w:val="71"/>
        </w:numPr>
        <w:rPr>
          <w:noProof/>
          <w:lang w:eastAsia="fr-FR"/>
        </w:rPr>
      </w:pPr>
      <w:r w:rsidRPr="009769AF">
        <w:rPr>
          <w:noProof/>
          <w:lang w:eastAsia="fr-FR"/>
        </w:rPr>
        <w:t>dataOut, renvoir le message décodé</w:t>
      </w:r>
    </w:p>
    <w:p w:rsidR="00530964" w:rsidRDefault="00530964" w:rsidP="00E4115C">
      <w:pPr>
        <w:pStyle w:val="Paragraphedeliste"/>
        <w:numPr>
          <w:ilvl w:val="1"/>
          <w:numId w:val="71"/>
        </w:numPr>
        <w:rPr>
          <w:noProof/>
          <w:lang w:eastAsia="fr-FR"/>
        </w:rPr>
      </w:pPr>
      <w:r w:rsidRPr="009769AF">
        <w:rPr>
          <w:noProof/>
          <w:lang w:eastAsia="fr-FR"/>
        </w:rPr>
        <w:lastRenderedPageBreak/>
        <w:t>Les deux sont de type "InterComponentMessageData", accessible dans "tdlcommon\data". Faire glisser la définition dans le champ "IO Data" de la fenêtre "IOComponent details"</w:t>
      </w:r>
    </w:p>
    <w:p w:rsidR="009769AF" w:rsidRPr="009769AF" w:rsidRDefault="009769AF" w:rsidP="009769AF">
      <w:pPr>
        <w:pStyle w:val="Paragraphedeliste"/>
        <w:ind w:left="1440"/>
        <w:rPr>
          <w:noProof/>
          <w:lang w:eastAsia="fr-FR"/>
        </w:rPr>
      </w:pPr>
    </w:p>
    <w:p w:rsidR="0009409C" w:rsidRDefault="00530964" w:rsidP="0009409C">
      <w:pPr>
        <w:keepNext/>
        <w:jc w:val="center"/>
      </w:pPr>
      <w:r w:rsidRPr="009769AF">
        <w:rPr>
          <w:noProof/>
          <w:lang w:eastAsia="fr-FR"/>
        </w:rPr>
        <w:drawing>
          <wp:inline distT="0" distB="0" distL="0" distR="0">
            <wp:extent cx="2781300" cy="1466850"/>
            <wp:effectExtent l="19050" t="0" r="0" b="0"/>
            <wp:docPr id="72"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6" cstate="print"/>
                    <a:srcRect/>
                    <a:stretch>
                      <a:fillRect/>
                    </a:stretch>
                  </pic:blipFill>
                  <pic:spPr bwMode="auto">
                    <a:xfrm>
                      <a:off x="0" y="0"/>
                      <a:ext cx="2781300" cy="1466850"/>
                    </a:xfrm>
                    <a:prstGeom prst="rect">
                      <a:avLst/>
                    </a:prstGeom>
                    <a:noFill/>
                    <a:ln w="9525">
                      <a:noFill/>
                      <a:miter lim="800000"/>
                      <a:headEnd/>
                      <a:tailEnd/>
                    </a:ln>
                  </pic:spPr>
                </pic:pic>
              </a:graphicData>
            </a:graphic>
          </wp:inline>
        </w:drawing>
      </w:r>
    </w:p>
    <w:p w:rsidR="00530964" w:rsidRPr="009769AF" w:rsidRDefault="0009409C" w:rsidP="0009409C">
      <w:pPr>
        <w:pStyle w:val="Lgende"/>
        <w:jc w:val="center"/>
        <w:rPr>
          <w:noProof/>
          <w:lang w:eastAsia="fr-FR"/>
        </w:rPr>
      </w:pPr>
      <w:r>
        <w:t xml:space="preserve">Image </w:t>
      </w:r>
      <w:fldSimple w:instr=" SEQ Image \* ARABIC ">
        <w:r w:rsidR="004313EA">
          <w:rPr>
            <w:noProof/>
          </w:rPr>
          <w:t>46</w:t>
        </w:r>
      </w:fldSimple>
      <w:r>
        <w:t xml:space="preserve"> : </w:t>
      </w:r>
      <w:r w:rsidRPr="00D10745">
        <w:t xml:space="preserve">Configuration </w:t>
      </w:r>
      <w:proofErr w:type="gramStart"/>
      <w:r w:rsidRPr="00D10745">
        <w:t>d'une</w:t>
      </w:r>
      <w:proofErr w:type="gramEnd"/>
      <w:r w:rsidRPr="00D10745">
        <w:t xml:space="preserve"> pin du décodeur</w:t>
      </w:r>
      <w:r w:rsidR="00530964" w:rsidRPr="009769AF">
        <w:rPr>
          <w:noProof/>
          <w:sz w:val="20"/>
          <w:u w:val="single"/>
          <w:lang w:eastAsia="fr-FR"/>
        </w:rPr>
        <w:t xml:space="preserve"> </w:t>
      </w:r>
    </w:p>
    <w:p w:rsidR="00530964" w:rsidRPr="009769AF" w:rsidRDefault="00530964" w:rsidP="009769AF">
      <w:pPr>
        <w:rPr>
          <w:noProof/>
          <w:lang w:eastAsia="fr-FR"/>
        </w:rPr>
      </w:pPr>
    </w:p>
    <w:p w:rsidR="00A0044C" w:rsidRPr="009769AF" w:rsidRDefault="00A0044C" w:rsidP="009769AF">
      <w:pPr>
        <w:rPr>
          <w:noProof/>
          <w:lang w:eastAsia="fr-FR"/>
        </w:rPr>
      </w:pPr>
      <w:r w:rsidRPr="009769AF">
        <w:rPr>
          <w:noProof/>
          <w:lang w:eastAsia="fr-FR"/>
        </w:rPr>
        <w:t>L'ajout des datas aura automatiquement rajouté deux process, un par data.</w:t>
      </w:r>
    </w:p>
    <w:p w:rsidR="00A0044C" w:rsidRPr="009769AF" w:rsidRDefault="00530964" w:rsidP="00E4115C">
      <w:pPr>
        <w:pStyle w:val="Paragraphedeliste"/>
        <w:numPr>
          <w:ilvl w:val="0"/>
          <w:numId w:val="72"/>
        </w:numPr>
        <w:ind w:left="709"/>
        <w:rPr>
          <w:noProof/>
          <w:lang w:eastAsia="fr-FR"/>
        </w:rPr>
      </w:pPr>
      <w:r w:rsidRPr="009769AF">
        <w:rPr>
          <w:noProof/>
          <w:lang w:eastAsia="fr-FR"/>
        </w:rPr>
        <w:t>C</w:t>
      </w:r>
      <w:r w:rsidR="00A0044C" w:rsidRPr="009769AF">
        <w:rPr>
          <w:noProof/>
          <w:lang w:eastAsia="fr-FR"/>
        </w:rPr>
        <w:t>réer une fonction de</w:t>
      </w:r>
      <w:r w:rsidRPr="009769AF">
        <w:rPr>
          <w:noProof/>
          <w:lang w:eastAsia="fr-FR"/>
        </w:rPr>
        <w:t xml:space="preserve"> réception</w:t>
      </w:r>
      <w:r w:rsidR="00002CA1">
        <w:rPr>
          <w:noProof/>
          <w:lang w:eastAsia="fr-FR"/>
        </w:rPr>
        <w:t xml:space="preserve"> </w:t>
      </w:r>
      <w:r w:rsidRPr="009769AF">
        <w:rPr>
          <w:noProof/>
          <w:lang w:eastAsia="fr-FR"/>
        </w:rPr>
        <w:t xml:space="preserve">: receiveFromNetwork. </w:t>
      </w:r>
      <w:r w:rsidR="00002CA1">
        <w:rPr>
          <w:noProof/>
          <w:lang w:eastAsia="fr-FR"/>
        </w:rPr>
        <w:t>Cette</w:t>
      </w:r>
      <w:r w:rsidRPr="009769AF">
        <w:rPr>
          <w:noProof/>
          <w:lang w:eastAsia="fr-FR"/>
        </w:rPr>
        <w:t xml:space="preserve"> fonction prend en paramètre une data de type "InterComponentMessageData"</w:t>
      </w:r>
    </w:p>
    <w:p w:rsidR="00821261" w:rsidRDefault="00530964" w:rsidP="00E4115C">
      <w:pPr>
        <w:pStyle w:val="Paragraphedeliste"/>
        <w:numPr>
          <w:ilvl w:val="0"/>
          <w:numId w:val="72"/>
        </w:numPr>
        <w:ind w:left="709"/>
        <w:rPr>
          <w:noProof/>
          <w:lang w:eastAsia="fr-FR"/>
        </w:rPr>
      </w:pPr>
      <w:r w:rsidRPr="009769AF">
        <w:rPr>
          <w:noProof/>
          <w:lang w:eastAsia="fr-FR"/>
        </w:rPr>
        <w:t>Créer une transaction qui va lier le signal de réception de la data à la fonction de réception.</w:t>
      </w:r>
      <w:r w:rsidRPr="009769AF">
        <w:rPr>
          <w:noProof/>
          <w:lang w:eastAsia="fr-FR"/>
        </w:rPr>
        <w:br/>
      </w:r>
      <w:r w:rsidR="002D1481" w:rsidRPr="009769AF">
        <w:rPr>
          <w:noProof/>
          <w:lang w:eastAsia="fr-FR"/>
        </w:rPr>
        <w:t>Connecter le signal "onReceiveDataViadataIn" au process "receiveFromNetwork" en les glissant depuis la fenêtre "Context".</w:t>
      </w:r>
    </w:p>
    <w:p w:rsidR="002D1481" w:rsidRDefault="002D1481" w:rsidP="00B83CDA">
      <w:pPr>
        <w:pStyle w:val="Paragraphedeliste"/>
        <w:ind w:left="709"/>
        <w:rPr>
          <w:noProof/>
          <w:lang w:eastAsia="fr-FR"/>
        </w:rPr>
      </w:pPr>
      <w:r w:rsidRPr="009769AF">
        <w:rPr>
          <w:noProof/>
          <w:lang w:eastAsia="fr-FR"/>
        </w:rPr>
        <w:t xml:space="preserve"> Le signal et le process doivent avoir les mêmes paramètres. Le signal ayant été créé avec un paramètre, il faut ajouter le même paramètre à la fonction "receiveFromNetwork".</w:t>
      </w:r>
    </w:p>
    <w:p w:rsidR="00821261" w:rsidRPr="009769AF" w:rsidRDefault="00821261" w:rsidP="00821261">
      <w:pPr>
        <w:pStyle w:val="Paragraphedeliste"/>
        <w:ind w:left="1068"/>
        <w:rPr>
          <w:noProof/>
          <w:lang w:eastAsia="fr-FR"/>
        </w:rPr>
      </w:pPr>
    </w:p>
    <w:p w:rsidR="0009409C" w:rsidRDefault="00530964" w:rsidP="0009409C">
      <w:pPr>
        <w:keepNext/>
        <w:jc w:val="center"/>
      </w:pPr>
      <w:r w:rsidRPr="009769AF">
        <w:rPr>
          <w:noProof/>
          <w:lang w:eastAsia="fr-FR"/>
        </w:rPr>
        <w:drawing>
          <wp:inline distT="0" distB="0" distL="0" distR="0">
            <wp:extent cx="2686050" cy="1333500"/>
            <wp:effectExtent l="1905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7" cstate="print"/>
                    <a:srcRect/>
                    <a:stretch>
                      <a:fillRect/>
                    </a:stretch>
                  </pic:blipFill>
                  <pic:spPr bwMode="auto">
                    <a:xfrm>
                      <a:off x="0" y="0"/>
                      <a:ext cx="2686050" cy="1333500"/>
                    </a:xfrm>
                    <a:prstGeom prst="rect">
                      <a:avLst/>
                    </a:prstGeom>
                    <a:noFill/>
                    <a:ln w="9525">
                      <a:noFill/>
                      <a:miter lim="800000"/>
                      <a:headEnd/>
                      <a:tailEnd/>
                    </a:ln>
                  </pic:spPr>
                </pic:pic>
              </a:graphicData>
            </a:graphic>
          </wp:inline>
        </w:drawing>
      </w:r>
    </w:p>
    <w:p w:rsidR="00853ADE" w:rsidRDefault="0009409C" w:rsidP="0009409C">
      <w:pPr>
        <w:pStyle w:val="Lgende"/>
        <w:jc w:val="center"/>
      </w:pPr>
      <w:r>
        <w:t xml:space="preserve">Image </w:t>
      </w:r>
      <w:fldSimple w:instr=" SEQ Image \* ARABIC ">
        <w:r w:rsidR="004313EA">
          <w:rPr>
            <w:noProof/>
          </w:rPr>
          <w:t>47</w:t>
        </w:r>
      </w:fldSimple>
      <w:r>
        <w:t xml:space="preserve"> : </w:t>
      </w:r>
      <w:r w:rsidRPr="00997350">
        <w:t>Paramètre d'une transaction</w:t>
      </w:r>
    </w:p>
    <w:p w:rsidR="00C31C3E" w:rsidRDefault="00C31C3E">
      <w:pPr>
        <w:spacing w:after="200" w:line="276" w:lineRule="auto"/>
        <w:jc w:val="left"/>
        <w:rPr>
          <w:noProof/>
          <w:color w:val="000078"/>
          <w:sz w:val="24"/>
          <w:szCs w:val="24"/>
          <w:lang w:eastAsia="fr-FR"/>
        </w:rPr>
      </w:pPr>
    </w:p>
    <w:p w:rsidR="007642BE" w:rsidRDefault="00853ADE" w:rsidP="00683E3F">
      <w:pPr>
        <w:pStyle w:val="Titre3"/>
        <w:rPr>
          <w:noProof/>
          <w:lang w:eastAsia="fr-FR"/>
        </w:rPr>
      </w:pPr>
      <w:bookmarkStart w:id="213" w:name="_Toc354394000"/>
      <w:r>
        <w:rPr>
          <w:noProof/>
          <w:lang w:eastAsia="fr-FR"/>
        </w:rPr>
        <w:t xml:space="preserve">Message et </w:t>
      </w:r>
      <w:r w:rsidR="007642BE">
        <w:rPr>
          <w:noProof/>
          <w:lang w:eastAsia="fr-FR"/>
        </w:rPr>
        <w:t>Protocole</w:t>
      </w:r>
      <w:bookmarkEnd w:id="213"/>
    </w:p>
    <w:p w:rsidR="00821261" w:rsidRDefault="00821261" w:rsidP="00821261">
      <w:pPr>
        <w:rPr>
          <w:noProof/>
          <w:lang w:eastAsia="fr-FR"/>
        </w:rPr>
      </w:pPr>
    </w:p>
    <w:p w:rsidR="00853ADE" w:rsidRDefault="00853ADE" w:rsidP="00821261">
      <w:pPr>
        <w:rPr>
          <w:noProof/>
          <w:lang w:eastAsia="fr-FR"/>
        </w:rPr>
      </w:pPr>
      <w:r>
        <w:rPr>
          <w:noProof/>
          <w:lang w:eastAsia="fr-FR"/>
        </w:rPr>
        <w:t>Nous allons créer un message contenant un paramètre d'identification, un paramètre indiquant le type de donnée contenue dans le message, et la donnée : pas ou période.</w:t>
      </w:r>
    </w:p>
    <w:p w:rsidR="00821261" w:rsidRDefault="00821261" w:rsidP="00821261">
      <w:pPr>
        <w:rPr>
          <w:noProof/>
          <w:lang w:eastAsia="fr-FR"/>
        </w:rPr>
      </w:pPr>
    </w:p>
    <w:p w:rsidR="00853ADE" w:rsidRDefault="00853ADE" w:rsidP="00821261">
      <w:pPr>
        <w:rPr>
          <w:noProof/>
          <w:lang w:eastAsia="fr-FR"/>
        </w:rPr>
      </w:pPr>
      <w:r>
        <w:rPr>
          <w:noProof/>
          <w:lang w:eastAsia="fr-FR"/>
        </w:rPr>
        <w:t>En fonction du type de donnée, deux sous-messages seront utilisés</w:t>
      </w:r>
      <w:r w:rsidR="00430D44">
        <w:rPr>
          <w:noProof/>
          <w:lang w:eastAsia="fr-FR"/>
        </w:rPr>
        <w:t xml:space="preserve"> </w:t>
      </w:r>
      <w:r>
        <w:rPr>
          <w:noProof/>
          <w:lang w:eastAsia="fr-FR"/>
        </w:rPr>
        <w:t>: un pour le pas, et un autre pour la période.</w:t>
      </w:r>
    </w:p>
    <w:p w:rsidR="00853ADE" w:rsidRDefault="00853ADE" w:rsidP="00821261">
      <w:pPr>
        <w:rPr>
          <w:noProof/>
          <w:lang w:eastAsia="fr-FR"/>
        </w:rPr>
      </w:pPr>
    </w:p>
    <w:p w:rsidR="00853ADE" w:rsidRDefault="00853ADE" w:rsidP="00E4115C">
      <w:pPr>
        <w:pStyle w:val="Paragraphedeliste"/>
        <w:numPr>
          <w:ilvl w:val="0"/>
          <w:numId w:val="73"/>
        </w:numPr>
        <w:rPr>
          <w:noProof/>
          <w:lang w:eastAsia="fr-FR"/>
        </w:rPr>
      </w:pPr>
      <w:r>
        <w:rPr>
          <w:noProof/>
          <w:lang w:eastAsia="fr-FR"/>
        </w:rPr>
        <w:t>Création des champs</w:t>
      </w:r>
    </w:p>
    <w:p w:rsidR="00853ADE" w:rsidRDefault="00853ADE" w:rsidP="00E4115C">
      <w:pPr>
        <w:pStyle w:val="Paragraphedeliste"/>
        <w:numPr>
          <w:ilvl w:val="1"/>
          <w:numId w:val="73"/>
        </w:numPr>
        <w:rPr>
          <w:noProof/>
          <w:lang w:eastAsia="fr-FR"/>
        </w:rPr>
      </w:pPr>
      <w:r>
        <w:rPr>
          <w:noProof/>
          <w:lang w:eastAsia="fr-FR"/>
        </w:rPr>
        <w:t>Créer une catégorie "Dictionnary"</w:t>
      </w:r>
    </w:p>
    <w:p w:rsidR="00853ADE" w:rsidRDefault="00853ADE" w:rsidP="00E4115C">
      <w:pPr>
        <w:pStyle w:val="Paragraphedeliste"/>
        <w:numPr>
          <w:ilvl w:val="1"/>
          <w:numId w:val="73"/>
        </w:numPr>
        <w:rPr>
          <w:noProof/>
          <w:lang w:eastAsia="fr-FR"/>
        </w:rPr>
      </w:pPr>
      <w:r>
        <w:rPr>
          <w:noProof/>
          <w:lang w:eastAsia="fr-FR"/>
        </w:rPr>
        <w:t>Créer une définition de type "IntegerDefinition", nommée "MessageType"</w:t>
      </w:r>
    </w:p>
    <w:p w:rsidR="00853ADE" w:rsidRDefault="00853ADE" w:rsidP="00E4115C">
      <w:pPr>
        <w:pStyle w:val="Paragraphedeliste"/>
        <w:numPr>
          <w:ilvl w:val="1"/>
          <w:numId w:val="73"/>
        </w:numPr>
        <w:rPr>
          <w:noProof/>
          <w:lang w:eastAsia="fr-FR"/>
        </w:rPr>
      </w:pPr>
      <w:r>
        <w:rPr>
          <w:noProof/>
          <w:lang w:eastAsia="fr-FR"/>
        </w:rPr>
        <w:t>Lui ajouter une représentation binaire</w:t>
      </w:r>
    </w:p>
    <w:p w:rsidR="00853ADE" w:rsidRDefault="00853ADE" w:rsidP="00E4115C">
      <w:pPr>
        <w:pStyle w:val="Paragraphedeliste"/>
        <w:numPr>
          <w:ilvl w:val="1"/>
          <w:numId w:val="73"/>
        </w:numPr>
        <w:rPr>
          <w:noProof/>
          <w:lang w:eastAsia="fr-FR"/>
        </w:rPr>
      </w:pPr>
      <w:r>
        <w:rPr>
          <w:noProof/>
          <w:lang w:eastAsia="fr-FR"/>
        </w:rPr>
        <w:lastRenderedPageBreak/>
        <w:t>Modifie</w:t>
      </w:r>
      <w:r w:rsidR="00821261">
        <w:rPr>
          <w:noProof/>
          <w:lang w:eastAsia="fr-FR"/>
        </w:rPr>
        <w:t>r</w:t>
      </w:r>
      <w:r>
        <w:rPr>
          <w:noProof/>
          <w:lang w:eastAsia="fr-FR"/>
        </w:rPr>
        <w:t xml:space="preserve"> la taille de la donnée en éditant</w:t>
      </w:r>
      <w:r w:rsidR="00A71001">
        <w:rPr>
          <w:noProof/>
          <w:lang w:eastAsia="fr-FR"/>
        </w:rPr>
        <w:t xml:space="preserve"> </w:t>
      </w:r>
      <w:r>
        <w:rPr>
          <w:noProof/>
          <w:lang w:eastAsia="fr-FR"/>
        </w:rPr>
        <w:t>le champ "Bit size" de la représentation binaire : 4</w:t>
      </w:r>
    </w:p>
    <w:p w:rsidR="00853ADE" w:rsidRDefault="00853ADE" w:rsidP="00E4115C">
      <w:pPr>
        <w:pStyle w:val="Paragraphedeliste"/>
        <w:numPr>
          <w:ilvl w:val="1"/>
          <w:numId w:val="73"/>
        </w:numPr>
        <w:rPr>
          <w:noProof/>
          <w:lang w:eastAsia="fr-FR"/>
        </w:rPr>
      </w:pPr>
      <w:r>
        <w:rPr>
          <w:noProof/>
          <w:lang w:eastAsia="fr-FR"/>
        </w:rPr>
        <w:t>Ce champ permet de savoir si la donnée est de type "pas" ou "période". Il peut donc être pratique d'utiliser une énumération.</w:t>
      </w:r>
    </w:p>
    <w:p w:rsidR="00853ADE" w:rsidRDefault="00853ADE" w:rsidP="00E4115C">
      <w:pPr>
        <w:pStyle w:val="Paragraphedeliste"/>
        <w:numPr>
          <w:ilvl w:val="0"/>
          <w:numId w:val="74"/>
        </w:numPr>
        <w:ind w:left="1418"/>
        <w:rPr>
          <w:noProof/>
          <w:lang w:eastAsia="fr-FR"/>
        </w:rPr>
      </w:pPr>
      <w:r>
        <w:rPr>
          <w:noProof/>
          <w:lang w:eastAsia="fr-FR"/>
        </w:rPr>
        <w:t xml:space="preserve">Dans la fenêtre d'édition de la définition, dans la dernière partie "Enum </w:t>
      </w:r>
      <w:r w:rsidR="00397B75">
        <w:rPr>
          <w:noProof/>
          <w:lang w:eastAsia="fr-FR"/>
        </w:rPr>
        <w:t>values", cocher l'option "Used"</w:t>
      </w:r>
      <w:r>
        <w:rPr>
          <w:noProof/>
          <w:lang w:eastAsia="fr-FR"/>
        </w:rPr>
        <w:t xml:space="preserve"> et entrer les deux énumérations. Par convention, les enums sont toujours écrits en majuscules</w:t>
      </w:r>
    </w:p>
    <w:p w:rsidR="00821261" w:rsidRDefault="00821261" w:rsidP="00821261">
      <w:pPr>
        <w:pStyle w:val="Paragraphedeliste"/>
        <w:rPr>
          <w:noProof/>
          <w:lang w:eastAsia="fr-FR"/>
        </w:rPr>
      </w:pPr>
    </w:p>
    <w:p w:rsidR="0009409C" w:rsidRDefault="00853ADE" w:rsidP="0009409C">
      <w:pPr>
        <w:keepNext/>
        <w:jc w:val="center"/>
      </w:pPr>
      <w:r>
        <w:rPr>
          <w:noProof/>
          <w:lang w:eastAsia="fr-FR"/>
        </w:rPr>
        <w:drawing>
          <wp:inline distT="0" distB="0" distL="0" distR="0">
            <wp:extent cx="2686050" cy="1181100"/>
            <wp:effectExtent l="1905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8" cstate="print"/>
                    <a:srcRect/>
                    <a:stretch>
                      <a:fillRect/>
                    </a:stretch>
                  </pic:blipFill>
                  <pic:spPr bwMode="auto">
                    <a:xfrm>
                      <a:off x="0" y="0"/>
                      <a:ext cx="2686050" cy="1181100"/>
                    </a:xfrm>
                    <a:prstGeom prst="rect">
                      <a:avLst/>
                    </a:prstGeom>
                    <a:noFill/>
                    <a:ln w="9525">
                      <a:noFill/>
                      <a:miter lim="800000"/>
                      <a:headEnd/>
                      <a:tailEnd/>
                    </a:ln>
                  </pic:spPr>
                </pic:pic>
              </a:graphicData>
            </a:graphic>
          </wp:inline>
        </w:drawing>
      </w:r>
    </w:p>
    <w:p w:rsidR="00853ADE" w:rsidRPr="00853ADE" w:rsidRDefault="0009409C" w:rsidP="0009409C">
      <w:pPr>
        <w:pStyle w:val="Lgende"/>
        <w:jc w:val="center"/>
        <w:rPr>
          <w:noProof/>
          <w:lang w:eastAsia="fr-FR"/>
        </w:rPr>
      </w:pPr>
      <w:r>
        <w:t xml:space="preserve">Image </w:t>
      </w:r>
      <w:fldSimple w:instr=" SEQ Image \* ARABIC ">
        <w:r w:rsidR="004313EA">
          <w:rPr>
            <w:noProof/>
          </w:rPr>
          <w:t>48</w:t>
        </w:r>
      </w:fldSimple>
      <w:r>
        <w:t xml:space="preserve"> : </w:t>
      </w:r>
      <w:r w:rsidRPr="00805411">
        <w:t>Création d'une énumération</w:t>
      </w:r>
      <w:r w:rsidR="00853ADE" w:rsidRPr="00821261">
        <w:rPr>
          <w:noProof/>
          <w:sz w:val="20"/>
          <w:u w:val="single"/>
          <w:lang w:eastAsia="fr-FR"/>
        </w:rPr>
        <w:t xml:space="preserve"> </w:t>
      </w:r>
    </w:p>
    <w:p w:rsidR="00853ADE" w:rsidRDefault="00853ADE" w:rsidP="00821261">
      <w:pPr>
        <w:rPr>
          <w:noProof/>
          <w:lang w:eastAsia="fr-FR"/>
        </w:rPr>
      </w:pPr>
    </w:p>
    <w:p w:rsidR="00853ADE" w:rsidRDefault="00A71001" w:rsidP="00E4115C">
      <w:pPr>
        <w:pStyle w:val="Paragraphedeliste"/>
        <w:numPr>
          <w:ilvl w:val="1"/>
          <w:numId w:val="74"/>
        </w:numPr>
        <w:rPr>
          <w:noProof/>
          <w:lang w:eastAsia="fr-FR"/>
        </w:rPr>
      </w:pPr>
      <w:r>
        <w:rPr>
          <w:noProof/>
          <w:lang w:eastAsia="fr-FR"/>
        </w:rPr>
        <w:t>Créer une définition de type "DoubleDefinition", nommée "UuidType"</w:t>
      </w:r>
    </w:p>
    <w:p w:rsidR="00A71001" w:rsidRDefault="00A71001" w:rsidP="00E4115C">
      <w:pPr>
        <w:pStyle w:val="Paragraphedeliste"/>
        <w:numPr>
          <w:ilvl w:val="1"/>
          <w:numId w:val="74"/>
        </w:numPr>
        <w:rPr>
          <w:noProof/>
          <w:lang w:eastAsia="fr-FR"/>
        </w:rPr>
      </w:pPr>
      <w:r>
        <w:rPr>
          <w:noProof/>
          <w:lang w:eastAsia="fr-FR"/>
        </w:rPr>
        <w:t>Lui ajouter une représentation binaire</w:t>
      </w:r>
    </w:p>
    <w:p w:rsidR="00A71001" w:rsidRDefault="00A71001" w:rsidP="00E4115C">
      <w:pPr>
        <w:pStyle w:val="Paragraphedeliste"/>
        <w:numPr>
          <w:ilvl w:val="1"/>
          <w:numId w:val="74"/>
        </w:numPr>
        <w:rPr>
          <w:noProof/>
          <w:lang w:eastAsia="fr-FR"/>
        </w:rPr>
      </w:pPr>
      <w:r>
        <w:rPr>
          <w:noProof/>
          <w:lang w:eastAsia="fr-FR"/>
        </w:rPr>
        <w:t>Modifier la taille de la donnée en éditant le champ "Bit size" de la représentation binaire : 64</w:t>
      </w:r>
    </w:p>
    <w:p w:rsidR="00044048" w:rsidRDefault="00044048" w:rsidP="00821261">
      <w:pPr>
        <w:rPr>
          <w:noProof/>
          <w:lang w:eastAsia="fr-FR"/>
        </w:rPr>
      </w:pPr>
    </w:p>
    <w:p w:rsidR="00A71001" w:rsidRDefault="00A71001" w:rsidP="00E4115C">
      <w:pPr>
        <w:pStyle w:val="Paragraphedeliste"/>
        <w:numPr>
          <w:ilvl w:val="0"/>
          <w:numId w:val="73"/>
        </w:numPr>
        <w:rPr>
          <w:noProof/>
          <w:lang w:eastAsia="fr-FR"/>
        </w:rPr>
      </w:pPr>
      <w:r>
        <w:rPr>
          <w:noProof/>
          <w:lang w:eastAsia="fr-FR"/>
        </w:rPr>
        <w:t>Création du message</w:t>
      </w:r>
    </w:p>
    <w:p w:rsidR="00A71001" w:rsidRDefault="00A71001" w:rsidP="00E4115C">
      <w:pPr>
        <w:pStyle w:val="Paragraphedeliste"/>
        <w:numPr>
          <w:ilvl w:val="1"/>
          <w:numId w:val="73"/>
        </w:numPr>
        <w:rPr>
          <w:noProof/>
          <w:lang w:eastAsia="fr-FR"/>
        </w:rPr>
      </w:pPr>
      <w:r>
        <w:rPr>
          <w:noProof/>
          <w:lang w:eastAsia="fr-FR"/>
        </w:rPr>
        <w:t>Créer une catégorie "Protocole"</w:t>
      </w:r>
    </w:p>
    <w:p w:rsidR="00A71001" w:rsidRDefault="00A71001" w:rsidP="00E4115C">
      <w:pPr>
        <w:pStyle w:val="Paragraphedeliste"/>
        <w:numPr>
          <w:ilvl w:val="1"/>
          <w:numId w:val="73"/>
        </w:numPr>
        <w:rPr>
          <w:noProof/>
          <w:lang w:eastAsia="fr-FR"/>
        </w:rPr>
      </w:pPr>
      <w:r>
        <w:rPr>
          <w:noProof/>
          <w:lang w:eastAsia="fr-FR"/>
        </w:rPr>
        <w:t>Créer un message "rootMessage"</w:t>
      </w:r>
    </w:p>
    <w:p w:rsidR="00A71001" w:rsidRDefault="00A71001" w:rsidP="00E4115C">
      <w:pPr>
        <w:pStyle w:val="Paragraphedeliste"/>
        <w:numPr>
          <w:ilvl w:val="1"/>
          <w:numId w:val="73"/>
        </w:numPr>
        <w:rPr>
          <w:noProof/>
          <w:lang w:eastAsia="fr-FR"/>
        </w:rPr>
      </w:pPr>
      <w:r>
        <w:rPr>
          <w:noProof/>
          <w:lang w:eastAsia="fr-FR"/>
        </w:rPr>
        <w:t>Ajouter un champ de type UuidType</w:t>
      </w:r>
    </w:p>
    <w:p w:rsidR="00A71001" w:rsidRDefault="00A71001" w:rsidP="00E4115C">
      <w:pPr>
        <w:pStyle w:val="Paragraphedeliste"/>
        <w:numPr>
          <w:ilvl w:val="1"/>
          <w:numId w:val="73"/>
        </w:numPr>
        <w:rPr>
          <w:noProof/>
          <w:lang w:eastAsia="fr-FR"/>
        </w:rPr>
      </w:pPr>
      <w:r>
        <w:rPr>
          <w:noProof/>
          <w:lang w:eastAsia="fr-FR"/>
        </w:rPr>
        <w:t>Ajouter un champ de type MessageType</w:t>
      </w:r>
    </w:p>
    <w:p w:rsidR="00A71001" w:rsidRDefault="00A71001" w:rsidP="00E4115C">
      <w:pPr>
        <w:pStyle w:val="Paragraphedeliste"/>
        <w:numPr>
          <w:ilvl w:val="1"/>
          <w:numId w:val="73"/>
        </w:numPr>
        <w:rPr>
          <w:noProof/>
          <w:lang w:eastAsia="fr-FR"/>
        </w:rPr>
      </w:pPr>
      <w:r>
        <w:rPr>
          <w:noProof/>
          <w:lang w:eastAsia="fr-FR"/>
        </w:rPr>
        <w:t>Ajouter un champ "data" de type integer</w:t>
      </w:r>
    </w:p>
    <w:p w:rsidR="00A71001" w:rsidRDefault="00A71001" w:rsidP="00E4115C">
      <w:pPr>
        <w:pStyle w:val="Paragraphedeliste"/>
        <w:numPr>
          <w:ilvl w:val="1"/>
          <w:numId w:val="73"/>
        </w:numPr>
        <w:rPr>
          <w:noProof/>
          <w:lang w:eastAsia="fr-FR"/>
        </w:rPr>
      </w:pPr>
      <w:r>
        <w:rPr>
          <w:noProof/>
          <w:lang w:eastAsia="fr-FR"/>
        </w:rPr>
        <w:t>Créer une représentation binaire et ajouter les champs en les glissant à partir de la fenêtre "Context"</w:t>
      </w:r>
    </w:p>
    <w:p w:rsidR="00A71001" w:rsidRDefault="00A71001" w:rsidP="00E4115C">
      <w:pPr>
        <w:pStyle w:val="Paragraphedeliste"/>
        <w:numPr>
          <w:ilvl w:val="1"/>
          <w:numId w:val="73"/>
        </w:numPr>
        <w:rPr>
          <w:noProof/>
          <w:lang w:eastAsia="fr-FR"/>
        </w:rPr>
      </w:pPr>
      <w:r>
        <w:rPr>
          <w:noProof/>
          <w:lang w:eastAsia="fr-FR"/>
        </w:rPr>
        <w:t>Dans les paramètres de la représentation, mettre le paramètre "Position usage" sur "Order Position". Cela permet de lire les champs dans l'ordre d'apparition dans la liste</w:t>
      </w:r>
    </w:p>
    <w:p w:rsidR="00A71001" w:rsidRDefault="00A71001" w:rsidP="00E4115C">
      <w:pPr>
        <w:pStyle w:val="Paragraphedeliste"/>
        <w:numPr>
          <w:ilvl w:val="1"/>
          <w:numId w:val="73"/>
        </w:numPr>
        <w:rPr>
          <w:noProof/>
          <w:lang w:eastAsia="fr-FR"/>
        </w:rPr>
      </w:pPr>
      <w:r>
        <w:rPr>
          <w:noProof/>
          <w:lang w:eastAsia="fr-FR"/>
        </w:rPr>
        <w:t>Dans un premier temps, on ne défini pas de</w:t>
      </w:r>
      <w:r w:rsidR="00397B75">
        <w:rPr>
          <w:noProof/>
          <w:lang w:eastAsia="fr-FR"/>
        </w:rPr>
        <w:t xml:space="preserve"> condition sur la data</w:t>
      </w:r>
      <w:r>
        <w:rPr>
          <w:noProof/>
          <w:lang w:eastAsia="fr-FR"/>
        </w:rPr>
        <w:t>. On utilisera uniquement le pas, indépendamment de la valeur de "Messag</w:t>
      </w:r>
      <w:r w:rsidR="00DF3F19">
        <w:rPr>
          <w:noProof/>
          <w:lang w:eastAsia="fr-FR"/>
        </w:rPr>
        <w:t>e</w:t>
      </w:r>
      <w:r>
        <w:rPr>
          <w:noProof/>
          <w:lang w:eastAsia="fr-FR"/>
        </w:rPr>
        <w:t>Type"</w:t>
      </w:r>
    </w:p>
    <w:p w:rsidR="00A71001" w:rsidRDefault="0051539C" w:rsidP="00E4115C">
      <w:pPr>
        <w:pStyle w:val="Paragraphedeliste"/>
        <w:numPr>
          <w:ilvl w:val="1"/>
          <w:numId w:val="73"/>
        </w:numPr>
        <w:rPr>
          <w:noProof/>
          <w:lang w:eastAsia="fr-FR"/>
        </w:rPr>
      </w:pPr>
      <w:r>
        <w:rPr>
          <w:noProof/>
          <w:lang w:eastAsia="fr-FR"/>
        </w:rPr>
        <w:t xml:space="preserve">Le message contenu dans un "InterComponentMessageData" doit être de type "IBaseMessage". </w:t>
      </w:r>
      <w:r w:rsidR="00A71001">
        <w:rPr>
          <w:noProof/>
          <w:lang w:eastAsia="fr-FR"/>
        </w:rPr>
        <w:t>Ajouter au message une interface IBaseMessage, présente dans "tdlcommon\interface", et créer les fonctions non implémentées</w:t>
      </w:r>
    </w:p>
    <w:p w:rsidR="00A71001" w:rsidRDefault="00A71001" w:rsidP="00E4115C">
      <w:pPr>
        <w:pStyle w:val="Paragraphedeliste"/>
        <w:numPr>
          <w:ilvl w:val="1"/>
          <w:numId w:val="73"/>
        </w:numPr>
        <w:rPr>
          <w:noProof/>
          <w:lang w:eastAsia="fr-FR"/>
        </w:rPr>
      </w:pPr>
      <w:r>
        <w:rPr>
          <w:noProof/>
          <w:lang w:eastAsia="fr-FR"/>
        </w:rPr>
        <w:t>Implémenter la fonction "encode" en utilis</w:t>
      </w:r>
      <w:r w:rsidR="00397B75">
        <w:rPr>
          <w:noProof/>
          <w:lang w:eastAsia="fr-FR"/>
        </w:rPr>
        <w:t xml:space="preserve">ant celle définie dans protolg3 </w:t>
      </w:r>
      <w:r>
        <w:rPr>
          <w:noProof/>
          <w:lang w:eastAsia="fr-FR"/>
        </w:rPr>
        <w:t>:</w:t>
      </w:r>
    </w:p>
    <w:p w:rsidR="00A71001" w:rsidRPr="00B96774" w:rsidRDefault="00A71001" w:rsidP="00C31C3E">
      <w:pPr>
        <w:pStyle w:val="Code"/>
        <w:rPr>
          <w:noProof/>
          <w:lang w:val="en-US" w:eastAsia="fr-FR"/>
        </w:rPr>
      </w:pPr>
      <w:r w:rsidRPr="00B96774">
        <w:rPr>
          <w:noProof/>
          <w:lang w:val="en-US" w:eastAsia="fr-FR"/>
        </w:rPr>
        <w:t>protolg3.tools.BinaryTools.encode(this,</w:t>
      </w:r>
      <w:r>
        <w:rPr>
          <w:noProof/>
          <w:lang w:val="en-US" w:eastAsia="fr-FR"/>
        </w:rPr>
        <w:t xml:space="preserve"> </w:t>
      </w:r>
      <w:r w:rsidRPr="00B96774">
        <w:rPr>
          <w:noProof/>
          <w:lang w:val="en-US" w:eastAsia="fr-FR"/>
        </w:rPr>
        <w:t>data);</w:t>
      </w:r>
    </w:p>
    <w:p w:rsidR="00A71001" w:rsidRDefault="00A71001" w:rsidP="00E4115C">
      <w:pPr>
        <w:pStyle w:val="Paragraphedeliste"/>
        <w:numPr>
          <w:ilvl w:val="0"/>
          <w:numId w:val="75"/>
        </w:numPr>
        <w:ind w:left="1418"/>
        <w:rPr>
          <w:noProof/>
          <w:lang w:eastAsia="fr-FR"/>
        </w:rPr>
      </w:pPr>
      <w:r w:rsidRPr="00A71001">
        <w:rPr>
          <w:noProof/>
          <w:lang w:eastAsia="fr-FR"/>
        </w:rPr>
        <w:t>Implémenter les autres fonctions en renvoyant simplement une valeur quelconque dans les fonctions qui nécessitent une valeur de retour</w:t>
      </w:r>
      <w:r>
        <w:rPr>
          <w:noProof/>
          <w:lang w:eastAsia="fr-FR"/>
        </w:rPr>
        <w:t>. Attention, il est nécessaire d'éditer au moins une fois chacune des fonctions pour ne pas avoir le message "Process is empty".</w:t>
      </w:r>
    </w:p>
    <w:p w:rsidR="00821261" w:rsidRDefault="00821261" w:rsidP="00821261">
      <w:pPr>
        <w:pStyle w:val="Paragraphedeliste"/>
        <w:rPr>
          <w:noProof/>
          <w:lang w:eastAsia="fr-FR"/>
        </w:rPr>
      </w:pPr>
    </w:p>
    <w:p w:rsidR="000963AF" w:rsidRDefault="000963AF" w:rsidP="00E4115C">
      <w:pPr>
        <w:pStyle w:val="Paragraphedeliste"/>
        <w:numPr>
          <w:ilvl w:val="0"/>
          <w:numId w:val="73"/>
        </w:numPr>
        <w:rPr>
          <w:noProof/>
          <w:lang w:eastAsia="fr-FR"/>
        </w:rPr>
      </w:pPr>
      <w:r>
        <w:rPr>
          <w:noProof/>
          <w:lang w:eastAsia="fr-FR"/>
        </w:rPr>
        <w:t>Le composant ConfObserver sera c</w:t>
      </w:r>
      <w:r w:rsidR="005564AB">
        <w:rPr>
          <w:noProof/>
          <w:lang w:eastAsia="fr-FR"/>
        </w:rPr>
        <w:t>hargé de transmettre le message</w:t>
      </w:r>
    </w:p>
    <w:p w:rsidR="00821261" w:rsidRDefault="00044048" w:rsidP="00E4115C">
      <w:pPr>
        <w:pStyle w:val="Paragraphedeliste"/>
        <w:numPr>
          <w:ilvl w:val="1"/>
          <w:numId w:val="73"/>
        </w:numPr>
        <w:rPr>
          <w:noProof/>
          <w:lang w:eastAsia="fr-FR"/>
        </w:rPr>
      </w:pPr>
      <w:r>
        <w:rPr>
          <w:noProof/>
          <w:lang w:eastAsia="fr-FR"/>
        </w:rPr>
        <w:t>A</w:t>
      </w:r>
      <w:r w:rsidR="000963AF">
        <w:rPr>
          <w:noProof/>
          <w:lang w:eastAsia="fr-FR"/>
        </w:rPr>
        <w:t>jouter une pin</w:t>
      </w:r>
      <w:r>
        <w:rPr>
          <w:noProof/>
          <w:lang w:eastAsia="fr-FR"/>
        </w:rPr>
        <w:t xml:space="preserve"> "DataOut"</w:t>
      </w:r>
      <w:r w:rsidR="0044262F">
        <w:rPr>
          <w:noProof/>
          <w:lang w:eastAsia="fr-FR"/>
        </w:rPr>
        <w:t>, et lui donner comme data</w:t>
      </w:r>
      <w:r>
        <w:rPr>
          <w:noProof/>
          <w:lang w:eastAsia="fr-FR"/>
        </w:rPr>
        <w:t xml:space="preserve"> un "InterComponentMessageData"</w:t>
      </w:r>
    </w:p>
    <w:p w:rsidR="00095F37" w:rsidRDefault="00095F37" w:rsidP="00095F37">
      <w:pPr>
        <w:pStyle w:val="Paragraphedeliste"/>
        <w:ind w:left="1440"/>
        <w:rPr>
          <w:noProof/>
          <w:lang w:eastAsia="fr-FR"/>
        </w:rPr>
      </w:pPr>
    </w:p>
    <w:p w:rsidR="00044048" w:rsidRPr="00044048" w:rsidRDefault="00F82F47" w:rsidP="00E4115C">
      <w:pPr>
        <w:pStyle w:val="Paragraphedeliste"/>
        <w:numPr>
          <w:ilvl w:val="1"/>
          <w:numId w:val="73"/>
        </w:numPr>
        <w:rPr>
          <w:noProof/>
          <w:lang w:eastAsia="fr-FR"/>
        </w:rPr>
      </w:pPr>
      <w:r>
        <w:rPr>
          <w:noProof/>
          <w:lang w:eastAsia="fr-FR"/>
        </w:rPr>
        <w:t xml:space="preserve">Dans la fonction </w:t>
      </w:r>
      <w:r w:rsidR="00044048">
        <w:rPr>
          <w:noProof/>
          <w:lang w:eastAsia="fr-FR"/>
        </w:rPr>
        <w:t>notifyStepChanged</w:t>
      </w:r>
      <w:r>
        <w:rPr>
          <w:noProof/>
          <w:lang w:eastAsia="fr-FR"/>
        </w:rPr>
        <w:t xml:space="preserve">, </w:t>
      </w:r>
      <w:r w:rsidR="00044048">
        <w:rPr>
          <w:noProof/>
          <w:lang w:eastAsia="fr-FR"/>
        </w:rPr>
        <w:t>créer un rootMessage (glisser-déplacer) :</w:t>
      </w:r>
    </w:p>
    <w:p w:rsidR="000C5420" w:rsidRPr="00044048" w:rsidRDefault="007C0D8F" w:rsidP="00C31C3E">
      <w:pPr>
        <w:pStyle w:val="Code"/>
        <w:rPr>
          <w:noProof/>
          <w:lang w:val="en-US" w:eastAsia="fr-FR"/>
        </w:rPr>
      </w:pPr>
      <w:r w:rsidRPr="00044048">
        <w:rPr>
          <w:noProof/>
          <w:lang w:val="en-US" w:eastAsia="fr-FR"/>
        </w:rPr>
        <w:t>tp.Protocole.rootMessage msg = new tp.Protocole.rootMessage();</w:t>
      </w:r>
    </w:p>
    <w:p w:rsidR="000C5420" w:rsidRPr="000C5420" w:rsidRDefault="000C5420" w:rsidP="00C31C3E">
      <w:pPr>
        <w:pStyle w:val="Code"/>
        <w:rPr>
          <w:noProof/>
          <w:lang w:eastAsia="fr-FR"/>
        </w:rPr>
      </w:pPr>
      <w:r w:rsidRPr="000C5420">
        <w:rPr>
          <w:noProof/>
          <w:lang w:eastAsia="fr-FR"/>
        </w:rPr>
        <w:t xml:space="preserve">msg.uuidType = 1234; </w:t>
      </w:r>
      <w:r w:rsidRPr="00D15D51">
        <w:rPr>
          <w:noProof/>
          <w:color w:val="008000"/>
        </w:rPr>
        <w:t>//1234 est une valeur arbitraire</w:t>
      </w:r>
    </w:p>
    <w:p w:rsidR="000C5420" w:rsidRPr="00D15D51" w:rsidRDefault="000C5420" w:rsidP="00C31C3E">
      <w:pPr>
        <w:pStyle w:val="Code"/>
        <w:rPr>
          <w:noProof/>
          <w:color w:val="008000"/>
        </w:rPr>
      </w:pPr>
      <w:r w:rsidRPr="000C6864">
        <w:rPr>
          <w:noProof/>
          <w:lang w:eastAsia="fr-FR"/>
        </w:rPr>
        <w:t>msg.messageType =</w:t>
      </w:r>
      <w:r w:rsidR="00044048" w:rsidRPr="00044048">
        <w:rPr>
          <w:noProof/>
          <w:lang w:eastAsia="fr-FR"/>
        </w:rPr>
        <w:t>tp.Dictionnary.MessageType.STEP</w:t>
      </w:r>
      <w:r w:rsidRPr="000C6864">
        <w:rPr>
          <w:noProof/>
          <w:lang w:eastAsia="fr-FR"/>
        </w:rPr>
        <w:t>;</w:t>
      </w:r>
      <w:r w:rsidR="00044048">
        <w:rPr>
          <w:noProof/>
          <w:lang w:eastAsia="fr-FR"/>
        </w:rPr>
        <w:t xml:space="preserve"> </w:t>
      </w:r>
      <w:r w:rsidR="00044048" w:rsidRPr="00D15D51">
        <w:rPr>
          <w:noProof/>
          <w:color w:val="008000"/>
        </w:rPr>
        <w:t>//enum</w:t>
      </w:r>
    </w:p>
    <w:p w:rsidR="000C5420" w:rsidRPr="00D15D51" w:rsidRDefault="000C5420" w:rsidP="00C31C3E">
      <w:pPr>
        <w:pStyle w:val="Code"/>
        <w:rPr>
          <w:noProof/>
          <w:color w:val="008000"/>
        </w:rPr>
      </w:pPr>
      <w:r w:rsidRPr="000C5420">
        <w:rPr>
          <w:noProof/>
          <w:lang w:eastAsia="fr-FR"/>
        </w:rPr>
        <w:t xml:space="preserve">msg.data = step; </w:t>
      </w:r>
      <w:r w:rsidRPr="00D15D51">
        <w:rPr>
          <w:noProof/>
          <w:color w:val="008000"/>
        </w:rPr>
        <w:t>//step est la valeur reçue en paramètre de la fonction courante</w:t>
      </w:r>
    </w:p>
    <w:p w:rsidR="005564AB" w:rsidRDefault="00044048" w:rsidP="00E4115C">
      <w:pPr>
        <w:pStyle w:val="Paragraphedeliste"/>
        <w:numPr>
          <w:ilvl w:val="1"/>
          <w:numId w:val="73"/>
        </w:numPr>
        <w:rPr>
          <w:noProof/>
          <w:lang w:eastAsia="fr-FR"/>
        </w:rPr>
      </w:pPr>
      <w:r>
        <w:rPr>
          <w:noProof/>
          <w:lang w:eastAsia="fr-FR"/>
        </w:rPr>
        <w:t>C</w:t>
      </w:r>
      <w:r w:rsidR="00B96774">
        <w:rPr>
          <w:noProof/>
          <w:lang w:eastAsia="fr-FR"/>
        </w:rPr>
        <w:t>réer un message de type "InterComponentMessageData"</w:t>
      </w:r>
    </w:p>
    <w:p w:rsidR="00DF3F19" w:rsidRPr="00DF3F19" w:rsidRDefault="005564AB" w:rsidP="00E4115C">
      <w:pPr>
        <w:pStyle w:val="Paragraphedeliste"/>
        <w:numPr>
          <w:ilvl w:val="1"/>
          <w:numId w:val="73"/>
        </w:numPr>
        <w:rPr>
          <w:noProof/>
          <w:lang w:eastAsia="fr-FR"/>
        </w:rPr>
      </w:pPr>
      <w:r>
        <w:rPr>
          <w:noProof/>
          <w:lang w:eastAsia="fr-FR"/>
        </w:rPr>
        <w:t>A</w:t>
      </w:r>
      <w:r w:rsidR="00B96774">
        <w:rPr>
          <w:noProof/>
          <w:lang w:eastAsia="fr-FR"/>
        </w:rPr>
        <w:t xml:space="preserve">ffecter à sa variable message </w:t>
      </w:r>
      <w:r w:rsidR="00DF3F19">
        <w:rPr>
          <w:noProof/>
          <w:lang w:eastAsia="fr-FR"/>
        </w:rPr>
        <w:t>le message créé, puis l'envoyer :</w:t>
      </w:r>
    </w:p>
    <w:p w:rsidR="00B96774" w:rsidRPr="00DF3F19" w:rsidRDefault="00B96774" w:rsidP="00C31C3E">
      <w:pPr>
        <w:pStyle w:val="Code"/>
        <w:rPr>
          <w:noProof/>
          <w:lang w:val="en-US" w:eastAsia="fr-FR"/>
        </w:rPr>
      </w:pPr>
      <w:r w:rsidRPr="00DF3F19">
        <w:rPr>
          <w:noProof/>
          <w:lang w:val="en-US" w:eastAsia="fr-FR"/>
        </w:rPr>
        <w:t>tdlcommon.data.In</w:t>
      </w:r>
      <w:r w:rsidR="007C0D8F" w:rsidRPr="00DF3F19">
        <w:rPr>
          <w:noProof/>
          <w:lang w:val="en-US" w:eastAsia="fr-FR"/>
        </w:rPr>
        <w:t>terComponentMessageData msgData = new tdlcommon.data.InterComponentMessageData();</w:t>
      </w:r>
    </w:p>
    <w:p w:rsidR="00B96774" w:rsidRPr="000C6864" w:rsidRDefault="00B96774" w:rsidP="00C31C3E">
      <w:pPr>
        <w:pStyle w:val="Code"/>
        <w:rPr>
          <w:noProof/>
          <w:lang w:val="en-US" w:eastAsia="fr-FR"/>
        </w:rPr>
      </w:pPr>
      <w:r w:rsidRPr="000C6864">
        <w:rPr>
          <w:noProof/>
          <w:lang w:val="en-US" w:eastAsia="fr-FR"/>
        </w:rPr>
        <w:t>msgData.message = msg;</w:t>
      </w:r>
    </w:p>
    <w:p w:rsidR="00B96774" w:rsidRPr="000C6864" w:rsidRDefault="00B96774" w:rsidP="00C31C3E">
      <w:pPr>
        <w:pStyle w:val="Code"/>
        <w:rPr>
          <w:noProof/>
          <w:lang w:val="en-US" w:eastAsia="fr-FR"/>
        </w:rPr>
      </w:pPr>
      <w:r w:rsidRPr="000C6864">
        <w:rPr>
          <w:noProof/>
          <w:lang w:val="en-US" w:eastAsia="fr-FR"/>
        </w:rPr>
        <w:t>sendDataViaDataOut(msgData);</w:t>
      </w:r>
    </w:p>
    <w:p w:rsidR="00083B08" w:rsidRDefault="002D4C49" w:rsidP="00E4115C">
      <w:pPr>
        <w:pStyle w:val="Paragraphedeliste"/>
        <w:numPr>
          <w:ilvl w:val="1"/>
          <w:numId w:val="73"/>
        </w:numPr>
        <w:rPr>
          <w:noProof/>
          <w:lang w:eastAsia="fr-FR"/>
        </w:rPr>
      </w:pPr>
      <w:r>
        <w:rPr>
          <w:noProof/>
          <w:lang w:eastAsia="fr-FR"/>
        </w:rPr>
        <w:t xml:space="preserve">Ajouter une trace de debug dans la fonction </w:t>
      </w:r>
      <w:r w:rsidR="005564AB">
        <w:rPr>
          <w:noProof/>
          <w:lang w:eastAsia="fr-FR"/>
        </w:rPr>
        <w:t>"receiveFromNetwork" du decoder</w:t>
      </w:r>
    </w:p>
    <w:p w:rsidR="00821261" w:rsidRDefault="00821261" w:rsidP="00821261">
      <w:pPr>
        <w:pStyle w:val="Paragraphedeliste"/>
        <w:rPr>
          <w:noProof/>
          <w:lang w:eastAsia="fr-FR"/>
        </w:rPr>
      </w:pPr>
    </w:p>
    <w:p w:rsidR="002D4C49" w:rsidRDefault="0046062D" w:rsidP="00E4115C">
      <w:pPr>
        <w:pStyle w:val="Paragraphedeliste"/>
        <w:numPr>
          <w:ilvl w:val="0"/>
          <w:numId w:val="73"/>
        </w:numPr>
        <w:rPr>
          <w:noProof/>
          <w:lang w:eastAsia="fr-FR"/>
        </w:rPr>
      </w:pPr>
      <w:r>
        <w:rPr>
          <w:noProof/>
          <w:lang w:eastAsia="fr-FR"/>
        </w:rPr>
        <w:t>Créer un stream avec</w:t>
      </w:r>
      <w:r w:rsidR="005564AB">
        <w:rPr>
          <w:noProof/>
          <w:lang w:eastAsia="fr-FR"/>
        </w:rPr>
        <w:t xml:space="preserve"> </w:t>
      </w:r>
      <w:r>
        <w:rPr>
          <w:noProof/>
          <w:lang w:eastAsia="fr-FR"/>
        </w:rPr>
        <w:t>:</w:t>
      </w:r>
    </w:p>
    <w:p w:rsidR="0046062D" w:rsidRDefault="0046062D" w:rsidP="00E4115C">
      <w:pPr>
        <w:pStyle w:val="Paragraphedeliste"/>
        <w:numPr>
          <w:ilvl w:val="1"/>
          <w:numId w:val="73"/>
        </w:numPr>
        <w:rPr>
          <w:noProof/>
          <w:lang w:eastAsia="fr-FR"/>
        </w:rPr>
      </w:pPr>
      <w:r>
        <w:rPr>
          <w:noProof/>
          <w:lang w:eastAsia="fr-FR"/>
        </w:rPr>
        <w:t>Côté émission</w:t>
      </w:r>
    </w:p>
    <w:p w:rsidR="0046062D" w:rsidRDefault="0046062D" w:rsidP="00E4115C">
      <w:pPr>
        <w:pStyle w:val="Paragraphedeliste"/>
        <w:numPr>
          <w:ilvl w:val="2"/>
          <w:numId w:val="73"/>
        </w:numPr>
        <w:ind w:left="1843"/>
        <w:rPr>
          <w:noProof/>
          <w:lang w:eastAsia="fr-FR"/>
        </w:rPr>
      </w:pPr>
      <w:r>
        <w:rPr>
          <w:noProof/>
          <w:lang w:eastAsia="fr-FR"/>
        </w:rPr>
        <w:t>Un context</w:t>
      </w:r>
    </w:p>
    <w:p w:rsidR="0046062D" w:rsidRDefault="0046062D" w:rsidP="00E4115C">
      <w:pPr>
        <w:pStyle w:val="Paragraphedeliste"/>
        <w:numPr>
          <w:ilvl w:val="2"/>
          <w:numId w:val="73"/>
        </w:numPr>
        <w:ind w:left="1843"/>
        <w:rPr>
          <w:noProof/>
          <w:lang w:eastAsia="fr-FR"/>
        </w:rPr>
      </w:pPr>
      <w:r>
        <w:rPr>
          <w:noProof/>
          <w:lang w:eastAsia="fr-FR"/>
        </w:rPr>
        <w:t>Un confObserver</w:t>
      </w:r>
    </w:p>
    <w:p w:rsidR="0046062D" w:rsidRDefault="0046062D" w:rsidP="00E4115C">
      <w:pPr>
        <w:pStyle w:val="Paragraphedeliste"/>
        <w:numPr>
          <w:ilvl w:val="2"/>
          <w:numId w:val="73"/>
        </w:numPr>
        <w:ind w:left="1843"/>
        <w:rPr>
          <w:noProof/>
          <w:lang w:eastAsia="fr-FR"/>
        </w:rPr>
      </w:pPr>
      <w:r>
        <w:rPr>
          <w:noProof/>
          <w:lang w:eastAsia="fr-FR"/>
        </w:rPr>
        <w:t>un DemoDataComponent</w:t>
      </w:r>
    </w:p>
    <w:p w:rsidR="0046062D" w:rsidRDefault="0046062D" w:rsidP="00E4115C">
      <w:pPr>
        <w:pStyle w:val="Paragraphedeliste"/>
        <w:numPr>
          <w:ilvl w:val="2"/>
          <w:numId w:val="73"/>
        </w:numPr>
        <w:ind w:left="1843"/>
        <w:rPr>
          <w:noProof/>
          <w:lang w:eastAsia="fr-FR"/>
        </w:rPr>
      </w:pPr>
      <w:r>
        <w:rPr>
          <w:noProof/>
          <w:lang w:eastAsia="fr-FR"/>
        </w:rPr>
        <w:t>un ComLinkSocket</w:t>
      </w:r>
    </w:p>
    <w:p w:rsidR="0046062D" w:rsidRDefault="0046062D" w:rsidP="00E4115C">
      <w:pPr>
        <w:pStyle w:val="Paragraphedeliste"/>
        <w:numPr>
          <w:ilvl w:val="1"/>
          <w:numId w:val="73"/>
        </w:numPr>
        <w:rPr>
          <w:noProof/>
          <w:lang w:eastAsia="fr-FR"/>
        </w:rPr>
      </w:pPr>
      <w:r>
        <w:rPr>
          <w:noProof/>
          <w:lang w:eastAsia="fr-FR"/>
        </w:rPr>
        <w:t>Côté réception</w:t>
      </w:r>
    </w:p>
    <w:p w:rsidR="0046062D" w:rsidRDefault="0046062D" w:rsidP="00E4115C">
      <w:pPr>
        <w:pStyle w:val="Paragraphedeliste"/>
        <w:numPr>
          <w:ilvl w:val="2"/>
          <w:numId w:val="73"/>
        </w:numPr>
        <w:ind w:left="1843"/>
        <w:rPr>
          <w:noProof/>
          <w:lang w:eastAsia="fr-FR"/>
        </w:rPr>
      </w:pPr>
      <w:r>
        <w:rPr>
          <w:noProof/>
          <w:lang w:eastAsia="fr-FR"/>
        </w:rPr>
        <w:t>un Decoder</w:t>
      </w:r>
    </w:p>
    <w:p w:rsidR="0046062D" w:rsidRDefault="0046062D" w:rsidP="00E4115C">
      <w:pPr>
        <w:pStyle w:val="Paragraphedeliste"/>
        <w:numPr>
          <w:ilvl w:val="2"/>
          <w:numId w:val="73"/>
        </w:numPr>
        <w:ind w:left="1843"/>
        <w:rPr>
          <w:noProof/>
          <w:lang w:eastAsia="fr-FR"/>
        </w:rPr>
      </w:pPr>
      <w:r>
        <w:rPr>
          <w:noProof/>
          <w:lang w:eastAsia="fr-FR"/>
        </w:rPr>
        <w:t>un ComLinkSocket</w:t>
      </w:r>
    </w:p>
    <w:p w:rsidR="00821261" w:rsidRDefault="00821261" w:rsidP="00821261">
      <w:pPr>
        <w:pStyle w:val="Paragraphedeliste"/>
        <w:ind w:left="1440"/>
        <w:rPr>
          <w:noProof/>
          <w:lang w:eastAsia="fr-FR"/>
        </w:rPr>
      </w:pPr>
    </w:p>
    <w:p w:rsidR="0046062D" w:rsidRDefault="0046062D" w:rsidP="00E4115C">
      <w:pPr>
        <w:pStyle w:val="Paragraphedeliste"/>
        <w:numPr>
          <w:ilvl w:val="0"/>
          <w:numId w:val="73"/>
        </w:numPr>
        <w:rPr>
          <w:noProof/>
          <w:lang w:eastAsia="fr-FR"/>
        </w:rPr>
      </w:pPr>
      <w:r>
        <w:rPr>
          <w:noProof/>
          <w:lang w:eastAsia="fr-FR"/>
        </w:rPr>
        <w:t>Ajouter un executor, et</w:t>
      </w:r>
      <w:r w:rsidR="005564AB">
        <w:rPr>
          <w:noProof/>
          <w:lang w:eastAsia="fr-FR"/>
        </w:rPr>
        <w:t xml:space="preserve"> rendre les sockets exécutables</w:t>
      </w:r>
    </w:p>
    <w:p w:rsidR="00821261" w:rsidRDefault="00821261" w:rsidP="00821261">
      <w:pPr>
        <w:pStyle w:val="Paragraphedeliste"/>
        <w:rPr>
          <w:noProof/>
          <w:lang w:eastAsia="fr-FR"/>
        </w:rPr>
      </w:pPr>
    </w:p>
    <w:p w:rsidR="00DF3F19" w:rsidRDefault="0046062D" w:rsidP="00E4115C">
      <w:pPr>
        <w:pStyle w:val="Paragraphedeliste"/>
        <w:numPr>
          <w:ilvl w:val="0"/>
          <w:numId w:val="73"/>
        </w:numPr>
        <w:rPr>
          <w:noProof/>
          <w:lang w:eastAsia="fr-FR"/>
        </w:rPr>
      </w:pPr>
      <w:r>
        <w:rPr>
          <w:noProof/>
          <w:lang w:eastAsia="fr-FR"/>
        </w:rPr>
        <w:t>Côté réception, paramétrer le ComLinkSocket en serveur.</w:t>
      </w:r>
      <w:r w:rsidR="00DF3F19">
        <w:rPr>
          <w:noProof/>
          <w:lang w:eastAsia="fr-FR"/>
        </w:rPr>
        <w:t xml:space="preserve"> S'assurer que les ports d'émission </w:t>
      </w:r>
      <w:r w:rsidR="005564AB">
        <w:rPr>
          <w:noProof/>
          <w:lang w:eastAsia="fr-FR"/>
        </w:rPr>
        <w:t>et de réception sont identiques</w:t>
      </w:r>
    </w:p>
    <w:p w:rsidR="00821261" w:rsidRPr="00821261" w:rsidRDefault="00567A97" w:rsidP="0009409C">
      <w:pPr>
        <w:pStyle w:val="Lgende"/>
        <w:jc w:val="center"/>
        <w:rPr>
          <w:noProof/>
          <w:sz w:val="20"/>
          <w:u w:val="single"/>
          <w:lang w:eastAsia="fr-FR"/>
        </w:rPr>
      </w:pPr>
      <w:r>
        <w:rPr>
          <w:noProof/>
          <w:lang w:eastAsia="fr-FR"/>
        </w:rPr>
        <w:drawing>
          <wp:inline distT="0" distB="0" distL="0" distR="0">
            <wp:extent cx="5760720" cy="3165007"/>
            <wp:effectExtent l="19050" t="0" r="0" b="0"/>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srcRect/>
                    <a:stretch>
                      <a:fillRect/>
                    </a:stretch>
                  </pic:blipFill>
                  <pic:spPr bwMode="auto">
                    <a:xfrm>
                      <a:off x="0" y="0"/>
                      <a:ext cx="5760720" cy="3165007"/>
                    </a:xfrm>
                    <a:prstGeom prst="rect">
                      <a:avLst/>
                    </a:prstGeom>
                    <a:noFill/>
                    <a:ln w="9525">
                      <a:noFill/>
                      <a:miter lim="800000"/>
                      <a:headEnd/>
                      <a:tailEnd/>
                    </a:ln>
                  </pic:spPr>
                </pic:pic>
              </a:graphicData>
            </a:graphic>
          </wp:inline>
        </w:drawing>
      </w:r>
      <w:r w:rsidR="0009409C">
        <w:t xml:space="preserve">Image </w:t>
      </w:r>
      <w:fldSimple w:instr=" SEQ Image \* ARABIC ">
        <w:r w:rsidR="004313EA">
          <w:rPr>
            <w:noProof/>
          </w:rPr>
          <w:t>49</w:t>
        </w:r>
      </w:fldSimple>
      <w:r w:rsidR="0009409C">
        <w:t xml:space="preserve"> : </w:t>
      </w:r>
      <w:r w:rsidR="0009409C" w:rsidRPr="00503F40">
        <w:t>Utilisation d'un décodeur</w:t>
      </w:r>
    </w:p>
    <w:p w:rsidR="009A29C4" w:rsidRDefault="00710115" w:rsidP="00683E3F">
      <w:pPr>
        <w:pStyle w:val="Titre3"/>
        <w:rPr>
          <w:noProof/>
          <w:lang w:eastAsia="fr-FR"/>
        </w:rPr>
      </w:pPr>
      <w:bookmarkStart w:id="214" w:name="_Toc354145225"/>
      <w:bookmarkStart w:id="215" w:name="_Toc354145226"/>
      <w:bookmarkStart w:id="216" w:name="_Toc354394001"/>
      <w:bookmarkEnd w:id="214"/>
      <w:bookmarkEnd w:id="215"/>
      <w:r>
        <w:rPr>
          <w:noProof/>
          <w:lang w:eastAsia="fr-FR"/>
        </w:rPr>
        <w:lastRenderedPageBreak/>
        <w:t>D</w:t>
      </w:r>
      <w:r w:rsidR="00DF3F19">
        <w:rPr>
          <w:noProof/>
          <w:lang w:eastAsia="fr-FR"/>
        </w:rPr>
        <w:t>écodage</w:t>
      </w:r>
      <w:bookmarkEnd w:id="216"/>
    </w:p>
    <w:p w:rsidR="00DF3F19" w:rsidRDefault="00DF3F19" w:rsidP="00821261">
      <w:pPr>
        <w:rPr>
          <w:noProof/>
          <w:lang w:eastAsia="fr-FR"/>
        </w:rPr>
      </w:pPr>
    </w:p>
    <w:p w:rsidR="00DF3F19" w:rsidRDefault="00DF3F19" w:rsidP="00821261">
      <w:pPr>
        <w:rPr>
          <w:noProof/>
          <w:lang w:eastAsia="fr-FR"/>
        </w:rPr>
      </w:pPr>
      <w:r>
        <w:rPr>
          <w:noProof/>
          <w:lang w:eastAsia="fr-FR"/>
        </w:rPr>
        <w:t>Le message est transmit au décodeur. Il faut ensuite le décoder, puis le traiter.</w:t>
      </w:r>
    </w:p>
    <w:p w:rsidR="00DF3F19" w:rsidRDefault="00DF3F19" w:rsidP="00821261">
      <w:pPr>
        <w:rPr>
          <w:noProof/>
          <w:lang w:eastAsia="fr-FR"/>
        </w:rPr>
      </w:pPr>
    </w:p>
    <w:p w:rsidR="00401C69" w:rsidRDefault="00DF3F19" w:rsidP="00E4115C">
      <w:pPr>
        <w:pStyle w:val="Paragraphedeliste"/>
        <w:numPr>
          <w:ilvl w:val="0"/>
          <w:numId w:val="76"/>
        </w:numPr>
        <w:rPr>
          <w:noProof/>
          <w:lang w:eastAsia="fr-FR"/>
        </w:rPr>
      </w:pPr>
      <w:r>
        <w:rPr>
          <w:noProof/>
          <w:lang w:eastAsia="fr-FR"/>
        </w:rPr>
        <w:t>D</w:t>
      </w:r>
      <w:r w:rsidR="00401C69">
        <w:rPr>
          <w:noProof/>
          <w:lang w:eastAsia="fr-FR"/>
        </w:rPr>
        <w:t>ans la fonction de réception "receiveFromNetwork"</w:t>
      </w:r>
      <w:r>
        <w:rPr>
          <w:noProof/>
          <w:lang w:eastAsia="fr-FR"/>
        </w:rPr>
        <w:t xml:space="preserve"> du décodeur</w:t>
      </w:r>
      <w:r w:rsidR="00401C69">
        <w:rPr>
          <w:noProof/>
          <w:lang w:eastAsia="fr-FR"/>
        </w:rPr>
        <w:t>, décoder la trame. Pour cela, créer un tableau de byte, puis le remplir avec la fonction "encode" du message reçu</w:t>
      </w:r>
      <w:r w:rsidR="006B2889">
        <w:rPr>
          <w:noProof/>
          <w:lang w:eastAsia="fr-FR"/>
        </w:rPr>
        <w:t xml:space="preserve"> </w:t>
      </w:r>
      <w:r w:rsidR="00401C69">
        <w:rPr>
          <w:noProof/>
          <w:lang w:eastAsia="fr-FR"/>
        </w:rPr>
        <w:t>:</w:t>
      </w:r>
    </w:p>
    <w:p w:rsidR="00401C69" w:rsidRPr="00401C69" w:rsidRDefault="00401C69" w:rsidP="00C31C3E">
      <w:pPr>
        <w:pStyle w:val="Code"/>
        <w:rPr>
          <w:noProof/>
          <w:lang w:val="en-US" w:eastAsia="fr-FR"/>
        </w:rPr>
      </w:pPr>
      <w:r w:rsidRPr="00401C69">
        <w:rPr>
          <w:noProof/>
          <w:lang w:val="en-US" w:eastAsia="fr-FR"/>
        </w:rPr>
        <w:t>byte[] tab = new byte[1];</w:t>
      </w:r>
    </w:p>
    <w:p w:rsidR="00544C35" w:rsidRPr="000C6864" w:rsidRDefault="00401C69" w:rsidP="00C31C3E">
      <w:pPr>
        <w:pStyle w:val="Code"/>
        <w:rPr>
          <w:noProof/>
          <w:lang w:val="en-US" w:eastAsia="fr-FR"/>
        </w:rPr>
      </w:pPr>
      <w:r w:rsidRPr="000C6864">
        <w:rPr>
          <w:noProof/>
          <w:lang w:val="en-US" w:eastAsia="fr-FR"/>
        </w:rPr>
        <w:t>data.message.encode(tab);</w:t>
      </w:r>
    </w:p>
    <w:p w:rsidR="00401C69" w:rsidRDefault="009332C3" w:rsidP="00E4115C">
      <w:pPr>
        <w:pStyle w:val="Paragraphedeliste"/>
        <w:numPr>
          <w:ilvl w:val="0"/>
          <w:numId w:val="76"/>
        </w:numPr>
        <w:rPr>
          <w:noProof/>
          <w:lang w:eastAsia="fr-FR"/>
        </w:rPr>
      </w:pPr>
      <w:r w:rsidRPr="00F95923">
        <w:rPr>
          <w:noProof/>
          <w:lang w:eastAsia="fr-FR"/>
        </w:rPr>
        <w:t>Créer une instance de protoco</w:t>
      </w:r>
      <w:r w:rsidR="006B2889">
        <w:rPr>
          <w:noProof/>
          <w:lang w:eastAsia="fr-FR"/>
        </w:rPr>
        <w:t>lDefinition dans le dé</w:t>
      </w:r>
      <w:r w:rsidRPr="00F95923">
        <w:rPr>
          <w:noProof/>
          <w:lang w:eastAsia="fr-FR"/>
        </w:rPr>
        <w:t>code</w:t>
      </w:r>
      <w:r w:rsidR="006B2889">
        <w:rPr>
          <w:noProof/>
          <w:lang w:eastAsia="fr-FR"/>
        </w:rPr>
        <w:t>u</w:t>
      </w:r>
      <w:r w:rsidRPr="00F95923">
        <w:rPr>
          <w:noProof/>
          <w:lang w:eastAsia="fr-FR"/>
        </w:rPr>
        <w:t>r</w:t>
      </w:r>
      <w:r w:rsidR="006B2889">
        <w:rPr>
          <w:noProof/>
          <w:lang w:eastAsia="fr-FR"/>
        </w:rPr>
        <w:t>, et a</w:t>
      </w:r>
      <w:r w:rsidR="00F95923">
        <w:rPr>
          <w:noProof/>
          <w:lang w:eastAsia="fr-FR"/>
        </w:rPr>
        <w:t>ppeler la fonction "pushBinaryData"</w:t>
      </w:r>
      <w:r w:rsidR="006B2889">
        <w:rPr>
          <w:noProof/>
          <w:lang w:eastAsia="fr-FR"/>
        </w:rPr>
        <w:t xml:space="preserve"> </w:t>
      </w:r>
      <w:r w:rsidR="00F95923">
        <w:rPr>
          <w:noProof/>
          <w:lang w:eastAsia="fr-FR"/>
        </w:rPr>
        <w:t>:</w:t>
      </w:r>
    </w:p>
    <w:p w:rsidR="00544C35" w:rsidRDefault="00F95923" w:rsidP="00C31C3E">
      <w:pPr>
        <w:pStyle w:val="Code"/>
        <w:rPr>
          <w:noProof/>
          <w:lang w:eastAsia="fr-FR"/>
        </w:rPr>
      </w:pPr>
      <w:r w:rsidRPr="00F95923">
        <w:rPr>
          <w:noProof/>
          <w:lang w:eastAsia="fr-FR"/>
        </w:rPr>
        <w:t>protocol.pushBinaryData(tab);</w:t>
      </w:r>
    </w:p>
    <w:p w:rsidR="00F95923" w:rsidRDefault="00CC103D" w:rsidP="00E4115C">
      <w:pPr>
        <w:pStyle w:val="Paragraphedeliste"/>
        <w:numPr>
          <w:ilvl w:val="0"/>
          <w:numId w:val="76"/>
        </w:numPr>
        <w:rPr>
          <w:noProof/>
          <w:lang w:eastAsia="fr-FR"/>
        </w:rPr>
      </w:pPr>
      <w:r>
        <w:rPr>
          <w:noProof/>
          <w:lang w:eastAsia="fr-FR"/>
        </w:rPr>
        <w:t>Créer un</w:t>
      </w:r>
      <w:r w:rsidR="006B2889">
        <w:rPr>
          <w:noProof/>
          <w:lang w:eastAsia="fr-FR"/>
        </w:rPr>
        <w:t>e fonction "onDecode" dans le dé</w:t>
      </w:r>
      <w:r>
        <w:rPr>
          <w:noProof/>
          <w:lang w:eastAsia="fr-FR"/>
        </w:rPr>
        <w:t>code</w:t>
      </w:r>
      <w:r w:rsidR="006B2889">
        <w:rPr>
          <w:noProof/>
          <w:lang w:eastAsia="fr-FR"/>
        </w:rPr>
        <w:t>u</w:t>
      </w:r>
      <w:r>
        <w:rPr>
          <w:noProof/>
          <w:lang w:eastAsia="fr-FR"/>
        </w:rPr>
        <w:t>r, ave</w:t>
      </w:r>
      <w:r w:rsidR="006B2889">
        <w:rPr>
          <w:noProof/>
          <w:lang w:eastAsia="fr-FR"/>
        </w:rPr>
        <w:t>c en paramètre un "RootMessage"</w:t>
      </w:r>
    </w:p>
    <w:p w:rsidR="002D322E" w:rsidRDefault="002D322E" w:rsidP="00E4115C">
      <w:pPr>
        <w:pStyle w:val="Paragraphedeliste"/>
        <w:numPr>
          <w:ilvl w:val="0"/>
          <w:numId w:val="76"/>
        </w:numPr>
        <w:rPr>
          <w:noProof/>
          <w:lang w:eastAsia="fr-FR"/>
        </w:rPr>
      </w:pPr>
      <w:r>
        <w:rPr>
          <w:noProof/>
          <w:lang w:eastAsia="fr-FR"/>
        </w:rPr>
        <w:t>Ajouter une transaction</w:t>
      </w:r>
      <w:r w:rsidR="006B2889">
        <w:rPr>
          <w:noProof/>
          <w:lang w:eastAsia="fr-FR"/>
        </w:rPr>
        <w:t xml:space="preserve"> "decodeTransaction"</w:t>
      </w:r>
      <w:r>
        <w:rPr>
          <w:noProof/>
          <w:lang w:eastAsia="fr-FR"/>
        </w:rPr>
        <w:t>, du signal "onReceive" du protocole vers la fonction "onDecode", en utilisant</w:t>
      </w:r>
      <w:r w:rsidR="006B2889">
        <w:rPr>
          <w:noProof/>
          <w:lang w:eastAsia="fr-FR"/>
        </w:rPr>
        <w:t xml:space="preserve"> le contexte (glisser-déplacer)</w:t>
      </w:r>
    </w:p>
    <w:p w:rsidR="00821261" w:rsidRDefault="00821261" w:rsidP="00821261">
      <w:pPr>
        <w:pStyle w:val="Paragraphedeliste"/>
        <w:rPr>
          <w:noProof/>
          <w:lang w:eastAsia="fr-FR"/>
        </w:rPr>
      </w:pPr>
    </w:p>
    <w:p w:rsidR="006B2889" w:rsidRDefault="006B2889" w:rsidP="0009409C">
      <w:pPr>
        <w:pStyle w:val="Lgende"/>
        <w:jc w:val="center"/>
        <w:rPr>
          <w:noProof/>
          <w:lang w:eastAsia="fr-FR"/>
        </w:rPr>
      </w:pPr>
      <w:r>
        <w:rPr>
          <w:noProof/>
          <w:lang w:eastAsia="fr-FR"/>
        </w:rPr>
        <w:drawing>
          <wp:inline distT="0" distB="0" distL="0" distR="0">
            <wp:extent cx="2562225" cy="1257300"/>
            <wp:effectExtent l="19050" t="0" r="9525"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srcRect/>
                    <a:stretch>
                      <a:fillRect/>
                    </a:stretch>
                  </pic:blipFill>
                  <pic:spPr bwMode="auto">
                    <a:xfrm>
                      <a:off x="0" y="0"/>
                      <a:ext cx="2562225" cy="1257300"/>
                    </a:xfrm>
                    <a:prstGeom prst="rect">
                      <a:avLst/>
                    </a:prstGeom>
                    <a:noFill/>
                    <a:ln w="9525">
                      <a:noFill/>
                      <a:miter lim="800000"/>
                      <a:headEnd/>
                      <a:tailEnd/>
                    </a:ln>
                  </pic:spPr>
                </pic:pic>
              </a:graphicData>
            </a:graphic>
          </wp:inline>
        </w:drawing>
      </w:r>
      <w:r>
        <w:rPr>
          <w:noProof/>
          <w:lang w:eastAsia="fr-FR"/>
        </w:rPr>
        <w:br/>
      </w:r>
      <w:r w:rsidR="0009409C">
        <w:t xml:space="preserve">Image </w:t>
      </w:r>
      <w:fldSimple w:instr=" SEQ Image \* ARABIC ">
        <w:r w:rsidR="004313EA">
          <w:rPr>
            <w:noProof/>
          </w:rPr>
          <w:t>50</w:t>
        </w:r>
      </w:fldSimple>
      <w:r w:rsidR="0009409C">
        <w:t xml:space="preserve"> : </w:t>
      </w:r>
      <w:r w:rsidR="0009409C" w:rsidRPr="00CA6660">
        <w:t>Configuration de la transaction de décodage</w:t>
      </w:r>
    </w:p>
    <w:p w:rsidR="006B2889" w:rsidRDefault="006B2889" w:rsidP="00821261">
      <w:pPr>
        <w:rPr>
          <w:noProof/>
          <w:lang w:eastAsia="fr-FR"/>
        </w:rPr>
      </w:pPr>
    </w:p>
    <w:p w:rsidR="008A5F36" w:rsidRDefault="008A5F36" w:rsidP="00E4115C">
      <w:pPr>
        <w:pStyle w:val="Paragraphedeliste"/>
        <w:numPr>
          <w:ilvl w:val="0"/>
          <w:numId w:val="77"/>
        </w:numPr>
        <w:rPr>
          <w:noProof/>
          <w:lang w:eastAsia="fr-FR"/>
        </w:rPr>
      </w:pPr>
      <w:r>
        <w:rPr>
          <w:noProof/>
          <w:lang w:eastAsia="fr-FR"/>
        </w:rPr>
        <w:t>Ajouter une trace dans la f</w:t>
      </w:r>
      <w:r w:rsidR="006B2889">
        <w:rPr>
          <w:noProof/>
          <w:lang w:eastAsia="fr-FR"/>
        </w:rPr>
        <w:t>onction "onDecode", puis tester</w:t>
      </w:r>
    </w:p>
    <w:p w:rsidR="00821261" w:rsidRDefault="00821261" w:rsidP="00821261">
      <w:pPr>
        <w:rPr>
          <w:noProof/>
          <w:lang w:eastAsia="fr-FR"/>
        </w:rPr>
      </w:pPr>
    </w:p>
    <w:p w:rsidR="006B2889" w:rsidRDefault="006B2889" w:rsidP="00821261">
      <w:pPr>
        <w:rPr>
          <w:noProof/>
          <w:lang w:eastAsia="fr-FR"/>
        </w:rPr>
      </w:pPr>
      <w:r>
        <w:rPr>
          <w:noProof/>
          <w:lang w:eastAsia="fr-FR"/>
        </w:rPr>
        <w:t>Le protocole, utilisé avec la fonction "pushBinaryData", traite la donnée. Si le décodage s'est effectué avec succés, il émet le signal "onReceive".</w:t>
      </w:r>
    </w:p>
    <w:p w:rsidR="00270CB0" w:rsidRDefault="00270CB0" w:rsidP="00821261">
      <w:pPr>
        <w:rPr>
          <w:noProof/>
          <w:lang w:eastAsia="fr-FR"/>
        </w:rPr>
      </w:pPr>
      <w:r>
        <w:rPr>
          <w:noProof/>
          <w:lang w:eastAsia="fr-FR"/>
        </w:rPr>
        <w:t>Il reste ensuite à envoyer les informations au ConfReceiver.</w:t>
      </w:r>
    </w:p>
    <w:p w:rsidR="00821261" w:rsidRDefault="00821261" w:rsidP="00821261">
      <w:pPr>
        <w:rPr>
          <w:noProof/>
          <w:lang w:eastAsia="fr-FR"/>
        </w:rPr>
      </w:pPr>
    </w:p>
    <w:p w:rsidR="006B2889" w:rsidRDefault="006B2889" w:rsidP="00E4115C">
      <w:pPr>
        <w:pStyle w:val="Paragraphedeliste"/>
        <w:numPr>
          <w:ilvl w:val="0"/>
          <w:numId w:val="77"/>
        </w:numPr>
        <w:rPr>
          <w:noProof/>
          <w:lang w:eastAsia="fr-FR"/>
        </w:rPr>
      </w:pPr>
      <w:r>
        <w:rPr>
          <w:noProof/>
          <w:lang w:eastAsia="fr-FR"/>
        </w:rPr>
        <w:t>Dans la fonction "onDecode" du décodeur, envoyer le message vers la pin de sortie</w:t>
      </w:r>
    </w:p>
    <w:p w:rsidR="00270CB0" w:rsidRDefault="006B2889" w:rsidP="00E4115C">
      <w:pPr>
        <w:pStyle w:val="Paragraphedeliste"/>
        <w:numPr>
          <w:ilvl w:val="0"/>
          <w:numId w:val="77"/>
        </w:numPr>
        <w:rPr>
          <w:noProof/>
          <w:lang w:eastAsia="fr-FR"/>
        </w:rPr>
      </w:pPr>
      <w:r>
        <w:rPr>
          <w:noProof/>
          <w:lang w:eastAsia="fr-FR"/>
        </w:rPr>
        <w:t>M</w:t>
      </w:r>
      <w:r w:rsidR="00581C3F">
        <w:rPr>
          <w:noProof/>
          <w:lang w:eastAsia="fr-FR"/>
        </w:rPr>
        <w:t>odifier le ConfReceiv</w:t>
      </w:r>
      <w:r>
        <w:rPr>
          <w:noProof/>
          <w:lang w:eastAsia="fr-FR"/>
        </w:rPr>
        <w:t>er pour réceptionner le message :</w:t>
      </w:r>
    </w:p>
    <w:p w:rsidR="006B2889" w:rsidRDefault="00581C3F" w:rsidP="00E4115C">
      <w:pPr>
        <w:pStyle w:val="Paragraphedeliste"/>
        <w:numPr>
          <w:ilvl w:val="1"/>
          <w:numId w:val="77"/>
        </w:numPr>
        <w:rPr>
          <w:noProof/>
          <w:lang w:eastAsia="fr-FR"/>
        </w:rPr>
      </w:pPr>
      <w:r>
        <w:rPr>
          <w:noProof/>
          <w:lang w:eastAsia="fr-FR"/>
        </w:rPr>
        <w:t>Ajouter une pin</w:t>
      </w:r>
      <w:r w:rsidR="006B2889">
        <w:rPr>
          <w:noProof/>
          <w:lang w:eastAsia="fr-FR"/>
        </w:rPr>
        <w:t xml:space="preserve"> "dataIn"</w:t>
      </w:r>
    </w:p>
    <w:p w:rsidR="006B2889" w:rsidRDefault="006B2889" w:rsidP="00E4115C">
      <w:pPr>
        <w:pStyle w:val="Paragraphedeliste"/>
        <w:numPr>
          <w:ilvl w:val="1"/>
          <w:numId w:val="77"/>
        </w:numPr>
        <w:rPr>
          <w:noProof/>
          <w:lang w:eastAsia="fr-FR"/>
        </w:rPr>
      </w:pPr>
      <w:r>
        <w:rPr>
          <w:noProof/>
          <w:lang w:eastAsia="fr-FR"/>
        </w:rPr>
        <w:t>Créer une fonction "messageReceiv</w:t>
      </w:r>
      <w:r w:rsidR="00706C7A">
        <w:rPr>
          <w:noProof/>
          <w:lang w:eastAsia="fr-FR"/>
        </w:rPr>
        <w:t>ed"</w:t>
      </w:r>
      <w:r>
        <w:rPr>
          <w:noProof/>
          <w:lang w:eastAsia="fr-FR"/>
        </w:rPr>
        <w:t xml:space="preserve"> avec un InterComponentMessageData en paramètre</w:t>
      </w:r>
    </w:p>
    <w:p w:rsidR="00581C3F" w:rsidRDefault="006B2889" w:rsidP="00E4115C">
      <w:pPr>
        <w:pStyle w:val="Paragraphedeliste"/>
        <w:numPr>
          <w:ilvl w:val="1"/>
          <w:numId w:val="77"/>
        </w:numPr>
        <w:rPr>
          <w:noProof/>
          <w:lang w:eastAsia="fr-FR"/>
        </w:rPr>
      </w:pPr>
      <w:r>
        <w:rPr>
          <w:noProof/>
          <w:lang w:eastAsia="fr-FR"/>
        </w:rPr>
        <w:t>C</w:t>
      </w:r>
      <w:r w:rsidR="00581C3F">
        <w:rPr>
          <w:noProof/>
          <w:lang w:eastAsia="fr-FR"/>
        </w:rPr>
        <w:t xml:space="preserve">réer une transaction pour appeler </w:t>
      </w:r>
      <w:r>
        <w:rPr>
          <w:noProof/>
          <w:lang w:eastAsia="fr-FR"/>
        </w:rPr>
        <w:t>la</w:t>
      </w:r>
      <w:r w:rsidR="00581C3F">
        <w:rPr>
          <w:noProof/>
          <w:lang w:eastAsia="fr-FR"/>
        </w:rPr>
        <w:t xml:space="preserve"> fonction </w:t>
      </w:r>
      <w:r>
        <w:rPr>
          <w:noProof/>
          <w:lang w:eastAsia="fr-FR"/>
        </w:rPr>
        <w:t xml:space="preserve">"messageReceived" </w:t>
      </w:r>
      <w:r w:rsidR="00581C3F">
        <w:rPr>
          <w:noProof/>
          <w:lang w:eastAsia="fr-FR"/>
        </w:rPr>
        <w:t>lors de la réception du message</w:t>
      </w:r>
    </w:p>
    <w:p w:rsidR="006B2889" w:rsidRDefault="006B2889" w:rsidP="00821261">
      <w:pPr>
        <w:rPr>
          <w:noProof/>
          <w:lang w:eastAsia="fr-FR"/>
        </w:rPr>
      </w:pPr>
    </w:p>
    <w:p w:rsidR="00F6058D" w:rsidRDefault="006B2889" w:rsidP="00821261">
      <w:pPr>
        <w:rPr>
          <w:noProof/>
          <w:lang w:eastAsia="fr-FR"/>
        </w:rPr>
      </w:pPr>
      <w:r>
        <w:rPr>
          <w:noProof/>
          <w:lang w:eastAsia="fr-FR"/>
        </w:rPr>
        <w:t>Pour utiliser la donnée lors de la réception du message</w:t>
      </w:r>
      <w:r w:rsidR="00F6058D">
        <w:rPr>
          <w:noProof/>
          <w:lang w:eastAsia="fr-FR"/>
        </w:rPr>
        <w:t>, il faut récupérer le rootMessage à partir du DataInterComponentMessage. Soit en faisant un "dynamic_cast", soit plus propre en faisant un "queryInterface".</w:t>
      </w:r>
    </w:p>
    <w:p w:rsidR="00821261" w:rsidRDefault="00821261" w:rsidP="00821261">
      <w:pPr>
        <w:rPr>
          <w:noProof/>
          <w:lang w:eastAsia="fr-FR"/>
        </w:rPr>
      </w:pPr>
    </w:p>
    <w:p w:rsidR="00C848BE" w:rsidRDefault="00C848BE" w:rsidP="00821261">
      <w:pPr>
        <w:rPr>
          <w:noProof/>
          <w:lang w:eastAsia="fr-FR"/>
        </w:rPr>
      </w:pPr>
      <w:r>
        <w:rPr>
          <w:noProof/>
          <w:lang w:eastAsia="fr-FR"/>
        </w:rPr>
        <w:t>Pour utiliser un queryInterface</w:t>
      </w:r>
      <w:r w:rsidR="00706C7A">
        <w:rPr>
          <w:noProof/>
          <w:lang w:eastAsia="fr-FR"/>
        </w:rPr>
        <w:t xml:space="preserve"> </w:t>
      </w:r>
      <w:r>
        <w:rPr>
          <w:noProof/>
          <w:lang w:eastAsia="fr-FR"/>
        </w:rPr>
        <w:t>:</w:t>
      </w:r>
    </w:p>
    <w:p w:rsidR="00C848BE" w:rsidRDefault="00C848BE" w:rsidP="00E4115C">
      <w:pPr>
        <w:pStyle w:val="Paragraphedeliste"/>
        <w:numPr>
          <w:ilvl w:val="0"/>
          <w:numId w:val="78"/>
        </w:numPr>
        <w:rPr>
          <w:noProof/>
          <w:lang w:eastAsia="fr-FR"/>
        </w:rPr>
      </w:pPr>
      <w:r>
        <w:rPr>
          <w:noProof/>
          <w:lang w:eastAsia="fr-FR"/>
        </w:rPr>
        <w:t>Créer une interface "IRootMessage", qui possède deux fonctions</w:t>
      </w:r>
      <w:r w:rsidR="00706C7A">
        <w:rPr>
          <w:noProof/>
          <w:lang w:eastAsia="fr-FR"/>
        </w:rPr>
        <w:t xml:space="preserve"> : getType et getData</w:t>
      </w:r>
    </w:p>
    <w:p w:rsidR="00C848BE" w:rsidRDefault="00C848BE" w:rsidP="00E4115C">
      <w:pPr>
        <w:pStyle w:val="Paragraphedeliste"/>
        <w:numPr>
          <w:ilvl w:val="0"/>
          <w:numId w:val="78"/>
        </w:numPr>
        <w:rPr>
          <w:noProof/>
          <w:lang w:eastAsia="fr-FR"/>
        </w:rPr>
      </w:pPr>
      <w:r>
        <w:rPr>
          <w:noProof/>
          <w:lang w:eastAsia="fr-FR"/>
        </w:rPr>
        <w:t xml:space="preserve">Ajouter </w:t>
      </w:r>
      <w:r w:rsidR="00362FA6">
        <w:rPr>
          <w:noProof/>
          <w:lang w:eastAsia="fr-FR"/>
        </w:rPr>
        <w:t>cette interface</w:t>
      </w:r>
      <w:r>
        <w:rPr>
          <w:noProof/>
          <w:lang w:eastAsia="fr-FR"/>
        </w:rPr>
        <w:t xml:space="preserve"> à rootMessag</w:t>
      </w:r>
      <w:r w:rsidR="00706C7A">
        <w:rPr>
          <w:noProof/>
          <w:lang w:eastAsia="fr-FR"/>
        </w:rPr>
        <w:t>e, et implémenter les fonctions</w:t>
      </w:r>
    </w:p>
    <w:p w:rsidR="00BC6139" w:rsidRDefault="00BC6139">
      <w:pPr>
        <w:spacing w:after="200" w:line="276" w:lineRule="auto"/>
        <w:jc w:val="left"/>
        <w:rPr>
          <w:noProof/>
          <w:lang w:eastAsia="fr-FR"/>
        </w:rPr>
      </w:pPr>
      <w:r>
        <w:rPr>
          <w:noProof/>
          <w:lang w:eastAsia="fr-FR"/>
        </w:rPr>
        <w:br w:type="page"/>
      </w:r>
    </w:p>
    <w:p w:rsidR="00C31C3E" w:rsidRDefault="005444FE" w:rsidP="00E4115C">
      <w:pPr>
        <w:pStyle w:val="Paragraphedeliste"/>
        <w:numPr>
          <w:ilvl w:val="0"/>
          <w:numId w:val="78"/>
        </w:numPr>
        <w:rPr>
          <w:noProof/>
          <w:lang w:eastAsia="fr-FR"/>
        </w:rPr>
      </w:pPr>
      <w:r>
        <w:rPr>
          <w:noProof/>
          <w:lang w:eastAsia="fr-FR"/>
        </w:rPr>
        <w:lastRenderedPageBreak/>
        <w:t>Dans la fonction "messageReceived", récupérer le message en utilisant un queryInterface</w:t>
      </w:r>
      <w:r w:rsidR="00C31C3E">
        <w:rPr>
          <w:noProof/>
          <w:lang w:eastAsia="fr-FR"/>
        </w:rPr>
        <w:t xml:space="preserve"> </w:t>
      </w:r>
      <w:r>
        <w:rPr>
          <w:noProof/>
          <w:lang w:eastAsia="fr-FR"/>
        </w:rPr>
        <w:t>:</w:t>
      </w:r>
    </w:p>
    <w:p w:rsidR="005444FE" w:rsidRDefault="005444FE" w:rsidP="00C31C3E">
      <w:pPr>
        <w:pStyle w:val="Code"/>
        <w:rPr>
          <w:noProof/>
          <w:lang w:eastAsia="fr-FR"/>
        </w:rPr>
      </w:pPr>
      <w:r w:rsidRPr="005444FE">
        <w:rPr>
          <w:noProof/>
          <w:lang w:eastAsia="fr-FR"/>
        </w:rPr>
        <w:t>tp.Protocole.rootMessage msg = (tp.Protocole.rootMessage)message.message.queryInterface(</w:t>
      </w:r>
      <w:r w:rsidR="00C31C3E">
        <w:rPr>
          <w:noProof/>
          <w:lang w:eastAsia="fr-FR"/>
        </w:rPr>
        <w:t xml:space="preserve"> </w:t>
      </w:r>
      <w:r w:rsidRPr="005444FE">
        <w:rPr>
          <w:noProof/>
          <w:lang w:eastAsia="fr-FR"/>
        </w:rPr>
        <w:t>idof(tp.Interface.IRootMessage));</w:t>
      </w:r>
    </w:p>
    <w:p w:rsidR="00362FA6" w:rsidRDefault="00362FA6" w:rsidP="00821261">
      <w:pPr>
        <w:pStyle w:val="Paragraphedeliste"/>
        <w:rPr>
          <w:noProof/>
          <w:lang w:eastAsia="fr-FR"/>
        </w:rPr>
      </w:pPr>
      <w:r>
        <w:rPr>
          <w:noProof/>
          <w:lang w:eastAsia="fr-FR"/>
        </w:rPr>
        <w:t>Si le queryInterface a fonctionné, utiliser la fonction de notification "changeStep" pour enregistrer la nouvelle valeur</w:t>
      </w:r>
    </w:p>
    <w:p w:rsidR="00362FA6" w:rsidRPr="00821261" w:rsidRDefault="005444FE" w:rsidP="00E4115C">
      <w:pPr>
        <w:pStyle w:val="Paragraphedeliste"/>
        <w:numPr>
          <w:ilvl w:val="0"/>
          <w:numId w:val="79"/>
        </w:numPr>
        <w:rPr>
          <w:rFonts w:ascii="Courier New" w:hAnsi="Courier New" w:cs="Courier New"/>
          <w:sz w:val="20"/>
          <w:szCs w:val="20"/>
        </w:rPr>
      </w:pPr>
      <w:r>
        <w:rPr>
          <w:noProof/>
          <w:lang w:eastAsia="fr-FR"/>
        </w:rPr>
        <w:t>Implémenter la fonction queryInterface en t</w:t>
      </w:r>
      <w:r w:rsidR="00362FA6">
        <w:rPr>
          <w:noProof/>
          <w:lang w:eastAsia="fr-FR"/>
        </w:rPr>
        <w:t>estant le type passé en entrer :</w:t>
      </w:r>
    </w:p>
    <w:p w:rsidR="00362FA6" w:rsidRDefault="00362FA6" w:rsidP="00C31C3E">
      <w:pPr>
        <w:pStyle w:val="Code"/>
        <w:rPr>
          <w:lang w:val="en-US"/>
        </w:rPr>
      </w:pPr>
      <w:proofErr w:type="gramStart"/>
      <w:r w:rsidRPr="00362FA6">
        <w:rPr>
          <w:b/>
          <w:bCs/>
          <w:color w:val="7F0055"/>
          <w:lang w:val="en-US"/>
        </w:rPr>
        <w:t>if</w:t>
      </w:r>
      <w:proofErr w:type="gramEnd"/>
      <w:r w:rsidRPr="00362FA6">
        <w:rPr>
          <w:lang w:val="en-US"/>
        </w:rPr>
        <w:t xml:space="preserve"> (</w:t>
      </w:r>
      <w:proofErr w:type="spellStart"/>
      <w:r w:rsidRPr="00362FA6">
        <w:rPr>
          <w:lang w:val="en-US"/>
        </w:rPr>
        <w:t>iidref</w:t>
      </w:r>
      <w:proofErr w:type="spellEnd"/>
      <w:r w:rsidRPr="00362FA6">
        <w:rPr>
          <w:lang w:val="en-US"/>
        </w:rPr>
        <w:t xml:space="preserve"> == </w:t>
      </w:r>
      <w:proofErr w:type="spellStart"/>
      <w:r w:rsidRPr="00362FA6">
        <w:rPr>
          <w:b/>
          <w:bCs/>
          <w:color w:val="7F0055"/>
          <w:lang w:val="en-US"/>
        </w:rPr>
        <w:t>idof</w:t>
      </w:r>
      <w:proofErr w:type="spellEnd"/>
      <w:r w:rsidRPr="00362FA6">
        <w:rPr>
          <w:lang w:val="en-US"/>
        </w:rPr>
        <w:t>(</w:t>
      </w:r>
      <w:proofErr w:type="spellStart"/>
      <w:r w:rsidRPr="00362FA6">
        <w:rPr>
          <w:lang w:val="en-US"/>
        </w:rPr>
        <w:t>tp.Interface.IRootMessage</w:t>
      </w:r>
      <w:proofErr w:type="spellEnd"/>
      <w:r w:rsidRPr="00362FA6">
        <w:rPr>
          <w:lang w:val="en-US"/>
        </w:rPr>
        <w:t>)) {</w:t>
      </w:r>
    </w:p>
    <w:p w:rsidR="00362FA6" w:rsidRDefault="00362FA6" w:rsidP="00C31C3E">
      <w:pPr>
        <w:pStyle w:val="Code"/>
        <w:rPr>
          <w:color w:val="000000"/>
          <w:lang w:val="en-US"/>
        </w:rPr>
      </w:pPr>
      <w:r>
        <w:rPr>
          <w:color w:val="000000"/>
          <w:lang w:val="en-US"/>
        </w:rPr>
        <w:tab/>
      </w:r>
      <w:proofErr w:type="gramStart"/>
      <w:r w:rsidRPr="00362FA6">
        <w:rPr>
          <w:lang w:val="en-US"/>
        </w:rPr>
        <w:t>return</w:t>
      </w:r>
      <w:proofErr w:type="gramEnd"/>
      <w:r w:rsidRPr="00362FA6">
        <w:rPr>
          <w:color w:val="000000"/>
          <w:lang w:val="en-US"/>
        </w:rPr>
        <w:t xml:space="preserve"> </w:t>
      </w:r>
      <w:r w:rsidRPr="00362FA6">
        <w:rPr>
          <w:lang w:val="en-US"/>
        </w:rPr>
        <w:t>this</w:t>
      </w:r>
      <w:r w:rsidRPr="00362FA6">
        <w:rPr>
          <w:color w:val="000000"/>
          <w:lang w:val="en-US"/>
        </w:rPr>
        <w:t>;</w:t>
      </w:r>
    </w:p>
    <w:p w:rsidR="00362FA6" w:rsidRDefault="00362FA6" w:rsidP="00C31C3E">
      <w:pPr>
        <w:pStyle w:val="Code"/>
        <w:rPr>
          <w:noProof/>
          <w:lang w:eastAsia="fr-FR"/>
        </w:rPr>
      </w:pPr>
      <w:r>
        <w:t>}</w:t>
      </w:r>
    </w:p>
    <w:p w:rsidR="00FF1D5B" w:rsidRDefault="00706C7A" w:rsidP="00E4115C">
      <w:pPr>
        <w:pStyle w:val="Paragraphedeliste"/>
        <w:numPr>
          <w:ilvl w:val="0"/>
          <w:numId w:val="79"/>
        </w:numPr>
        <w:rPr>
          <w:noProof/>
          <w:lang w:eastAsia="fr-FR"/>
        </w:rPr>
      </w:pPr>
      <w:r>
        <w:rPr>
          <w:noProof/>
          <w:lang w:eastAsia="fr-FR"/>
        </w:rPr>
        <w:t>Câ</w:t>
      </w:r>
      <w:r w:rsidR="00FF1D5B">
        <w:rPr>
          <w:noProof/>
          <w:lang w:eastAsia="fr-FR"/>
        </w:rPr>
        <w:t>bler ensuite les bons composants pour tester dans Streamwork</w:t>
      </w:r>
    </w:p>
    <w:p w:rsidR="00821261" w:rsidRDefault="00821261" w:rsidP="00821261">
      <w:pPr>
        <w:pStyle w:val="Paragraphedeliste"/>
        <w:rPr>
          <w:noProof/>
          <w:lang w:eastAsia="fr-FR"/>
        </w:rPr>
      </w:pPr>
    </w:p>
    <w:p w:rsidR="0009409C" w:rsidRDefault="00362FA6" w:rsidP="0009409C">
      <w:pPr>
        <w:keepNext/>
        <w:jc w:val="center"/>
      </w:pPr>
      <w:r>
        <w:rPr>
          <w:noProof/>
          <w:lang w:eastAsia="fr-FR"/>
        </w:rPr>
        <w:drawing>
          <wp:inline distT="0" distB="0" distL="0" distR="0">
            <wp:extent cx="5153025" cy="3387255"/>
            <wp:effectExtent l="19050" t="0" r="9525" b="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cstate="print"/>
                    <a:srcRect/>
                    <a:stretch>
                      <a:fillRect/>
                    </a:stretch>
                  </pic:blipFill>
                  <pic:spPr bwMode="auto">
                    <a:xfrm>
                      <a:off x="0" y="0"/>
                      <a:ext cx="5151322" cy="3386135"/>
                    </a:xfrm>
                    <a:prstGeom prst="rect">
                      <a:avLst/>
                    </a:prstGeom>
                    <a:noFill/>
                    <a:ln w="9525">
                      <a:noFill/>
                      <a:miter lim="800000"/>
                      <a:headEnd/>
                      <a:tailEnd/>
                    </a:ln>
                  </pic:spPr>
                </pic:pic>
              </a:graphicData>
            </a:graphic>
          </wp:inline>
        </w:drawing>
      </w:r>
    </w:p>
    <w:p w:rsidR="00821261" w:rsidRDefault="0009409C" w:rsidP="0009409C">
      <w:pPr>
        <w:pStyle w:val="Lgende"/>
        <w:jc w:val="center"/>
        <w:rPr>
          <w:noProof/>
          <w:lang w:eastAsia="fr-FR"/>
        </w:rPr>
      </w:pPr>
      <w:r>
        <w:t xml:space="preserve">Image </w:t>
      </w:r>
      <w:fldSimple w:instr=" SEQ Image \* ARABIC ">
        <w:r w:rsidR="004313EA">
          <w:rPr>
            <w:noProof/>
          </w:rPr>
          <w:t>51</w:t>
        </w:r>
      </w:fldSimple>
      <w:r>
        <w:t xml:space="preserve"> : </w:t>
      </w:r>
      <w:r w:rsidRPr="001955A8">
        <w:t>Réception de la donnée</w:t>
      </w:r>
      <w:r w:rsidR="00362FA6" w:rsidRPr="00821261">
        <w:rPr>
          <w:noProof/>
          <w:sz w:val="20"/>
          <w:u w:val="single"/>
          <w:lang w:eastAsia="fr-FR"/>
        </w:rPr>
        <w:t xml:space="preserve"> </w:t>
      </w:r>
    </w:p>
    <w:p w:rsidR="009938FE" w:rsidRDefault="00362FA6" w:rsidP="00683E3F">
      <w:pPr>
        <w:pStyle w:val="Titre3"/>
        <w:rPr>
          <w:noProof/>
          <w:lang w:eastAsia="fr-FR"/>
        </w:rPr>
      </w:pPr>
      <w:bookmarkStart w:id="217" w:name="_Toc354394002"/>
      <w:r>
        <w:rPr>
          <w:noProof/>
          <w:lang w:eastAsia="fr-FR"/>
        </w:rPr>
        <w:t>Sous-message</w:t>
      </w:r>
      <w:bookmarkEnd w:id="217"/>
    </w:p>
    <w:p w:rsidR="002605F8" w:rsidRDefault="002605F8" w:rsidP="00821261">
      <w:pPr>
        <w:rPr>
          <w:noProof/>
          <w:lang w:eastAsia="fr-FR"/>
        </w:rPr>
      </w:pPr>
    </w:p>
    <w:p w:rsidR="009938FE" w:rsidRDefault="009938FE" w:rsidP="00821261">
      <w:pPr>
        <w:rPr>
          <w:noProof/>
          <w:lang w:eastAsia="fr-FR"/>
        </w:rPr>
      </w:pPr>
      <w:r>
        <w:rPr>
          <w:noProof/>
          <w:lang w:eastAsia="fr-FR"/>
        </w:rPr>
        <w:t>L'utilisation de conditions sur des champs permet de choisir le contenu du message à décoder en fonction de la valeur de certains champs.</w:t>
      </w:r>
    </w:p>
    <w:p w:rsidR="009938FE" w:rsidRDefault="009938FE" w:rsidP="00821261">
      <w:pPr>
        <w:rPr>
          <w:noProof/>
          <w:lang w:eastAsia="fr-FR"/>
        </w:rPr>
      </w:pPr>
      <w:r>
        <w:rPr>
          <w:noProof/>
          <w:lang w:eastAsia="fr-FR"/>
        </w:rPr>
        <w:t>Dans notre exemple, cela permet de savoir si la data transmise est un pas ou une période, en fonction de la valeur du champ "messageType".</w:t>
      </w:r>
    </w:p>
    <w:p w:rsidR="00821261" w:rsidRDefault="00821261" w:rsidP="00821261">
      <w:pPr>
        <w:rPr>
          <w:noProof/>
          <w:lang w:eastAsia="fr-FR"/>
        </w:rPr>
      </w:pPr>
    </w:p>
    <w:p w:rsidR="009938FE" w:rsidRDefault="009938FE" w:rsidP="00821261">
      <w:pPr>
        <w:rPr>
          <w:noProof/>
          <w:lang w:eastAsia="fr-FR"/>
        </w:rPr>
      </w:pPr>
      <w:r>
        <w:rPr>
          <w:noProof/>
          <w:lang w:eastAsia="fr-FR"/>
        </w:rPr>
        <w:t>Pour cela, on crée des sous-messages, un par type de décodage (dans notr</w:t>
      </w:r>
      <w:r w:rsidR="002605F8">
        <w:rPr>
          <w:noProof/>
          <w:lang w:eastAsia="fr-FR"/>
        </w:rPr>
        <w:t>e</w:t>
      </w:r>
      <w:r>
        <w:rPr>
          <w:noProof/>
          <w:lang w:eastAsia="fr-FR"/>
        </w:rPr>
        <w:t xml:space="preserve"> cas, un par valeur possible de messageType).</w:t>
      </w:r>
    </w:p>
    <w:p w:rsidR="009938FE" w:rsidRDefault="009938FE" w:rsidP="00821261">
      <w:pPr>
        <w:rPr>
          <w:noProof/>
          <w:lang w:eastAsia="fr-FR"/>
        </w:rPr>
      </w:pPr>
    </w:p>
    <w:p w:rsidR="002A7580" w:rsidRDefault="002A7580" w:rsidP="004313EA">
      <w:pPr>
        <w:pStyle w:val="Paragraphedeliste"/>
        <w:numPr>
          <w:ilvl w:val="0"/>
          <w:numId w:val="79"/>
        </w:numPr>
        <w:spacing w:before="240"/>
        <w:rPr>
          <w:noProof/>
          <w:lang w:eastAsia="fr-FR"/>
        </w:rPr>
      </w:pPr>
      <w:r>
        <w:rPr>
          <w:noProof/>
          <w:lang w:eastAsia="fr-FR"/>
        </w:rPr>
        <w:t>Dans le message "rootMess</w:t>
      </w:r>
      <w:r w:rsidR="00F34623">
        <w:rPr>
          <w:noProof/>
          <w:lang w:eastAsia="fr-FR"/>
        </w:rPr>
        <w:t>age", supprimer le champ "data" (ainsi que dans la représe</w:t>
      </w:r>
      <w:r w:rsidR="002605F8">
        <w:rPr>
          <w:noProof/>
          <w:lang w:eastAsia="fr-FR"/>
        </w:rPr>
        <w:t>ntation binaire et l'interface)</w:t>
      </w:r>
    </w:p>
    <w:p w:rsidR="002605F8" w:rsidRDefault="002A7580" w:rsidP="00E4115C">
      <w:pPr>
        <w:pStyle w:val="Paragraphedeliste"/>
        <w:numPr>
          <w:ilvl w:val="0"/>
          <w:numId w:val="79"/>
        </w:numPr>
        <w:rPr>
          <w:noProof/>
          <w:lang w:eastAsia="fr-FR"/>
        </w:rPr>
      </w:pPr>
      <w:r>
        <w:rPr>
          <w:noProof/>
          <w:lang w:eastAsia="fr-FR"/>
        </w:rPr>
        <w:t>Créer deux messages qui héritent de rootMessage</w:t>
      </w:r>
      <w:r w:rsidR="002605F8">
        <w:rPr>
          <w:noProof/>
          <w:lang w:eastAsia="fr-FR"/>
        </w:rPr>
        <w:t>: "messageStep" et "messagePeriode"</w:t>
      </w:r>
      <w:r>
        <w:rPr>
          <w:noProof/>
          <w:lang w:eastAsia="fr-FR"/>
        </w:rPr>
        <w:t>.</w:t>
      </w:r>
      <w:r w:rsidR="00B478E4">
        <w:rPr>
          <w:noProof/>
          <w:lang w:eastAsia="fr-FR"/>
        </w:rPr>
        <w:t xml:space="preserve"> Pour créer un sous-message, faire un clique-droit sur le rootMessage, et faire "Create Inherited Definition"</w:t>
      </w:r>
    </w:p>
    <w:p w:rsidR="002A7580" w:rsidRDefault="008D68FF" w:rsidP="00E4115C">
      <w:pPr>
        <w:pStyle w:val="Paragraphedeliste"/>
        <w:numPr>
          <w:ilvl w:val="0"/>
          <w:numId w:val="79"/>
        </w:numPr>
        <w:rPr>
          <w:noProof/>
          <w:lang w:eastAsia="fr-FR"/>
        </w:rPr>
      </w:pPr>
      <w:r>
        <w:rPr>
          <w:noProof/>
          <w:lang w:eastAsia="fr-FR"/>
        </w:rPr>
        <w:lastRenderedPageBreak/>
        <w:t>Dans chacun des sous-message, ajouter un champ "data"</w:t>
      </w:r>
      <w:r w:rsidR="002605F8">
        <w:rPr>
          <w:noProof/>
          <w:lang w:eastAsia="fr-FR"/>
        </w:rPr>
        <w:t xml:space="preserve"> de type integer</w:t>
      </w:r>
      <w:r>
        <w:rPr>
          <w:noProof/>
          <w:lang w:eastAsia="fr-FR"/>
        </w:rPr>
        <w:t>. Puis créer les représentations binair</w:t>
      </w:r>
      <w:r w:rsidR="00706C7A">
        <w:rPr>
          <w:noProof/>
          <w:lang w:eastAsia="fr-FR"/>
        </w:rPr>
        <w:t>es en remettant tous les champs</w:t>
      </w:r>
    </w:p>
    <w:p w:rsidR="00821261" w:rsidRDefault="008D68FF" w:rsidP="00E4115C">
      <w:pPr>
        <w:pStyle w:val="Paragraphedeliste"/>
        <w:numPr>
          <w:ilvl w:val="0"/>
          <w:numId w:val="79"/>
        </w:numPr>
        <w:rPr>
          <w:noProof/>
          <w:lang w:eastAsia="fr-FR"/>
        </w:rPr>
      </w:pPr>
      <w:r>
        <w:rPr>
          <w:noProof/>
          <w:lang w:eastAsia="fr-FR"/>
        </w:rPr>
        <w:t>Créer les conditions en cliquant s</w:t>
      </w:r>
      <w:r w:rsidR="002605F8">
        <w:rPr>
          <w:noProof/>
          <w:lang w:eastAsia="fr-FR"/>
        </w:rPr>
        <w:t>ur l'onglet "Constraint Editor"</w:t>
      </w:r>
    </w:p>
    <w:p w:rsidR="0009409C" w:rsidRDefault="002605F8" w:rsidP="0009409C">
      <w:pPr>
        <w:keepNext/>
        <w:jc w:val="center"/>
      </w:pPr>
      <w:r w:rsidRPr="002605F8">
        <w:rPr>
          <w:noProof/>
          <w:lang w:eastAsia="fr-FR"/>
        </w:rPr>
        <w:drawing>
          <wp:inline distT="0" distB="0" distL="0" distR="0">
            <wp:extent cx="3238500" cy="1419225"/>
            <wp:effectExtent l="19050" t="0" r="0" b="0"/>
            <wp:docPr id="4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2" cstate="print"/>
                    <a:srcRect/>
                    <a:stretch>
                      <a:fillRect/>
                    </a:stretch>
                  </pic:blipFill>
                  <pic:spPr bwMode="auto">
                    <a:xfrm>
                      <a:off x="0" y="0"/>
                      <a:ext cx="3238500" cy="1419225"/>
                    </a:xfrm>
                    <a:prstGeom prst="rect">
                      <a:avLst/>
                    </a:prstGeom>
                    <a:noFill/>
                    <a:ln w="9525">
                      <a:noFill/>
                      <a:miter lim="800000"/>
                      <a:headEnd/>
                      <a:tailEnd/>
                    </a:ln>
                  </pic:spPr>
                </pic:pic>
              </a:graphicData>
            </a:graphic>
          </wp:inline>
        </w:drawing>
      </w:r>
    </w:p>
    <w:p w:rsidR="008D68FF" w:rsidRPr="00821261" w:rsidRDefault="0009409C" w:rsidP="0009409C">
      <w:pPr>
        <w:pStyle w:val="Lgende"/>
        <w:jc w:val="center"/>
        <w:rPr>
          <w:noProof/>
          <w:sz w:val="20"/>
          <w:u w:val="single"/>
          <w:lang w:eastAsia="fr-FR"/>
        </w:rPr>
      </w:pPr>
      <w:r>
        <w:t xml:space="preserve">Image </w:t>
      </w:r>
      <w:fldSimple w:instr=" SEQ Image \* ARABIC ">
        <w:r w:rsidR="004313EA">
          <w:rPr>
            <w:noProof/>
          </w:rPr>
          <w:t>52</w:t>
        </w:r>
      </w:fldSimple>
      <w:r>
        <w:t xml:space="preserve"> : </w:t>
      </w:r>
      <w:r w:rsidRPr="00595F0B">
        <w:t>Condition d'utilisation du message</w:t>
      </w:r>
      <w:r w:rsidR="002605F8" w:rsidRPr="00821261">
        <w:rPr>
          <w:noProof/>
          <w:sz w:val="20"/>
          <w:u w:val="single"/>
          <w:lang w:eastAsia="fr-FR"/>
        </w:rPr>
        <w:t xml:space="preserve"> </w:t>
      </w:r>
    </w:p>
    <w:p w:rsidR="002605F8" w:rsidRPr="002605F8" w:rsidRDefault="002605F8" w:rsidP="00821261">
      <w:pPr>
        <w:rPr>
          <w:noProof/>
          <w:lang w:eastAsia="fr-FR"/>
        </w:rPr>
      </w:pPr>
    </w:p>
    <w:p w:rsidR="002605F8" w:rsidRDefault="008D68FF" w:rsidP="00E4115C">
      <w:pPr>
        <w:pStyle w:val="Paragraphedeliste"/>
        <w:numPr>
          <w:ilvl w:val="0"/>
          <w:numId w:val="80"/>
        </w:numPr>
        <w:rPr>
          <w:noProof/>
          <w:lang w:eastAsia="fr-FR"/>
        </w:rPr>
      </w:pPr>
      <w:r>
        <w:rPr>
          <w:noProof/>
          <w:lang w:eastAsia="fr-FR"/>
        </w:rPr>
        <w:t>Modifier la fonction "notifyStepChanged" du composant "ConfObserver" pour qu'il envoi un message de type "messageStep"</w:t>
      </w:r>
    </w:p>
    <w:p w:rsidR="008D68FF" w:rsidRDefault="008D68FF" w:rsidP="00E4115C">
      <w:pPr>
        <w:pStyle w:val="Paragraphedeliste"/>
        <w:numPr>
          <w:ilvl w:val="0"/>
          <w:numId w:val="80"/>
        </w:numPr>
        <w:rPr>
          <w:noProof/>
          <w:lang w:eastAsia="fr-FR"/>
        </w:rPr>
      </w:pPr>
      <w:r>
        <w:rPr>
          <w:noProof/>
          <w:lang w:eastAsia="fr-FR"/>
        </w:rPr>
        <w:t>Ajouter l'envoi d'un "message</w:t>
      </w:r>
      <w:r w:rsidR="002605F8">
        <w:rPr>
          <w:noProof/>
          <w:lang w:eastAsia="fr-FR"/>
        </w:rPr>
        <w:t>Periode</w:t>
      </w:r>
      <w:r>
        <w:rPr>
          <w:noProof/>
          <w:lang w:eastAsia="fr-FR"/>
        </w:rPr>
        <w:t xml:space="preserve">" dans la </w:t>
      </w:r>
      <w:r w:rsidR="002605F8">
        <w:rPr>
          <w:noProof/>
          <w:lang w:eastAsia="fr-FR"/>
        </w:rPr>
        <w:t>fonction "notifyPeriodeChanged"</w:t>
      </w:r>
    </w:p>
    <w:p w:rsidR="009370BD" w:rsidRDefault="00442047" w:rsidP="00E4115C">
      <w:pPr>
        <w:pStyle w:val="Paragraphedeliste"/>
        <w:numPr>
          <w:ilvl w:val="0"/>
          <w:numId w:val="80"/>
        </w:numPr>
        <w:rPr>
          <w:noProof/>
          <w:lang w:eastAsia="fr-FR"/>
        </w:rPr>
      </w:pPr>
      <w:r>
        <w:rPr>
          <w:noProof/>
          <w:lang w:eastAsia="fr-FR"/>
        </w:rPr>
        <w:t>Dans la fonction "messageReceived" du composant "ConfReceiver", remplacer l'utilisation du message "rootMessage" par les nouvelles classes, en fonct</w:t>
      </w:r>
      <w:r w:rsidR="00706C7A">
        <w:rPr>
          <w:noProof/>
          <w:lang w:eastAsia="fr-FR"/>
        </w:rPr>
        <w:t>ion de la valeur du messageType</w:t>
      </w:r>
    </w:p>
    <w:p w:rsidR="009370BD" w:rsidRDefault="009370BD" w:rsidP="00C31C3E">
      <w:pPr>
        <w:pStyle w:val="Code"/>
        <w:rPr>
          <w:noProof/>
          <w:lang w:eastAsia="fr-FR"/>
        </w:rPr>
      </w:pPr>
      <w:r w:rsidRPr="00706C7A">
        <w:rPr>
          <w:noProof/>
          <w:color w:val="0000FF"/>
        </w:rPr>
        <w:t>if</w:t>
      </w:r>
      <w:r>
        <w:rPr>
          <w:noProof/>
          <w:lang w:eastAsia="fr-FR"/>
        </w:rPr>
        <w:t xml:space="preserve"> (msg) {</w:t>
      </w:r>
    </w:p>
    <w:p w:rsidR="009370BD" w:rsidRPr="00D15D51" w:rsidRDefault="00C31C3E" w:rsidP="00C31C3E">
      <w:pPr>
        <w:pStyle w:val="Code"/>
        <w:rPr>
          <w:noProof/>
          <w:color w:val="008000"/>
        </w:rPr>
      </w:pPr>
      <w:r>
        <w:rPr>
          <w:noProof/>
          <w:lang w:eastAsia="fr-FR"/>
        </w:rPr>
        <w:tab/>
      </w:r>
      <w:r w:rsidR="009370BD" w:rsidRPr="00D15D51">
        <w:rPr>
          <w:noProof/>
          <w:color w:val="008000"/>
        </w:rPr>
        <w:t>//Recuperation du pas</w:t>
      </w:r>
    </w:p>
    <w:p w:rsidR="009370BD" w:rsidRPr="0009409C" w:rsidRDefault="00C31C3E" w:rsidP="00C31C3E">
      <w:pPr>
        <w:pStyle w:val="Code"/>
        <w:rPr>
          <w:noProof/>
          <w:lang w:eastAsia="fr-FR"/>
        </w:rPr>
      </w:pPr>
      <w:r w:rsidRPr="0009409C">
        <w:rPr>
          <w:noProof/>
          <w:lang w:eastAsia="fr-FR"/>
        </w:rPr>
        <w:tab/>
      </w:r>
      <w:r w:rsidR="009370BD" w:rsidRPr="00706C7A">
        <w:rPr>
          <w:noProof/>
          <w:color w:val="0000FF"/>
        </w:rPr>
        <w:t>if</w:t>
      </w:r>
      <w:r w:rsidR="009370BD" w:rsidRPr="0009409C">
        <w:rPr>
          <w:noProof/>
          <w:lang w:eastAsia="fr-FR"/>
        </w:rPr>
        <w:t xml:space="preserve"> (msg.getMessageType() == </w:t>
      </w:r>
      <w:r w:rsidR="002605F8" w:rsidRPr="0009409C">
        <w:rPr>
          <w:noProof/>
          <w:lang w:eastAsia="fr-FR"/>
        </w:rPr>
        <w:t>tp.Dictionnary.MessageType.STEP</w:t>
      </w:r>
      <w:r w:rsidR="009370BD" w:rsidRPr="0009409C">
        <w:rPr>
          <w:noProof/>
          <w:lang w:eastAsia="fr-FR"/>
        </w:rPr>
        <w:t>) {</w:t>
      </w:r>
    </w:p>
    <w:p w:rsidR="009370BD" w:rsidRPr="0009409C" w:rsidRDefault="009370BD" w:rsidP="00C31C3E">
      <w:pPr>
        <w:pStyle w:val="Code"/>
        <w:rPr>
          <w:noProof/>
          <w:lang w:eastAsia="fr-FR"/>
        </w:rPr>
      </w:pPr>
      <w:r w:rsidRPr="0009409C">
        <w:rPr>
          <w:noProof/>
          <w:lang w:eastAsia="fr-FR"/>
        </w:rPr>
        <w:tab/>
        <w:t xml:space="preserve">    </w:t>
      </w:r>
      <w:r w:rsidRPr="0009409C">
        <w:rPr>
          <w:noProof/>
          <w:lang w:eastAsia="fr-FR"/>
        </w:rPr>
        <w:tab/>
        <w:t>tp.Protocole.messageStep stepmsg = (tp.Protocole.messageStep)msg;</w:t>
      </w:r>
    </w:p>
    <w:p w:rsidR="009370BD" w:rsidRPr="009370BD" w:rsidRDefault="009370BD" w:rsidP="00C31C3E">
      <w:pPr>
        <w:pStyle w:val="Code"/>
        <w:rPr>
          <w:noProof/>
          <w:lang w:val="en-US" w:eastAsia="fr-FR"/>
        </w:rPr>
      </w:pPr>
      <w:r w:rsidRPr="0009409C">
        <w:rPr>
          <w:noProof/>
          <w:lang w:eastAsia="fr-FR"/>
        </w:rPr>
        <w:tab/>
        <w:t xml:space="preserve">    </w:t>
      </w:r>
      <w:r w:rsidRPr="0009409C">
        <w:rPr>
          <w:noProof/>
          <w:lang w:eastAsia="fr-FR"/>
        </w:rPr>
        <w:tab/>
      </w:r>
      <w:r w:rsidRPr="00921425">
        <w:rPr>
          <w:noProof/>
          <w:color w:val="0000FF"/>
          <w:lang w:val="en-US"/>
        </w:rPr>
        <w:t>if</w:t>
      </w:r>
      <w:r w:rsidRPr="009370BD">
        <w:rPr>
          <w:noProof/>
          <w:lang w:val="en-US" w:eastAsia="fr-FR"/>
        </w:rPr>
        <w:t xml:space="preserve"> (stepmsg) {</w:t>
      </w:r>
    </w:p>
    <w:p w:rsidR="009370BD" w:rsidRPr="009370BD"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r>
      <w:r w:rsidRPr="009370BD">
        <w:rPr>
          <w:noProof/>
          <w:lang w:val="en-US" w:eastAsia="fr-FR"/>
        </w:rPr>
        <w:tab/>
        <w:t>this.changeStep(stepmsg.data);</w:t>
      </w:r>
    </w:p>
    <w:p w:rsidR="009370BD" w:rsidRPr="009370BD"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t>}</w:t>
      </w:r>
    </w:p>
    <w:p w:rsidR="009370BD" w:rsidRPr="009370BD" w:rsidRDefault="00C31C3E" w:rsidP="00C31C3E">
      <w:pPr>
        <w:pStyle w:val="Code"/>
        <w:rPr>
          <w:noProof/>
          <w:lang w:val="en-US" w:eastAsia="fr-FR"/>
        </w:rPr>
      </w:pPr>
      <w:r>
        <w:rPr>
          <w:noProof/>
          <w:lang w:val="en-US" w:eastAsia="fr-FR"/>
        </w:rPr>
        <w:tab/>
      </w:r>
      <w:r w:rsidR="009370BD" w:rsidRPr="009370BD">
        <w:rPr>
          <w:noProof/>
          <w:lang w:val="en-US" w:eastAsia="fr-FR"/>
        </w:rPr>
        <w:t xml:space="preserve">}    </w:t>
      </w:r>
    </w:p>
    <w:p w:rsidR="009370BD" w:rsidRPr="0009409C" w:rsidRDefault="00C31C3E" w:rsidP="00C31C3E">
      <w:pPr>
        <w:pStyle w:val="Code"/>
        <w:rPr>
          <w:noProof/>
          <w:color w:val="008000"/>
          <w:lang w:val="en-US"/>
        </w:rPr>
      </w:pPr>
      <w:r>
        <w:rPr>
          <w:noProof/>
          <w:lang w:val="en-US" w:eastAsia="fr-FR"/>
        </w:rPr>
        <w:tab/>
      </w:r>
      <w:r w:rsidR="009370BD" w:rsidRPr="0009409C">
        <w:rPr>
          <w:noProof/>
          <w:color w:val="008000"/>
          <w:lang w:val="en-US"/>
        </w:rPr>
        <w:t>//Recuperation de la periode</w:t>
      </w:r>
    </w:p>
    <w:p w:rsidR="009370BD" w:rsidRPr="009370BD" w:rsidRDefault="00C31C3E" w:rsidP="00C31C3E">
      <w:pPr>
        <w:pStyle w:val="Code"/>
        <w:rPr>
          <w:noProof/>
          <w:lang w:val="en-US" w:eastAsia="fr-FR"/>
        </w:rPr>
      </w:pPr>
      <w:r>
        <w:rPr>
          <w:noProof/>
          <w:lang w:val="en-US" w:eastAsia="fr-FR"/>
        </w:rPr>
        <w:tab/>
      </w:r>
      <w:r w:rsidR="009370BD" w:rsidRPr="00921425">
        <w:rPr>
          <w:noProof/>
          <w:color w:val="0000FF"/>
          <w:lang w:val="en-US"/>
        </w:rPr>
        <w:t>else</w:t>
      </w:r>
      <w:r w:rsidR="009370BD" w:rsidRPr="009370BD">
        <w:rPr>
          <w:noProof/>
          <w:lang w:val="en-US" w:eastAsia="fr-FR"/>
        </w:rPr>
        <w:t xml:space="preserve"> </w:t>
      </w:r>
      <w:r w:rsidR="009370BD" w:rsidRPr="00921425">
        <w:rPr>
          <w:noProof/>
          <w:color w:val="0000FF"/>
          <w:lang w:val="en-US"/>
        </w:rPr>
        <w:t>if</w:t>
      </w:r>
      <w:r w:rsidR="009370BD" w:rsidRPr="009370BD">
        <w:rPr>
          <w:noProof/>
          <w:lang w:val="en-US" w:eastAsia="fr-FR"/>
        </w:rPr>
        <w:t xml:space="preserve"> (msg.getMessageType() == </w:t>
      </w:r>
      <w:r w:rsidR="002605F8" w:rsidRPr="002605F8">
        <w:rPr>
          <w:noProof/>
          <w:lang w:val="en-US" w:eastAsia="fr-FR"/>
        </w:rPr>
        <w:t>tp.Dictionnary.MessageType.PERIODE</w:t>
      </w:r>
      <w:r w:rsidR="009370BD" w:rsidRPr="009370BD">
        <w:rPr>
          <w:noProof/>
          <w:lang w:val="en-US" w:eastAsia="fr-FR"/>
        </w:rPr>
        <w:t>) {</w:t>
      </w:r>
    </w:p>
    <w:p w:rsidR="009370BD" w:rsidRPr="009370BD"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t>tp.Protocole.message</w:t>
      </w:r>
      <w:r w:rsidR="002605F8">
        <w:rPr>
          <w:noProof/>
          <w:lang w:val="en-US" w:eastAsia="fr-FR"/>
        </w:rPr>
        <w:t>Periode</w:t>
      </w:r>
      <w:r w:rsidRPr="009370BD">
        <w:rPr>
          <w:noProof/>
          <w:lang w:val="en-US" w:eastAsia="fr-FR"/>
        </w:rPr>
        <w:t xml:space="preserve"> </w:t>
      </w:r>
      <w:r w:rsidR="002605F8">
        <w:rPr>
          <w:noProof/>
          <w:lang w:val="en-US" w:eastAsia="fr-FR"/>
        </w:rPr>
        <w:t>periode</w:t>
      </w:r>
      <w:r w:rsidRPr="009370BD">
        <w:rPr>
          <w:noProof/>
          <w:lang w:val="en-US" w:eastAsia="fr-FR"/>
        </w:rPr>
        <w:t>msg = (tp.Protocole.message</w:t>
      </w:r>
      <w:r w:rsidR="002605F8">
        <w:rPr>
          <w:noProof/>
          <w:lang w:val="en-US" w:eastAsia="fr-FR"/>
        </w:rPr>
        <w:t>Periode</w:t>
      </w:r>
      <w:r w:rsidRPr="009370BD">
        <w:rPr>
          <w:noProof/>
          <w:lang w:val="en-US" w:eastAsia="fr-FR"/>
        </w:rPr>
        <w:t>)msg;</w:t>
      </w:r>
    </w:p>
    <w:p w:rsidR="009370BD" w:rsidRPr="002605F8"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r>
      <w:r w:rsidRPr="00706C7A">
        <w:rPr>
          <w:noProof/>
          <w:color w:val="0000FF"/>
        </w:rPr>
        <w:t>if</w:t>
      </w:r>
      <w:r w:rsidRPr="002605F8">
        <w:rPr>
          <w:noProof/>
          <w:lang w:val="en-US" w:eastAsia="fr-FR"/>
        </w:rPr>
        <w:t xml:space="preserve"> (</w:t>
      </w:r>
      <w:r w:rsidR="002605F8">
        <w:rPr>
          <w:noProof/>
          <w:lang w:val="en-US" w:eastAsia="fr-FR"/>
        </w:rPr>
        <w:t>periode</w:t>
      </w:r>
      <w:r w:rsidR="002605F8" w:rsidRPr="009370BD">
        <w:rPr>
          <w:noProof/>
          <w:lang w:val="en-US" w:eastAsia="fr-FR"/>
        </w:rPr>
        <w:t>msg</w:t>
      </w:r>
      <w:r w:rsidRPr="002605F8">
        <w:rPr>
          <w:noProof/>
          <w:lang w:val="en-US" w:eastAsia="fr-FR"/>
        </w:rPr>
        <w:t>) {</w:t>
      </w:r>
    </w:p>
    <w:p w:rsidR="009370BD" w:rsidRDefault="00C31C3E" w:rsidP="00C31C3E">
      <w:pPr>
        <w:pStyle w:val="Code"/>
        <w:rPr>
          <w:noProof/>
          <w:lang w:eastAsia="fr-FR"/>
        </w:rPr>
      </w:pPr>
      <w:r>
        <w:rPr>
          <w:noProof/>
          <w:lang w:eastAsia="fr-FR"/>
        </w:rPr>
        <w:tab/>
      </w:r>
      <w:r>
        <w:rPr>
          <w:noProof/>
          <w:lang w:eastAsia="fr-FR"/>
        </w:rPr>
        <w:tab/>
      </w:r>
      <w:r w:rsidR="009370BD">
        <w:rPr>
          <w:noProof/>
          <w:lang w:eastAsia="fr-FR"/>
        </w:rPr>
        <w:t xml:space="preserve">} </w:t>
      </w:r>
    </w:p>
    <w:p w:rsidR="009370BD" w:rsidRDefault="00C31C3E" w:rsidP="00C31C3E">
      <w:pPr>
        <w:pStyle w:val="Code"/>
        <w:rPr>
          <w:noProof/>
          <w:lang w:eastAsia="fr-FR"/>
        </w:rPr>
      </w:pPr>
      <w:r>
        <w:rPr>
          <w:noProof/>
          <w:lang w:eastAsia="fr-FR"/>
        </w:rPr>
        <w:tab/>
      </w:r>
      <w:r w:rsidR="009370BD">
        <w:rPr>
          <w:noProof/>
          <w:lang w:eastAsia="fr-FR"/>
        </w:rPr>
        <w:t>}</w:t>
      </w:r>
    </w:p>
    <w:p w:rsidR="009370BD" w:rsidRDefault="009370BD" w:rsidP="00C31C3E">
      <w:pPr>
        <w:pStyle w:val="Code"/>
        <w:rPr>
          <w:noProof/>
          <w:lang w:eastAsia="fr-FR"/>
        </w:rPr>
      </w:pPr>
      <w:r>
        <w:rPr>
          <w:noProof/>
          <w:lang w:eastAsia="fr-FR"/>
        </w:rPr>
        <w:t>}</w:t>
      </w:r>
    </w:p>
    <w:p w:rsidR="002605F8" w:rsidRDefault="002605F8" w:rsidP="00E4115C">
      <w:pPr>
        <w:pStyle w:val="Paragraphedeliste"/>
        <w:numPr>
          <w:ilvl w:val="0"/>
          <w:numId w:val="81"/>
        </w:numPr>
        <w:rPr>
          <w:noProof/>
          <w:lang w:eastAsia="fr-FR"/>
        </w:rPr>
      </w:pPr>
      <w:r>
        <w:rPr>
          <w:noProof/>
          <w:lang w:eastAsia="fr-FR"/>
        </w:rPr>
        <w:t>Tester avec le stream précédent</w:t>
      </w:r>
    </w:p>
    <w:p w:rsidR="00095F37" w:rsidRDefault="00095F37" w:rsidP="00095F37">
      <w:pPr>
        <w:rPr>
          <w:noProof/>
          <w:lang w:eastAsia="fr-FR"/>
        </w:rPr>
      </w:pPr>
    </w:p>
    <w:p w:rsidR="00095F37" w:rsidRDefault="00095F37" w:rsidP="00095F37">
      <w:pPr>
        <w:rPr>
          <w:noProof/>
          <w:lang w:eastAsia="fr-FR"/>
        </w:rPr>
      </w:pPr>
    </w:p>
    <w:p w:rsidR="00AA2560" w:rsidRDefault="00AA2560" w:rsidP="00683E3F">
      <w:pPr>
        <w:pStyle w:val="Titre3"/>
        <w:rPr>
          <w:noProof/>
          <w:lang w:eastAsia="fr-FR"/>
        </w:rPr>
      </w:pPr>
      <w:bookmarkStart w:id="218" w:name="_Toc354394003"/>
      <w:r>
        <w:rPr>
          <w:noProof/>
          <w:lang w:eastAsia="fr-FR"/>
        </w:rPr>
        <w:t>Représentation visuelle</w:t>
      </w:r>
      <w:bookmarkEnd w:id="218"/>
    </w:p>
    <w:p w:rsidR="00821261" w:rsidRPr="00821261" w:rsidRDefault="00821261" w:rsidP="00821261">
      <w:pPr>
        <w:rPr>
          <w:lang w:eastAsia="fr-FR"/>
        </w:rPr>
      </w:pPr>
    </w:p>
    <w:p w:rsidR="00AA2560" w:rsidRDefault="00AA2560" w:rsidP="00821261">
      <w:pPr>
        <w:rPr>
          <w:noProof/>
          <w:lang w:eastAsia="fr-FR"/>
        </w:rPr>
      </w:pPr>
      <w:r>
        <w:rPr>
          <w:noProof/>
          <w:lang w:eastAsia="fr-FR"/>
        </w:rPr>
        <w:t>Les représentations visuelles permettent de définir les noms avec lesquels seront vus les champs dans des interfaces de visualisation.</w:t>
      </w:r>
    </w:p>
    <w:p w:rsidR="00B643DA" w:rsidRDefault="00B643DA" w:rsidP="00821261">
      <w:pPr>
        <w:rPr>
          <w:noProof/>
          <w:lang w:eastAsia="fr-FR"/>
        </w:rPr>
      </w:pPr>
    </w:p>
    <w:p w:rsidR="00AA2560" w:rsidRDefault="00AA2560" w:rsidP="00E4115C">
      <w:pPr>
        <w:pStyle w:val="Paragraphedeliste"/>
        <w:numPr>
          <w:ilvl w:val="0"/>
          <w:numId w:val="81"/>
        </w:numPr>
        <w:rPr>
          <w:noProof/>
          <w:lang w:eastAsia="fr-FR"/>
        </w:rPr>
      </w:pPr>
      <w:r>
        <w:rPr>
          <w:noProof/>
          <w:lang w:eastAsia="fr-FR"/>
        </w:rPr>
        <w:t>Dans l'exemple précédent, ajouter une représentation visuelle par messagerie, et afficher la data avec son nom (</w:t>
      </w:r>
      <w:r w:rsidR="00706C7A">
        <w:rPr>
          <w:noProof/>
          <w:lang w:eastAsia="fr-FR"/>
        </w:rPr>
        <w:t>par exemple "pas" et "periode")</w:t>
      </w:r>
    </w:p>
    <w:p w:rsidR="00B643DA" w:rsidRDefault="00B643DA" w:rsidP="00821261">
      <w:pPr>
        <w:rPr>
          <w:noProof/>
          <w:lang w:eastAsia="fr-FR"/>
        </w:rPr>
      </w:pPr>
    </w:p>
    <w:p w:rsidR="00AF40D8" w:rsidRDefault="00AF40D8" w:rsidP="00821261">
      <w:pPr>
        <w:rPr>
          <w:noProof/>
          <w:lang w:eastAsia="fr-FR"/>
        </w:rPr>
      </w:pPr>
      <w:r>
        <w:rPr>
          <w:noProof/>
          <w:lang w:eastAsia="fr-FR"/>
        </w:rPr>
        <w:t>Pour voir les champs et leur représentation visuelle, on peut utiliser le composant "viewerSequencer".</w:t>
      </w:r>
    </w:p>
    <w:p w:rsidR="00B643DA" w:rsidRDefault="00B643DA" w:rsidP="00821261">
      <w:pPr>
        <w:rPr>
          <w:noProof/>
          <w:lang w:eastAsia="fr-FR"/>
        </w:rPr>
      </w:pPr>
    </w:p>
    <w:p w:rsidR="00AF40D8" w:rsidRDefault="00B643DA" w:rsidP="00821261">
      <w:pPr>
        <w:rPr>
          <w:noProof/>
          <w:lang w:eastAsia="fr-FR"/>
        </w:rPr>
      </w:pPr>
      <w:r>
        <w:rPr>
          <w:noProof/>
          <w:lang w:eastAsia="fr-FR"/>
        </w:rPr>
        <w:t>P</w:t>
      </w:r>
      <w:r w:rsidR="00AF40D8">
        <w:rPr>
          <w:noProof/>
          <w:lang w:eastAsia="fr-FR"/>
        </w:rPr>
        <w:t>our cela:</w:t>
      </w:r>
    </w:p>
    <w:p w:rsidR="00AF40D8" w:rsidRDefault="00AF40D8" w:rsidP="00E4115C">
      <w:pPr>
        <w:pStyle w:val="Paragraphedeliste"/>
        <w:numPr>
          <w:ilvl w:val="0"/>
          <w:numId w:val="81"/>
        </w:numPr>
        <w:rPr>
          <w:noProof/>
          <w:lang w:eastAsia="fr-FR"/>
        </w:rPr>
      </w:pPr>
      <w:r>
        <w:rPr>
          <w:noProof/>
          <w:lang w:eastAsia="fr-FR"/>
        </w:rPr>
        <w:t>Créer un nouveau composant "ProtocolProvider"</w:t>
      </w:r>
    </w:p>
    <w:p w:rsidR="00AF40D8" w:rsidRDefault="007A5B47" w:rsidP="00E4115C">
      <w:pPr>
        <w:pStyle w:val="Paragraphedeliste"/>
        <w:numPr>
          <w:ilvl w:val="0"/>
          <w:numId w:val="81"/>
        </w:numPr>
        <w:rPr>
          <w:noProof/>
          <w:lang w:eastAsia="fr-FR"/>
        </w:rPr>
      </w:pPr>
      <w:r>
        <w:rPr>
          <w:noProof/>
          <w:lang w:eastAsia="fr-FR"/>
        </w:rPr>
        <w:t>Lui a</w:t>
      </w:r>
      <w:r w:rsidR="00AF40D8">
        <w:rPr>
          <w:noProof/>
          <w:lang w:eastAsia="fr-FR"/>
        </w:rPr>
        <w:t>jouter l'interface "protolg3.contracts.IProtocolProvider"</w:t>
      </w:r>
    </w:p>
    <w:p w:rsidR="00AF40D8" w:rsidRDefault="00AF40D8" w:rsidP="00E4115C">
      <w:pPr>
        <w:pStyle w:val="Paragraphedeliste"/>
        <w:numPr>
          <w:ilvl w:val="0"/>
          <w:numId w:val="81"/>
        </w:numPr>
        <w:rPr>
          <w:noProof/>
          <w:lang w:eastAsia="fr-FR"/>
        </w:rPr>
      </w:pPr>
      <w:r>
        <w:rPr>
          <w:noProof/>
          <w:lang w:eastAsia="fr-FR"/>
        </w:rPr>
        <w:t>Ajouter les process non implémentés</w:t>
      </w:r>
    </w:p>
    <w:p w:rsidR="00092A83" w:rsidRDefault="00092A83" w:rsidP="00E4115C">
      <w:pPr>
        <w:pStyle w:val="Paragraphedeliste"/>
        <w:numPr>
          <w:ilvl w:val="0"/>
          <w:numId w:val="81"/>
        </w:numPr>
        <w:rPr>
          <w:noProof/>
          <w:lang w:eastAsia="fr-FR"/>
        </w:rPr>
      </w:pPr>
      <w:r>
        <w:rPr>
          <w:noProof/>
          <w:lang w:eastAsia="fr-FR"/>
        </w:rPr>
        <w:t>Ajouter un field d</w:t>
      </w:r>
      <w:r w:rsidR="007A5B47">
        <w:rPr>
          <w:noProof/>
          <w:lang w:eastAsia="fr-FR"/>
        </w:rPr>
        <w:t>u</w:t>
      </w:r>
      <w:r>
        <w:rPr>
          <w:noProof/>
          <w:lang w:eastAsia="fr-FR"/>
        </w:rPr>
        <w:t xml:space="preserve"> type </w:t>
      </w:r>
      <w:r w:rsidR="007A5B47">
        <w:rPr>
          <w:noProof/>
          <w:lang w:eastAsia="fr-FR"/>
        </w:rPr>
        <w:t>du protocole créé</w:t>
      </w:r>
      <w:r>
        <w:rPr>
          <w:noProof/>
          <w:lang w:eastAsia="fr-FR"/>
        </w:rPr>
        <w:t>, nommé "protocol"</w:t>
      </w:r>
    </w:p>
    <w:p w:rsidR="007A5B47" w:rsidRDefault="00092A83" w:rsidP="00E4115C">
      <w:pPr>
        <w:pStyle w:val="Paragraphedeliste"/>
        <w:numPr>
          <w:ilvl w:val="0"/>
          <w:numId w:val="81"/>
        </w:numPr>
        <w:rPr>
          <w:noProof/>
          <w:lang w:eastAsia="fr-FR"/>
        </w:rPr>
      </w:pPr>
      <w:r>
        <w:rPr>
          <w:noProof/>
          <w:lang w:eastAsia="fr-FR"/>
        </w:rPr>
        <w:t xml:space="preserve">Dans "getProtocol", </w:t>
      </w:r>
      <w:r w:rsidR="007A5B47">
        <w:rPr>
          <w:noProof/>
          <w:lang w:eastAsia="fr-FR"/>
        </w:rPr>
        <w:t>retourner la variable "protocol"</w:t>
      </w:r>
    </w:p>
    <w:p w:rsidR="007A5B47" w:rsidRDefault="00AC74D4" w:rsidP="00E4115C">
      <w:pPr>
        <w:pStyle w:val="Paragraphedeliste"/>
        <w:numPr>
          <w:ilvl w:val="0"/>
          <w:numId w:val="81"/>
        </w:numPr>
        <w:rPr>
          <w:noProof/>
          <w:lang w:eastAsia="fr-FR"/>
        </w:rPr>
      </w:pPr>
      <w:r>
        <w:rPr>
          <w:noProof/>
          <w:lang w:eastAsia="fr-FR"/>
        </w:rPr>
        <w:t xml:space="preserve">Faire hériter rootMessage de IBaseMessageView et </w:t>
      </w:r>
      <w:r w:rsidR="007A5B47">
        <w:rPr>
          <w:noProof/>
          <w:lang w:eastAsia="fr-FR"/>
        </w:rPr>
        <w:t xml:space="preserve">ajouter </w:t>
      </w:r>
      <w:r>
        <w:rPr>
          <w:noProof/>
          <w:lang w:eastAsia="fr-FR"/>
        </w:rPr>
        <w:t xml:space="preserve">les fonctions </w:t>
      </w:r>
      <w:r w:rsidR="007A5B47">
        <w:rPr>
          <w:noProof/>
          <w:lang w:eastAsia="fr-FR"/>
        </w:rPr>
        <w:t>non implémentées</w:t>
      </w:r>
    </w:p>
    <w:p w:rsidR="007A5B47" w:rsidRDefault="007A5B47" w:rsidP="00E4115C">
      <w:pPr>
        <w:pStyle w:val="Paragraphedeliste"/>
        <w:numPr>
          <w:ilvl w:val="0"/>
          <w:numId w:val="81"/>
        </w:numPr>
        <w:rPr>
          <w:noProof/>
          <w:lang w:eastAsia="fr-FR"/>
        </w:rPr>
      </w:pPr>
      <w:r>
        <w:rPr>
          <w:noProof/>
          <w:lang w:eastAsia="fr-FR"/>
        </w:rPr>
        <w:t>Implémenter la fonction "displayDetailsAsTree" en utilisant la fonction "toDetails" définie dans protolg3 :</w:t>
      </w:r>
    </w:p>
    <w:p w:rsidR="007A5B47" w:rsidRPr="00A71001" w:rsidRDefault="007A5B47" w:rsidP="00C31C3E">
      <w:pPr>
        <w:pStyle w:val="Code"/>
        <w:rPr>
          <w:noProof/>
          <w:lang w:val="en-US" w:eastAsia="fr-FR"/>
        </w:rPr>
      </w:pPr>
      <w:r w:rsidRPr="00921425">
        <w:rPr>
          <w:noProof/>
          <w:color w:val="0000FF"/>
          <w:lang w:val="en-US"/>
        </w:rPr>
        <w:t>return</w:t>
      </w:r>
      <w:r w:rsidRPr="00A71001">
        <w:rPr>
          <w:noProof/>
          <w:lang w:val="en-US" w:eastAsia="fr-FR"/>
        </w:rPr>
        <w:t xml:space="preserve"> protolg3.tools.DetailsTools.toDetails(this);</w:t>
      </w:r>
    </w:p>
    <w:p w:rsidR="000C6864" w:rsidRDefault="000C6864" w:rsidP="00E4115C">
      <w:pPr>
        <w:pStyle w:val="Paragraphedeliste"/>
        <w:numPr>
          <w:ilvl w:val="0"/>
          <w:numId w:val="82"/>
        </w:numPr>
        <w:rPr>
          <w:noProof/>
          <w:lang w:eastAsia="fr-FR"/>
        </w:rPr>
      </w:pPr>
      <w:r>
        <w:rPr>
          <w:noProof/>
          <w:lang w:eastAsia="fr-FR"/>
        </w:rPr>
        <w:t>Dans la fonction "</w:t>
      </w:r>
      <w:r w:rsidRPr="000C6864">
        <w:rPr>
          <w:noProof/>
          <w:lang w:eastAsia="fr-FR"/>
        </w:rPr>
        <w:t>displayContextDetailsAsTree</w:t>
      </w:r>
      <w:r w:rsidR="00706C7A">
        <w:rPr>
          <w:noProof/>
          <w:lang w:eastAsia="fr-FR"/>
        </w:rPr>
        <w:t>", retourner 0</w:t>
      </w:r>
      <w:r w:rsidR="0051539C">
        <w:rPr>
          <w:noProof/>
          <w:lang w:eastAsia="fr-FR"/>
        </w:rPr>
        <w:t>. S'il y avait un context, il faudrait l'utiliser dans cette fonction</w:t>
      </w:r>
    </w:p>
    <w:p w:rsidR="00C31C3E" w:rsidRDefault="00C11760" w:rsidP="00E4115C">
      <w:pPr>
        <w:pStyle w:val="Paragraphedeliste"/>
        <w:numPr>
          <w:ilvl w:val="0"/>
          <w:numId w:val="82"/>
        </w:numPr>
        <w:rPr>
          <w:noProof/>
          <w:lang w:eastAsia="fr-FR"/>
        </w:rPr>
      </w:pPr>
      <w:r>
        <w:rPr>
          <w:noProof/>
          <w:lang w:eastAsia="fr-FR"/>
        </w:rPr>
        <w:t>Modifier la fonction "queryInterface" pour répondre à toutes les interfaces implémentées</w:t>
      </w:r>
    </w:p>
    <w:p w:rsidR="00C11760" w:rsidRPr="00C31C3E" w:rsidRDefault="00C11760" w:rsidP="00C31C3E">
      <w:pPr>
        <w:pStyle w:val="Code"/>
        <w:rPr>
          <w:noProof/>
          <w:lang w:val="en-US" w:eastAsia="fr-FR"/>
        </w:rPr>
      </w:pPr>
      <w:r w:rsidRPr="00921425">
        <w:rPr>
          <w:noProof/>
          <w:color w:val="0000FF"/>
          <w:lang w:val="en-US"/>
        </w:rPr>
        <w:t>if</w:t>
      </w:r>
      <w:r w:rsidRPr="00C31C3E">
        <w:rPr>
          <w:noProof/>
          <w:lang w:val="en-US" w:eastAsia="fr-FR"/>
        </w:rPr>
        <w:t xml:space="preserve"> (iidref == </w:t>
      </w:r>
      <w:r w:rsidRPr="00921425">
        <w:rPr>
          <w:noProof/>
          <w:color w:val="0000FF"/>
          <w:lang w:val="en-US"/>
        </w:rPr>
        <w:t>idof</w:t>
      </w:r>
      <w:r w:rsidRPr="00C31C3E">
        <w:rPr>
          <w:noProof/>
          <w:lang w:val="en-US" w:eastAsia="fr-FR"/>
        </w:rPr>
        <w:t>(tp.Interface.IRootMessage)) {</w:t>
      </w:r>
    </w:p>
    <w:p w:rsidR="00C11760" w:rsidRPr="000C6864" w:rsidRDefault="00C31C3E" w:rsidP="00C31C3E">
      <w:pPr>
        <w:pStyle w:val="Code"/>
        <w:rPr>
          <w:noProof/>
          <w:lang w:val="en-US" w:eastAsia="fr-FR"/>
        </w:rPr>
      </w:pPr>
      <w:r>
        <w:rPr>
          <w:noProof/>
          <w:lang w:val="en-US" w:eastAsia="fr-FR"/>
        </w:rPr>
        <w:tab/>
      </w:r>
      <w:r w:rsidR="00C11760" w:rsidRPr="00921425">
        <w:rPr>
          <w:noProof/>
          <w:color w:val="0000FF"/>
          <w:lang w:val="en-US"/>
        </w:rPr>
        <w:t>return</w:t>
      </w:r>
      <w:r w:rsidR="00C11760" w:rsidRPr="000C6864">
        <w:rPr>
          <w:noProof/>
          <w:lang w:val="en-US" w:eastAsia="fr-FR"/>
        </w:rPr>
        <w:t xml:space="preserve"> this;</w:t>
      </w:r>
    </w:p>
    <w:p w:rsidR="00C11760" w:rsidRPr="000C6864" w:rsidRDefault="00C11760" w:rsidP="00C31C3E">
      <w:pPr>
        <w:pStyle w:val="Code"/>
        <w:rPr>
          <w:noProof/>
          <w:lang w:val="en-US" w:eastAsia="fr-FR"/>
        </w:rPr>
      </w:pPr>
      <w:r w:rsidRPr="000C6864">
        <w:rPr>
          <w:noProof/>
          <w:lang w:val="en-US" w:eastAsia="fr-FR"/>
        </w:rPr>
        <w:t>}</w:t>
      </w:r>
    </w:p>
    <w:p w:rsidR="00C11760" w:rsidRPr="00C11760" w:rsidRDefault="00C11760" w:rsidP="00C31C3E">
      <w:pPr>
        <w:pStyle w:val="Code"/>
        <w:rPr>
          <w:noProof/>
          <w:lang w:val="en-US" w:eastAsia="fr-FR"/>
        </w:rPr>
      </w:pPr>
      <w:r w:rsidRPr="00921425">
        <w:rPr>
          <w:noProof/>
          <w:color w:val="0000FF"/>
          <w:lang w:val="en-US"/>
        </w:rPr>
        <w:t>if</w:t>
      </w:r>
      <w:r w:rsidRPr="00C11760">
        <w:rPr>
          <w:noProof/>
          <w:lang w:val="en-US" w:eastAsia="fr-FR"/>
        </w:rPr>
        <w:t xml:space="preserve"> (iidref == </w:t>
      </w:r>
      <w:r w:rsidRPr="00921425">
        <w:rPr>
          <w:noProof/>
          <w:color w:val="0000FF"/>
          <w:lang w:val="en-US"/>
        </w:rPr>
        <w:t>idof</w:t>
      </w:r>
      <w:r w:rsidRPr="00C11760">
        <w:rPr>
          <w:noProof/>
          <w:lang w:val="en-US" w:eastAsia="fr-FR"/>
        </w:rPr>
        <w:t>(tdlcommon.interfaces.IBaseMessage)) {</w:t>
      </w:r>
    </w:p>
    <w:p w:rsidR="00C11760" w:rsidRPr="000C6864" w:rsidRDefault="00C31C3E" w:rsidP="00C31C3E">
      <w:pPr>
        <w:pStyle w:val="Code"/>
        <w:rPr>
          <w:noProof/>
          <w:lang w:val="en-US" w:eastAsia="fr-FR"/>
        </w:rPr>
      </w:pPr>
      <w:r>
        <w:rPr>
          <w:noProof/>
          <w:lang w:val="en-US" w:eastAsia="fr-FR"/>
        </w:rPr>
        <w:tab/>
      </w:r>
      <w:r w:rsidR="00C11760" w:rsidRPr="00921425">
        <w:rPr>
          <w:noProof/>
          <w:color w:val="0000FF"/>
          <w:lang w:val="en-US"/>
        </w:rPr>
        <w:t>return</w:t>
      </w:r>
      <w:r w:rsidR="00C11760" w:rsidRPr="000C6864">
        <w:rPr>
          <w:noProof/>
          <w:lang w:val="en-US" w:eastAsia="fr-FR"/>
        </w:rPr>
        <w:t xml:space="preserve"> this;</w:t>
      </w:r>
    </w:p>
    <w:p w:rsidR="00C11760" w:rsidRPr="000C6864" w:rsidRDefault="00C11760" w:rsidP="00C31C3E">
      <w:pPr>
        <w:pStyle w:val="Code"/>
        <w:rPr>
          <w:noProof/>
          <w:lang w:val="en-US" w:eastAsia="fr-FR"/>
        </w:rPr>
      </w:pPr>
      <w:r w:rsidRPr="000C6864">
        <w:rPr>
          <w:noProof/>
          <w:lang w:val="en-US" w:eastAsia="fr-FR"/>
        </w:rPr>
        <w:t>}</w:t>
      </w:r>
    </w:p>
    <w:p w:rsidR="00C11760" w:rsidRPr="00C11760" w:rsidRDefault="00C11760" w:rsidP="00C31C3E">
      <w:pPr>
        <w:pStyle w:val="Code"/>
        <w:rPr>
          <w:noProof/>
          <w:lang w:val="en-US" w:eastAsia="fr-FR"/>
        </w:rPr>
      </w:pPr>
      <w:r w:rsidRPr="00921425">
        <w:rPr>
          <w:noProof/>
          <w:color w:val="0000FF"/>
          <w:lang w:val="en-US"/>
        </w:rPr>
        <w:t>if</w:t>
      </w:r>
      <w:r w:rsidRPr="00C11760">
        <w:rPr>
          <w:noProof/>
          <w:lang w:val="en-US" w:eastAsia="fr-FR"/>
        </w:rPr>
        <w:t xml:space="preserve"> (iidref == </w:t>
      </w:r>
      <w:r w:rsidRPr="00921425">
        <w:rPr>
          <w:noProof/>
          <w:color w:val="0000FF"/>
          <w:lang w:val="en-US"/>
        </w:rPr>
        <w:t>idof</w:t>
      </w:r>
      <w:r w:rsidRPr="00C11760">
        <w:rPr>
          <w:noProof/>
          <w:lang w:val="en-US" w:eastAsia="fr-FR"/>
        </w:rPr>
        <w:t>(tdlcommon.interfaces.IBaseMessageView)) {</w:t>
      </w:r>
    </w:p>
    <w:p w:rsidR="00C11760" w:rsidRDefault="00C31C3E" w:rsidP="00C31C3E">
      <w:pPr>
        <w:pStyle w:val="Code"/>
        <w:rPr>
          <w:noProof/>
          <w:lang w:eastAsia="fr-FR"/>
        </w:rPr>
      </w:pPr>
      <w:r>
        <w:rPr>
          <w:noProof/>
          <w:lang w:val="en-US" w:eastAsia="fr-FR"/>
        </w:rPr>
        <w:tab/>
      </w:r>
      <w:r w:rsidR="00C11760" w:rsidRPr="00706C7A">
        <w:rPr>
          <w:noProof/>
          <w:color w:val="0000FF"/>
        </w:rPr>
        <w:t>return</w:t>
      </w:r>
      <w:r w:rsidR="00C11760">
        <w:rPr>
          <w:noProof/>
          <w:lang w:eastAsia="fr-FR"/>
        </w:rPr>
        <w:t xml:space="preserve"> this;</w:t>
      </w:r>
    </w:p>
    <w:p w:rsidR="005B2DEC" w:rsidRDefault="00C11760" w:rsidP="00C31C3E">
      <w:pPr>
        <w:pStyle w:val="Code"/>
        <w:rPr>
          <w:noProof/>
          <w:lang w:eastAsia="fr-FR"/>
        </w:rPr>
      </w:pPr>
      <w:r>
        <w:rPr>
          <w:noProof/>
          <w:lang w:eastAsia="fr-FR"/>
        </w:rPr>
        <w:t>}</w:t>
      </w:r>
    </w:p>
    <w:p w:rsidR="00B643DA" w:rsidRDefault="00B643DA" w:rsidP="00821261">
      <w:pPr>
        <w:rPr>
          <w:noProof/>
          <w:lang w:eastAsia="fr-FR"/>
        </w:rPr>
      </w:pPr>
    </w:p>
    <w:p w:rsidR="007A5B47" w:rsidRDefault="007A5B47" w:rsidP="00821261">
      <w:pPr>
        <w:rPr>
          <w:noProof/>
          <w:lang w:eastAsia="fr-FR"/>
        </w:rPr>
      </w:pPr>
      <w:r>
        <w:rPr>
          <w:noProof/>
          <w:lang w:eastAsia="fr-FR"/>
        </w:rPr>
        <w:t>Il ne reste plus qu'à utiliser les composants dans le stream précédent.</w:t>
      </w:r>
    </w:p>
    <w:p w:rsidR="00706C7A" w:rsidRDefault="00706C7A" w:rsidP="00821261">
      <w:pPr>
        <w:rPr>
          <w:noProof/>
          <w:lang w:eastAsia="fr-FR"/>
        </w:rPr>
      </w:pPr>
    </w:p>
    <w:p w:rsidR="007A5B47" w:rsidRDefault="007A5B47" w:rsidP="00E4115C">
      <w:pPr>
        <w:pStyle w:val="Paragraphedeliste"/>
        <w:numPr>
          <w:ilvl w:val="0"/>
          <w:numId w:val="83"/>
        </w:numPr>
        <w:rPr>
          <w:noProof/>
          <w:lang w:eastAsia="fr-FR"/>
        </w:rPr>
      </w:pPr>
      <w:r>
        <w:rPr>
          <w:noProof/>
          <w:lang w:eastAsia="fr-FR"/>
        </w:rPr>
        <w:t>Ajouter un composant viewerSequencer</w:t>
      </w:r>
    </w:p>
    <w:p w:rsidR="007A5B47" w:rsidRDefault="007A5B47" w:rsidP="00E4115C">
      <w:pPr>
        <w:pStyle w:val="Paragraphedeliste"/>
        <w:numPr>
          <w:ilvl w:val="0"/>
          <w:numId w:val="83"/>
        </w:numPr>
        <w:rPr>
          <w:noProof/>
          <w:lang w:eastAsia="fr-FR"/>
        </w:rPr>
      </w:pPr>
      <w:r>
        <w:rPr>
          <w:noProof/>
          <w:lang w:eastAsia="fr-FR"/>
        </w:rPr>
        <w:t>Ajouter un composant ProtocoleProvider, connecté au viewerSequencer et au GlobalContext</w:t>
      </w:r>
    </w:p>
    <w:p w:rsidR="007A5B47" w:rsidRDefault="007A5B47" w:rsidP="00E4115C">
      <w:pPr>
        <w:pStyle w:val="Paragraphedeliste"/>
        <w:numPr>
          <w:ilvl w:val="0"/>
          <w:numId w:val="83"/>
        </w:numPr>
        <w:rPr>
          <w:noProof/>
          <w:lang w:eastAsia="fr-FR"/>
        </w:rPr>
      </w:pPr>
      <w:r>
        <w:rPr>
          <w:noProof/>
          <w:lang w:eastAsia="fr-FR"/>
        </w:rPr>
        <w:t>Pour utiliser la pin du décodeur sans déconnecter le ConfReceiver, utiliser un composant MuxDemu</w:t>
      </w:r>
      <w:r w:rsidR="00706C7A">
        <w:rPr>
          <w:noProof/>
          <w:lang w:eastAsia="fr-FR"/>
        </w:rPr>
        <w:t>x</w:t>
      </w:r>
      <w:r>
        <w:rPr>
          <w:noProof/>
          <w:lang w:eastAsia="fr-FR"/>
        </w:rPr>
        <w:t>, avec une pin en entrée et deux en sortie. Ce composant permet simplement de transférer une data sur plusieurs pins</w:t>
      </w:r>
    </w:p>
    <w:p w:rsidR="007A5B47" w:rsidRDefault="007A5B47" w:rsidP="00E4115C">
      <w:pPr>
        <w:pStyle w:val="Paragraphedeliste"/>
        <w:numPr>
          <w:ilvl w:val="0"/>
          <w:numId w:val="83"/>
        </w:numPr>
        <w:rPr>
          <w:noProof/>
          <w:lang w:eastAsia="fr-FR"/>
        </w:rPr>
      </w:pPr>
      <w:r>
        <w:rPr>
          <w:noProof/>
          <w:lang w:eastAsia="fr-FR"/>
        </w:rPr>
        <w:t>Tester</w:t>
      </w:r>
    </w:p>
    <w:p w:rsidR="000C68E2" w:rsidRDefault="000C68E2" w:rsidP="00821261">
      <w:pPr>
        <w:rPr>
          <w:noProof/>
          <w:lang w:eastAsia="fr-FR"/>
        </w:rPr>
      </w:pPr>
    </w:p>
    <w:p w:rsidR="0009409C" w:rsidRDefault="000C68E2" w:rsidP="0009409C">
      <w:pPr>
        <w:keepNext/>
        <w:jc w:val="center"/>
      </w:pPr>
      <w:r>
        <w:rPr>
          <w:noProof/>
          <w:lang w:eastAsia="fr-FR"/>
        </w:rPr>
        <w:drawing>
          <wp:inline distT="0" distB="0" distL="0" distR="0">
            <wp:extent cx="3714750" cy="1729574"/>
            <wp:effectExtent l="1905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srcRect/>
                    <a:stretch>
                      <a:fillRect/>
                    </a:stretch>
                  </pic:blipFill>
                  <pic:spPr bwMode="auto">
                    <a:xfrm>
                      <a:off x="0" y="0"/>
                      <a:ext cx="3714750" cy="1729574"/>
                    </a:xfrm>
                    <a:prstGeom prst="rect">
                      <a:avLst/>
                    </a:prstGeom>
                    <a:noFill/>
                    <a:ln w="9525">
                      <a:noFill/>
                      <a:miter lim="800000"/>
                      <a:headEnd/>
                      <a:tailEnd/>
                    </a:ln>
                  </pic:spPr>
                </pic:pic>
              </a:graphicData>
            </a:graphic>
          </wp:inline>
        </w:drawing>
      </w:r>
    </w:p>
    <w:p w:rsidR="000C68E2" w:rsidRPr="007A5B47" w:rsidRDefault="0009409C" w:rsidP="0009409C">
      <w:pPr>
        <w:pStyle w:val="Lgende"/>
        <w:jc w:val="center"/>
        <w:rPr>
          <w:noProof/>
          <w:lang w:eastAsia="fr-FR"/>
        </w:rPr>
      </w:pPr>
      <w:r>
        <w:t xml:space="preserve">Image </w:t>
      </w:r>
      <w:fldSimple w:instr=" SEQ Image \* ARABIC ">
        <w:r w:rsidR="004313EA">
          <w:rPr>
            <w:noProof/>
          </w:rPr>
          <w:t>53</w:t>
        </w:r>
      </w:fldSimple>
      <w:r>
        <w:t xml:space="preserve"> : </w:t>
      </w:r>
      <w:r w:rsidRPr="0046263C">
        <w:t xml:space="preserve">Utilisation du </w:t>
      </w:r>
      <w:proofErr w:type="spellStart"/>
      <w:r w:rsidRPr="0046263C">
        <w:t>viewerSequencer</w:t>
      </w:r>
      <w:proofErr w:type="spellEnd"/>
      <w:r w:rsidR="007A5B47" w:rsidRPr="00B643DA">
        <w:rPr>
          <w:noProof/>
          <w:sz w:val="20"/>
          <w:u w:val="single"/>
          <w:lang w:eastAsia="fr-FR"/>
        </w:rPr>
        <w:t xml:space="preserve"> </w:t>
      </w:r>
    </w:p>
    <w:p w:rsidR="000C68E2" w:rsidRDefault="000C68E2" w:rsidP="00821261">
      <w:pPr>
        <w:rPr>
          <w:noProof/>
          <w:lang w:eastAsia="fr-FR"/>
        </w:rPr>
      </w:pPr>
      <w:r>
        <w:rPr>
          <w:noProof/>
          <w:lang w:eastAsia="fr-FR"/>
        </w:rPr>
        <w:t>Il est possible d'utiliser plusieurs représentations visuelles, et de choisir celle à utiliser en fonction de paramètres, de valeurs de champs.</w:t>
      </w:r>
    </w:p>
    <w:p w:rsidR="000C68E2" w:rsidRDefault="000C68E2" w:rsidP="00821261">
      <w:pPr>
        <w:rPr>
          <w:noProof/>
          <w:lang w:eastAsia="fr-FR"/>
        </w:rPr>
      </w:pPr>
    </w:p>
    <w:p w:rsidR="007A5B47" w:rsidRDefault="000C68E2" w:rsidP="00821261">
      <w:pPr>
        <w:rPr>
          <w:noProof/>
          <w:lang w:eastAsia="fr-FR"/>
        </w:rPr>
      </w:pPr>
      <w:r>
        <w:rPr>
          <w:noProof/>
          <w:lang w:eastAsia="fr-FR"/>
        </w:rPr>
        <w:t>Pour cela, on va utiliser uniquement le rootMessage, avec les paramètres "pas" et</w:t>
      </w:r>
      <w:r w:rsidR="007A5B47">
        <w:rPr>
          <w:noProof/>
          <w:lang w:eastAsia="fr-FR"/>
        </w:rPr>
        <w:t xml:space="preserve"> "periode"</w:t>
      </w:r>
      <w:r>
        <w:rPr>
          <w:noProof/>
          <w:lang w:eastAsia="fr-FR"/>
        </w:rPr>
        <w:t xml:space="preserve">. </w:t>
      </w:r>
    </w:p>
    <w:p w:rsidR="00706C7A" w:rsidRDefault="00706C7A" w:rsidP="00821261">
      <w:pPr>
        <w:rPr>
          <w:noProof/>
          <w:lang w:eastAsia="fr-FR"/>
        </w:rPr>
      </w:pPr>
    </w:p>
    <w:p w:rsidR="000C02C5" w:rsidRDefault="000C02C5" w:rsidP="00E4115C">
      <w:pPr>
        <w:pStyle w:val="Paragraphedeliste"/>
        <w:numPr>
          <w:ilvl w:val="0"/>
          <w:numId w:val="84"/>
        </w:numPr>
        <w:rPr>
          <w:noProof/>
          <w:lang w:eastAsia="fr-FR"/>
        </w:rPr>
      </w:pPr>
      <w:r>
        <w:rPr>
          <w:noProof/>
          <w:lang w:eastAsia="fr-FR"/>
        </w:rPr>
        <w:lastRenderedPageBreak/>
        <w:t xml:space="preserve">Supprimer les </w:t>
      </w:r>
      <w:r w:rsidR="001677E4">
        <w:rPr>
          <w:noProof/>
          <w:lang w:eastAsia="fr-FR"/>
        </w:rPr>
        <w:t>sous-messages</w:t>
      </w:r>
      <w:r>
        <w:rPr>
          <w:noProof/>
          <w:lang w:eastAsia="fr-FR"/>
        </w:rPr>
        <w:t>. Il n'est pas possible d'utiliser le message principal s'il a des sous-messages. Il est d</w:t>
      </w:r>
      <w:r w:rsidR="00706C7A">
        <w:rPr>
          <w:noProof/>
          <w:lang w:eastAsia="fr-FR"/>
        </w:rPr>
        <w:t>onc nécessaire de les supprimer</w:t>
      </w:r>
    </w:p>
    <w:p w:rsidR="001677E4" w:rsidRDefault="001677E4" w:rsidP="00E4115C">
      <w:pPr>
        <w:pStyle w:val="Paragraphedeliste"/>
        <w:numPr>
          <w:ilvl w:val="0"/>
          <w:numId w:val="84"/>
        </w:numPr>
        <w:rPr>
          <w:noProof/>
          <w:lang w:eastAsia="fr-FR"/>
        </w:rPr>
      </w:pPr>
      <w:r>
        <w:rPr>
          <w:noProof/>
          <w:lang w:eastAsia="fr-FR"/>
        </w:rPr>
        <w:t>Ajouter les champs "pas" et "periode" dans le rootMessage,</w:t>
      </w:r>
      <w:r w:rsidR="00706C7A">
        <w:rPr>
          <w:noProof/>
          <w:lang w:eastAsia="fr-FR"/>
        </w:rPr>
        <w:t xml:space="preserve"> dans la représentation binaire</w:t>
      </w:r>
    </w:p>
    <w:p w:rsidR="001677E4" w:rsidRDefault="001677E4" w:rsidP="00E4115C">
      <w:pPr>
        <w:pStyle w:val="Paragraphedeliste"/>
        <w:numPr>
          <w:ilvl w:val="0"/>
          <w:numId w:val="84"/>
        </w:numPr>
        <w:rPr>
          <w:noProof/>
          <w:lang w:eastAsia="fr-FR"/>
        </w:rPr>
      </w:pPr>
      <w:r>
        <w:rPr>
          <w:noProof/>
          <w:lang w:eastAsia="fr-FR"/>
        </w:rPr>
        <w:t>Créer deux représentations visuelles, une pour le pas</w:t>
      </w:r>
      <w:r w:rsidR="00706C7A">
        <w:rPr>
          <w:noProof/>
          <w:lang w:eastAsia="fr-FR"/>
        </w:rPr>
        <w:t xml:space="preserve"> et</w:t>
      </w:r>
      <w:r>
        <w:rPr>
          <w:noProof/>
          <w:lang w:eastAsia="fr-FR"/>
        </w:rPr>
        <w:t xml:space="preserve"> une pour la période, a</w:t>
      </w:r>
      <w:r w:rsidR="002E14E6">
        <w:rPr>
          <w:noProof/>
          <w:lang w:eastAsia="fr-FR"/>
        </w:rPr>
        <w:t>vec la condition correspondante</w:t>
      </w:r>
    </w:p>
    <w:p w:rsidR="00B643DA" w:rsidRDefault="00B643DA" w:rsidP="00B643DA">
      <w:pPr>
        <w:pStyle w:val="Paragraphedeliste"/>
        <w:rPr>
          <w:noProof/>
          <w:lang w:eastAsia="fr-FR"/>
        </w:rPr>
      </w:pPr>
    </w:p>
    <w:p w:rsidR="002E14E6" w:rsidRDefault="002E14E6" w:rsidP="0009409C">
      <w:pPr>
        <w:pStyle w:val="Lgende"/>
        <w:jc w:val="center"/>
      </w:pPr>
      <w:r>
        <w:rPr>
          <w:noProof/>
          <w:lang w:eastAsia="fr-FR"/>
        </w:rPr>
        <w:drawing>
          <wp:inline distT="0" distB="0" distL="0" distR="0">
            <wp:extent cx="4743450" cy="1160921"/>
            <wp:effectExtent l="19050" t="0" r="0" b="0"/>
            <wp:docPr id="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srcRect/>
                    <a:stretch>
                      <a:fillRect/>
                    </a:stretch>
                  </pic:blipFill>
                  <pic:spPr bwMode="auto">
                    <a:xfrm>
                      <a:off x="0" y="0"/>
                      <a:ext cx="4743450" cy="1160921"/>
                    </a:xfrm>
                    <a:prstGeom prst="rect">
                      <a:avLst/>
                    </a:prstGeom>
                    <a:noFill/>
                    <a:ln w="9525">
                      <a:noFill/>
                      <a:miter lim="800000"/>
                      <a:headEnd/>
                      <a:tailEnd/>
                    </a:ln>
                  </pic:spPr>
                </pic:pic>
              </a:graphicData>
            </a:graphic>
          </wp:inline>
        </w:drawing>
      </w:r>
      <w:r w:rsidR="00B643DA">
        <w:rPr>
          <w:noProof/>
          <w:lang w:eastAsia="fr-FR"/>
        </w:rPr>
        <w:br/>
      </w:r>
      <w:r w:rsidR="0009409C">
        <w:t xml:space="preserve">Image </w:t>
      </w:r>
      <w:fldSimple w:instr=" SEQ Image \* ARABIC ">
        <w:r w:rsidR="004313EA">
          <w:rPr>
            <w:noProof/>
          </w:rPr>
          <w:t>54</w:t>
        </w:r>
      </w:fldSimple>
      <w:r w:rsidR="0009409C">
        <w:t xml:space="preserve"> : </w:t>
      </w:r>
      <w:r w:rsidR="0009409C" w:rsidRPr="00A010EC">
        <w:t>Utilisation d'une condition sur une représentation visuelle</w:t>
      </w:r>
    </w:p>
    <w:p w:rsidR="0009409C" w:rsidRPr="0009409C" w:rsidRDefault="0009409C" w:rsidP="0009409C"/>
    <w:p w:rsidR="000D5E28" w:rsidRDefault="000D5E28" w:rsidP="00E4115C">
      <w:pPr>
        <w:pStyle w:val="Paragraphedeliste"/>
        <w:numPr>
          <w:ilvl w:val="0"/>
          <w:numId w:val="85"/>
        </w:numPr>
        <w:rPr>
          <w:noProof/>
          <w:lang w:eastAsia="fr-FR"/>
        </w:rPr>
      </w:pPr>
      <w:r>
        <w:rPr>
          <w:noProof/>
          <w:lang w:eastAsia="fr-FR"/>
        </w:rPr>
        <w:t>Modifier les fonctions de notification</w:t>
      </w:r>
      <w:r w:rsidR="00706C7A">
        <w:rPr>
          <w:noProof/>
          <w:lang w:eastAsia="fr-FR"/>
        </w:rPr>
        <w:t>s</w:t>
      </w:r>
      <w:r>
        <w:rPr>
          <w:noProof/>
          <w:lang w:eastAsia="fr-FR"/>
        </w:rPr>
        <w:t xml:space="preserve"> pour qu'elles envoient les deux champs. Le ch</w:t>
      </w:r>
      <w:r w:rsidR="00706C7A">
        <w:rPr>
          <w:noProof/>
          <w:lang w:eastAsia="fr-FR"/>
        </w:rPr>
        <w:t>amp non concerné est mis à zéro</w:t>
      </w:r>
    </w:p>
    <w:p w:rsidR="00AF27AC" w:rsidRDefault="00AF27AC" w:rsidP="00E4115C">
      <w:pPr>
        <w:pStyle w:val="Paragraphedeliste"/>
        <w:numPr>
          <w:ilvl w:val="0"/>
          <w:numId w:val="85"/>
        </w:numPr>
        <w:rPr>
          <w:noProof/>
          <w:lang w:eastAsia="fr-FR"/>
        </w:rPr>
      </w:pPr>
      <w:r>
        <w:rPr>
          <w:noProof/>
          <w:lang w:eastAsia="fr-FR"/>
        </w:rPr>
        <w:t xml:space="preserve">Exécuter le stream sans le modifier. Les messages doivent apparaître dans le viewerSequencer avec </w:t>
      </w:r>
      <w:r w:rsidR="00706C7A">
        <w:rPr>
          <w:noProof/>
          <w:lang w:eastAsia="fr-FR"/>
        </w:rPr>
        <w:t>uniquement le paramètre modifié</w:t>
      </w:r>
    </w:p>
    <w:p w:rsidR="0023730D" w:rsidRDefault="0023730D" w:rsidP="00DC78B5">
      <w:pPr>
        <w:pStyle w:val="Paragraphedeliste"/>
        <w:rPr>
          <w:noProof/>
          <w:lang w:eastAsia="fr-FR"/>
        </w:rPr>
      </w:pPr>
    </w:p>
    <w:p w:rsidR="00BE4A4E" w:rsidRPr="00BE4A4E" w:rsidRDefault="00BE4A4E" w:rsidP="00DC78B5">
      <w:pPr>
        <w:pStyle w:val="Paragraphedeliste"/>
        <w:rPr>
          <w:noProof/>
          <w:lang w:eastAsia="fr-FR"/>
        </w:rPr>
      </w:pPr>
    </w:p>
    <w:p w:rsidR="0023730D" w:rsidRDefault="00147278">
      <w:pPr>
        <w:pStyle w:val="Titre2"/>
        <w:rPr>
          <w:noProof/>
          <w:lang w:eastAsia="fr-FR"/>
        </w:rPr>
      </w:pPr>
      <w:bookmarkStart w:id="219" w:name="_Toc354394004"/>
      <w:r>
        <w:rPr>
          <w:noProof/>
          <w:lang w:eastAsia="fr-FR"/>
        </w:rPr>
        <w:t>Remarque : gestion d'un context</w:t>
      </w:r>
      <w:bookmarkEnd w:id="219"/>
    </w:p>
    <w:p w:rsidR="0023730D" w:rsidRPr="0023730D" w:rsidRDefault="0023730D" w:rsidP="0023730D">
      <w:pPr>
        <w:rPr>
          <w:lang w:eastAsia="fr-FR"/>
        </w:rPr>
      </w:pPr>
    </w:p>
    <w:p w:rsidR="00243CD5" w:rsidRDefault="00243CD5" w:rsidP="00147278">
      <w:pPr>
        <w:rPr>
          <w:noProof/>
          <w:lang w:eastAsia="fr-FR"/>
        </w:rPr>
      </w:pPr>
      <w:r>
        <w:rPr>
          <w:noProof/>
          <w:lang w:eastAsia="fr-FR"/>
        </w:rPr>
        <w:t xml:space="preserve">Lors du décodage d'un message, il peut </w:t>
      </w:r>
      <w:r w:rsidR="004313EA">
        <w:rPr>
          <w:noProof/>
          <w:lang w:eastAsia="fr-FR"/>
        </w:rPr>
        <w:t>ê</w:t>
      </w:r>
      <w:r>
        <w:rPr>
          <w:noProof/>
          <w:lang w:eastAsia="fr-FR"/>
        </w:rPr>
        <w:t>tre int</w:t>
      </w:r>
      <w:r w:rsidR="004313EA">
        <w:rPr>
          <w:noProof/>
          <w:lang w:eastAsia="fr-FR"/>
        </w:rPr>
        <w:t>é</w:t>
      </w:r>
      <w:r>
        <w:rPr>
          <w:noProof/>
          <w:lang w:eastAsia="fr-FR"/>
        </w:rPr>
        <w:t>ressant d'avoir accés au contexte de r</w:t>
      </w:r>
      <w:r w:rsidR="004313EA">
        <w:rPr>
          <w:noProof/>
          <w:lang w:eastAsia="fr-FR"/>
        </w:rPr>
        <w:t>é</w:t>
      </w:r>
      <w:r>
        <w:rPr>
          <w:noProof/>
          <w:lang w:eastAsia="fr-FR"/>
        </w:rPr>
        <w:t>ception de ce message. Par exemple les informations sur l'entité ayant émise le message, ou tout autre information provenant du protocol d</w:t>
      </w:r>
      <w:r w:rsidR="004313EA">
        <w:rPr>
          <w:noProof/>
          <w:lang w:eastAsia="fr-FR"/>
        </w:rPr>
        <w:t>é</w:t>
      </w:r>
      <w:r>
        <w:rPr>
          <w:noProof/>
          <w:lang w:eastAsia="fr-FR"/>
        </w:rPr>
        <w:t>j</w:t>
      </w:r>
      <w:r w:rsidR="004313EA">
        <w:rPr>
          <w:noProof/>
          <w:lang w:eastAsia="fr-FR"/>
        </w:rPr>
        <w:t>à</w:t>
      </w:r>
      <w:r>
        <w:rPr>
          <w:noProof/>
          <w:lang w:eastAsia="fr-FR"/>
        </w:rPr>
        <w:t xml:space="preserve"> décodé qui encapsul</w:t>
      </w:r>
      <w:r w:rsidR="004313EA">
        <w:rPr>
          <w:noProof/>
          <w:lang w:eastAsia="fr-FR"/>
        </w:rPr>
        <w:t>e</w:t>
      </w:r>
      <w:r>
        <w:rPr>
          <w:noProof/>
          <w:lang w:eastAsia="fr-FR"/>
        </w:rPr>
        <w:t xml:space="preserve"> le message que l'on cherche à d</w:t>
      </w:r>
      <w:r w:rsidR="004313EA">
        <w:rPr>
          <w:noProof/>
          <w:lang w:eastAsia="fr-FR"/>
        </w:rPr>
        <w:t>é</w:t>
      </w:r>
      <w:r>
        <w:rPr>
          <w:noProof/>
          <w:lang w:eastAsia="fr-FR"/>
        </w:rPr>
        <w:t>coder.</w:t>
      </w:r>
    </w:p>
    <w:p w:rsidR="00243CD5" w:rsidRDefault="00243CD5" w:rsidP="00147278">
      <w:pPr>
        <w:rPr>
          <w:noProof/>
          <w:lang w:eastAsia="fr-FR"/>
        </w:rPr>
      </w:pPr>
    </w:p>
    <w:p w:rsidR="00B22127" w:rsidRDefault="00243CD5" w:rsidP="00147278">
      <w:pPr>
        <w:rPr>
          <w:noProof/>
          <w:lang w:eastAsia="fr-FR"/>
        </w:rPr>
      </w:pPr>
      <w:r>
        <w:rPr>
          <w:noProof/>
          <w:lang w:eastAsia="fr-FR"/>
        </w:rPr>
        <w:t>Pour cela</w:t>
      </w:r>
      <w:r w:rsidR="004313EA">
        <w:rPr>
          <w:noProof/>
          <w:lang w:eastAsia="fr-FR"/>
        </w:rPr>
        <w:t>,</w:t>
      </w:r>
      <w:r>
        <w:rPr>
          <w:noProof/>
          <w:lang w:eastAsia="fr-FR"/>
        </w:rPr>
        <w:t xml:space="preserve"> l'</w:t>
      </w:r>
      <w:r w:rsidR="004313EA">
        <w:rPr>
          <w:noProof/>
          <w:lang w:eastAsia="fr-FR"/>
        </w:rPr>
        <w:t>ODP</w:t>
      </w:r>
      <w:r>
        <w:rPr>
          <w:noProof/>
          <w:lang w:eastAsia="fr-FR"/>
        </w:rPr>
        <w:t xml:space="preserve"> int</w:t>
      </w:r>
      <w:r w:rsidR="004313EA">
        <w:rPr>
          <w:noProof/>
          <w:lang w:eastAsia="fr-FR"/>
        </w:rPr>
        <w:t>è</w:t>
      </w:r>
      <w:r>
        <w:rPr>
          <w:noProof/>
          <w:lang w:eastAsia="fr-FR"/>
        </w:rPr>
        <w:t>gre un mécanisme plut</w:t>
      </w:r>
      <w:r w:rsidR="004313EA">
        <w:rPr>
          <w:noProof/>
          <w:lang w:eastAsia="fr-FR"/>
        </w:rPr>
        <w:t>ô</w:t>
      </w:r>
      <w:r>
        <w:rPr>
          <w:noProof/>
          <w:lang w:eastAsia="fr-FR"/>
        </w:rPr>
        <w:t xml:space="preserve">t simple. Le protocol contient en </w:t>
      </w:r>
      <w:r w:rsidR="004313EA">
        <w:rPr>
          <w:noProof/>
          <w:lang w:eastAsia="fr-FR"/>
        </w:rPr>
        <w:t>"</w:t>
      </w:r>
      <w:r>
        <w:rPr>
          <w:noProof/>
          <w:lang w:eastAsia="fr-FR"/>
        </w:rPr>
        <w:t>content</w:t>
      </w:r>
      <w:r w:rsidR="004313EA">
        <w:rPr>
          <w:noProof/>
          <w:lang w:eastAsia="fr-FR"/>
        </w:rPr>
        <w:t>"</w:t>
      </w:r>
      <w:r>
        <w:rPr>
          <w:noProof/>
          <w:lang w:eastAsia="fr-FR"/>
        </w:rPr>
        <w:t xml:space="preserve"> une interface d</w:t>
      </w:r>
      <w:r w:rsidR="004313EA">
        <w:rPr>
          <w:noProof/>
          <w:lang w:eastAsia="fr-FR"/>
        </w:rPr>
        <w:t>e</w:t>
      </w:r>
      <w:r>
        <w:rPr>
          <w:noProof/>
          <w:lang w:eastAsia="fr-FR"/>
        </w:rPr>
        <w:t xml:space="preserve"> type </w:t>
      </w:r>
      <w:r w:rsidR="004313EA">
        <w:rPr>
          <w:noProof/>
          <w:lang w:eastAsia="fr-FR"/>
        </w:rPr>
        <w:t>"</w:t>
      </w:r>
      <w:r>
        <w:rPr>
          <w:noProof/>
          <w:lang w:eastAsia="fr-FR"/>
        </w:rPr>
        <w:t>IProtocolContext</w:t>
      </w:r>
      <w:r w:rsidR="004313EA">
        <w:rPr>
          <w:noProof/>
          <w:lang w:eastAsia="fr-FR"/>
        </w:rPr>
        <w:t>"</w:t>
      </w:r>
      <w:r>
        <w:rPr>
          <w:noProof/>
          <w:lang w:eastAsia="fr-FR"/>
        </w:rPr>
        <w:t>. Si on d</w:t>
      </w:r>
      <w:r w:rsidR="004313EA">
        <w:rPr>
          <w:noProof/>
          <w:lang w:eastAsia="fr-FR"/>
        </w:rPr>
        <w:t>é</w:t>
      </w:r>
      <w:r>
        <w:rPr>
          <w:noProof/>
          <w:lang w:eastAsia="fr-FR"/>
        </w:rPr>
        <w:t>finit une interface h</w:t>
      </w:r>
      <w:r w:rsidR="004313EA">
        <w:rPr>
          <w:noProof/>
          <w:lang w:eastAsia="fr-FR"/>
        </w:rPr>
        <w:t>é</w:t>
      </w:r>
      <w:r>
        <w:rPr>
          <w:noProof/>
          <w:lang w:eastAsia="fr-FR"/>
        </w:rPr>
        <w:t>ritant de IProtocolContext permetant d'avoir accés aux données du contexte et qu</w:t>
      </w:r>
      <w:r w:rsidR="00B22127">
        <w:rPr>
          <w:noProof/>
          <w:lang w:eastAsia="fr-FR"/>
        </w:rPr>
        <w:t xml:space="preserve">'on l'implémente, on pourra l'instancier, remplir les données, et l'affecter au protocol avant de faire un pushBinaryData(...). </w:t>
      </w:r>
    </w:p>
    <w:p w:rsidR="00B22127" w:rsidRDefault="00B22127" w:rsidP="00147278">
      <w:pPr>
        <w:rPr>
          <w:noProof/>
          <w:lang w:eastAsia="fr-FR"/>
        </w:rPr>
      </w:pPr>
    </w:p>
    <w:p w:rsidR="00B22127" w:rsidRDefault="00B22127" w:rsidP="00147278">
      <w:pPr>
        <w:rPr>
          <w:noProof/>
          <w:lang w:eastAsia="fr-FR"/>
        </w:rPr>
      </w:pPr>
      <w:r>
        <w:rPr>
          <w:noProof/>
          <w:lang w:eastAsia="fr-FR"/>
        </w:rPr>
        <w:t>De plus si on veux utiliser ce contexte dans le message, il faut que le message racine ai</w:t>
      </w:r>
      <w:r w:rsidR="004313EA">
        <w:rPr>
          <w:noProof/>
          <w:lang w:eastAsia="fr-FR"/>
        </w:rPr>
        <w:t>t</w:t>
      </w:r>
      <w:r>
        <w:rPr>
          <w:noProof/>
          <w:lang w:eastAsia="fr-FR"/>
        </w:rPr>
        <w:t xml:space="preserve"> en </w:t>
      </w:r>
      <w:r w:rsidR="004313EA">
        <w:rPr>
          <w:noProof/>
          <w:lang w:eastAsia="fr-FR"/>
        </w:rPr>
        <w:t>"</w:t>
      </w:r>
      <w:r>
        <w:rPr>
          <w:noProof/>
          <w:lang w:eastAsia="fr-FR"/>
        </w:rPr>
        <w:t>content</w:t>
      </w:r>
      <w:r w:rsidR="004313EA">
        <w:rPr>
          <w:noProof/>
          <w:lang w:eastAsia="fr-FR"/>
        </w:rPr>
        <w:t>"</w:t>
      </w:r>
      <w:r>
        <w:rPr>
          <w:noProof/>
          <w:lang w:eastAsia="fr-FR"/>
        </w:rPr>
        <w:t xml:space="preserve"> une instance de l'implémentation du contexte. Ce content sera affecté dans la m</w:t>
      </w:r>
      <w:r w:rsidR="004313EA">
        <w:rPr>
          <w:noProof/>
          <w:lang w:eastAsia="fr-FR"/>
        </w:rPr>
        <w:t>é</w:t>
      </w:r>
      <w:r>
        <w:rPr>
          <w:noProof/>
          <w:lang w:eastAsia="fr-FR"/>
        </w:rPr>
        <w:t xml:space="preserve">thode </w:t>
      </w:r>
      <w:r w:rsidR="009D15C9">
        <w:rPr>
          <w:noProof/>
          <w:lang w:eastAsia="fr-FR"/>
        </w:rPr>
        <w:t>configur</w:t>
      </w:r>
      <w:r w:rsidR="004313EA">
        <w:rPr>
          <w:noProof/>
          <w:lang w:eastAsia="fr-FR"/>
        </w:rPr>
        <w:t>ée</w:t>
      </w:r>
      <w:r w:rsidR="009D15C9">
        <w:rPr>
          <w:noProof/>
          <w:lang w:eastAsia="fr-FR"/>
        </w:rPr>
        <w:t xml:space="preserve"> du protocole, qu'il faut redéfinir. Cette m</w:t>
      </w:r>
      <w:r w:rsidR="004313EA">
        <w:rPr>
          <w:noProof/>
          <w:lang w:eastAsia="fr-FR"/>
        </w:rPr>
        <w:t>é</w:t>
      </w:r>
      <w:r w:rsidR="009D15C9">
        <w:rPr>
          <w:noProof/>
          <w:lang w:eastAsia="fr-FR"/>
        </w:rPr>
        <w:t>thode est appelé</w:t>
      </w:r>
      <w:r w:rsidR="004313EA">
        <w:rPr>
          <w:noProof/>
          <w:lang w:eastAsia="fr-FR"/>
        </w:rPr>
        <w:t>e</w:t>
      </w:r>
      <w:r w:rsidR="009D15C9">
        <w:rPr>
          <w:noProof/>
          <w:lang w:eastAsia="fr-FR"/>
        </w:rPr>
        <w:t xml:space="preserve"> avant la phase de décodage du message, lorsque une data a été passé</w:t>
      </w:r>
      <w:r w:rsidR="004313EA">
        <w:rPr>
          <w:noProof/>
          <w:lang w:eastAsia="fr-FR"/>
        </w:rPr>
        <w:t>e</w:t>
      </w:r>
      <w:r w:rsidR="009D15C9">
        <w:rPr>
          <w:noProof/>
          <w:lang w:eastAsia="fr-FR"/>
        </w:rPr>
        <w:t xml:space="preserve"> au protocol via la methode </w:t>
      </w:r>
      <w:r w:rsidR="004313EA">
        <w:rPr>
          <w:noProof/>
          <w:lang w:eastAsia="fr-FR"/>
        </w:rPr>
        <w:t>"</w:t>
      </w:r>
      <w:r w:rsidR="009D15C9">
        <w:rPr>
          <w:noProof/>
          <w:lang w:eastAsia="fr-FR"/>
        </w:rPr>
        <w:t>pushBinaryData</w:t>
      </w:r>
      <w:r w:rsidR="004313EA">
        <w:rPr>
          <w:noProof/>
          <w:lang w:eastAsia="fr-FR"/>
        </w:rPr>
        <w:t>"</w:t>
      </w:r>
      <w:r w:rsidR="009D15C9">
        <w:rPr>
          <w:noProof/>
          <w:lang w:eastAsia="fr-FR"/>
        </w:rPr>
        <w:t>.</w:t>
      </w:r>
    </w:p>
    <w:p w:rsidR="0023730D" w:rsidRDefault="002551A0">
      <w:pPr>
        <w:pStyle w:val="Code"/>
        <w:rPr>
          <w:noProof/>
          <w:lang w:eastAsia="fr-FR"/>
        </w:rPr>
      </w:pPr>
      <w:r w:rsidRPr="002551A0">
        <w:rPr>
          <w:noProof/>
          <w:color w:val="0000FF"/>
        </w:rPr>
        <w:t>void</w:t>
      </w:r>
      <w:r w:rsidR="00B22127">
        <w:rPr>
          <w:noProof/>
          <w:lang w:eastAsia="fr-FR"/>
        </w:rPr>
        <w:t xml:space="preserve"> configure</w:t>
      </w:r>
      <w:r w:rsidR="009D15C9">
        <w:rPr>
          <w:noProof/>
          <w:lang w:eastAsia="fr-FR"/>
        </w:rPr>
        <w:t>M</w:t>
      </w:r>
      <w:r w:rsidR="00B22127">
        <w:rPr>
          <w:noProof/>
          <w:lang w:eastAsia="fr-FR"/>
        </w:rPr>
        <w:t>essage(MessageDefinition</w:t>
      </w:r>
      <w:r w:rsidR="009D15C9">
        <w:rPr>
          <w:noProof/>
          <w:lang w:eastAsia="fr-FR"/>
        </w:rPr>
        <w:t xml:space="preserve"> m</w:t>
      </w:r>
      <w:r w:rsidR="00B22127">
        <w:rPr>
          <w:noProof/>
          <w:lang w:eastAsia="fr-FR"/>
        </w:rPr>
        <w:t>, IProtocolContext</w:t>
      </w:r>
      <w:r w:rsidR="009D15C9">
        <w:rPr>
          <w:noProof/>
          <w:lang w:eastAsia="fr-FR"/>
        </w:rPr>
        <w:t xml:space="preserve"> pc</w:t>
      </w:r>
      <w:r w:rsidR="00B22127">
        <w:rPr>
          <w:noProof/>
          <w:lang w:eastAsia="fr-FR"/>
        </w:rPr>
        <w:t>)</w:t>
      </w:r>
    </w:p>
    <w:p w:rsidR="0023730D" w:rsidRDefault="009D15C9">
      <w:pPr>
        <w:pStyle w:val="Code"/>
        <w:rPr>
          <w:noProof/>
          <w:lang w:eastAsia="fr-FR"/>
        </w:rPr>
      </w:pPr>
      <w:r>
        <w:rPr>
          <w:noProof/>
          <w:lang w:eastAsia="fr-FR"/>
        </w:rPr>
        <w:t>{</w:t>
      </w:r>
    </w:p>
    <w:p w:rsidR="0023730D" w:rsidRPr="003A1525" w:rsidRDefault="009D15C9">
      <w:pPr>
        <w:pStyle w:val="Code"/>
        <w:rPr>
          <w:lang w:val="en-US"/>
          <w:rPrChange w:id="220" w:author="Giacomo Rombaut" w:date="2015-04-21T09:20:00Z">
            <w:rPr/>
          </w:rPrChange>
        </w:rPr>
      </w:pPr>
      <w:r>
        <w:tab/>
      </w:r>
      <w:proofErr w:type="spellStart"/>
      <w:r w:rsidR="00224A9C" w:rsidRPr="003A1525">
        <w:rPr>
          <w:lang w:val="en-US"/>
          <w:rPrChange w:id="221" w:author="Giacomo Rombaut" w:date="2015-04-21T09:20:00Z">
            <w:rPr/>
          </w:rPrChange>
        </w:rPr>
        <w:t>YourMessage</w:t>
      </w:r>
      <w:proofErr w:type="spellEnd"/>
      <w:r w:rsidR="00224A9C" w:rsidRPr="003A1525">
        <w:rPr>
          <w:lang w:val="en-US"/>
          <w:rPrChange w:id="222" w:author="Giacomo Rombaut" w:date="2015-04-21T09:20:00Z">
            <w:rPr/>
          </w:rPrChange>
        </w:rPr>
        <w:t xml:space="preserve"> m = (</w:t>
      </w:r>
      <w:proofErr w:type="spellStart"/>
      <w:r w:rsidR="00224A9C" w:rsidRPr="003A1525">
        <w:rPr>
          <w:lang w:val="en-US"/>
          <w:rPrChange w:id="223" w:author="Giacomo Rombaut" w:date="2015-04-21T09:20:00Z">
            <w:rPr/>
          </w:rPrChange>
        </w:rPr>
        <w:t>YourMessage</w:t>
      </w:r>
      <w:proofErr w:type="spellEnd"/>
      <w:proofErr w:type="gramStart"/>
      <w:r w:rsidR="00224A9C" w:rsidRPr="003A1525">
        <w:rPr>
          <w:lang w:val="en-US"/>
          <w:rPrChange w:id="224" w:author="Giacomo Rombaut" w:date="2015-04-21T09:20:00Z">
            <w:rPr/>
          </w:rPrChange>
        </w:rPr>
        <w:t>)m</w:t>
      </w:r>
      <w:proofErr w:type="gramEnd"/>
      <w:r w:rsidR="00224A9C" w:rsidRPr="003A1525">
        <w:rPr>
          <w:lang w:val="en-US"/>
          <w:rPrChange w:id="225" w:author="Giacomo Rombaut" w:date="2015-04-21T09:20:00Z">
            <w:rPr/>
          </w:rPrChange>
        </w:rPr>
        <w:t>;</w:t>
      </w:r>
      <w:r w:rsidR="00224A9C" w:rsidRPr="003A1525">
        <w:rPr>
          <w:lang w:val="en-US"/>
          <w:rPrChange w:id="226" w:author="Giacomo Rombaut" w:date="2015-04-21T09:20:00Z">
            <w:rPr/>
          </w:rPrChange>
        </w:rPr>
        <w:tab/>
      </w:r>
    </w:p>
    <w:p w:rsidR="004313EA" w:rsidRPr="003A1525" w:rsidRDefault="00BD0ADF">
      <w:pPr>
        <w:pStyle w:val="Code"/>
        <w:rPr>
          <w:lang w:val="en-US"/>
          <w:rPrChange w:id="227" w:author="Giacomo Rombaut" w:date="2015-04-21T09:20:00Z">
            <w:rPr/>
          </w:rPrChange>
        </w:rPr>
      </w:pPr>
      <w:r w:rsidRPr="003A1525">
        <w:rPr>
          <w:lang w:val="en-US"/>
          <w:rPrChange w:id="228" w:author="Giacomo Rombaut" w:date="2015-04-21T09:20:00Z">
            <w:rPr/>
          </w:rPrChange>
        </w:rPr>
        <w:tab/>
      </w:r>
      <w:proofErr w:type="gramStart"/>
      <w:r w:rsidRPr="003A1525">
        <w:rPr>
          <w:b/>
          <w:bCs/>
          <w:color w:val="7F0055"/>
          <w:lang w:val="en-US"/>
          <w:rPrChange w:id="229" w:author="Giacomo Rombaut" w:date="2015-04-21T09:20:00Z">
            <w:rPr>
              <w:b/>
              <w:bCs/>
              <w:color w:val="7F0055"/>
            </w:rPr>
          </w:rPrChange>
        </w:rPr>
        <w:t>if</w:t>
      </w:r>
      <w:proofErr w:type="gramEnd"/>
      <w:r w:rsidRPr="003A1525">
        <w:rPr>
          <w:lang w:val="en-US"/>
          <w:rPrChange w:id="230" w:author="Giacomo Rombaut" w:date="2015-04-21T09:20:00Z">
            <w:rPr/>
          </w:rPrChange>
        </w:rPr>
        <w:t xml:space="preserve"> (m!=</w:t>
      </w:r>
      <w:r w:rsidRPr="003A1525">
        <w:rPr>
          <w:color w:val="FF0000"/>
          <w:lang w:val="en-US"/>
          <w:rPrChange w:id="231" w:author="Giacomo Rombaut" w:date="2015-04-21T09:20:00Z">
            <w:rPr>
              <w:color w:val="FF0000"/>
            </w:rPr>
          </w:rPrChange>
        </w:rPr>
        <w:t>0</w:t>
      </w:r>
      <w:r w:rsidRPr="003A1525">
        <w:rPr>
          <w:lang w:val="en-US"/>
          <w:rPrChange w:id="232" w:author="Giacomo Rombaut" w:date="2015-04-21T09:20:00Z">
            <w:rPr/>
          </w:rPrChange>
        </w:rPr>
        <w:t>)</w:t>
      </w:r>
    </w:p>
    <w:p w:rsidR="0023730D" w:rsidRPr="00B52051" w:rsidRDefault="00BD0ADF">
      <w:pPr>
        <w:pStyle w:val="Code"/>
        <w:rPr>
          <w:noProof/>
          <w:lang w:eastAsia="fr-FR"/>
        </w:rPr>
      </w:pPr>
      <w:r w:rsidRPr="003A1525">
        <w:rPr>
          <w:lang w:val="en-US"/>
          <w:rPrChange w:id="233" w:author="Giacomo Rombaut" w:date="2015-04-21T09:20:00Z">
            <w:rPr/>
          </w:rPrChange>
        </w:rPr>
        <w:tab/>
      </w:r>
      <w:r w:rsidRPr="003A1525">
        <w:rPr>
          <w:lang w:val="en-US"/>
          <w:rPrChange w:id="234" w:author="Giacomo Rombaut" w:date="2015-04-21T09:20:00Z">
            <w:rPr/>
          </w:rPrChange>
        </w:rPr>
        <w:tab/>
      </w:r>
      <w:proofErr w:type="spellStart"/>
      <w:r w:rsidR="002551A0" w:rsidRPr="002551A0">
        <w:t>m.contexte</w:t>
      </w:r>
      <w:proofErr w:type="spellEnd"/>
      <w:r w:rsidR="002551A0" w:rsidRPr="002551A0">
        <w:t xml:space="preserve"> = (</w:t>
      </w:r>
      <w:proofErr w:type="spellStart"/>
      <w:r w:rsidR="002551A0" w:rsidRPr="002551A0">
        <w:t>YourContext</w:t>
      </w:r>
      <w:proofErr w:type="spellEnd"/>
      <w:proofErr w:type="gramStart"/>
      <w:r w:rsidR="002551A0" w:rsidRPr="002551A0">
        <w:t>)pc</w:t>
      </w:r>
      <w:proofErr w:type="gramEnd"/>
      <w:r w:rsidR="002551A0" w:rsidRPr="002551A0">
        <w:t>;</w:t>
      </w:r>
    </w:p>
    <w:p w:rsidR="0023730D" w:rsidRDefault="009D15C9">
      <w:pPr>
        <w:pStyle w:val="Code"/>
        <w:rPr>
          <w:noProof/>
          <w:lang w:eastAsia="fr-FR"/>
        </w:rPr>
      </w:pPr>
      <w:r>
        <w:rPr>
          <w:noProof/>
          <w:lang w:eastAsia="fr-FR"/>
        </w:rPr>
        <w:t>}</w:t>
      </w:r>
    </w:p>
    <w:p w:rsidR="009D15C9" w:rsidRDefault="009D15C9" w:rsidP="009D15C9">
      <w:pPr>
        <w:rPr>
          <w:lang w:eastAsia="fr-FR"/>
        </w:rPr>
      </w:pPr>
    </w:p>
    <w:p w:rsidR="009D15C9" w:rsidRDefault="009D15C9" w:rsidP="009D15C9">
      <w:pPr>
        <w:rPr>
          <w:lang w:eastAsia="fr-FR"/>
        </w:rPr>
      </w:pPr>
      <w:r>
        <w:rPr>
          <w:lang w:eastAsia="fr-FR"/>
        </w:rPr>
        <w:t>Si vous avez suivi, vous comprendrez donc que le contexte est même accessible après le décodage.</w:t>
      </w:r>
    </w:p>
    <w:p w:rsidR="000C69DB" w:rsidRDefault="00F0184E">
      <w:pPr>
        <w:spacing w:after="200" w:line="276" w:lineRule="auto"/>
        <w:jc w:val="left"/>
        <w:rPr>
          <w:rFonts w:cs="Arial"/>
          <w:b/>
          <w:color w:val="003366"/>
          <w:sz w:val="36"/>
          <w:szCs w:val="36"/>
          <w:lang w:eastAsia="fr-FR"/>
        </w:rPr>
      </w:pPr>
      <w:r>
        <w:rPr>
          <w:lang w:eastAsia="fr-FR"/>
        </w:rPr>
        <w:t xml:space="preserve">Pour un exemple complet, se reporter à la L16. On y trouve un </w:t>
      </w:r>
      <w:r w:rsidR="004313EA">
        <w:rPr>
          <w:lang w:eastAsia="fr-FR"/>
        </w:rPr>
        <w:t>"</w:t>
      </w:r>
      <w:r>
        <w:rPr>
          <w:lang w:eastAsia="fr-FR"/>
        </w:rPr>
        <w:t>IApplic</w:t>
      </w:r>
      <w:r w:rsidR="000C69DB">
        <w:rPr>
          <w:lang w:eastAsia="fr-FR"/>
        </w:rPr>
        <w:t>ativeContextLinkL16</w:t>
      </w:r>
      <w:r w:rsidR="004313EA">
        <w:rPr>
          <w:lang w:eastAsia="fr-FR"/>
        </w:rPr>
        <w:t>"</w:t>
      </w:r>
      <w:r w:rsidR="000C69DB">
        <w:rPr>
          <w:lang w:eastAsia="fr-FR"/>
        </w:rPr>
        <w:t xml:space="preserve"> et son implémentation </w:t>
      </w:r>
      <w:r w:rsidR="004313EA">
        <w:rPr>
          <w:lang w:eastAsia="fr-FR"/>
        </w:rPr>
        <w:t>"</w:t>
      </w:r>
      <w:r w:rsidR="000C69DB">
        <w:rPr>
          <w:lang w:eastAsia="fr-FR"/>
        </w:rPr>
        <w:t>ApplicativeContextLinkL16</w:t>
      </w:r>
      <w:r w:rsidR="004313EA">
        <w:rPr>
          <w:lang w:eastAsia="fr-FR"/>
        </w:rPr>
        <w:t>"</w:t>
      </w:r>
      <w:r w:rsidR="000C69DB">
        <w:rPr>
          <w:lang w:eastAsia="fr-FR"/>
        </w:rPr>
        <w:t>. Le protocole et le message de base contiennent chacun une instance du contexte. Le décode</w:t>
      </w:r>
      <w:r w:rsidR="004313EA">
        <w:rPr>
          <w:lang w:eastAsia="fr-FR"/>
        </w:rPr>
        <w:t>u</w:t>
      </w:r>
      <w:r w:rsidR="000C69DB">
        <w:rPr>
          <w:lang w:eastAsia="fr-FR"/>
        </w:rPr>
        <w:t>r fourni le contexte au protocole à partir du message entrant.</w:t>
      </w:r>
      <w:r w:rsidR="000C69DB">
        <w:rPr>
          <w:lang w:eastAsia="fr-FR"/>
        </w:rPr>
        <w:br w:type="page"/>
      </w:r>
    </w:p>
    <w:p w:rsidR="00B645DF" w:rsidRDefault="003B18A4" w:rsidP="00B5234E">
      <w:pPr>
        <w:pStyle w:val="Titre1"/>
        <w:rPr>
          <w:noProof/>
          <w:lang w:eastAsia="fr-FR"/>
        </w:rPr>
      </w:pPr>
      <w:bookmarkStart w:id="235" w:name="_Toc354393743"/>
      <w:bookmarkStart w:id="236" w:name="_Toc354394005"/>
      <w:bookmarkStart w:id="237" w:name="_Toc354394006"/>
      <w:bookmarkEnd w:id="235"/>
      <w:bookmarkEnd w:id="236"/>
      <w:r>
        <w:rPr>
          <w:noProof/>
          <w:lang w:eastAsia="fr-FR"/>
        </w:rPr>
        <w:lastRenderedPageBreak/>
        <w:t>Starlinx</w:t>
      </w:r>
      <w:r w:rsidR="002E14E6">
        <w:rPr>
          <w:noProof/>
          <w:lang w:eastAsia="fr-FR"/>
        </w:rPr>
        <w:t xml:space="preserve"> - généralités</w:t>
      </w:r>
      <w:bookmarkEnd w:id="237"/>
    </w:p>
    <w:p w:rsidR="00896F4C" w:rsidRDefault="00896F4C" w:rsidP="00DC78B5">
      <w:pPr>
        <w:pStyle w:val="Paragraphedeliste"/>
        <w:rPr>
          <w:noProof/>
          <w:lang w:eastAsia="fr-FR"/>
        </w:rPr>
      </w:pPr>
    </w:p>
    <w:p w:rsidR="002E14E6" w:rsidRPr="002E14E6" w:rsidRDefault="002E14E6" w:rsidP="00B643DA">
      <w:pPr>
        <w:rPr>
          <w:noProof/>
          <w:lang w:eastAsia="fr-FR"/>
        </w:rPr>
      </w:pPr>
      <w:r w:rsidRPr="002E14E6">
        <w:rPr>
          <w:noProof/>
          <w:lang w:eastAsia="fr-FR"/>
        </w:rPr>
        <w:t xml:space="preserve">Starlinx est </w:t>
      </w:r>
      <w:r w:rsidR="00A3684F">
        <w:rPr>
          <w:noProof/>
          <w:lang w:eastAsia="fr-FR"/>
        </w:rPr>
        <w:t>réalisé</w:t>
      </w:r>
      <w:r w:rsidR="00A3684F" w:rsidRPr="002E14E6">
        <w:rPr>
          <w:noProof/>
          <w:lang w:eastAsia="fr-FR"/>
        </w:rPr>
        <w:t xml:space="preserve"> </w:t>
      </w:r>
      <w:r w:rsidRPr="002E14E6">
        <w:rPr>
          <w:noProof/>
          <w:lang w:eastAsia="fr-FR"/>
        </w:rPr>
        <w:t>à partir de Streamwork.</w:t>
      </w:r>
    </w:p>
    <w:p w:rsidR="00740407" w:rsidRDefault="00740407" w:rsidP="00B643DA">
      <w:pPr>
        <w:rPr>
          <w:noProof/>
          <w:lang w:eastAsia="fr-FR"/>
        </w:rPr>
      </w:pPr>
    </w:p>
    <w:p w:rsidR="002E14E6" w:rsidRPr="002E14E6" w:rsidRDefault="002E14E6" w:rsidP="00B643DA">
      <w:pPr>
        <w:rPr>
          <w:noProof/>
          <w:lang w:eastAsia="fr-FR"/>
        </w:rPr>
      </w:pPr>
      <w:r>
        <w:rPr>
          <w:noProof/>
          <w:lang w:eastAsia="fr-FR"/>
        </w:rPr>
        <w:t>Le stream principal de Starlinx est le "Profile Manager" :</w:t>
      </w:r>
    </w:p>
    <w:p w:rsidR="00896F4C" w:rsidRDefault="00222690" w:rsidP="00B643DA">
      <w:pPr>
        <w:jc w:val="center"/>
        <w:rPr>
          <w:noProof/>
          <w:lang w:val="en-US" w:eastAsia="fr-FR"/>
        </w:rPr>
      </w:pPr>
      <w:r w:rsidRPr="00222690">
        <w:rPr>
          <w:noProof/>
          <w:lang w:val="en-US" w:eastAsia="fr-FR"/>
        </w:rPr>
        <w:t>C:\projects\Products\</w:t>
      </w:r>
      <w:r w:rsidR="0051539C">
        <w:rPr>
          <w:noProof/>
          <w:lang w:val="en-US" w:eastAsia="fr-FR"/>
        </w:rPr>
        <w:t>StreamWork\</w:t>
      </w:r>
      <w:r w:rsidRPr="00222690">
        <w:rPr>
          <w:noProof/>
          <w:lang w:val="en-US" w:eastAsia="fr-FR"/>
        </w:rPr>
        <w:t>Starlinx\config</w:t>
      </w:r>
      <w:r>
        <w:rPr>
          <w:noProof/>
          <w:lang w:val="en-US" w:eastAsia="fr-FR"/>
        </w:rPr>
        <w:t>\</w:t>
      </w:r>
      <w:r w:rsidRPr="00222690">
        <w:rPr>
          <w:noProof/>
          <w:lang w:val="en-US" w:eastAsia="fr-FR"/>
        </w:rPr>
        <w:t>SxProfileManager.xml</w:t>
      </w:r>
    </w:p>
    <w:p w:rsidR="00A22A40" w:rsidRDefault="00A22A40" w:rsidP="00B643DA">
      <w:pPr>
        <w:rPr>
          <w:noProof/>
          <w:lang w:val="en-US" w:eastAsia="fr-FR"/>
        </w:rPr>
      </w:pPr>
    </w:p>
    <w:p w:rsidR="002E14E6" w:rsidRDefault="002E14E6" w:rsidP="00B643DA">
      <w:pPr>
        <w:rPr>
          <w:noProof/>
          <w:lang w:eastAsia="fr-FR"/>
        </w:rPr>
      </w:pPr>
      <w:r w:rsidRPr="002E14E6">
        <w:rPr>
          <w:noProof/>
          <w:lang w:eastAsia="fr-FR"/>
        </w:rPr>
        <w:t>Les autres st</w:t>
      </w:r>
      <w:r w:rsidR="00740407">
        <w:rPr>
          <w:noProof/>
          <w:lang w:eastAsia="fr-FR"/>
        </w:rPr>
        <w:t>ream sont répartis entre "Module</w:t>
      </w:r>
      <w:r w:rsidRPr="002E14E6">
        <w:rPr>
          <w:noProof/>
          <w:lang w:eastAsia="fr-FR"/>
        </w:rPr>
        <w:t>s\Starlinx" et "Module</w:t>
      </w:r>
      <w:r w:rsidR="00740407">
        <w:rPr>
          <w:noProof/>
          <w:lang w:eastAsia="fr-FR"/>
        </w:rPr>
        <w:t>s</w:t>
      </w:r>
      <w:r w:rsidRPr="002E14E6">
        <w:rPr>
          <w:noProof/>
          <w:lang w:eastAsia="fr-FR"/>
        </w:rPr>
        <w:t>\Sw"</w:t>
      </w:r>
    </w:p>
    <w:p w:rsidR="002E14E6" w:rsidRDefault="002E14E6" w:rsidP="00B643DA">
      <w:pPr>
        <w:rPr>
          <w:noProof/>
          <w:lang w:eastAsia="fr-FR"/>
        </w:rPr>
      </w:pPr>
      <w:r>
        <w:rPr>
          <w:noProof/>
          <w:lang w:eastAsia="fr-FR"/>
        </w:rPr>
        <w:t>Un graphique complet est visibile sur tt3, à l'adresse suivante :</w:t>
      </w:r>
    </w:p>
    <w:p w:rsidR="002E14E6" w:rsidRPr="002E14E6" w:rsidRDefault="00BD0ADF" w:rsidP="00B643DA">
      <w:pPr>
        <w:jc w:val="center"/>
        <w:rPr>
          <w:noProof/>
          <w:lang w:eastAsia="fr-FR"/>
        </w:rPr>
      </w:pPr>
      <w:hyperlink r:id="rId85" w:history="1">
        <w:r w:rsidR="002E14E6" w:rsidRPr="009E5EA1">
          <w:rPr>
            <w:rStyle w:val="Lienhypertexte"/>
            <w:noProof/>
            <w:lang w:eastAsia="fr-FR"/>
          </w:rPr>
          <w:t>http://tactxcompil1:8080/depgraph-view/jsplumb</w:t>
        </w:r>
      </w:hyperlink>
    </w:p>
    <w:p w:rsidR="004313EA" w:rsidRDefault="004313EA" w:rsidP="00B643DA">
      <w:pPr>
        <w:rPr>
          <w:noProof/>
          <w:lang w:eastAsia="fr-FR"/>
        </w:rPr>
      </w:pPr>
    </w:p>
    <w:p w:rsidR="004313EA" w:rsidRDefault="00385C23" w:rsidP="004313EA">
      <w:pPr>
        <w:keepNext/>
        <w:jc w:val="center"/>
      </w:pPr>
      <w:r>
        <w:rPr>
          <w:noProof/>
          <w:lang w:eastAsia="fr-FR"/>
        </w:rPr>
        <w:drawing>
          <wp:inline distT="0" distB="0" distL="0" distR="0">
            <wp:extent cx="4176519" cy="6248400"/>
            <wp:effectExtent l="19050" t="0" r="0" b="0"/>
            <wp:docPr id="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srcRect/>
                    <a:stretch>
                      <a:fillRect/>
                    </a:stretch>
                  </pic:blipFill>
                  <pic:spPr bwMode="auto">
                    <a:xfrm>
                      <a:off x="0" y="0"/>
                      <a:ext cx="4183121" cy="6258276"/>
                    </a:xfrm>
                    <a:prstGeom prst="rect">
                      <a:avLst/>
                    </a:prstGeom>
                    <a:noFill/>
                    <a:ln w="9525">
                      <a:noFill/>
                      <a:miter lim="800000"/>
                      <a:headEnd/>
                      <a:tailEnd/>
                    </a:ln>
                  </pic:spPr>
                </pic:pic>
              </a:graphicData>
            </a:graphic>
          </wp:inline>
        </w:drawing>
      </w:r>
    </w:p>
    <w:p w:rsidR="0023730D" w:rsidRDefault="004313EA" w:rsidP="004313EA">
      <w:pPr>
        <w:pStyle w:val="Lgende"/>
        <w:jc w:val="center"/>
        <w:rPr>
          <w:noProof/>
          <w:lang w:eastAsia="fr-FR"/>
        </w:rPr>
      </w:pPr>
      <w:r>
        <w:t xml:space="preserve">Image </w:t>
      </w:r>
      <w:r w:rsidR="00BD0ADF">
        <w:fldChar w:fldCharType="begin"/>
      </w:r>
      <w:r>
        <w:instrText xml:space="preserve"> SEQ Image \* ARABIC </w:instrText>
      </w:r>
      <w:r w:rsidR="00BD0ADF">
        <w:fldChar w:fldCharType="separate"/>
      </w:r>
      <w:r>
        <w:rPr>
          <w:noProof/>
        </w:rPr>
        <w:t>55</w:t>
      </w:r>
      <w:r w:rsidR="00BD0ADF">
        <w:fldChar w:fldCharType="end"/>
      </w:r>
      <w:r>
        <w:rPr>
          <w:noProof/>
        </w:rPr>
        <w:t xml:space="preserve"> : </w:t>
      </w:r>
      <w:r w:rsidRPr="00D26C71">
        <w:rPr>
          <w:noProof/>
        </w:rPr>
        <w:t>Modules principaux développés en ODP</w:t>
      </w:r>
    </w:p>
    <w:p w:rsidR="00701984" w:rsidRDefault="00701984" w:rsidP="00B643DA">
      <w:pPr>
        <w:rPr>
          <w:noProof/>
          <w:lang w:eastAsia="fr-FR"/>
        </w:rPr>
      </w:pPr>
    </w:p>
    <w:p w:rsidR="00A22A40" w:rsidRPr="00B643DA" w:rsidRDefault="00A22A40" w:rsidP="00E4115C">
      <w:pPr>
        <w:pStyle w:val="Paragraphedeliste"/>
        <w:numPr>
          <w:ilvl w:val="0"/>
          <w:numId w:val="86"/>
        </w:numPr>
        <w:rPr>
          <w:noProof/>
          <w:lang w:val="en-US" w:eastAsia="fr-FR"/>
        </w:rPr>
      </w:pPr>
      <w:r w:rsidRPr="00B643DA">
        <w:rPr>
          <w:noProof/>
          <w:lang w:val="en-US" w:eastAsia="fr-FR"/>
        </w:rPr>
        <w:t>commonUtilities</w:t>
      </w:r>
      <w:r w:rsidR="00587850" w:rsidRPr="00B643DA">
        <w:rPr>
          <w:noProof/>
          <w:lang w:val="en-US" w:eastAsia="fr-FR"/>
        </w:rPr>
        <w:t xml:space="preserve"> </w:t>
      </w:r>
      <w:r w:rsidRPr="00B643DA">
        <w:rPr>
          <w:noProof/>
          <w:lang w:val="en-US" w:eastAsia="fr-FR"/>
        </w:rPr>
        <w:t>: outils génériques</w:t>
      </w:r>
    </w:p>
    <w:p w:rsidR="00A22A40" w:rsidRDefault="00A22A40" w:rsidP="00E4115C">
      <w:pPr>
        <w:pStyle w:val="Paragraphedeliste"/>
        <w:numPr>
          <w:ilvl w:val="0"/>
          <w:numId w:val="86"/>
        </w:numPr>
        <w:rPr>
          <w:noProof/>
          <w:lang w:eastAsia="fr-FR"/>
        </w:rPr>
      </w:pPr>
      <w:r w:rsidRPr="00A22A40">
        <w:rPr>
          <w:noProof/>
          <w:lang w:eastAsia="fr-FR"/>
        </w:rPr>
        <w:t>tdlCommon</w:t>
      </w:r>
      <w:r w:rsidR="00587850">
        <w:rPr>
          <w:noProof/>
          <w:lang w:eastAsia="fr-FR"/>
        </w:rPr>
        <w:t xml:space="preserve"> </w:t>
      </w:r>
      <w:r w:rsidRPr="00A22A40">
        <w:rPr>
          <w:noProof/>
          <w:lang w:eastAsia="fr-FR"/>
        </w:rPr>
        <w:t>: interfaces de plus haut niveau</w:t>
      </w:r>
    </w:p>
    <w:p w:rsidR="00A22A40" w:rsidRDefault="00A22A40" w:rsidP="00E4115C">
      <w:pPr>
        <w:pStyle w:val="Paragraphedeliste"/>
        <w:numPr>
          <w:ilvl w:val="0"/>
          <w:numId w:val="86"/>
        </w:numPr>
        <w:rPr>
          <w:noProof/>
          <w:lang w:eastAsia="fr-FR"/>
        </w:rPr>
      </w:pPr>
      <w:r>
        <w:rPr>
          <w:noProof/>
          <w:lang w:eastAsia="fr-FR"/>
        </w:rPr>
        <w:t>SxBasics</w:t>
      </w:r>
      <w:r w:rsidR="00587850">
        <w:rPr>
          <w:noProof/>
          <w:lang w:eastAsia="fr-FR"/>
        </w:rPr>
        <w:t xml:space="preserve"> </w:t>
      </w:r>
      <w:r>
        <w:rPr>
          <w:noProof/>
          <w:lang w:eastAsia="fr-FR"/>
        </w:rPr>
        <w:t>: défini les interfaces du modèle, et les implémentations de base</w:t>
      </w:r>
    </w:p>
    <w:p w:rsidR="00A22A40" w:rsidRPr="00A22A40" w:rsidRDefault="00A22A40" w:rsidP="00E4115C">
      <w:pPr>
        <w:pStyle w:val="Paragraphedeliste"/>
        <w:numPr>
          <w:ilvl w:val="0"/>
          <w:numId w:val="86"/>
        </w:numPr>
        <w:rPr>
          <w:noProof/>
          <w:lang w:eastAsia="fr-FR"/>
        </w:rPr>
      </w:pPr>
      <w:r>
        <w:rPr>
          <w:noProof/>
          <w:lang w:eastAsia="fr-FR"/>
        </w:rPr>
        <w:t>Core: lien avec CoreL16, CoreNoTdl, CoreSensor</w:t>
      </w:r>
    </w:p>
    <w:p w:rsidR="00A22A40" w:rsidRDefault="00A22A40" w:rsidP="00E4115C">
      <w:pPr>
        <w:pStyle w:val="Paragraphedeliste"/>
        <w:numPr>
          <w:ilvl w:val="0"/>
          <w:numId w:val="86"/>
        </w:numPr>
        <w:rPr>
          <w:noProof/>
          <w:lang w:eastAsia="fr-FR"/>
        </w:rPr>
      </w:pPr>
      <w:r>
        <w:rPr>
          <w:noProof/>
          <w:lang w:eastAsia="fr-FR"/>
        </w:rPr>
        <w:t>Link16Common</w:t>
      </w:r>
      <w:r w:rsidR="00587850">
        <w:rPr>
          <w:noProof/>
          <w:lang w:eastAsia="fr-FR"/>
        </w:rPr>
        <w:t xml:space="preserve"> </w:t>
      </w:r>
      <w:r>
        <w:rPr>
          <w:noProof/>
          <w:lang w:eastAsia="fr-FR"/>
        </w:rPr>
        <w:t>: interfaces de plus haut niveau et adapters de base</w:t>
      </w:r>
      <w:r w:rsidR="00A3684F">
        <w:rPr>
          <w:noProof/>
          <w:lang w:eastAsia="fr-FR"/>
        </w:rPr>
        <w:t xml:space="preserve"> pour la L16</w:t>
      </w:r>
    </w:p>
    <w:p w:rsidR="00587850" w:rsidRDefault="00A22A40" w:rsidP="00E4115C">
      <w:pPr>
        <w:pStyle w:val="Paragraphedeliste"/>
        <w:numPr>
          <w:ilvl w:val="0"/>
          <w:numId w:val="86"/>
        </w:numPr>
        <w:rPr>
          <w:noProof/>
          <w:lang w:eastAsia="fr-FR"/>
        </w:rPr>
      </w:pPr>
      <w:r>
        <w:rPr>
          <w:noProof/>
          <w:lang w:eastAsia="fr-FR"/>
        </w:rPr>
        <w:t>L16</w:t>
      </w:r>
      <w:r w:rsidR="00587850">
        <w:rPr>
          <w:noProof/>
          <w:lang w:eastAsia="fr-FR"/>
        </w:rPr>
        <w:t xml:space="preserve"> </w:t>
      </w:r>
      <w:r>
        <w:rPr>
          <w:noProof/>
          <w:lang w:eastAsia="fr-FR"/>
        </w:rPr>
        <w:t>: messagerie, décodeur</w:t>
      </w:r>
    </w:p>
    <w:p w:rsidR="00A3684F" w:rsidRDefault="00A3684F" w:rsidP="00E4115C">
      <w:pPr>
        <w:pStyle w:val="Paragraphedeliste"/>
        <w:numPr>
          <w:ilvl w:val="0"/>
          <w:numId w:val="86"/>
        </w:numPr>
        <w:rPr>
          <w:noProof/>
          <w:lang w:eastAsia="fr-FR"/>
        </w:rPr>
      </w:pPr>
      <w:r w:rsidRPr="00A3684F">
        <w:rPr>
          <w:noProof/>
          <w:lang w:eastAsia="fr-FR"/>
        </w:rPr>
        <w:t xml:space="preserve">PMRCommon et PMR </w:t>
      </w:r>
      <w:r>
        <w:rPr>
          <w:noProof/>
          <w:lang w:eastAsia="fr-FR"/>
        </w:rPr>
        <w:t xml:space="preserve">: </w:t>
      </w:r>
      <w:r w:rsidRPr="00A3684F">
        <w:rPr>
          <w:noProof/>
          <w:lang w:eastAsia="fr-FR"/>
        </w:rPr>
        <w:t>meme for</w:t>
      </w:r>
      <w:r w:rsidR="009E37AB" w:rsidRPr="009E37AB">
        <w:rPr>
          <w:noProof/>
          <w:lang w:eastAsia="fr-FR"/>
        </w:rPr>
        <w:t>mat</w:t>
      </w:r>
      <w:r>
        <w:rPr>
          <w:noProof/>
          <w:lang w:eastAsia="fr-FR"/>
        </w:rPr>
        <w:t xml:space="preserve"> qu'en L16</w:t>
      </w:r>
    </w:p>
    <w:p w:rsidR="00A3684F" w:rsidRDefault="00A3684F" w:rsidP="00E4115C">
      <w:pPr>
        <w:pStyle w:val="Paragraphedeliste"/>
        <w:numPr>
          <w:ilvl w:val="0"/>
          <w:numId w:val="86"/>
        </w:numPr>
        <w:rPr>
          <w:noProof/>
          <w:lang w:eastAsia="fr-FR"/>
        </w:rPr>
      </w:pPr>
      <w:r>
        <w:rPr>
          <w:noProof/>
          <w:lang w:eastAsia="fr-FR"/>
        </w:rPr>
        <w:t>Dlp16 : lien entre le decodeur L16 et le Core starlinx</w:t>
      </w:r>
    </w:p>
    <w:p w:rsidR="00A3684F" w:rsidRPr="00A3684F" w:rsidRDefault="00A3684F" w:rsidP="00E4115C">
      <w:pPr>
        <w:pStyle w:val="Paragraphedeliste"/>
        <w:numPr>
          <w:ilvl w:val="0"/>
          <w:numId w:val="86"/>
        </w:numPr>
        <w:rPr>
          <w:noProof/>
          <w:lang w:eastAsia="fr-FR"/>
        </w:rPr>
      </w:pPr>
      <w:r>
        <w:rPr>
          <w:noProof/>
          <w:lang w:eastAsia="fr-FR"/>
        </w:rPr>
        <w:t>DlpPMR : lien entre le decodeur PMR et le Core senseur</w:t>
      </w:r>
    </w:p>
    <w:p w:rsidR="00130A0D" w:rsidRPr="00A3684F" w:rsidRDefault="00130A0D" w:rsidP="00B643DA">
      <w:pPr>
        <w:rPr>
          <w:noProof/>
          <w:lang w:eastAsia="fr-FR"/>
        </w:rPr>
      </w:pPr>
    </w:p>
    <w:p w:rsidR="00740407" w:rsidRDefault="00B3399E" w:rsidP="00B643DA">
      <w:pPr>
        <w:rPr>
          <w:noProof/>
          <w:lang w:eastAsia="fr-FR"/>
        </w:rPr>
      </w:pPr>
      <w:r>
        <w:rPr>
          <w:noProof/>
          <w:lang w:eastAsia="fr-FR"/>
        </w:rPr>
        <w:t xml:space="preserve">Arborescence </w:t>
      </w:r>
      <w:r w:rsidR="000D0CE0">
        <w:rPr>
          <w:noProof/>
          <w:lang w:eastAsia="fr-FR"/>
        </w:rPr>
        <w:t xml:space="preserve">des composants de </w:t>
      </w:r>
      <w:r>
        <w:rPr>
          <w:noProof/>
          <w:lang w:eastAsia="fr-FR"/>
        </w:rPr>
        <w:t>Starlinx</w:t>
      </w:r>
      <w:r w:rsidR="000D0CE0">
        <w:rPr>
          <w:noProof/>
          <w:lang w:eastAsia="fr-FR"/>
        </w:rPr>
        <w:t xml:space="preserve"> </w:t>
      </w:r>
      <w:r>
        <w:rPr>
          <w:noProof/>
          <w:lang w:eastAsia="fr-FR"/>
        </w:rPr>
        <w:t xml:space="preserve">: </w:t>
      </w:r>
      <w:r w:rsidRPr="00B3399E">
        <w:rPr>
          <w:noProof/>
          <w:lang w:eastAsia="fr-FR"/>
        </w:rPr>
        <w:t>C:\projects\Modules\Starlinx</w:t>
      </w:r>
    </w:p>
    <w:p w:rsidR="00B3399E" w:rsidRDefault="00B3399E" w:rsidP="00E4115C">
      <w:pPr>
        <w:pStyle w:val="Paragraphedeliste"/>
        <w:numPr>
          <w:ilvl w:val="0"/>
          <w:numId w:val="87"/>
        </w:numPr>
        <w:rPr>
          <w:noProof/>
          <w:lang w:eastAsia="fr-FR"/>
        </w:rPr>
      </w:pPr>
      <w:r>
        <w:rPr>
          <w:noProof/>
          <w:lang w:eastAsia="fr-FR"/>
        </w:rPr>
        <w:t>Carto : cartographie</w:t>
      </w:r>
    </w:p>
    <w:p w:rsidR="00B3399E" w:rsidRDefault="00B3399E" w:rsidP="00E4115C">
      <w:pPr>
        <w:pStyle w:val="Paragraphedeliste"/>
        <w:numPr>
          <w:ilvl w:val="0"/>
          <w:numId w:val="87"/>
        </w:numPr>
        <w:rPr>
          <w:noProof/>
          <w:lang w:eastAsia="fr-FR"/>
        </w:rPr>
      </w:pPr>
      <w:r>
        <w:rPr>
          <w:noProof/>
          <w:lang w:eastAsia="fr-FR"/>
        </w:rPr>
        <w:t xml:space="preserve">Cmd : pour </w:t>
      </w:r>
      <w:r w:rsidR="00740407">
        <w:rPr>
          <w:noProof/>
          <w:lang w:eastAsia="fr-FR"/>
        </w:rPr>
        <w:t xml:space="preserve">le </w:t>
      </w:r>
      <w:r>
        <w:rPr>
          <w:noProof/>
          <w:lang w:eastAsia="fr-FR"/>
        </w:rPr>
        <w:t>commander</w:t>
      </w:r>
    </w:p>
    <w:p w:rsidR="00B3399E" w:rsidRDefault="00B3399E" w:rsidP="00E4115C">
      <w:pPr>
        <w:pStyle w:val="Paragraphedeliste"/>
        <w:numPr>
          <w:ilvl w:val="0"/>
          <w:numId w:val="87"/>
        </w:numPr>
        <w:rPr>
          <w:noProof/>
          <w:lang w:eastAsia="fr-FR"/>
        </w:rPr>
      </w:pPr>
      <w:r>
        <w:rPr>
          <w:noProof/>
          <w:lang w:eastAsia="fr-FR"/>
        </w:rPr>
        <w:t>Distributed : pour multiposte</w:t>
      </w:r>
    </w:p>
    <w:p w:rsidR="00B3399E" w:rsidRDefault="00B3399E" w:rsidP="00E4115C">
      <w:pPr>
        <w:pStyle w:val="Paragraphedeliste"/>
        <w:numPr>
          <w:ilvl w:val="0"/>
          <w:numId w:val="87"/>
        </w:numPr>
        <w:rPr>
          <w:noProof/>
          <w:lang w:eastAsia="fr-FR"/>
        </w:rPr>
      </w:pPr>
      <w:r>
        <w:rPr>
          <w:noProof/>
          <w:lang w:eastAsia="fr-FR"/>
        </w:rPr>
        <w:t>Foundations : bases de Starlinx, éléments génériques</w:t>
      </w:r>
    </w:p>
    <w:p w:rsidR="00B3399E" w:rsidRDefault="00B3399E" w:rsidP="00E4115C">
      <w:pPr>
        <w:pStyle w:val="Paragraphedeliste"/>
        <w:numPr>
          <w:ilvl w:val="0"/>
          <w:numId w:val="87"/>
        </w:numPr>
        <w:rPr>
          <w:noProof/>
          <w:lang w:eastAsia="fr-FR"/>
        </w:rPr>
      </w:pPr>
      <w:r>
        <w:rPr>
          <w:noProof/>
          <w:lang w:eastAsia="fr-FR"/>
        </w:rPr>
        <w:t>Hard : proche du hardware, modules de connexion</w:t>
      </w:r>
    </w:p>
    <w:p w:rsidR="00B3399E" w:rsidRDefault="00B3399E" w:rsidP="00E4115C">
      <w:pPr>
        <w:pStyle w:val="Paragraphedeliste"/>
        <w:numPr>
          <w:ilvl w:val="0"/>
          <w:numId w:val="87"/>
        </w:numPr>
        <w:rPr>
          <w:noProof/>
          <w:lang w:eastAsia="fr-FR"/>
        </w:rPr>
      </w:pPr>
      <w:r>
        <w:rPr>
          <w:noProof/>
          <w:lang w:eastAsia="fr-FR"/>
        </w:rPr>
        <w:t>Ihs : IHM classiques (Interface Homme Starlinx)</w:t>
      </w:r>
    </w:p>
    <w:p w:rsidR="00B3399E" w:rsidRDefault="00B3399E" w:rsidP="00E4115C">
      <w:pPr>
        <w:pStyle w:val="Paragraphedeliste"/>
        <w:numPr>
          <w:ilvl w:val="0"/>
          <w:numId w:val="87"/>
        </w:numPr>
        <w:rPr>
          <w:noProof/>
          <w:lang w:eastAsia="fr-FR"/>
        </w:rPr>
      </w:pPr>
      <w:r>
        <w:rPr>
          <w:noProof/>
          <w:lang w:eastAsia="fr-FR"/>
        </w:rPr>
        <w:t>Tdl : composants</w:t>
      </w:r>
      <w:r w:rsidR="00A3684F">
        <w:rPr>
          <w:noProof/>
          <w:lang w:eastAsia="fr-FR"/>
        </w:rPr>
        <w:t xml:space="preserve"> lié</w:t>
      </w:r>
      <w:r w:rsidR="004313EA">
        <w:rPr>
          <w:noProof/>
          <w:lang w:eastAsia="fr-FR"/>
        </w:rPr>
        <w:t>s</w:t>
      </w:r>
      <w:r w:rsidR="00A3684F">
        <w:rPr>
          <w:noProof/>
          <w:lang w:eastAsia="fr-FR"/>
        </w:rPr>
        <w:t xml:space="preserve"> aux liaisons de données</w:t>
      </w:r>
    </w:p>
    <w:p w:rsidR="00A22A40" w:rsidRDefault="00B3399E" w:rsidP="00E4115C">
      <w:pPr>
        <w:pStyle w:val="Paragraphedeliste"/>
        <w:numPr>
          <w:ilvl w:val="0"/>
          <w:numId w:val="87"/>
        </w:numPr>
        <w:rPr>
          <w:noProof/>
          <w:lang w:eastAsia="fr-FR"/>
        </w:rPr>
      </w:pPr>
      <w:r>
        <w:rPr>
          <w:noProof/>
          <w:lang w:eastAsia="fr-FR"/>
        </w:rPr>
        <w:t>Ui : Interfaces</w:t>
      </w:r>
      <w:r w:rsidR="00A3684F">
        <w:rPr>
          <w:noProof/>
          <w:lang w:eastAsia="fr-FR"/>
        </w:rPr>
        <w:t xml:space="preserve"> </w:t>
      </w:r>
      <w:r>
        <w:rPr>
          <w:noProof/>
          <w:lang w:eastAsia="fr-FR"/>
        </w:rPr>
        <w:t>Qml</w:t>
      </w:r>
    </w:p>
    <w:p w:rsidR="00EC553A" w:rsidRDefault="00BC2665" w:rsidP="00E4115C">
      <w:pPr>
        <w:pStyle w:val="Paragraphedeliste"/>
        <w:numPr>
          <w:ilvl w:val="0"/>
          <w:numId w:val="87"/>
        </w:numPr>
        <w:rPr>
          <w:noProof/>
          <w:lang w:eastAsia="fr-FR"/>
        </w:rPr>
      </w:pPr>
      <w:r>
        <w:rPr>
          <w:noProof/>
          <w:lang w:eastAsia="fr-FR"/>
        </w:rPr>
        <w:t>Module</w:t>
      </w:r>
      <w:r w:rsidR="00740407">
        <w:rPr>
          <w:noProof/>
          <w:lang w:eastAsia="fr-FR"/>
        </w:rPr>
        <w:t>s</w:t>
      </w:r>
      <w:r>
        <w:rPr>
          <w:noProof/>
          <w:lang w:eastAsia="fr-FR"/>
        </w:rPr>
        <w:t>\Sw : gestion du réseau</w:t>
      </w:r>
      <w:r w:rsidR="00A3684F">
        <w:rPr>
          <w:noProof/>
          <w:lang w:eastAsia="fr-FR"/>
        </w:rPr>
        <w:t>, de l'implémentation des base de données,</w:t>
      </w:r>
      <w:r w:rsidR="004313EA">
        <w:rPr>
          <w:noProof/>
          <w:lang w:eastAsia="fr-FR"/>
        </w:rPr>
        <w:t xml:space="preserve"> et</w:t>
      </w:r>
      <w:r w:rsidR="00A3684F">
        <w:rPr>
          <w:noProof/>
          <w:lang w:eastAsia="fr-FR"/>
        </w:rPr>
        <w:t xml:space="preserve"> tout ce qui est trés bas niveau.</w:t>
      </w:r>
    </w:p>
    <w:p w:rsidR="000D4694" w:rsidRDefault="000D4694" w:rsidP="000D4694">
      <w:pPr>
        <w:rPr>
          <w:noProof/>
          <w:lang w:eastAsia="fr-FR"/>
        </w:rPr>
      </w:pPr>
    </w:p>
    <w:p w:rsidR="00490005" w:rsidRDefault="002C7595" w:rsidP="00490005">
      <w:pPr>
        <w:rPr>
          <w:noProof/>
          <w:lang w:eastAsia="fr-FR"/>
        </w:rPr>
      </w:pPr>
      <w:r>
        <w:rPr>
          <w:noProof/>
          <w:lang w:eastAsia="fr-FR"/>
        </w:rPr>
        <w:t>Documentation sur Starlinx</w:t>
      </w:r>
    </w:p>
    <w:p w:rsidR="00490005" w:rsidRDefault="0051539C" w:rsidP="00490005">
      <w:pPr>
        <w:pStyle w:val="Paragraphedeliste"/>
        <w:numPr>
          <w:ilvl w:val="3"/>
          <w:numId w:val="96"/>
        </w:numPr>
        <w:ind w:left="709"/>
        <w:rPr>
          <w:noProof/>
          <w:lang w:eastAsia="fr-FR"/>
        </w:rPr>
      </w:pPr>
      <w:r>
        <w:rPr>
          <w:noProof/>
          <w:lang w:eastAsia="fr-FR"/>
        </w:rPr>
        <w:t xml:space="preserve">Documents d'architecture : </w:t>
      </w:r>
      <w:hyperlink r:id="rId87" w:history="1">
        <w:r w:rsidRPr="0051539C">
          <w:rPr>
            <w:rStyle w:val="Lienhypertexte"/>
            <w:noProof/>
            <w:lang w:eastAsia="fr-FR"/>
          </w:rPr>
          <w:t>http://tt3.aix.diginext.fr/drupal/?q=node/52</w:t>
        </w:r>
      </w:hyperlink>
    </w:p>
    <w:p w:rsidR="00490005" w:rsidRDefault="0051539C" w:rsidP="00490005">
      <w:pPr>
        <w:pStyle w:val="Paragraphedeliste"/>
        <w:numPr>
          <w:ilvl w:val="0"/>
          <w:numId w:val="96"/>
        </w:numPr>
        <w:spacing w:after="200" w:line="276" w:lineRule="auto"/>
        <w:jc w:val="left"/>
        <w:rPr>
          <w:noProof/>
          <w:lang w:eastAsia="fr-FR"/>
        </w:rPr>
      </w:pPr>
      <w:r>
        <w:rPr>
          <w:noProof/>
          <w:lang w:eastAsia="fr-FR"/>
        </w:rPr>
        <w:t xml:space="preserve">Documentation Enterprise Architecte : </w:t>
      </w:r>
      <w:hyperlink r:id="rId88" w:history="1">
        <w:r w:rsidRPr="0051539C">
          <w:rPr>
            <w:rStyle w:val="Lienhypertexte"/>
            <w:noProof/>
            <w:lang w:eastAsia="fr-FR"/>
          </w:rPr>
          <w:t>C:\projects\EARessources\Starlinx\Users</w:t>
        </w:r>
      </w:hyperlink>
    </w:p>
    <w:p w:rsidR="00673A8E" w:rsidRDefault="002C7595">
      <w:pPr>
        <w:pStyle w:val="Paragraphedeliste"/>
        <w:numPr>
          <w:ilvl w:val="0"/>
          <w:numId w:val="96"/>
        </w:numPr>
        <w:spacing w:after="200" w:line="276" w:lineRule="auto"/>
        <w:jc w:val="left"/>
        <w:rPr>
          <w:noProof/>
          <w:lang w:eastAsia="fr-FR"/>
        </w:rPr>
      </w:pPr>
      <w:r>
        <w:rPr>
          <w:noProof/>
          <w:lang w:eastAsia="fr-FR"/>
        </w:rPr>
        <w:t>Documentation sur les composants : dans les répertoires "doc" des composants</w:t>
      </w:r>
    </w:p>
    <w:sectPr w:rsidR="00673A8E" w:rsidSect="0042493F">
      <w:headerReference w:type="default" r:id="rId89"/>
      <w:footerReference w:type="default" r:id="rId90"/>
      <w:headerReference w:type="first" r:id="rId91"/>
      <w:footerReference w:type="first" r:id="rId92"/>
      <w:pgSz w:w="11906" w:h="16838"/>
      <w:pgMar w:top="2102" w:right="1417" w:bottom="1417" w:left="1417" w:header="708" w:footer="483" w:gutter="0"/>
      <w:cols w:space="708"/>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70" w:author="giacomo.rombaut" w:date="2015-04-15T13:41:00Z" w:initials="g">
    <w:p w:rsidR="003A1525" w:rsidRDefault="003A1525">
      <w:pPr>
        <w:pStyle w:val="Commentaire"/>
      </w:pPr>
      <w:r>
        <w:rPr>
          <w:rStyle w:val="Marquedecommentaire"/>
        </w:rPr>
        <w:annotationRef/>
      </w:r>
      <w:r>
        <w:t xml:space="preserve">Encore </w:t>
      </w:r>
      <w:proofErr w:type="spellStart"/>
      <w:r>
        <w:t>necessaire</w:t>
      </w:r>
      <w:proofErr w:type="spellEnd"/>
      <w:r>
        <w:t> ?</w:t>
      </w:r>
    </w:p>
  </w:comment>
  <w:comment w:id="102" w:author="giacomo.rombaut" w:date="2015-04-15T13:42:00Z" w:initials="g">
    <w:p w:rsidR="003A1525" w:rsidRDefault="003A1525">
      <w:pPr>
        <w:pStyle w:val="Commentaire"/>
      </w:pPr>
      <w:r>
        <w:rPr>
          <w:rStyle w:val="Marquedecommentaire"/>
        </w:rPr>
        <w:annotationRef/>
      </w:r>
      <w:r>
        <w:t>A mettre à jour</w:t>
      </w:r>
    </w:p>
  </w:comment>
  <w:comment w:id="106" w:author="giacomo.rombaut" w:date="2015-04-15T13:43:00Z" w:initials="g">
    <w:p w:rsidR="003A1525" w:rsidRDefault="003A1525">
      <w:pPr>
        <w:pStyle w:val="Commentaire"/>
      </w:pPr>
      <w:r>
        <w:rPr>
          <w:rStyle w:val="Marquedecommentaire"/>
        </w:rPr>
        <w:annotationRef/>
      </w:r>
      <w:r>
        <w:t xml:space="preserve">A revoir en entier pour </w:t>
      </w:r>
      <w:proofErr w:type="gramStart"/>
      <w:r>
        <w:t>les nom</w:t>
      </w:r>
      <w:proofErr w:type="gramEnd"/>
      <w:r>
        <w:t xml:space="preserve"> de fichier, de projet, et chemins d’</w:t>
      </w:r>
      <w:proofErr w:type="spellStart"/>
      <w:r>
        <w:t>acces</w:t>
      </w:r>
      <w:proofErr w:type="spellEnd"/>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26A2" w:rsidRDefault="002D26A2" w:rsidP="00DC78B5">
      <w:r>
        <w:separator/>
      </w:r>
    </w:p>
  </w:endnote>
  <w:endnote w:type="continuationSeparator" w:id="0">
    <w:p w:rsidR="002D26A2" w:rsidRDefault="002D26A2" w:rsidP="00DC78B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25" w:rsidRPr="008F37D7" w:rsidRDefault="003A1525" w:rsidP="00A4508C">
    <w:pPr>
      <w:pStyle w:val="Pieddepage"/>
      <w:framePr w:w="1336" w:wrap="around" w:vAnchor="page" w:hAnchor="page" w:x="8506" w:y="15616"/>
      <w:rPr>
        <w:rStyle w:val="Numrodepage"/>
        <w:rFonts w:ascii="Arial" w:hAnsi="Arial" w:cs="Arial"/>
      </w:rPr>
    </w:pPr>
    <w:r>
      <w:rPr>
        <w:rStyle w:val="Numrodepage"/>
        <w:rFonts w:ascii="Arial" w:hAnsi="Arial" w:cs="Arial"/>
      </w:rPr>
      <w:tab/>
    </w:r>
    <w:r w:rsidRPr="008F37D7">
      <w:rPr>
        <w:rStyle w:val="Numrodepage"/>
        <w:rFonts w:ascii="Arial" w:hAnsi="Arial" w:cs="Arial"/>
      </w:rPr>
      <w:t xml:space="preserve">Page </w:t>
    </w:r>
    <w:r w:rsidRPr="008F37D7">
      <w:rPr>
        <w:rStyle w:val="Numrodepage"/>
        <w:rFonts w:ascii="Arial" w:hAnsi="Arial" w:cs="Arial"/>
      </w:rPr>
      <w:fldChar w:fldCharType="begin"/>
    </w:r>
    <w:r w:rsidRPr="008F37D7">
      <w:rPr>
        <w:rStyle w:val="Numrodepage"/>
        <w:rFonts w:ascii="Arial" w:hAnsi="Arial" w:cs="Arial"/>
      </w:rPr>
      <w:instrText xml:space="preserve"> page </w:instrText>
    </w:r>
    <w:r w:rsidRPr="008F37D7">
      <w:rPr>
        <w:rStyle w:val="Numrodepage"/>
        <w:rFonts w:ascii="Arial" w:hAnsi="Arial" w:cs="Arial"/>
      </w:rPr>
      <w:fldChar w:fldCharType="separate"/>
    </w:r>
    <w:r w:rsidR="00723341">
      <w:rPr>
        <w:rStyle w:val="Numrodepage"/>
        <w:rFonts w:ascii="Arial" w:hAnsi="Arial" w:cs="Arial"/>
        <w:noProof/>
      </w:rPr>
      <w:t>40</w:t>
    </w:r>
    <w:r w:rsidRPr="008F37D7">
      <w:rPr>
        <w:rStyle w:val="Numrodepage"/>
        <w:rFonts w:ascii="Arial" w:hAnsi="Arial" w:cs="Arial"/>
      </w:rPr>
      <w:fldChar w:fldCharType="end"/>
    </w:r>
    <w:r w:rsidRPr="008F37D7">
      <w:rPr>
        <w:rStyle w:val="Numrodepage"/>
        <w:rFonts w:ascii="Arial" w:hAnsi="Arial" w:cs="Arial"/>
      </w:rPr>
      <w:t xml:space="preserve"> / </w:t>
    </w:r>
    <w:r w:rsidRPr="008F37D7">
      <w:rPr>
        <w:rStyle w:val="Numrodepage"/>
        <w:rFonts w:ascii="Arial" w:hAnsi="Arial" w:cs="Arial"/>
      </w:rPr>
      <w:fldChar w:fldCharType="begin"/>
    </w:r>
    <w:r w:rsidRPr="008F37D7">
      <w:rPr>
        <w:rStyle w:val="Numrodepage"/>
        <w:rFonts w:ascii="Arial" w:hAnsi="Arial" w:cs="Arial"/>
      </w:rPr>
      <w:instrText xml:space="preserve"> NUMPAGES </w:instrText>
    </w:r>
    <w:r w:rsidRPr="008F37D7">
      <w:rPr>
        <w:rStyle w:val="Numrodepage"/>
        <w:rFonts w:ascii="Arial" w:hAnsi="Arial" w:cs="Arial"/>
      </w:rPr>
      <w:fldChar w:fldCharType="separate"/>
    </w:r>
    <w:r w:rsidR="00723341">
      <w:rPr>
        <w:rStyle w:val="Numrodepage"/>
        <w:rFonts w:ascii="Arial" w:hAnsi="Arial" w:cs="Arial"/>
        <w:noProof/>
      </w:rPr>
      <w:t>59</w:t>
    </w:r>
    <w:r w:rsidRPr="008F37D7">
      <w:rPr>
        <w:rStyle w:val="Numrodepage"/>
        <w:rFonts w:ascii="Arial" w:hAnsi="Arial" w:cs="Arial"/>
      </w:rPr>
      <w:fldChar w:fldCharType="end"/>
    </w:r>
  </w:p>
  <w:p w:rsidR="003A1525" w:rsidRPr="008F37D7" w:rsidRDefault="003A1525" w:rsidP="00A4508C">
    <w:pPr>
      <w:pStyle w:val="Pieddepage"/>
      <w:framePr w:w="936" w:wrap="around" w:vAnchor="page" w:hAnchor="page" w:x="10006" w:y="16104"/>
      <w:rPr>
        <w:rStyle w:val="Numrodepage"/>
        <w:rFonts w:ascii="Arial" w:hAnsi="Arial" w:cs="Arial"/>
      </w:rPr>
    </w:pPr>
    <w:r w:rsidRPr="008F37D7">
      <w:rPr>
        <w:rStyle w:val="Numrodepage"/>
        <w:rFonts w:ascii="Arial" w:hAnsi="Arial" w:cs="Arial"/>
      </w:rPr>
      <w:fldChar w:fldCharType="begin"/>
    </w:r>
    <w:r w:rsidRPr="008F37D7">
      <w:rPr>
        <w:rStyle w:val="Numrodepage"/>
        <w:rFonts w:ascii="Arial" w:hAnsi="Arial" w:cs="Arial"/>
      </w:rPr>
      <w:instrText xml:space="preserve"> page </w:instrText>
    </w:r>
    <w:r w:rsidRPr="008F37D7">
      <w:rPr>
        <w:rStyle w:val="Numrodepage"/>
        <w:rFonts w:ascii="Arial" w:hAnsi="Arial" w:cs="Arial"/>
      </w:rPr>
      <w:fldChar w:fldCharType="separate"/>
    </w:r>
    <w:r w:rsidR="00723341">
      <w:rPr>
        <w:rStyle w:val="Numrodepage"/>
        <w:rFonts w:ascii="Arial" w:hAnsi="Arial" w:cs="Arial"/>
        <w:noProof/>
      </w:rPr>
      <w:t>40</w:t>
    </w:r>
    <w:r w:rsidRPr="008F37D7">
      <w:rPr>
        <w:rStyle w:val="Numrodepage"/>
        <w:rFonts w:ascii="Arial" w:hAnsi="Arial" w:cs="Arial"/>
      </w:rPr>
      <w:fldChar w:fldCharType="end"/>
    </w:r>
    <w:r w:rsidRPr="008F37D7">
      <w:rPr>
        <w:rStyle w:val="Numrodepage"/>
        <w:rFonts w:ascii="Arial" w:hAnsi="Arial" w:cs="Arial"/>
      </w:rPr>
      <w:t xml:space="preserve"> / </w:t>
    </w:r>
    <w:r w:rsidRPr="008F37D7">
      <w:rPr>
        <w:rStyle w:val="Numrodepage"/>
        <w:rFonts w:ascii="Arial" w:hAnsi="Arial" w:cs="Arial"/>
      </w:rPr>
      <w:fldChar w:fldCharType="begin"/>
    </w:r>
    <w:r w:rsidRPr="008F37D7">
      <w:rPr>
        <w:rStyle w:val="Numrodepage"/>
        <w:rFonts w:ascii="Arial" w:hAnsi="Arial" w:cs="Arial"/>
      </w:rPr>
      <w:instrText xml:space="preserve"> NUMPAGES </w:instrText>
    </w:r>
    <w:r w:rsidRPr="008F37D7">
      <w:rPr>
        <w:rStyle w:val="Numrodepage"/>
        <w:rFonts w:ascii="Arial" w:hAnsi="Arial" w:cs="Arial"/>
      </w:rPr>
      <w:fldChar w:fldCharType="separate"/>
    </w:r>
    <w:r w:rsidR="00723341">
      <w:rPr>
        <w:rStyle w:val="Numrodepage"/>
        <w:rFonts w:ascii="Arial" w:hAnsi="Arial" w:cs="Arial"/>
        <w:noProof/>
      </w:rPr>
      <w:t>59</w:t>
    </w:r>
    <w:r w:rsidRPr="008F37D7">
      <w:rPr>
        <w:rStyle w:val="Numrodepage"/>
        <w:rFonts w:ascii="Arial" w:hAnsi="Arial" w:cs="Arial"/>
      </w:rPr>
      <w:fldChar w:fldCharType="end"/>
    </w:r>
  </w:p>
  <w:tbl>
    <w:tblPr>
      <w:tblStyle w:val="Grilledutableau"/>
      <w:tblW w:w="0" w:type="auto"/>
      <w:tblInd w:w="675" w:type="dxa"/>
      <w:tblLook w:val="01E0"/>
    </w:tblPr>
    <w:tblGrid>
      <w:gridCol w:w="1455"/>
      <w:gridCol w:w="1535"/>
      <w:gridCol w:w="1536"/>
      <w:gridCol w:w="1536"/>
      <w:gridCol w:w="1536"/>
    </w:tblGrid>
    <w:tr w:rsidR="003A1525" w:rsidRPr="00693D57" w:rsidTr="0042493F">
      <w:tc>
        <w:tcPr>
          <w:tcW w:w="1455" w:type="dxa"/>
          <w:shd w:val="clear" w:color="auto" w:fill="F3F3F3"/>
        </w:tcPr>
        <w:p w:rsidR="003A1525" w:rsidRPr="00693D57" w:rsidRDefault="003A1525" w:rsidP="00921425">
          <w:pPr>
            <w:pStyle w:val="Pieddepage"/>
            <w:jc w:val="center"/>
            <w:rPr>
              <w:rFonts w:ascii="Arial" w:hAnsi="Arial" w:cs="Arial"/>
              <w:b/>
              <w:sz w:val="14"/>
              <w:szCs w:val="14"/>
            </w:rPr>
          </w:pPr>
          <w:proofErr w:type="spellStart"/>
          <w:r w:rsidRPr="00693D57">
            <w:rPr>
              <w:rFonts w:ascii="Arial" w:hAnsi="Arial" w:cs="Arial"/>
              <w:b/>
              <w:sz w:val="14"/>
              <w:szCs w:val="14"/>
            </w:rPr>
            <w:t>Reference</w:t>
          </w:r>
          <w:proofErr w:type="spellEnd"/>
        </w:p>
      </w:tc>
      <w:tc>
        <w:tcPr>
          <w:tcW w:w="1535" w:type="dxa"/>
          <w:shd w:val="clear" w:color="auto" w:fill="F3F3F3"/>
        </w:tcPr>
        <w:p w:rsidR="003A1525" w:rsidRPr="00693D57" w:rsidRDefault="003A1525" w:rsidP="00921425">
          <w:pPr>
            <w:pStyle w:val="Pieddepage"/>
            <w:jc w:val="center"/>
            <w:rPr>
              <w:rFonts w:ascii="Arial" w:hAnsi="Arial" w:cs="Arial"/>
              <w:b/>
              <w:sz w:val="14"/>
              <w:szCs w:val="14"/>
            </w:rPr>
          </w:pPr>
          <w:r w:rsidRPr="00693D57">
            <w:rPr>
              <w:rFonts w:ascii="Arial" w:hAnsi="Arial" w:cs="Arial"/>
              <w:b/>
              <w:sz w:val="14"/>
              <w:szCs w:val="14"/>
            </w:rPr>
            <w:t>Contact</w:t>
          </w:r>
        </w:p>
      </w:tc>
      <w:tc>
        <w:tcPr>
          <w:tcW w:w="1536" w:type="dxa"/>
          <w:shd w:val="clear" w:color="auto" w:fill="F3F3F3"/>
        </w:tcPr>
        <w:p w:rsidR="003A1525" w:rsidRPr="00693D57" w:rsidRDefault="003A1525" w:rsidP="00921425">
          <w:pPr>
            <w:pStyle w:val="Pieddepage"/>
            <w:jc w:val="center"/>
            <w:rPr>
              <w:rFonts w:ascii="Arial" w:hAnsi="Arial" w:cs="Arial"/>
              <w:b/>
              <w:sz w:val="14"/>
              <w:szCs w:val="14"/>
            </w:rPr>
          </w:pPr>
          <w:r w:rsidRPr="00693D57">
            <w:rPr>
              <w:rFonts w:ascii="Arial" w:hAnsi="Arial" w:cs="Arial"/>
              <w:b/>
              <w:sz w:val="14"/>
              <w:szCs w:val="14"/>
            </w:rPr>
            <w:t>Version</w:t>
          </w:r>
        </w:p>
      </w:tc>
      <w:tc>
        <w:tcPr>
          <w:tcW w:w="1536" w:type="dxa"/>
          <w:shd w:val="clear" w:color="auto" w:fill="F3F3F3"/>
        </w:tcPr>
        <w:p w:rsidR="003A1525" w:rsidRPr="00693D57" w:rsidRDefault="003A1525" w:rsidP="00921425">
          <w:pPr>
            <w:pStyle w:val="Pieddepage"/>
            <w:jc w:val="center"/>
            <w:rPr>
              <w:rFonts w:ascii="Arial" w:hAnsi="Arial" w:cs="Arial"/>
              <w:b/>
              <w:sz w:val="14"/>
              <w:szCs w:val="14"/>
            </w:rPr>
          </w:pPr>
          <w:r w:rsidRPr="00693D57">
            <w:rPr>
              <w:rFonts w:ascii="Arial" w:hAnsi="Arial" w:cs="Arial"/>
              <w:b/>
              <w:sz w:val="14"/>
              <w:szCs w:val="14"/>
            </w:rPr>
            <w:t>Date</w:t>
          </w:r>
        </w:p>
      </w:tc>
      <w:tc>
        <w:tcPr>
          <w:tcW w:w="1536" w:type="dxa"/>
          <w:shd w:val="clear" w:color="auto" w:fill="F3F3F3"/>
        </w:tcPr>
        <w:p w:rsidR="003A1525" w:rsidRPr="00693D57" w:rsidRDefault="003A1525" w:rsidP="00921425">
          <w:pPr>
            <w:pStyle w:val="Pieddepage"/>
            <w:jc w:val="center"/>
            <w:rPr>
              <w:rFonts w:ascii="Arial" w:hAnsi="Arial" w:cs="Arial"/>
              <w:b/>
              <w:sz w:val="14"/>
              <w:szCs w:val="14"/>
            </w:rPr>
          </w:pPr>
          <w:r w:rsidRPr="00693D57">
            <w:rPr>
              <w:rFonts w:ascii="Arial" w:hAnsi="Arial" w:cs="Arial"/>
              <w:b/>
              <w:sz w:val="14"/>
              <w:szCs w:val="14"/>
            </w:rPr>
            <w:t>Pages</w:t>
          </w:r>
        </w:p>
      </w:tc>
    </w:tr>
    <w:tr w:rsidR="003A1525" w:rsidTr="0042493F">
      <w:tc>
        <w:tcPr>
          <w:tcW w:w="1455" w:type="dxa"/>
          <w:vAlign w:val="center"/>
        </w:tcPr>
        <w:p w:rsidR="003A1525" w:rsidRPr="00E81728" w:rsidRDefault="003A1525" w:rsidP="00921425">
          <w:pPr>
            <w:pStyle w:val="Pieddepage"/>
            <w:jc w:val="center"/>
            <w:rPr>
              <w:rFonts w:ascii="Arial" w:hAnsi="Arial" w:cs="Arial"/>
              <w:sz w:val="14"/>
              <w:szCs w:val="14"/>
            </w:rPr>
          </w:pPr>
        </w:p>
      </w:tc>
      <w:tc>
        <w:tcPr>
          <w:tcW w:w="1535" w:type="dxa"/>
          <w:vAlign w:val="center"/>
        </w:tcPr>
        <w:p w:rsidR="003A1525" w:rsidRPr="00347FFB" w:rsidRDefault="003A1525" w:rsidP="00921425">
          <w:pPr>
            <w:pStyle w:val="Pieddepage"/>
            <w:jc w:val="center"/>
            <w:rPr>
              <w:rFonts w:ascii="Arial" w:hAnsi="Arial" w:cs="Arial"/>
              <w:sz w:val="14"/>
              <w:szCs w:val="14"/>
            </w:rPr>
          </w:pPr>
        </w:p>
      </w:tc>
      <w:tc>
        <w:tcPr>
          <w:tcW w:w="1536" w:type="dxa"/>
          <w:vAlign w:val="center"/>
        </w:tcPr>
        <w:p w:rsidR="003A1525" w:rsidRDefault="003A1525" w:rsidP="00EA06B0">
          <w:pPr>
            <w:pStyle w:val="Pieddepage"/>
            <w:jc w:val="center"/>
            <w:rPr>
              <w:rFonts w:ascii="Arial" w:hAnsi="Arial" w:cs="Arial"/>
              <w:sz w:val="14"/>
              <w:szCs w:val="14"/>
            </w:rPr>
          </w:pPr>
          <w:r>
            <w:rPr>
              <w:rFonts w:ascii="Arial" w:hAnsi="Arial" w:cs="Arial"/>
              <w:sz w:val="14"/>
              <w:szCs w:val="14"/>
            </w:rPr>
            <w:t>0.6</w:t>
          </w:r>
        </w:p>
        <w:p w:rsidR="003A1525" w:rsidRPr="00347FFB" w:rsidRDefault="003A1525" w:rsidP="00EA06B0">
          <w:pPr>
            <w:pStyle w:val="Pieddepage"/>
            <w:jc w:val="center"/>
            <w:rPr>
              <w:rFonts w:ascii="Arial" w:hAnsi="Arial" w:cs="Arial"/>
              <w:sz w:val="14"/>
              <w:szCs w:val="14"/>
            </w:rPr>
          </w:pPr>
        </w:p>
      </w:tc>
      <w:tc>
        <w:tcPr>
          <w:tcW w:w="1536" w:type="dxa"/>
          <w:vAlign w:val="center"/>
        </w:tcPr>
        <w:p w:rsidR="003A1525" w:rsidRDefault="003A1525">
          <w:pPr>
            <w:pStyle w:val="Pieddepage"/>
            <w:jc w:val="center"/>
            <w:rPr>
              <w:rFonts w:ascii="Arial" w:hAnsi="Arial" w:cs="Arial"/>
              <w:color w:val="003366"/>
              <w:sz w:val="14"/>
              <w:szCs w:val="14"/>
            </w:rPr>
          </w:pPr>
          <w:r>
            <w:rPr>
              <w:rFonts w:ascii="Arial" w:hAnsi="Arial" w:cs="Arial"/>
              <w:sz w:val="14"/>
              <w:szCs w:val="14"/>
            </w:rPr>
            <w:t>22/04/2013</w:t>
          </w:r>
        </w:p>
      </w:tc>
      <w:tc>
        <w:tcPr>
          <w:tcW w:w="1536" w:type="dxa"/>
          <w:vAlign w:val="center"/>
        </w:tcPr>
        <w:p w:rsidR="003A1525" w:rsidRPr="00347FFB" w:rsidRDefault="003A1525" w:rsidP="00921425">
          <w:pPr>
            <w:pStyle w:val="Pieddepage"/>
            <w:jc w:val="center"/>
            <w:rPr>
              <w:rFonts w:ascii="Arial" w:hAnsi="Arial" w:cs="Arial"/>
              <w:sz w:val="14"/>
              <w:szCs w:val="14"/>
            </w:rPr>
          </w:pPr>
          <w:fldSimple w:instr=" NUMPAGES   \* MERGEFORMAT ">
            <w:r w:rsidR="00723341" w:rsidRPr="00723341">
              <w:rPr>
                <w:rFonts w:ascii="Arial" w:hAnsi="Arial" w:cs="Arial"/>
                <w:noProof/>
                <w:sz w:val="14"/>
                <w:szCs w:val="14"/>
              </w:rPr>
              <w:t>59</w:t>
            </w:r>
          </w:fldSimple>
        </w:p>
      </w:tc>
    </w:tr>
  </w:tbl>
  <w:p w:rsidR="003A1525" w:rsidRDefault="003A1525">
    <w:pPr>
      <w:pStyle w:val="Pieddepage"/>
    </w:pP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25" w:rsidRPr="00257D26" w:rsidRDefault="003A1525" w:rsidP="00921425">
    <w:pPr>
      <w:pStyle w:val="Pieddepage"/>
      <w:pBdr>
        <w:top w:val="single" w:sz="6" w:space="1" w:color="auto"/>
      </w:pBdr>
      <w:jc w:val="center"/>
      <w:rPr>
        <w:rFonts w:ascii="Verdana" w:hAnsi="Verdana"/>
        <w:iCs/>
        <w:color w:val="333333"/>
        <w:sz w:val="16"/>
        <w:szCs w:val="16"/>
      </w:rPr>
    </w:pPr>
    <w:r>
      <w:rPr>
        <w:rFonts w:ascii="Verdana" w:hAnsi="Verdana"/>
        <w:iCs/>
        <w:color w:val="333333"/>
        <w:sz w:val="16"/>
        <w:szCs w:val="16"/>
      </w:rPr>
      <w:t>SIEGE SOCIAL : 45</w:t>
    </w:r>
    <w:r w:rsidRPr="00257D26">
      <w:rPr>
        <w:rFonts w:ascii="Verdana" w:hAnsi="Verdana"/>
        <w:iCs/>
        <w:color w:val="333333"/>
        <w:sz w:val="16"/>
        <w:szCs w:val="16"/>
      </w:rPr>
      <w:t xml:space="preserve"> impasse </w:t>
    </w:r>
    <w:r>
      <w:rPr>
        <w:rFonts w:ascii="Verdana" w:hAnsi="Verdana"/>
        <w:iCs/>
        <w:color w:val="333333"/>
        <w:sz w:val="16"/>
        <w:szCs w:val="16"/>
      </w:rPr>
      <w:t>de la draille – P.A.</w:t>
    </w:r>
    <w:r w:rsidRPr="00257D26">
      <w:rPr>
        <w:rFonts w:ascii="Verdana" w:hAnsi="Verdana"/>
        <w:iCs/>
        <w:color w:val="333333"/>
        <w:sz w:val="16"/>
        <w:szCs w:val="16"/>
      </w:rPr>
      <w:t xml:space="preserve"> </w:t>
    </w:r>
    <w:smartTag w:uri="urn:schemas-microsoft-com:office:smarttags" w:element="PersonName">
      <w:smartTagPr>
        <w:attr w:name="ProductID" w:val="La Duranne"/>
      </w:smartTagPr>
      <w:r w:rsidRPr="00257D26">
        <w:rPr>
          <w:rFonts w:ascii="Verdana" w:hAnsi="Verdana"/>
          <w:iCs/>
          <w:color w:val="333333"/>
          <w:sz w:val="16"/>
          <w:szCs w:val="16"/>
        </w:rPr>
        <w:t xml:space="preserve">La </w:t>
      </w:r>
      <w:proofErr w:type="spellStart"/>
      <w:r w:rsidRPr="00257D26">
        <w:rPr>
          <w:rFonts w:ascii="Verdana" w:hAnsi="Verdana"/>
          <w:iCs/>
          <w:color w:val="333333"/>
          <w:sz w:val="16"/>
          <w:szCs w:val="16"/>
        </w:rPr>
        <w:t>Duranne</w:t>
      </w:r>
    </w:smartTag>
    <w:proofErr w:type="spellEnd"/>
    <w:r w:rsidRPr="00257D26">
      <w:rPr>
        <w:rFonts w:ascii="Verdana" w:hAnsi="Verdana"/>
        <w:iCs/>
        <w:color w:val="333333"/>
        <w:sz w:val="16"/>
        <w:szCs w:val="16"/>
      </w:rPr>
      <w:t xml:space="preserve"> </w:t>
    </w:r>
    <w:r>
      <w:rPr>
        <w:rFonts w:ascii="Verdana" w:hAnsi="Verdana"/>
        <w:iCs/>
        <w:color w:val="333333"/>
        <w:sz w:val="16"/>
        <w:szCs w:val="16"/>
      </w:rPr>
      <w:t xml:space="preserve">- 13857 AIX EN PROVENCE CEDEX 3 - </w:t>
    </w:r>
    <w:r w:rsidRPr="00257D26">
      <w:rPr>
        <w:rFonts w:ascii="Verdana" w:hAnsi="Verdana"/>
        <w:iCs/>
        <w:color w:val="333333"/>
        <w:sz w:val="16"/>
        <w:szCs w:val="16"/>
      </w:rPr>
      <w:t>FRANCE</w:t>
    </w:r>
  </w:p>
  <w:p w:rsidR="003A1525" w:rsidRPr="00257D26" w:rsidRDefault="003A1525" w:rsidP="00921425">
    <w:pPr>
      <w:pStyle w:val="Pieddepage"/>
      <w:pBdr>
        <w:top w:val="single" w:sz="6" w:space="1" w:color="auto"/>
      </w:pBdr>
      <w:jc w:val="center"/>
      <w:rPr>
        <w:rFonts w:ascii="Verdana" w:hAnsi="Verdana"/>
        <w:iCs/>
        <w:color w:val="333333"/>
        <w:sz w:val="16"/>
        <w:szCs w:val="16"/>
      </w:rPr>
    </w:pPr>
    <w:r w:rsidRPr="00257D26">
      <w:rPr>
        <w:rFonts w:ascii="Verdana" w:hAnsi="Verdana"/>
        <w:iCs/>
        <w:color w:val="333333"/>
        <w:sz w:val="16"/>
        <w:szCs w:val="16"/>
      </w:rPr>
      <w:t xml:space="preserve">Tél. : </w:t>
    </w:r>
    <w:r>
      <w:rPr>
        <w:rFonts w:ascii="Verdana" w:hAnsi="Verdana"/>
        <w:iCs/>
        <w:color w:val="333333"/>
        <w:sz w:val="16"/>
        <w:szCs w:val="16"/>
      </w:rPr>
      <w:t>+33 (0)4-</w:t>
    </w:r>
    <w:r w:rsidRPr="00257D26">
      <w:rPr>
        <w:rFonts w:ascii="Verdana" w:hAnsi="Verdana"/>
        <w:iCs/>
        <w:color w:val="333333"/>
        <w:sz w:val="16"/>
        <w:szCs w:val="16"/>
      </w:rPr>
      <w:t>42-90-82-82</w:t>
    </w:r>
    <w:r>
      <w:rPr>
        <w:rFonts w:ascii="Verdana" w:hAnsi="Verdana"/>
        <w:iCs/>
        <w:color w:val="333333"/>
        <w:sz w:val="16"/>
        <w:szCs w:val="16"/>
      </w:rPr>
      <w:t xml:space="preserve"> / Fax : +33 (</w:t>
    </w:r>
    <w:r w:rsidRPr="00257D26">
      <w:rPr>
        <w:rFonts w:ascii="Verdana" w:hAnsi="Verdana"/>
        <w:iCs/>
        <w:color w:val="333333"/>
        <w:sz w:val="16"/>
        <w:szCs w:val="16"/>
      </w:rPr>
      <w:t>0</w:t>
    </w:r>
    <w:r>
      <w:rPr>
        <w:rFonts w:ascii="Verdana" w:hAnsi="Verdana"/>
        <w:iCs/>
        <w:color w:val="333333"/>
        <w:sz w:val="16"/>
        <w:szCs w:val="16"/>
      </w:rPr>
      <w:t>)</w:t>
    </w:r>
    <w:r w:rsidRPr="00257D26">
      <w:rPr>
        <w:rFonts w:ascii="Verdana" w:hAnsi="Verdana"/>
        <w:iCs/>
        <w:color w:val="333333"/>
        <w:sz w:val="16"/>
        <w:szCs w:val="16"/>
      </w:rPr>
      <w:t xml:space="preserve">4-42-90-82-80 </w:t>
    </w:r>
    <w:r>
      <w:rPr>
        <w:rFonts w:ascii="Verdana" w:hAnsi="Verdana"/>
        <w:iCs/>
        <w:color w:val="333333"/>
        <w:sz w:val="16"/>
        <w:szCs w:val="16"/>
      </w:rPr>
      <w:t>/ Email : contact@diginext.fr</w:t>
    </w:r>
  </w:p>
  <w:p w:rsidR="003A1525" w:rsidRPr="00A33D23" w:rsidRDefault="003A1525" w:rsidP="00921425">
    <w:pPr>
      <w:pStyle w:val="Pieddepage"/>
      <w:pBdr>
        <w:top w:val="single" w:sz="6" w:space="1" w:color="auto"/>
      </w:pBdr>
      <w:jc w:val="center"/>
      <w:rPr>
        <w:rFonts w:ascii="Verdana" w:hAnsi="Verdana"/>
        <w:iCs/>
        <w:color w:val="333333"/>
        <w:sz w:val="16"/>
        <w:szCs w:val="16"/>
      </w:rPr>
    </w:pPr>
    <w:r w:rsidRPr="00257D26">
      <w:rPr>
        <w:rFonts w:ascii="Verdana" w:hAnsi="Verdana"/>
        <w:color w:val="333333"/>
        <w:sz w:val="16"/>
        <w:szCs w:val="16"/>
      </w:rPr>
      <w:t xml:space="preserve">SARL AU CAPITAL DE  </w:t>
    </w:r>
    <w:r>
      <w:rPr>
        <w:rFonts w:ascii="Verdana" w:hAnsi="Verdana"/>
        <w:color w:val="333333"/>
        <w:sz w:val="16"/>
        <w:szCs w:val="16"/>
      </w:rPr>
      <w:t>3 295 125</w:t>
    </w:r>
    <w:r w:rsidRPr="00257D26">
      <w:rPr>
        <w:rFonts w:ascii="Verdana" w:hAnsi="Verdana"/>
        <w:color w:val="333333"/>
        <w:sz w:val="16"/>
        <w:szCs w:val="16"/>
      </w:rPr>
      <w:t xml:space="preserve"> Euros  -  RCS AIX B: 408 225 845  -  Siret 408 225 845 00044  -  NAF 6202A</w:t>
    </w:r>
  </w:p>
  <w:p w:rsidR="003A1525" w:rsidRDefault="003A152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26A2" w:rsidRDefault="002D26A2" w:rsidP="00DC78B5">
      <w:r>
        <w:separator/>
      </w:r>
    </w:p>
  </w:footnote>
  <w:footnote w:type="continuationSeparator" w:id="0">
    <w:p w:rsidR="002D26A2" w:rsidRDefault="002D26A2" w:rsidP="00DC78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25" w:rsidRDefault="003A1525">
    <w:pPr>
      <w:pStyle w:val="En-tte"/>
    </w:pPr>
    <w:r>
      <w:rPr>
        <w:noProof/>
        <w:lang w:eastAsia="fr-FR"/>
      </w:rPr>
      <w:drawing>
        <wp:anchor distT="0" distB="0" distL="114300" distR="114300" simplePos="0" relativeHeight="251660288" behindDoc="1" locked="0" layoutInCell="1" allowOverlap="1">
          <wp:simplePos x="0" y="0"/>
          <wp:positionH relativeFrom="column">
            <wp:posOffset>-290195</wp:posOffset>
          </wp:positionH>
          <wp:positionV relativeFrom="paragraph">
            <wp:posOffset>-135255</wp:posOffset>
          </wp:positionV>
          <wp:extent cx="3381375" cy="609600"/>
          <wp:effectExtent l="19050" t="0" r="9525" b="0"/>
          <wp:wrapTight wrapText="bothSides">
            <wp:wrapPolygon edited="0">
              <wp:start x="-122" y="0"/>
              <wp:lineTo x="-122" y="20925"/>
              <wp:lineTo x="21661" y="20925"/>
              <wp:lineTo x="21661" y="0"/>
              <wp:lineTo x="-122" y="0"/>
            </wp:wrapPolygon>
          </wp:wrapTight>
          <wp:docPr id="57" name="Image 2"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GINEXT-LDT"/>
                  <pic:cNvPicPr>
                    <a:picLocks noChangeAspect="1" noChangeArrowheads="1"/>
                  </pic:cNvPicPr>
                </pic:nvPicPr>
                <pic:blipFill>
                  <a:blip r:embed="rId1"/>
                  <a:srcRect/>
                  <a:stretch>
                    <a:fillRect/>
                  </a:stretch>
                </pic:blipFill>
                <pic:spPr bwMode="auto">
                  <a:xfrm>
                    <a:off x="0" y="0"/>
                    <a:ext cx="3381375" cy="609600"/>
                  </a:xfrm>
                  <a:prstGeom prst="rect">
                    <a:avLst/>
                  </a:prstGeom>
                  <a:noFill/>
                  <a:ln w="9525">
                    <a:noFill/>
                    <a:miter lim="800000"/>
                    <a:headEnd/>
                    <a:tailEnd/>
                  </a:ln>
                </pic:spPr>
              </pic:pic>
            </a:graphicData>
          </a:graphic>
        </wp:anchor>
      </w:drawing>
    </w:r>
    <w:r>
      <w:rPr>
        <w:noProof/>
        <w:lang w:eastAsia="fr-FR"/>
      </w:rPr>
      <w:pict>
        <v:line id="_x0000_s20483" style="position:absolute;left:0;text-align:left;z-index:251661312;mso-position-horizontal-relative:text;mso-position-vertical-relative:text" from="-421.8pt,51.05pt" to="541.2pt,51.05pt" strokecolor="#f37d00" strokeweight="4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25" w:rsidRDefault="003A1525">
    <w:pPr>
      <w:pStyle w:val="En-tte"/>
    </w:pPr>
    <w:r>
      <w:rPr>
        <w:noProof/>
        <w:lang w:eastAsia="fr-FR"/>
      </w:rPr>
      <w:drawing>
        <wp:anchor distT="0" distB="0" distL="114300" distR="114300" simplePos="0" relativeHeight="251659264" behindDoc="1" locked="0" layoutInCell="1" allowOverlap="1">
          <wp:simplePos x="0" y="0"/>
          <wp:positionH relativeFrom="column">
            <wp:posOffset>557530</wp:posOffset>
          </wp:positionH>
          <wp:positionV relativeFrom="paragraph">
            <wp:posOffset>207645</wp:posOffset>
          </wp:positionV>
          <wp:extent cx="4276725" cy="771525"/>
          <wp:effectExtent l="19050" t="0" r="9525" b="0"/>
          <wp:wrapTight wrapText="bothSides">
            <wp:wrapPolygon edited="0">
              <wp:start x="-96" y="0"/>
              <wp:lineTo x="-96" y="21333"/>
              <wp:lineTo x="21648" y="21333"/>
              <wp:lineTo x="21648" y="0"/>
              <wp:lineTo x="-96" y="0"/>
            </wp:wrapPolygon>
          </wp:wrapTight>
          <wp:docPr id="26" name="Image 1"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NEXT-LDT"/>
                  <pic:cNvPicPr>
                    <a:picLocks noChangeAspect="1" noChangeArrowheads="1"/>
                  </pic:cNvPicPr>
                </pic:nvPicPr>
                <pic:blipFill>
                  <a:blip r:embed="rId1"/>
                  <a:srcRect/>
                  <a:stretch>
                    <a:fillRect/>
                  </a:stretch>
                </pic:blipFill>
                <pic:spPr bwMode="auto">
                  <a:xfrm>
                    <a:off x="0" y="0"/>
                    <a:ext cx="4276725" cy="77152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04D1"/>
    <w:multiLevelType w:val="hybridMultilevel"/>
    <w:tmpl w:val="B90A2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000F56"/>
    <w:multiLevelType w:val="hybridMultilevel"/>
    <w:tmpl w:val="EF040F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725198"/>
    <w:multiLevelType w:val="hybridMultilevel"/>
    <w:tmpl w:val="3E0264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D52261"/>
    <w:multiLevelType w:val="hybridMultilevel"/>
    <w:tmpl w:val="3790FF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453148C"/>
    <w:multiLevelType w:val="hybridMultilevel"/>
    <w:tmpl w:val="7D303CA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04CF29D5"/>
    <w:multiLevelType w:val="hybridMultilevel"/>
    <w:tmpl w:val="839A41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4EE52FC"/>
    <w:multiLevelType w:val="hybridMultilevel"/>
    <w:tmpl w:val="4FF01C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B253609"/>
    <w:multiLevelType w:val="hybridMultilevel"/>
    <w:tmpl w:val="80CE06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C356AD"/>
    <w:multiLevelType w:val="hybridMultilevel"/>
    <w:tmpl w:val="4D3C8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F200011"/>
    <w:multiLevelType w:val="hybridMultilevel"/>
    <w:tmpl w:val="DE5CF1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03038E7"/>
    <w:multiLevelType w:val="hybridMultilevel"/>
    <w:tmpl w:val="14323A6A"/>
    <w:lvl w:ilvl="0" w:tplc="040C0005">
      <w:start w:val="1"/>
      <w:numFmt w:val="bullet"/>
      <w:lvlText w:val=""/>
      <w:lvlJc w:val="left"/>
      <w:pPr>
        <w:ind w:left="1447" w:hanging="360"/>
      </w:pPr>
      <w:rPr>
        <w:rFonts w:ascii="Wingdings" w:hAnsi="Wingdings" w:hint="default"/>
      </w:rPr>
    </w:lvl>
    <w:lvl w:ilvl="1" w:tplc="040C0003" w:tentative="1">
      <w:start w:val="1"/>
      <w:numFmt w:val="bullet"/>
      <w:lvlText w:val="o"/>
      <w:lvlJc w:val="left"/>
      <w:pPr>
        <w:ind w:left="2167" w:hanging="360"/>
      </w:pPr>
      <w:rPr>
        <w:rFonts w:ascii="Courier New" w:hAnsi="Courier New" w:cs="Courier New" w:hint="default"/>
      </w:rPr>
    </w:lvl>
    <w:lvl w:ilvl="2" w:tplc="040C0005" w:tentative="1">
      <w:start w:val="1"/>
      <w:numFmt w:val="bullet"/>
      <w:lvlText w:val=""/>
      <w:lvlJc w:val="left"/>
      <w:pPr>
        <w:ind w:left="2887" w:hanging="360"/>
      </w:pPr>
      <w:rPr>
        <w:rFonts w:ascii="Wingdings" w:hAnsi="Wingdings" w:hint="default"/>
      </w:rPr>
    </w:lvl>
    <w:lvl w:ilvl="3" w:tplc="040C0001" w:tentative="1">
      <w:start w:val="1"/>
      <w:numFmt w:val="bullet"/>
      <w:lvlText w:val=""/>
      <w:lvlJc w:val="left"/>
      <w:pPr>
        <w:ind w:left="3607" w:hanging="360"/>
      </w:pPr>
      <w:rPr>
        <w:rFonts w:ascii="Symbol" w:hAnsi="Symbol" w:hint="default"/>
      </w:rPr>
    </w:lvl>
    <w:lvl w:ilvl="4" w:tplc="040C0003" w:tentative="1">
      <w:start w:val="1"/>
      <w:numFmt w:val="bullet"/>
      <w:lvlText w:val="o"/>
      <w:lvlJc w:val="left"/>
      <w:pPr>
        <w:ind w:left="4327" w:hanging="360"/>
      </w:pPr>
      <w:rPr>
        <w:rFonts w:ascii="Courier New" w:hAnsi="Courier New" w:cs="Courier New" w:hint="default"/>
      </w:rPr>
    </w:lvl>
    <w:lvl w:ilvl="5" w:tplc="040C0005" w:tentative="1">
      <w:start w:val="1"/>
      <w:numFmt w:val="bullet"/>
      <w:lvlText w:val=""/>
      <w:lvlJc w:val="left"/>
      <w:pPr>
        <w:ind w:left="5047" w:hanging="360"/>
      </w:pPr>
      <w:rPr>
        <w:rFonts w:ascii="Wingdings" w:hAnsi="Wingdings" w:hint="default"/>
      </w:rPr>
    </w:lvl>
    <w:lvl w:ilvl="6" w:tplc="040C0001" w:tentative="1">
      <w:start w:val="1"/>
      <w:numFmt w:val="bullet"/>
      <w:lvlText w:val=""/>
      <w:lvlJc w:val="left"/>
      <w:pPr>
        <w:ind w:left="5767" w:hanging="360"/>
      </w:pPr>
      <w:rPr>
        <w:rFonts w:ascii="Symbol" w:hAnsi="Symbol" w:hint="default"/>
      </w:rPr>
    </w:lvl>
    <w:lvl w:ilvl="7" w:tplc="040C0003" w:tentative="1">
      <w:start w:val="1"/>
      <w:numFmt w:val="bullet"/>
      <w:lvlText w:val="o"/>
      <w:lvlJc w:val="left"/>
      <w:pPr>
        <w:ind w:left="6487" w:hanging="360"/>
      </w:pPr>
      <w:rPr>
        <w:rFonts w:ascii="Courier New" w:hAnsi="Courier New" w:cs="Courier New" w:hint="default"/>
      </w:rPr>
    </w:lvl>
    <w:lvl w:ilvl="8" w:tplc="040C0005" w:tentative="1">
      <w:start w:val="1"/>
      <w:numFmt w:val="bullet"/>
      <w:lvlText w:val=""/>
      <w:lvlJc w:val="left"/>
      <w:pPr>
        <w:ind w:left="7207" w:hanging="360"/>
      </w:pPr>
      <w:rPr>
        <w:rFonts w:ascii="Wingdings" w:hAnsi="Wingdings" w:hint="default"/>
      </w:rPr>
    </w:lvl>
  </w:abstractNum>
  <w:abstractNum w:abstractNumId="11">
    <w:nsid w:val="109969A0"/>
    <w:multiLevelType w:val="hybridMultilevel"/>
    <w:tmpl w:val="144CF1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242115B"/>
    <w:multiLevelType w:val="hybridMultilevel"/>
    <w:tmpl w:val="B4B2A9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4D97D6D"/>
    <w:multiLevelType w:val="hybridMultilevel"/>
    <w:tmpl w:val="AC70C6EA"/>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nsid w:val="15313752"/>
    <w:multiLevelType w:val="hybridMultilevel"/>
    <w:tmpl w:val="230E4A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6A61D4E"/>
    <w:multiLevelType w:val="hybridMultilevel"/>
    <w:tmpl w:val="44BC4B78"/>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73F6E8D"/>
    <w:multiLevelType w:val="hybridMultilevel"/>
    <w:tmpl w:val="DD42B43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nsid w:val="18010AB6"/>
    <w:multiLevelType w:val="hybridMultilevel"/>
    <w:tmpl w:val="7C5C37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C0649C5"/>
    <w:multiLevelType w:val="hybridMultilevel"/>
    <w:tmpl w:val="70CA7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1C0A709A"/>
    <w:multiLevelType w:val="hybridMultilevel"/>
    <w:tmpl w:val="C83C2B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DB908DF"/>
    <w:multiLevelType w:val="hybridMultilevel"/>
    <w:tmpl w:val="CAA826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EB00F7A"/>
    <w:multiLevelType w:val="hybridMultilevel"/>
    <w:tmpl w:val="FE9C6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1F583CDA"/>
    <w:multiLevelType w:val="hybridMultilevel"/>
    <w:tmpl w:val="CA104E8C"/>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F8569CE"/>
    <w:multiLevelType w:val="hybridMultilevel"/>
    <w:tmpl w:val="A7A881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20F2186A"/>
    <w:multiLevelType w:val="hybridMultilevel"/>
    <w:tmpl w:val="BE9E6E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2403257"/>
    <w:multiLevelType w:val="hybridMultilevel"/>
    <w:tmpl w:val="E758DF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2E2668F"/>
    <w:multiLevelType w:val="hybridMultilevel"/>
    <w:tmpl w:val="71ECDE3C"/>
    <w:lvl w:ilvl="0" w:tplc="040C0003">
      <w:start w:val="1"/>
      <w:numFmt w:val="bullet"/>
      <w:lvlText w:val="o"/>
      <w:lvlJc w:val="left"/>
      <w:pPr>
        <w:ind w:left="1068" w:hanging="360"/>
      </w:pPr>
      <w:rPr>
        <w:rFonts w:ascii="Courier New" w:hAnsi="Courier New" w:cs="Courier New"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nsid w:val="24A21C07"/>
    <w:multiLevelType w:val="hybridMultilevel"/>
    <w:tmpl w:val="1D92AA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256540A6"/>
    <w:multiLevelType w:val="hybridMultilevel"/>
    <w:tmpl w:val="34981B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63A2C2C"/>
    <w:multiLevelType w:val="hybridMultilevel"/>
    <w:tmpl w:val="6D2A67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26A67793"/>
    <w:multiLevelType w:val="hybridMultilevel"/>
    <w:tmpl w:val="E716D7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28307090"/>
    <w:multiLevelType w:val="hybridMultilevel"/>
    <w:tmpl w:val="F604AB8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2B102E96"/>
    <w:multiLevelType w:val="hybridMultilevel"/>
    <w:tmpl w:val="CAC45E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2E110834"/>
    <w:multiLevelType w:val="hybridMultilevel"/>
    <w:tmpl w:val="D71CD79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2FB02B4F"/>
    <w:multiLevelType w:val="hybridMultilevel"/>
    <w:tmpl w:val="CAD83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314B5290"/>
    <w:multiLevelType w:val="hybridMultilevel"/>
    <w:tmpl w:val="CC52ECF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6">
    <w:nsid w:val="34C953BE"/>
    <w:multiLevelType w:val="hybridMultilevel"/>
    <w:tmpl w:val="4468D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34FB38AC"/>
    <w:multiLevelType w:val="hybridMultilevel"/>
    <w:tmpl w:val="1C0EB5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35A70B77"/>
    <w:multiLevelType w:val="hybridMultilevel"/>
    <w:tmpl w:val="340AF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36D849BF"/>
    <w:multiLevelType w:val="hybridMultilevel"/>
    <w:tmpl w:val="874ABD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371B3621"/>
    <w:multiLevelType w:val="hybridMultilevel"/>
    <w:tmpl w:val="6750D40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nsid w:val="37F74C1D"/>
    <w:multiLevelType w:val="hybridMultilevel"/>
    <w:tmpl w:val="942255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39635A98"/>
    <w:multiLevelType w:val="hybridMultilevel"/>
    <w:tmpl w:val="2C66A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3B154607"/>
    <w:multiLevelType w:val="hybridMultilevel"/>
    <w:tmpl w:val="AC7EE9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3D7745DB"/>
    <w:multiLevelType w:val="hybridMultilevel"/>
    <w:tmpl w:val="7F58DB34"/>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5">
    <w:nsid w:val="3F0615DC"/>
    <w:multiLevelType w:val="hybridMultilevel"/>
    <w:tmpl w:val="6BA63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3FB00498"/>
    <w:multiLevelType w:val="hybridMultilevel"/>
    <w:tmpl w:val="E2D0C788"/>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7">
    <w:nsid w:val="408C71B6"/>
    <w:multiLevelType w:val="hybridMultilevel"/>
    <w:tmpl w:val="5EE87C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416626B1"/>
    <w:multiLevelType w:val="hybridMultilevel"/>
    <w:tmpl w:val="707003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44D557EC"/>
    <w:multiLevelType w:val="hybridMultilevel"/>
    <w:tmpl w:val="7B1A387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4538264C"/>
    <w:multiLevelType w:val="hybridMultilevel"/>
    <w:tmpl w:val="2B468D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461A1D2A"/>
    <w:multiLevelType w:val="hybridMultilevel"/>
    <w:tmpl w:val="20D621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475F3B42"/>
    <w:multiLevelType w:val="hybridMultilevel"/>
    <w:tmpl w:val="CECABF74"/>
    <w:lvl w:ilvl="0" w:tplc="040C000B">
      <w:start w:val="1"/>
      <w:numFmt w:val="bullet"/>
      <w:lvlText w:val=""/>
      <w:lvlJc w:val="left"/>
      <w:pPr>
        <w:ind w:left="360" w:hanging="360"/>
      </w:pPr>
      <w:rPr>
        <w:rFonts w:ascii="Wingdings" w:hAnsi="Wingdings" w:hint="default"/>
      </w:rPr>
    </w:lvl>
    <w:lvl w:ilvl="1" w:tplc="040C0005">
      <w:start w:val="1"/>
      <w:numFmt w:val="bullet"/>
      <w:lvlText w:val=""/>
      <w:lvlJc w:val="left"/>
      <w:pPr>
        <w:ind w:left="1080" w:hanging="360"/>
      </w:pPr>
      <w:rPr>
        <w:rFonts w:ascii="Wingdings" w:hAnsi="Wingdings" w:hint="default"/>
      </w:rPr>
    </w:lvl>
    <w:lvl w:ilvl="2" w:tplc="040C0003">
      <w:start w:val="1"/>
      <w:numFmt w:val="bullet"/>
      <w:lvlText w:val="o"/>
      <w:lvlJc w:val="left"/>
      <w:pPr>
        <w:ind w:left="1800" w:hanging="360"/>
      </w:pPr>
      <w:rPr>
        <w:rFonts w:ascii="Courier New" w:hAnsi="Courier New" w:cs="Courier New"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nsid w:val="47E4351D"/>
    <w:multiLevelType w:val="hybridMultilevel"/>
    <w:tmpl w:val="29840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485E728F"/>
    <w:multiLevelType w:val="hybridMultilevel"/>
    <w:tmpl w:val="373C4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4B2D4ACF"/>
    <w:multiLevelType w:val="hybridMultilevel"/>
    <w:tmpl w:val="DA9880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4BA547B2"/>
    <w:multiLevelType w:val="hybridMultilevel"/>
    <w:tmpl w:val="267845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068" w:hanging="360"/>
      </w:pPr>
      <w:rPr>
        <w:rFonts w:ascii="Courier New" w:hAnsi="Courier New" w:cs="Courier New" w:hint="default"/>
      </w:rPr>
    </w:lvl>
    <w:lvl w:ilvl="2" w:tplc="040C0005" w:tentative="1">
      <w:start w:val="1"/>
      <w:numFmt w:val="bullet"/>
      <w:lvlText w:val=""/>
      <w:lvlJc w:val="left"/>
      <w:pPr>
        <w:ind w:left="1788" w:hanging="360"/>
      </w:pPr>
      <w:rPr>
        <w:rFonts w:ascii="Wingdings" w:hAnsi="Wingdings" w:hint="default"/>
      </w:rPr>
    </w:lvl>
    <w:lvl w:ilvl="3" w:tplc="040C0001" w:tentative="1">
      <w:start w:val="1"/>
      <w:numFmt w:val="bullet"/>
      <w:lvlText w:val=""/>
      <w:lvlJc w:val="left"/>
      <w:pPr>
        <w:ind w:left="2508" w:hanging="360"/>
      </w:pPr>
      <w:rPr>
        <w:rFonts w:ascii="Symbol" w:hAnsi="Symbol" w:hint="default"/>
      </w:rPr>
    </w:lvl>
    <w:lvl w:ilvl="4" w:tplc="040C0003" w:tentative="1">
      <w:start w:val="1"/>
      <w:numFmt w:val="bullet"/>
      <w:lvlText w:val="o"/>
      <w:lvlJc w:val="left"/>
      <w:pPr>
        <w:ind w:left="3228" w:hanging="360"/>
      </w:pPr>
      <w:rPr>
        <w:rFonts w:ascii="Courier New" w:hAnsi="Courier New" w:cs="Courier New" w:hint="default"/>
      </w:rPr>
    </w:lvl>
    <w:lvl w:ilvl="5" w:tplc="040C0005" w:tentative="1">
      <w:start w:val="1"/>
      <w:numFmt w:val="bullet"/>
      <w:lvlText w:val=""/>
      <w:lvlJc w:val="left"/>
      <w:pPr>
        <w:ind w:left="3948" w:hanging="360"/>
      </w:pPr>
      <w:rPr>
        <w:rFonts w:ascii="Wingdings" w:hAnsi="Wingdings" w:hint="default"/>
      </w:rPr>
    </w:lvl>
    <w:lvl w:ilvl="6" w:tplc="040C0001" w:tentative="1">
      <w:start w:val="1"/>
      <w:numFmt w:val="bullet"/>
      <w:lvlText w:val=""/>
      <w:lvlJc w:val="left"/>
      <w:pPr>
        <w:ind w:left="4668" w:hanging="360"/>
      </w:pPr>
      <w:rPr>
        <w:rFonts w:ascii="Symbol" w:hAnsi="Symbol" w:hint="default"/>
      </w:rPr>
    </w:lvl>
    <w:lvl w:ilvl="7" w:tplc="040C0003" w:tentative="1">
      <w:start w:val="1"/>
      <w:numFmt w:val="bullet"/>
      <w:lvlText w:val="o"/>
      <w:lvlJc w:val="left"/>
      <w:pPr>
        <w:ind w:left="5388" w:hanging="360"/>
      </w:pPr>
      <w:rPr>
        <w:rFonts w:ascii="Courier New" w:hAnsi="Courier New" w:cs="Courier New" w:hint="default"/>
      </w:rPr>
    </w:lvl>
    <w:lvl w:ilvl="8" w:tplc="040C0005" w:tentative="1">
      <w:start w:val="1"/>
      <w:numFmt w:val="bullet"/>
      <w:lvlText w:val=""/>
      <w:lvlJc w:val="left"/>
      <w:pPr>
        <w:ind w:left="6108" w:hanging="360"/>
      </w:pPr>
      <w:rPr>
        <w:rFonts w:ascii="Wingdings" w:hAnsi="Wingdings" w:hint="default"/>
      </w:rPr>
    </w:lvl>
  </w:abstractNum>
  <w:abstractNum w:abstractNumId="57">
    <w:nsid w:val="4C1337F7"/>
    <w:multiLevelType w:val="hybridMultilevel"/>
    <w:tmpl w:val="CD8AAE1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4E747D6F"/>
    <w:multiLevelType w:val="multilevel"/>
    <w:tmpl w:val="61F6B5BC"/>
    <w:lvl w:ilvl="0">
      <w:start w:val="1"/>
      <w:numFmt w:val="decimal"/>
      <w:pStyle w:val="Titre1"/>
      <w:lvlText w:val="%1."/>
      <w:lvlJc w:val="left"/>
      <w:pPr>
        <w:tabs>
          <w:tab w:val="num" w:pos="720"/>
        </w:tabs>
        <w:ind w:left="360" w:hanging="360"/>
      </w:pPr>
    </w:lvl>
    <w:lvl w:ilvl="1">
      <w:start w:val="1"/>
      <w:numFmt w:val="decimal"/>
      <w:pStyle w:val="Titre2"/>
      <w:lvlText w:val="%1.%2."/>
      <w:lvlJc w:val="left"/>
      <w:pPr>
        <w:tabs>
          <w:tab w:val="num" w:pos="1800"/>
        </w:tabs>
        <w:ind w:left="792" w:hanging="432"/>
      </w:pPr>
    </w:lvl>
    <w:lvl w:ilvl="2">
      <w:start w:val="1"/>
      <w:numFmt w:val="decimal"/>
      <w:pStyle w:val="Titre3"/>
      <w:lvlText w:val="%1.%2.%3."/>
      <w:lvlJc w:val="left"/>
      <w:pPr>
        <w:tabs>
          <w:tab w:val="num" w:pos="2520"/>
        </w:tabs>
        <w:ind w:left="1224" w:hanging="504"/>
      </w:pPr>
    </w:lvl>
    <w:lvl w:ilvl="3">
      <w:start w:val="1"/>
      <w:numFmt w:val="decimal"/>
      <w:pStyle w:val="Titre4"/>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7920"/>
        </w:tabs>
        <w:ind w:left="4320" w:hanging="1440"/>
      </w:pPr>
    </w:lvl>
  </w:abstractNum>
  <w:abstractNum w:abstractNumId="59">
    <w:nsid w:val="528036C9"/>
    <w:multiLevelType w:val="hybridMultilevel"/>
    <w:tmpl w:val="599642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536A3F7F"/>
    <w:multiLevelType w:val="hybridMultilevel"/>
    <w:tmpl w:val="8BF001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546576CF"/>
    <w:multiLevelType w:val="hybridMultilevel"/>
    <w:tmpl w:val="A39064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554D33D6"/>
    <w:multiLevelType w:val="hybridMultilevel"/>
    <w:tmpl w:val="70D89F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58D40414"/>
    <w:multiLevelType w:val="hybridMultilevel"/>
    <w:tmpl w:val="64B288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nsid w:val="5AD865BA"/>
    <w:multiLevelType w:val="hybridMultilevel"/>
    <w:tmpl w:val="038083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nsid w:val="5F521F25"/>
    <w:multiLevelType w:val="multilevel"/>
    <w:tmpl w:val="236E88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nsid w:val="63267C91"/>
    <w:multiLevelType w:val="hybridMultilevel"/>
    <w:tmpl w:val="6AD03E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nsid w:val="65C62184"/>
    <w:multiLevelType w:val="hybridMultilevel"/>
    <w:tmpl w:val="0D6AF4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662F74F7"/>
    <w:multiLevelType w:val="hybridMultilevel"/>
    <w:tmpl w:val="ABDC83C8"/>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9">
    <w:nsid w:val="68723B9A"/>
    <w:multiLevelType w:val="hybridMultilevel"/>
    <w:tmpl w:val="7764B50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nsid w:val="6B4E6961"/>
    <w:multiLevelType w:val="hybridMultilevel"/>
    <w:tmpl w:val="1870CB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nsid w:val="6C26432C"/>
    <w:multiLevelType w:val="hybridMultilevel"/>
    <w:tmpl w:val="04EE75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nsid w:val="6C87360F"/>
    <w:multiLevelType w:val="hybridMultilevel"/>
    <w:tmpl w:val="F948ED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nsid w:val="6CE02929"/>
    <w:multiLevelType w:val="hybridMultilevel"/>
    <w:tmpl w:val="8686410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nsid w:val="6D0A5870"/>
    <w:multiLevelType w:val="hybridMultilevel"/>
    <w:tmpl w:val="6A828C2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nsid w:val="6DDF5272"/>
    <w:multiLevelType w:val="hybridMultilevel"/>
    <w:tmpl w:val="847C339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nsid w:val="71CF5F71"/>
    <w:multiLevelType w:val="hybridMultilevel"/>
    <w:tmpl w:val="3B64DE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724629D4"/>
    <w:multiLevelType w:val="hybridMultilevel"/>
    <w:tmpl w:val="BAC6EB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nsid w:val="74A24C9D"/>
    <w:multiLevelType w:val="hybridMultilevel"/>
    <w:tmpl w:val="AC98C5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nsid w:val="74EA06AE"/>
    <w:multiLevelType w:val="hybridMultilevel"/>
    <w:tmpl w:val="D92868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nsid w:val="75E6488A"/>
    <w:multiLevelType w:val="hybridMultilevel"/>
    <w:tmpl w:val="F88EF1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nsid w:val="768D4E33"/>
    <w:multiLevelType w:val="hybridMultilevel"/>
    <w:tmpl w:val="2CE6F4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774B5690"/>
    <w:multiLevelType w:val="hybridMultilevel"/>
    <w:tmpl w:val="A4D63EC0"/>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nsid w:val="77BF2903"/>
    <w:multiLevelType w:val="hybridMultilevel"/>
    <w:tmpl w:val="231EB9C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nsid w:val="785E0D62"/>
    <w:multiLevelType w:val="hybridMultilevel"/>
    <w:tmpl w:val="A4164B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nsid w:val="78A81228"/>
    <w:multiLevelType w:val="hybridMultilevel"/>
    <w:tmpl w:val="912CDB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6">
    <w:nsid w:val="79FE57FF"/>
    <w:multiLevelType w:val="hybridMultilevel"/>
    <w:tmpl w:val="19A2C6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nsid w:val="7B51358B"/>
    <w:multiLevelType w:val="hybridMultilevel"/>
    <w:tmpl w:val="9DC4FC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nsid w:val="7C2C0396"/>
    <w:multiLevelType w:val="hybridMultilevel"/>
    <w:tmpl w:val="B25E5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nsid w:val="7C675C40"/>
    <w:multiLevelType w:val="hybridMultilevel"/>
    <w:tmpl w:val="55703F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5"/>
  </w:num>
  <w:num w:numId="2">
    <w:abstractNumId w:val="80"/>
  </w:num>
  <w:num w:numId="3">
    <w:abstractNumId w:val="82"/>
  </w:num>
  <w:num w:numId="4">
    <w:abstractNumId w:val="39"/>
  </w:num>
  <w:num w:numId="5">
    <w:abstractNumId w:val="88"/>
  </w:num>
  <w:num w:numId="6">
    <w:abstractNumId w:val="89"/>
  </w:num>
  <w:num w:numId="7">
    <w:abstractNumId w:val="41"/>
  </w:num>
  <w:num w:numId="8">
    <w:abstractNumId w:val="70"/>
  </w:num>
  <w:num w:numId="9">
    <w:abstractNumId w:val="34"/>
  </w:num>
  <w:num w:numId="10">
    <w:abstractNumId w:val="63"/>
  </w:num>
  <w:num w:numId="11">
    <w:abstractNumId w:val="8"/>
  </w:num>
  <w:num w:numId="12">
    <w:abstractNumId w:val="26"/>
  </w:num>
  <w:num w:numId="13">
    <w:abstractNumId w:val="19"/>
  </w:num>
  <w:num w:numId="14">
    <w:abstractNumId w:val="23"/>
  </w:num>
  <w:num w:numId="15">
    <w:abstractNumId w:val="5"/>
  </w:num>
  <w:num w:numId="16">
    <w:abstractNumId w:val="32"/>
  </w:num>
  <w:num w:numId="17">
    <w:abstractNumId w:val="76"/>
  </w:num>
  <w:num w:numId="18">
    <w:abstractNumId w:val="21"/>
  </w:num>
  <w:num w:numId="19">
    <w:abstractNumId w:val="0"/>
  </w:num>
  <w:num w:numId="20">
    <w:abstractNumId w:val="83"/>
  </w:num>
  <w:num w:numId="21">
    <w:abstractNumId w:val="44"/>
  </w:num>
  <w:num w:numId="22">
    <w:abstractNumId w:val="29"/>
  </w:num>
  <w:num w:numId="23">
    <w:abstractNumId w:val="67"/>
  </w:num>
  <w:num w:numId="24">
    <w:abstractNumId w:val="12"/>
  </w:num>
  <w:num w:numId="25">
    <w:abstractNumId w:val="14"/>
  </w:num>
  <w:num w:numId="26">
    <w:abstractNumId w:val="72"/>
  </w:num>
  <w:num w:numId="27">
    <w:abstractNumId w:val="22"/>
  </w:num>
  <w:num w:numId="28">
    <w:abstractNumId w:val="46"/>
  </w:num>
  <w:num w:numId="29">
    <w:abstractNumId w:val="48"/>
  </w:num>
  <w:num w:numId="30">
    <w:abstractNumId w:val="25"/>
  </w:num>
  <w:num w:numId="31">
    <w:abstractNumId w:val="84"/>
  </w:num>
  <w:num w:numId="32">
    <w:abstractNumId w:val="71"/>
  </w:num>
  <w:num w:numId="33">
    <w:abstractNumId w:val="57"/>
  </w:num>
  <w:num w:numId="34">
    <w:abstractNumId w:val="35"/>
  </w:num>
  <w:num w:numId="35">
    <w:abstractNumId w:val="54"/>
  </w:num>
  <w:num w:numId="36">
    <w:abstractNumId w:val="50"/>
  </w:num>
  <w:num w:numId="37">
    <w:abstractNumId w:val="59"/>
  </w:num>
  <w:num w:numId="38">
    <w:abstractNumId w:val="4"/>
  </w:num>
  <w:num w:numId="39">
    <w:abstractNumId w:val="40"/>
  </w:num>
  <w:num w:numId="40">
    <w:abstractNumId w:val="73"/>
  </w:num>
  <w:num w:numId="41">
    <w:abstractNumId w:val="33"/>
  </w:num>
  <w:num w:numId="42">
    <w:abstractNumId w:val="66"/>
  </w:num>
  <w:num w:numId="43">
    <w:abstractNumId w:val="2"/>
  </w:num>
  <w:num w:numId="44">
    <w:abstractNumId w:val="9"/>
  </w:num>
  <w:num w:numId="45">
    <w:abstractNumId w:val="38"/>
  </w:num>
  <w:num w:numId="46">
    <w:abstractNumId w:val="79"/>
  </w:num>
  <w:num w:numId="47">
    <w:abstractNumId w:val="55"/>
  </w:num>
  <w:num w:numId="48">
    <w:abstractNumId w:val="86"/>
  </w:num>
  <w:num w:numId="49">
    <w:abstractNumId w:val="51"/>
  </w:num>
  <w:num w:numId="50">
    <w:abstractNumId w:val="75"/>
  </w:num>
  <w:num w:numId="51">
    <w:abstractNumId w:val="68"/>
  </w:num>
  <w:num w:numId="52">
    <w:abstractNumId w:val="28"/>
  </w:num>
  <w:num w:numId="53">
    <w:abstractNumId w:val="1"/>
  </w:num>
  <w:num w:numId="54">
    <w:abstractNumId w:val="3"/>
  </w:num>
  <w:num w:numId="55">
    <w:abstractNumId w:val="64"/>
  </w:num>
  <w:num w:numId="56">
    <w:abstractNumId w:val="60"/>
  </w:num>
  <w:num w:numId="57">
    <w:abstractNumId w:val="52"/>
  </w:num>
  <w:num w:numId="58">
    <w:abstractNumId w:val="24"/>
  </w:num>
  <w:num w:numId="59">
    <w:abstractNumId w:val="77"/>
  </w:num>
  <w:num w:numId="60">
    <w:abstractNumId w:val="36"/>
  </w:num>
  <w:num w:numId="61">
    <w:abstractNumId w:val="31"/>
  </w:num>
  <w:num w:numId="62">
    <w:abstractNumId w:val="10"/>
  </w:num>
  <w:num w:numId="63">
    <w:abstractNumId w:val="16"/>
  </w:num>
  <w:num w:numId="64">
    <w:abstractNumId w:val="7"/>
  </w:num>
  <w:num w:numId="65">
    <w:abstractNumId w:val="20"/>
  </w:num>
  <w:num w:numId="66">
    <w:abstractNumId w:val="74"/>
  </w:num>
  <w:num w:numId="67">
    <w:abstractNumId w:val="43"/>
  </w:num>
  <w:num w:numId="68">
    <w:abstractNumId w:val="47"/>
  </w:num>
  <w:num w:numId="69">
    <w:abstractNumId w:val="18"/>
  </w:num>
  <w:num w:numId="70">
    <w:abstractNumId w:val="62"/>
  </w:num>
  <w:num w:numId="71">
    <w:abstractNumId w:val="49"/>
  </w:num>
  <w:num w:numId="72">
    <w:abstractNumId w:val="56"/>
  </w:num>
  <w:num w:numId="73">
    <w:abstractNumId w:val="15"/>
  </w:num>
  <w:num w:numId="74">
    <w:abstractNumId w:val="13"/>
  </w:num>
  <w:num w:numId="75">
    <w:abstractNumId w:val="85"/>
  </w:num>
  <w:num w:numId="76">
    <w:abstractNumId w:val="30"/>
  </w:num>
  <w:num w:numId="77">
    <w:abstractNumId w:val="87"/>
  </w:num>
  <w:num w:numId="78">
    <w:abstractNumId w:val="37"/>
  </w:num>
  <w:num w:numId="79">
    <w:abstractNumId w:val="42"/>
  </w:num>
  <w:num w:numId="80">
    <w:abstractNumId w:val="81"/>
  </w:num>
  <w:num w:numId="81">
    <w:abstractNumId w:val="11"/>
  </w:num>
  <w:num w:numId="82">
    <w:abstractNumId w:val="78"/>
  </w:num>
  <w:num w:numId="83">
    <w:abstractNumId w:val="27"/>
  </w:num>
  <w:num w:numId="84">
    <w:abstractNumId w:val="45"/>
  </w:num>
  <w:num w:numId="85">
    <w:abstractNumId w:val="6"/>
  </w:num>
  <w:num w:numId="86">
    <w:abstractNumId w:val="61"/>
  </w:num>
  <w:num w:numId="87">
    <w:abstractNumId w:val="17"/>
  </w:num>
  <w:num w:numId="88">
    <w:abstractNumId w:val="69"/>
  </w:num>
  <w:num w:numId="89">
    <w:abstractNumId w:val="58"/>
  </w:num>
  <w:num w:numId="90">
    <w:abstractNumId w:val="58"/>
  </w:num>
  <w:num w:numId="91">
    <w:abstractNumId w:val="58"/>
  </w:num>
  <w:num w:numId="92">
    <w:abstractNumId w:val="58"/>
  </w:num>
  <w:num w:numId="93">
    <w:abstractNumId w:val="58"/>
  </w:num>
  <w:num w:numId="94">
    <w:abstractNumId w:val="58"/>
  </w:num>
  <w:num w:numId="9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53"/>
  </w:num>
  <w:numIdMacAtCleanup w:val="8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trackRevisions/>
  <w:defaultTabStop w:val="708"/>
  <w:hyphenationZone w:val="425"/>
  <w:drawingGridHorizontalSpacing w:val="110"/>
  <w:displayHorizontalDrawingGridEvery w:val="2"/>
  <w:characterSpacingControl w:val="doNotCompress"/>
  <w:hdrShapeDefaults>
    <o:shapedefaults v:ext="edit" spidmax="32770"/>
    <o:shapelayout v:ext="edit">
      <o:idmap v:ext="edit" data="20"/>
    </o:shapelayout>
  </w:hdrShapeDefaults>
  <w:footnotePr>
    <w:footnote w:id="-1"/>
    <w:footnote w:id="0"/>
  </w:footnotePr>
  <w:endnotePr>
    <w:endnote w:id="-1"/>
    <w:endnote w:id="0"/>
  </w:endnotePr>
  <w:compat/>
  <w:rsids>
    <w:rsidRoot w:val="0015540B"/>
    <w:rsid w:val="000017CA"/>
    <w:rsid w:val="00001A27"/>
    <w:rsid w:val="00002CA1"/>
    <w:rsid w:val="00004E98"/>
    <w:rsid w:val="00006C92"/>
    <w:rsid w:val="000245BF"/>
    <w:rsid w:val="00024AF0"/>
    <w:rsid w:val="00025C33"/>
    <w:rsid w:val="0002771B"/>
    <w:rsid w:val="000307B9"/>
    <w:rsid w:val="00032B6B"/>
    <w:rsid w:val="00037238"/>
    <w:rsid w:val="00043760"/>
    <w:rsid w:val="00044048"/>
    <w:rsid w:val="00045523"/>
    <w:rsid w:val="00054476"/>
    <w:rsid w:val="0005600B"/>
    <w:rsid w:val="000570E7"/>
    <w:rsid w:val="000576D2"/>
    <w:rsid w:val="000622DB"/>
    <w:rsid w:val="00072CB6"/>
    <w:rsid w:val="00073C8B"/>
    <w:rsid w:val="00076048"/>
    <w:rsid w:val="00076BDE"/>
    <w:rsid w:val="000779A8"/>
    <w:rsid w:val="00080EC3"/>
    <w:rsid w:val="00082615"/>
    <w:rsid w:val="00083B08"/>
    <w:rsid w:val="00084884"/>
    <w:rsid w:val="00085096"/>
    <w:rsid w:val="0008751F"/>
    <w:rsid w:val="00092A83"/>
    <w:rsid w:val="000932AC"/>
    <w:rsid w:val="0009405F"/>
    <w:rsid w:val="0009409C"/>
    <w:rsid w:val="00095F37"/>
    <w:rsid w:val="000963AF"/>
    <w:rsid w:val="000A1FE4"/>
    <w:rsid w:val="000A33A3"/>
    <w:rsid w:val="000A4B8C"/>
    <w:rsid w:val="000A59F5"/>
    <w:rsid w:val="000A62D2"/>
    <w:rsid w:val="000B0611"/>
    <w:rsid w:val="000B21ED"/>
    <w:rsid w:val="000B4E3C"/>
    <w:rsid w:val="000C02C5"/>
    <w:rsid w:val="000C5420"/>
    <w:rsid w:val="000C6864"/>
    <w:rsid w:val="000C68E2"/>
    <w:rsid w:val="000C69DB"/>
    <w:rsid w:val="000D0CE0"/>
    <w:rsid w:val="000D3895"/>
    <w:rsid w:val="000D4694"/>
    <w:rsid w:val="000D5E28"/>
    <w:rsid w:val="000D7080"/>
    <w:rsid w:val="000E1925"/>
    <w:rsid w:val="000E1F86"/>
    <w:rsid w:val="000E359C"/>
    <w:rsid w:val="000E376B"/>
    <w:rsid w:val="000E3B83"/>
    <w:rsid w:val="000E7734"/>
    <w:rsid w:val="000F3BB7"/>
    <w:rsid w:val="000F555A"/>
    <w:rsid w:val="000F77E4"/>
    <w:rsid w:val="00102C8A"/>
    <w:rsid w:val="001044A2"/>
    <w:rsid w:val="00104AEF"/>
    <w:rsid w:val="00112E49"/>
    <w:rsid w:val="00117FB8"/>
    <w:rsid w:val="001246D3"/>
    <w:rsid w:val="00130A0D"/>
    <w:rsid w:val="00142492"/>
    <w:rsid w:val="0014568D"/>
    <w:rsid w:val="00147278"/>
    <w:rsid w:val="001521A6"/>
    <w:rsid w:val="0015291D"/>
    <w:rsid w:val="00153588"/>
    <w:rsid w:val="0015540B"/>
    <w:rsid w:val="001677E4"/>
    <w:rsid w:val="00170346"/>
    <w:rsid w:val="001846DB"/>
    <w:rsid w:val="0019359F"/>
    <w:rsid w:val="00195FDC"/>
    <w:rsid w:val="00196941"/>
    <w:rsid w:val="001B0A66"/>
    <w:rsid w:val="001B45E9"/>
    <w:rsid w:val="001B5C2D"/>
    <w:rsid w:val="001B77D1"/>
    <w:rsid w:val="001C7B99"/>
    <w:rsid w:val="001D3B12"/>
    <w:rsid w:val="001D5C48"/>
    <w:rsid w:val="001E0B48"/>
    <w:rsid w:val="001E186F"/>
    <w:rsid w:val="001E65B2"/>
    <w:rsid w:val="001E7A64"/>
    <w:rsid w:val="00204A2D"/>
    <w:rsid w:val="00212070"/>
    <w:rsid w:val="00213F89"/>
    <w:rsid w:val="00217A87"/>
    <w:rsid w:val="002215BA"/>
    <w:rsid w:val="00222690"/>
    <w:rsid w:val="00222E49"/>
    <w:rsid w:val="00224A9C"/>
    <w:rsid w:val="0023730D"/>
    <w:rsid w:val="00237367"/>
    <w:rsid w:val="00243CD5"/>
    <w:rsid w:val="00243E07"/>
    <w:rsid w:val="00244F18"/>
    <w:rsid w:val="00250882"/>
    <w:rsid w:val="002513B7"/>
    <w:rsid w:val="00251F0A"/>
    <w:rsid w:val="002548CC"/>
    <w:rsid w:val="002551A0"/>
    <w:rsid w:val="002605F8"/>
    <w:rsid w:val="0026568A"/>
    <w:rsid w:val="00270CB0"/>
    <w:rsid w:val="00270F3F"/>
    <w:rsid w:val="00272B0E"/>
    <w:rsid w:val="00275838"/>
    <w:rsid w:val="002805A5"/>
    <w:rsid w:val="00281D08"/>
    <w:rsid w:val="00285391"/>
    <w:rsid w:val="00292E34"/>
    <w:rsid w:val="00292E5A"/>
    <w:rsid w:val="00293F54"/>
    <w:rsid w:val="002A016C"/>
    <w:rsid w:val="002A28A4"/>
    <w:rsid w:val="002A2CBE"/>
    <w:rsid w:val="002A7580"/>
    <w:rsid w:val="002B5437"/>
    <w:rsid w:val="002C1DB7"/>
    <w:rsid w:val="002C24D4"/>
    <w:rsid w:val="002C258D"/>
    <w:rsid w:val="002C7595"/>
    <w:rsid w:val="002D1481"/>
    <w:rsid w:val="002D26A2"/>
    <w:rsid w:val="002D2864"/>
    <w:rsid w:val="002D322E"/>
    <w:rsid w:val="002D4C49"/>
    <w:rsid w:val="002D633A"/>
    <w:rsid w:val="002E14E6"/>
    <w:rsid w:val="002F218A"/>
    <w:rsid w:val="002F3E7D"/>
    <w:rsid w:val="0030303E"/>
    <w:rsid w:val="00313ECA"/>
    <w:rsid w:val="00315627"/>
    <w:rsid w:val="00321C3E"/>
    <w:rsid w:val="00322C99"/>
    <w:rsid w:val="0032570F"/>
    <w:rsid w:val="00334F4D"/>
    <w:rsid w:val="0034239F"/>
    <w:rsid w:val="0035267D"/>
    <w:rsid w:val="00354ADE"/>
    <w:rsid w:val="00362A88"/>
    <w:rsid w:val="00362E99"/>
    <w:rsid w:val="00362FA6"/>
    <w:rsid w:val="00363D4C"/>
    <w:rsid w:val="00375566"/>
    <w:rsid w:val="00375E2A"/>
    <w:rsid w:val="0038370B"/>
    <w:rsid w:val="00385C23"/>
    <w:rsid w:val="00392F5F"/>
    <w:rsid w:val="003931E4"/>
    <w:rsid w:val="003937A3"/>
    <w:rsid w:val="00396F29"/>
    <w:rsid w:val="00397659"/>
    <w:rsid w:val="00397B75"/>
    <w:rsid w:val="00397BE5"/>
    <w:rsid w:val="003A131B"/>
    <w:rsid w:val="003A1525"/>
    <w:rsid w:val="003A33AC"/>
    <w:rsid w:val="003A3F91"/>
    <w:rsid w:val="003B0227"/>
    <w:rsid w:val="003B18A4"/>
    <w:rsid w:val="003B2375"/>
    <w:rsid w:val="003C33F9"/>
    <w:rsid w:val="003C6861"/>
    <w:rsid w:val="003D185D"/>
    <w:rsid w:val="003E1018"/>
    <w:rsid w:val="003E406F"/>
    <w:rsid w:val="003E53AE"/>
    <w:rsid w:val="003E5C4A"/>
    <w:rsid w:val="003E7B46"/>
    <w:rsid w:val="003F0912"/>
    <w:rsid w:val="003F233B"/>
    <w:rsid w:val="003F37E3"/>
    <w:rsid w:val="003F48FB"/>
    <w:rsid w:val="003F7733"/>
    <w:rsid w:val="00401C69"/>
    <w:rsid w:val="00405935"/>
    <w:rsid w:val="00405BEF"/>
    <w:rsid w:val="00405DFD"/>
    <w:rsid w:val="00411929"/>
    <w:rsid w:val="004124C6"/>
    <w:rsid w:val="0042041E"/>
    <w:rsid w:val="0042493F"/>
    <w:rsid w:val="00430D44"/>
    <w:rsid w:val="004313EA"/>
    <w:rsid w:val="00435515"/>
    <w:rsid w:val="004358E6"/>
    <w:rsid w:val="00442047"/>
    <w:rsid w:val="0044262F"/>
    <w:rsid w:val="004465FE"/>
    <w:rsid w:val="00451003"/>
    <w:rsid w:val="004513AC"/>
    <w:rsid w:val="00451615"/>
    <w:rsid w:val="0046062D"/>
    <w:rsid w:val="004610FA"/>
    <w:rsid w:val="0046175E"/>
    <w:rsid w:val="00463A00"/>
    <w:rsid w:val="00466D05"/>
    <w:rsid w:val="004717A9"/>
    <w:rsid w:val="00477FD1"/>
    <w:rsid w:val="00481DA5"/>
    <w:rsid w:val="00485D62"/>
    <w:rsid w:val="004871C2"/>
    <w:rsid w:val="00490005"/>
    <w:rsid w:val="00490C63"/>
    <w:rsid w:val="00492E4D"/>
    <w:rsid w:val="004954A5"/>
    <w:rsid w:val="004A081F"/>
    <w:rsid w:val="004B0790"/>
    <w:rsid w:val="004B090F"/>
    <w:rsid w:val="004C01F5"/>
    <w:rsid w:val="004C5ED3"/>
    <w:rsid w:val="004C6C5F"/>
    <w:rsid w:val="004D08CE"/>
    <w:rsid w:val="004D2CC2"/>
    <w:rsid w:val="004D7506"/>
    <w:rsid w:val="004E1240"/>
    <w:rsid w:val="004E2AC5"/>
    <w:rsid w:val="004E4094"/>
    <w:rsid w:val="004E527D"/>
    <w:rsid w:val="004E6C36"/>
    <w:rsid w:val="004F027A"/>
    <w:rsid w:val="004F0C25"/>
    <w:rsid w:val="004F2300"/>
    <w:rsid w:val="005001F4"/>
    <w:rsid w:val="00500DA2"/>
    <w:rsid w:val="00502514"/>
    <w:rsid w:val="00505AD2"/>
    <w:rsid w:val="00506FC1"/>
    <w:rsid w:val="0051019D"/>
    <w:rsid w:val="0051539C"/>
    <w:rsid w:val="00520543"/>
    <w:rsid w:val="00520E92"/>
    <w:rsid w:val="00530964"/>
    <w:rsid w:val="00535A98"/>
    <w:rsid w:val="00540E5A"/>
    <w:rsid w:val="00540F90"/>
    <w:rsid w:val="005444FE"/>
    <w:rsid w:val="00544C35"/>
    <w:rsid w:val="00545165"/>
    <w:rsid w:val="00552168"/>
    <w:rsid w:val="005564AB"/>
    <w:rsid w:val="005600A2"/>
    <w:rsid w:val="0056045D"/>
    <w:rsid w:val="005672F3"/>
    <w:rsid w:val="00567A97"/>
    <w:rsid w:val="00572EE0"/>
    <w:rsid w:val="0057364D"/>
    <w:rsid w:val="00581C3F"/>
    <w:rsid w:val="00587850"/>
    <w:rsid w:val="00593A01"/>
    <w:rsid w:val="005A052F"/>
    <w:rsid w:val="005B11CC"/>
    <w:rsid w:val="005B159D"/>
    <w:rsid w:val="005B2D99"/>
    <w:rsid w:val="005B2DEC"/>
    <w:rsid w:val="005B4B86"/>
    <w:rsid w:val="005B4E31"/>
    <w:rsid w:val="005B58B7"/>
    <w:rsid w:val="005C2013"/>
    <w:rsid w:val="005D0762"/>
    <w:rsid w:val="005D35EE"/>
    <w:rsid w:val="005D7175"/>
    <w:rsid w:val="005E0E9D"/>
    <w:rsid w:val="005E3BB1"/>
    <w:rsid w:val="005F0D93"/>
    <w:rsid w:val="005F5B16"/>
    <w:rsid w:val="00600EDD"/>
    <w:rsid w:val="006038C4"/>
    <w:rsid w:val="006059A7"/>
    <w:rsid w:val="00623040"/>
    <w:rsid w:val="006269D4"/>
    <w:rsid w:val="00630EA6"/>
    <w:rsid w:val="006402D7"/>
    <w:rsid w:val="006418CF"/>
    <w:rsid w:val="00645AB9"/>
    <w:rsid w:val="0065032B"/>
    <w:rsid w:val="00650F03"/>
    <w:rsid w:val="00653FD1"/>
    <w:rsid w:val="00661AEC"/>
    <w:rsid w:val="0066290B"/>
    <w:rsid w:val="00666143"/>
    <w:rsid w:val="00673A8E"/>
    <w:rsid w:val="0068355A"/>
    <w:rsid w:val="00683E3F"/>
    <w:rsid w:val="0069151D"/>
    <w:rsid w:val="00693748"/>
    <w:rsid w:val="006A165A"/>
    <w:rsid w:val="006A1FD8"/>
    <w:rsid w:val="006A5161"/>
    <w:rsid w:val="006A7141"/>
    <w:rsid w:val="006B2889"/>
    <w:rsid w:val="006B628B"/>
    <w:rsid w:val="006B6ED9"/>
    <w:rsid w:val="006D19BE"/>
    <w:rsid w:val="006D631E"/>
    <w:rsid w:val="006E5897"/>
    <w:rsid w:val="006E71DF"/>
    <w:rsid w:val="006F24C2"/>
    <w:rsid w:val="006F27B0"/>
    <w:rsid w:val="0070181D"/>
    <w:rsid w:val="00701984"/>
    <w:rsid w:val="00706C7A"/>
    <w:rsid w:val="00710115"/>
    <w:rsid w:val="00715BE9"/>
    <w:rsid w:val="007167AA"/>
    <w:rsid w:val="007213AD"/>
    <w:rsid w:val="00723341"/>
    <w:rsid w:val="007258C5"/>
    <w:rsid w:val="007306AB"/>
    <w:rsid w:val="0073247B"/>
    <w:rsid w:val="00740407"/>
    <w:rsid w:val="00754C38"/>
    <w:rsid w:val="007642BE"/>
    <w:rsid w:val="0077358E"/>
    <w:rsid w:val="00781A32"/>
    <w:rsid w:val="00785E8E"/>
    <w:rsid w:val="00786086"/>
    <w:rsid w:val="0079109A"/>
    <w:rsid w:val="0079322D"/>
    <w:rsid w:val="00793D75"/>
    <w:rsid w:val="00795E28"/>
    <w:rsid w:val="00797E8C"/>
    <w:rsid w:val="007A04AE"/>
    <w:rsid w:val="007A1E46"/>
    <w:rsid w:val="007A5A54"/>
    <w:rsid w:val="007A5B47"/>
    <w:rsid w:val="007B1D89"/>
    <w:rsid w:val="007B2E9B"/>
    <w:rsid w:val="007B3FD6"/>
    <w:rsid w:val="007C0D8F"/>
    <w:rsid w:val="007C7A16"/>
    <w:rsid w:val="007D5626"/>
    <w:rsid w:val="007E2266"/>
    <w:rsid w:val="007E6257"/>
    <w:rsid w:val="007E7FDD"/>
    <w:rsid w:val="007F02BC"/>
    <w:rsid w:val="007F1CB2"/>
    <w:rsid w:val="007F540F"/>
    <w:rsid w:val="007F636E"/>
    <w:rsid w:val="0080262F"/>
    <w:rsid w:val="00814676"/>
    <w:rsid w:val="00817D05"/>
    <w:rsid w:val="00821261"/>
    <w:rsid w:val="00823722"/>
    <w:rsid w:val="0082603C"/>
    <w:rsid w:val="0082756D"/>
    <w:rsid w:val="00827F69"/>
    <w:rsid w:val="008417F2"/>
    <w:rsid w:val="00844291"/>
    <w:rsid w:val="00853ADE"/>
    <w:rsid w:val="00853AF7"/>
    <w:rsid w:val="00862604"/>
    <w:rsid w:val="008670AE"/>
    <w:rsid w:val="00870F56"/>
    <w:rsid w:val="00874AB9"/>
    <w:rsid w:val="00874D39"/>
    <w:rsid w:val="00874DAE"/>
    <w:rsid w:val="0088533A"/>
    <w:rsid w:val="008879A4"/>
    <w:rsid w:val="008943BE"/>
    <w:rsid w:val="00896F4C"/>
    <w:rsid w:val="008A5F36"/>
    <w:rsid w:val="008A6D04"/>
    <w:rsid w:val="008B0A47"/>
    <w:rsid w:val="008B26C7"/>
    <w:rsid w:val="008B2FD5"/>
    <w:rsid w:val="008B5251"/>
    <w:rsid w:val="008C681D"/>
    <w:rsid w:val="008D0860"/>
    <w:rsid w:val="008D25C0"/>
    <w:rsid w:val="008D6238"/>
    <w:rsid w:val="008D68FF"/>
    <w:rsid w:val="008E4DB1"/>
    <w:rsid w:val="008F0E79"/>
    <w:rsid w:val="00900DC1"/>
    <w:rsid w:val="00901E10"/>
    <w:rsid w:val="00907443"/>
    <w:rsid w:val="00911308"/>
    <w:rsid w:val="00912FD2"/>
    <w:rsid w:val="00916A65"/>
    <w:rsid w:val="00920557"/>
    <w:rsid w:val="00921111"/>
    <w:rsid w:val="00921425"/>
    <w:rsid w:val="0092184E"/>
    <w:rsid w:val="00922331"/>
    <w:rsid w:val="009232E4"/>
    <w:rsid w:val="00926843"/>
    <w:rsid w:val="00931E23"/>
    <w:rsid w:val="009332C3"/>
    <w:rsid w:val="009370BD"/>
    <w:rsid w:val="00941694"/>
    <w:rsid w:val="009506F5"/>
    <w:rsid w:val="00960C86"/>
    <w:rsid w:val="00960E98"/>
    <w:rsid w:val="00961787"/>
    <w:rsid w:val="00963570"/>
    <w:rsid w:val="0096359B"/>
    <w:rsid w:val="00973A63"/>
    <w:rsid w:val="009769AF"/>
    <w:rsid w:val="0098314D"/>
    <w:rsid w:val="00990CEE"/>
    <w:rsid w:val="009938FE"/>
    <w:rsid w:val="00993E05"/>
    <w:rsid w:val="00993EF0"/>
    <w:rsid w:val="009A29C4"/>
    <w:rsid w:val="009A7F84"/>
    <w:rsid w:val="009C061D"/>
    <w:rsid w:val="009C145C"/>
    <w:rsid w:val="009C257A"/>
    <w:rsid w:val="009C4F43"/>
    <w:rsid w:val="009C7E3E"/>
    <w:rsid w:val="009D0EDD"/>
    <w:rsid w:val="009D1346"/>
    <w:rsid w:val="009D15C9"/>
    <w:rsid w:val="009E37AB"/>
    <w:rsid w:val="009E5579"/>
    <w:rsid w:val="009E5EA1"/>
    <w:rsid w:val="009F7F87"/>
    <w:rsid w:val="009F7FD6"/>
    <w:rsid w:val="00A0044C"/>
    <w:rsid w:val="00A0227F"/>
    <w:rsid w:val="00A035CC"/>
    <w:rsid w:val="00A04690"/>
    <w:rsid w:val="00A07361"/>
    <w:rsid w:val="00A07878"/>
    <w:rsid w:val="00A07DB8"/>
    <w:rsid w:val="00A122C3"/>
    <w:rsid w:val="00A133E8"/>
    <w:rsid w:val="00A14DE1"/>
    <w:rsid w:val="00A174A4"/>
    <w:rsid w:val="00A22A40"/>
    <w:rsid w:val="00A23FEE"/>
    <w:rsid w:val="00A25555"/>
    <w:rsid w:val="00A3090E"/>
    <w:rsid w:val="00A32A59"/>
    <w:rsid w:val="00A34385"/>
    <w:rsid w:val="00A3684F"/>
    <w:rsid w:val="00A441DF"/>
    <w:rsid w:val="00A4508C"/>
    <w:rsid w:val="00A45EAB"/>
    <w:rsid w:val="00A5332A"/>
    <w:rsid w:val="00A63C09"/>
    <w:rsid w:val="00A659C7"/>
    <w:rsid w:val="00A65F52"/>
    <w:rsid w:val="00A66482"/>
    <w:rsid w:val="00A70489"/>
    <w:rsid w:val="00A71001"/>
    <w:rsid w:val="00A71702"/>
    <w:rsid w:val="00A7245A"/>
    <w:rsid w:val="00A75F59"/>
    <w:rsid w:val="00A84FE7"/>
    <w:rsid w:val="00A8596A"/>
    <w:rsid w:val="00A95350"/>
    <w:rsid w:val="00A97F68"/>
    <w:rsid w:val="00AA1854"/>
    <w:rsid w:val="00AA1920"/>
    <w:rsid w:val="00AA1B17"/>
    <w:rsid w:val="00AA2560"/>
    <w:rsid w:val="00AA2BC6"/>
    <w:rsid w:val="00AB2743"/>
    <w:rsid w:val="00AB4D88"/>
    <w:rsid w:val="00AC3DCB"/>
    <w:rsid w:val="00AC74D4"/>
    <w:rsid w:val="00AC75DD"/>
    <w:rsid w:val="00AD06D4"/>
    <w:rsid w:val="00AD623C"/>
    <w:rsid w:val="00AD72AF"/>
    <w:rsid w:val="00AE1965"/>
    <w:rsid w:val="00AE2AF4"/>
    <w:rsid w:val="00AE32A4"/>
    <w:rsid w:val="00AF1645"/>
    <w:rsid w:val="00AF27AC"/>
    <w:rsid w:val="00AF40D8"/>
    <w:rsid w:val="00B00B52"/>
    <w:rsid w:val="00B14643"/>
    <w:rsid w:val="00B20A71"/>
    <w:rsid w:val="00B22127"/>
    <w:rsid w:val="00B26C83"/>
    <w:rsid w:val="00B3399E"/>
    <w:rsid w:val="00B4161E"/>
    <w:rsid w:val="00B478E4"/>
    <w:rsid w:val="00B50403"/>
    <w:rsid w:val="00B52051"/>
    <w:rsid w:val="00B5234E"/>
    <w:rsid w:val="00B57710"/>
    <w:rsid w:val="00B6015C"/>
    <w:rsid w:val="00B60FCB"/>
    <w:rsid w:val="00B63C20"/>
    <w:rsid w:val="00B643DA"/>
    <w:rsid w:val="00B645DF"/>
    <w:rsid w:val="00B75C1A"/>
    <w:rsid w:val="00B764AE"/>
    <w:rsid w:val="00B83695"/>
    <w:rsid w:val="00B83CDA"/>
    <w:rsid w:val="00B875C8"/>
    <w:rsid w:val="00B87664"/>
    <w:rsid w:val="00B90632"/>
    <w:rsid w:val="00B961C6"/>
    <w:rsid w:val="00B96774"/>
    <w:rsid w:val="00B97E7D"/>
    <w:rsid w:val="00BB4687"/>
    <w:rsid w:val="00BC2665"/>
    <w:rsid w:val="00BC294C"/>
    <w:rsid w:val="00BC6139"/>
    <w:rsid w:val="00BD0ADF"/>
    <w:rsid w:val="00BD7FBE"/>
    <w:rsid w:val="00BE4A4E"/>
    <w:rsid w:val="00BE7D12"/>
    <w:rsid w:val="00BF1B0F"/>
    <w:rsid w:val="00BF25CB"/>
    <w:rsid w:val="00C022E2"/>
    <w:rsid w:val="00C02F87"/>
    <w:rsid w:val="00C06FEE"/>
    <w:rsid w:val="00C10B0A"/>
    <w:rsid w:val="00C11760"/>
    <w:rsid w:val="00C11C5C"/>
    <w:rsid w:val="00C14E83"/>
    <w:rsid w:val="00C224C2"/>
    <w:rsid w:val="00C24885"/>
    <w:rsid w:val="00C268B2"/>
    <w:rsid w:val="00C31C3E"/>
    <w:rsid w:val="00C36C4D"/>
    <w:rsid w:val="00C4116C"/>
    <w:rsid w:val="00C4337C"/>
    <w:rsid w:val="00C50724"/>
    <w:rsid w:val="00C521AB"/>
    <w:rsid w:val="00C66D82"/>
    <w:rsid w:val="00C848BE"/>
    <w:rsid w:val="00C84909"/>
    <w:rsid w:val="00C85942"/>
    <w:rsid w:val="00C914A3"/>
    <w:rsid w:val="00CA08E9"/>
    <w:rsid w:val="00CA245F"/>
    <w:rsid w:val="00CA571C"/>
    <w:rsid w:val="00CA6D01"/>
    <w:rsid w:val="00CB1548"/>
    <w:rsid w:val="00CB1A50"/>
    <w:rsid w:val="00CB1DAE"/>
    <w:rsid w:val="00CB711A"/>
    <w:rsid w:val="00CB716F"/>
    <w:rsid w:val="00CC00BB"/>
    <w:rsid w:val="00CC103D"/>
    <w:rsid w:val="00CC721F"/>
    <w:rsid w:val="00CD15BE"/>
    <w:rsid w:val="00CD3002"/>
    <w:rsid w:val="00CD57D6"/>
    <w:rsid w:val="00CE07A3"/>
    <w:rsid w:val="00CE12F7"/>
    <w:rsid w:val="00CE4012"/>
    <w:rsid w:val="00CF1B03"/>
    <w:rsid w:val="00D002B4"/>
    <w:rsid w:val="00D00958"/>
    <w:rsid w:val="00D012C3"/>
    <w:rsid w:val="00D02844"/>
    <w:rsid w:val="00D05D5F"/>
    <w:rsid w:val="00D05DEA"/>
    <w:rsid w:val="00D06560"/>
    <w:rsid w:val="00D11285"/>
    <w:rsid w:val="00D15D51"/>
    <w:rsid w:val="00D233BF"/>
    <w:rsid w:val="00D23EC4"/>
    <w:rsid w:val="00D26FCC"/>
    <w:rsid w:val="00D31673"/>
    <w:rsid w:val="00D324C2"/>
    <w:rsid w:val="00D32697"/>
    <w:rsid w:val="00D4333F"/>
    <w:rsid w:val="00D60D01"/>
    <w:rsid w:val="00D743EA"/>
    <w:rsid w:val="00D7751D"/>
    <w:rsid w:val="00D802F9"/>
    <w:rsid w:val="00D87B9A"/>
    <w:rsid w:val="00D9190E"/>
    <w:rsid w:val="00D9345D"/>
    <w:rsid w:val="00D94C1E"/>
    <w:rsid w:val="00DA41CD"/>
    <w:rsid w:val="00DA5A4A"/>
    <w:rsid w:val="00DA5CF9"/>
    <w:rsid w:val="00DB1D0A"/>
    <w:rsid w:val="00DC702C"/>
    <w:rsid w:val="00DC78B5"/>
    <w:rsid w:val="00DD7B48"/>
    <w:rsid w:val="00DE54E0"/>
    <w:rsid w:val="00DE6450"/>
    <w:rsid w:val="00DE7CED"/>
    <w:rsid w:val="00DF1824"/>
    <w:rsid w:val="00DF317B"/>
    <w:rsid w:val="00DF3F19"/>
    <w:rsid w:val="00E06095"/>
    <w:rsid w:val="00E11EB4"/>
    <w:rsid w:val="00E143B0"/>
    <w:rsid w:val="00E24285"/>
    <w:rsid w:val="00E30FD5"/>
    <w:rsid w:val="00E310AA"/>
    <w:rsid w:val="00E31A1C"/>
    <w:rsid w:val="00E31FB1"/>
    <w:rsid w:val="00E33584"/>
    <w:rsid w:val="00E3523F"/>
    <w:rsid w:val="00E40C07"/>
    <w:rsid w:val="00E4115C"/>
    <w:rsid w:val="00E45085"/>
    <w:rsid w:val="00E46460"/>
    <w:rsid w:val="00E502CC"/>
    <w:rsid w:val="00E516CB"/>
    <w:rsid w:val="00E5575D"/>
    <w:rsid w:val="00E56B44"/>
    <w:rsid w:val="00E64C36"/>
    <w:rsid w:val="00E730AA"/>
    <w:rsid w:val="00E732FF"/>
    <w:rsid w:val="00E80867"/>
    <w:rsid w:val="00E905E0"/>
    <w:rsid w:val="00E918D8"/>
    <w:rsid w:val="00E930A2"/>
    <w:rsid w:val="00E93744"/>
    <w:rsid w:val="00E9402F"/>
    <w:rsid w:val="00E94DC2"/>
    <w:rsid w:val="00E95711"/>
    <w:rsid w:val="00E974D6"/>
    <w:rsid w:val="00EA06B0"/>
    <w:rsid w:val="00EA228D"/>
    <w:rsid w:val="00EA5AA8"/>
    <w:rsid w:val="00EB4227"/>
    <w:rsid w:val="00EC51E6"/>
    <w:rsid w:val="00EC553A"/>
    <w:rsid w:val="00EC774A"/>
    <w:rsid w:val="00EC7D14"/>
    <w:rsid w:val="00ED0BB6"/>
    <w:rsid w:val="00ED31AB"/>
    <w:rsid w:val="00EE3541"/>
    <w:rsid w:val="00EE514E"/>
    <w:rsid w:val="00EF2FAC"/>
    <w:rsid w:val="00F00985"/>
    <w:rsid w:val="00F01828"/>
    <w:rsid w:val="00F0184E"/>
    <w:rsid w:val="00F02D5E"/>
    <w:rsid w:val="00F05E5E"/>
    <w:rsid w:val="00F13008"/>
    <w:rsid w:val="00F22CA9"/>
    <w:rsid w:val="00F32F0A"/>
    <w:rsid w:val="00F3403A"/>
    <w:rsid w:val="00F34623"/>
    <w:rsid w:val="00F34CD9"/>
    <w:rsid w:val="00F4325C"/>
    <w:rsid w:val="00F43F46"/>
    <w:rsid w:val="00F4794D"/>
    <w:rsid w:val="00F50EAA"/>
    <w:rsid w:val="00F51363"/>
    <w:rsid w:val="00F5194B"/>
    <w:rsid w:val="00F54F39"/>
    <w:rsid w:val="00F6058D"/>
    <w:rsid w:val="00F62804"/>
    <w:rsid w:val="00F66592"/>
    <w:rsid w:val="00F67427"/>
    <w:rsid w:val="00F7603E"/>
    <w:rsid w:val="00F80EDF"/>
    <w:rsid w:val="00F8242E"/>
    <w:rsid w:val="00F82F47"/>
    <w:rsid w:val="00F92567"/>
    <w:rsid w:val="00F94FE1"/>
    <w:rsid w:val="00F95923"/>
    <w:rsid w:val="00FA5F4C"/>
    <w:rsid w:val="00FA7C56"/>
    <w:rsid w:val="00FA7F60"/>
    <w:rsid w:val="00FB436E"/>
    <w:rsid w:val="00FB4802"/>
    <w:rsid w:val="00FB4CF3"/>
    <w:rsid w:val="00FB6D5D"/>
    <w:rsid w:val="00FB72DD"/>
    <w:rsid w:val="00FC10C1"/>
    <w:rsid w:val="00FC405E"/>
    <w:rsid w:val="00FC69CE"/>
    <w:rsid w:val="00FC6C34"/>
    <w:rsid w:val="00FD4138"/>
    <w:rsid w:val="00FD6621"/>
    <w:rsid w:val="00FE2EB5"/>
    <w:rsid w:val="00FE60E5"/>
    <w:rsid w:val="00FE6B04"/>
    <w:rsid w:val="00FE7A0C"/>
    <w:rsid w:val="00FF1D5B"/>
    <w:rsid w:val="00FF2E46"/>
    <w:rsid w:val="00FF517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32770"/>
    <o:shapelayout v:ext="edit">
      <o:idmap v:ext="edit" data="1"/>
      <o:rules v:ext="edit">
        <o:r id="V:Rule2" type="connector" idref="#_x0000_s1032"/>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EDF"/>
    <w:pPr>
      <w:spacing w:after="0" w:line="240" w:lineRule="auto"/>
      <w:jc w:val="both"/>
    </w:pPr>
  </w:style>
  <w:style w:type="paragraph" w:styleId="Titre1">
    <w:name w:val="heading 1"/>
    <w:aliases w:val="Titre 1 CS,H1,H11,H]1,level 1,1,Heading Annex0,t1.T1.Titre 1,t1,heading 1,Profil,h1,Titre de niveau 1 GIE,Titresup,Titre 10,Heading 1,Chapitre 1,Level 1,l1,Titre 11,t1.T1,steph1,Titre1,H12,H111,Contrat 1,chapitre,Ct.,Heading1_Titre1,Titre niveau"/>
    <w:basedOn w:val="Paragraphedeliste"/>
    <w:next w:val="Normal"/>
    <w:link w:val="Titre1Car"/>
    <w:qFormat/>
    <w:rsid w:val="00B5234E"/>
    <w:pPr>
      <w:numPr>
        <w:numId w:val="89"/>
      </w:numPr>
      <w:outlineLvl w:val="0"/>
    </w:pPr>
    <w:rPr>
      <w:rFonts w:cs="Arial"/>
      <w:b/>
      <w:color w:val="003366"/>
      <w:sz w:val="36"/>
      <w:szCs w:val="36"/>
    </w:rPr>
  </w:style>
  <w:style w:type="paragraph" w:styleId="Titre2">
    <w:name w:val="heading 2"/>
    <w:basedOn w:val="Paragraphedeliste"/>
    <w:next w:val="Normal"/>
    <w:link w:val="Titre2Car"/>
    <w:uiPriority w:val="9"/>
    <w:unhideWhenUsed/>
    <w:qFormat/>
    <w:rsid w:val="00B5234E"/>
    <w:pPr>
      <w:numPr>
        <w:ilvl w:val="1"/>
        <w:numId w:val="89"/>
      </w:numPr>
      <w:ind w:left="993" w:hanging="633"/>
      <w:outlineLvl w:val="1"/>
    </w:pPr>
    <w:rPr>
      <w:rFonts w:cs="Arial"/>
      <w:color w:val="003366"/>
      <w:sz w:val="28"/>
      <w:szCs w:val="28"/>
    </w:rPr>
  </w:style>
  <w:style w:type="paragraph" w:styleId="Titre3">
    <w:name w:val="heading 3"/>
    <w:basedOn w:val="Paragraphedeliste"/>
    <w:next w:val="Normal"/>
    <w:link w:val="Titre3Car"/>
    <w:uiPriority w:val="9"/>
    <w:unhideWhenUsed/>
    <w:qFormat/>
    <w:rsid w:val="00683E3F"/>
    <w:pPr>
      <w:numPr>
        <w:ilvl w:val="2"/>
        <w:numId w:val="89"/>
      </w:numPr>
      <w:tabs>
        <w:tab w:val="clear" w:pos="2520"/>
      </w:tabs>
      <w:ind w:left="1418" w:hanging="698"/>
      <w:outlineLvl w:val="2"/>
    </w:pPr>
    <w:rPr>
      <w:color w:val="003366"/>
      <w:sz w:val="24"/>
      <w:szCs w:val="24"/>
    </w:rPr>
  </w:style>
  <w:style w:type="paragraph" w:styleId="Titre4">
    <w:name w:val="heading 4"/>
    <w:basedOn w:val="Titre3"/>
    <w:next w:val="Normal"/>
    <w:link w:val="Titre4Car"/>
    <w:uiPriority w:val="9"/>
    <w:unhideWhenUsed/>
    <w:qFormat/>
    <w:rsid w:val="008B5251"/>
    <w:pPr>
      <w:numPr>
        <w:ilvl w:val="3"/>
      </w:numPr>
      <w:tabs>
        <w:tab w:val="clear" w:pos="3600"/>
      </w:tabs>
      <w:ind w:left="1985" w:hanging="905"/>
      <w:outlineLvl w:val="3"/>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5540B"/>
    <w:rPr>
      <w:color w:val="0000FF" w:themeColor="hyperlink"/>
      <w:u w:val="single"/>
    </w:rPr>
  </w:style>
  <w:style w:type="character" w:styleId="Lienhypertextesuivivisit">
    <w:name w:val="FollowedHyperlink"/>
    <w:basedOn w:val="Policepardfaut"/>
    <w:uiPriority w:val="99"/>
    <w:semiHidden/>
    <w:unhideWhenUsed/>
    <w:rsid w:val="0015540B"/>
    <w:rPr>
      <w:color w:val="800080" w:themeColor="followedHyperlink"/>
      <w:u w:val="single"/>
    </w:rPr>
  </w:style>
  <w:style w:type="paragraph" w:styleId="Paragraphedeliste">
    <w:name w:val="List Paragraph"/>
    <w:basedOn w:val="Normal"/>
    <w:uiPriority w:val="34"/>
    <w:qFormat/>
    <w:rsid w:val="0015540B"/>
    <w:pPr>
      <w:ind w:left="720"/>
      <w:contextualSpacing/>
    </w:pPr>
  </w:style>
  <w:style w:type="character" w:customStyle="1" w:styleId="Titre1Car">
    <w:name w:val="Titre 1 Car"/>
    <w:aliases w:val="Titre 1 CS Car,H1 Car,H11 Car,H]1 Car,level 1 Car,1 Car,Heading Annex0 Car,t1.T1.Titre 1 Car,t1 Car,heading 1 Car,Profil Car,h1 Car,Titre de niveau 1 GIE Car,Titresup Car,Titre 10 Car,Heading 1 Car,Chapitre 1 Car,Level 1 Car,l1 Car,t1.T1 Car"/>
    <w:basedOn w:val="Policepardfaut"/>
    <w:link w:val="Titre1"/>
    <w:rsid w:val="00B5234E"/>
    <w:rPr>
      <w:rFonts w:cs="Arial"/>
      <w:b/>
      <w:color w:val="003366"/>
      <w:sz w:val="36"/>
      <w:szCs w:val="36"/>
    </w:rPr>
  </w:style>
  <w:style w:type="paragraph" w:styleId="En-ttedetabledesmatires">
    <w:name w:val="TOC Heading"/>
    <w:basedOn w:val="Titre1"/>
    <w:next w:val="Normal"/>
    <w:uiPriority w:val="39"/>
    <w:unhideWhenUsed/>
    <w:qFormat/>
    <w:rsid w:val="00793D75"/>
    <w:pPr>
      <w:outlineLvl w:val="9"/>
    </w:pPr>
  </w:style>
  <w:style w:type="paragraph" w:styleId="Textedebulles">
    <w:name w:val="Balloon Text"/>
    <w:basedOn w:val="Normal"/>
    <w:link w:val="TextedebullesCar"/>
    <w:uiPriority w:val="99"/>
    <w:semiHidden/>
    <w:unhideWhenUsed/>
    <w:rsid w:val="00793D75"/>
    <w:rPr>
      <w:rFonts w:ascii="Tahoma" w:hAnsi="Tahoma" w:cs="Tahoma"/>
      <w:sz w:val="16"/>
      <w:szCs w:val="16"/>
    </w:rPr>
  </w:style>
  <w:style w:type="character" w:customStyle="1" w:styleId="TextedebullesCar">
    <w:name w:val="Texte de bulles Car"/>
    <w:basedOn w:val="Policepardfaut"/>
    <w:link w:val="Textedebulles"/>
    <w:uiPriority w:val="99"/>
    <w:semiHidden/>
    <w:rsid w:val="00793D75"/>
    <w:rPr>
      <w:rFonts w:ascii="Tahoma" w:hAnsi="Tahoma" w:cs="Tahoma"/>
      <w:sz w:val="16"/>
      <w:szCs w:val="16"/>
    </w:rPr>
  </w:style>
  <w:style w:type="paragraph" w:styleId="TM1">
    <w:name w:val="toc 1"/>
    <w:basedOn w:val="Normal"/>
    <w:next w:val="Normal"/>
    <w:autoRedefine/>
    <w:uiPriority w:val="39"/>
    <w:unhideWhenUsed/>
    <w:qFormat/>
    <w:rsid w:val="00793D75"/>
    <w:pPr>
      <w:spacing w:before="120"/>
    </w:pPr>
    <w:rPr>
      <w:b/>
      <w:bCs/>
      <w:i/>
      <w:iCs/>
      <w:sz w:val="24"/>
      <w:szCs w:val="24"/>
    </w:rPr>
  </w:style>
  <w:style w:type="paragraph" w:styleId="TM2">
    <w:name w:val="toc 2"/>
    <w:basedOn w:val="Normal"/>
    <w:next w:val="Normal"/>
    <w:autoRedefine/>
    <w:uiPriority w:val="39"/>
    <w:unhideWhenUsed/>
    <w:qFormat/>
    <w:rsid w:val="007F02BC"/>
    <w:pPr>
      <w:spacing w:before="120"/>
      <w:ind w:left="220"/>
    </w:pPr>
    <w:rPr>
      <w:b/>
      <w:bCs/>
    </w:rPr>
  </w:style>
  <w:style w:type="paragraph" w:styleId="TM3">
    <w:name w:val="toc 3"/>
    <w:basedOn w:val="Normal"/>
    <w:next w:val="Normal"/>
    <w:autoRedefine/>
    <w:uiPriority w:val="39"/>
    <w:unhideWhenUsed/>
    <w:qFormat/>
    <w:rsid w:val="00EF2FAC"/>
    <w:pPr>
      <w:ind w:left="440"/>
    </w:pPr>
    <w:rPr>
      <w:sz w:val="20"/>
      <w:szCs w:val="20"/>
    </w:rPr>
  </w:style>
  <w:style w:type="character" w:customStyle="1" w:styleId="Titre2Car">
    <w:name w:val="Titre 2 Car"/>
    <w:basedOn w:val="Policepardfaut"/>
    <w:link w:val="Titre2"/>
    <w:uiPriority w:val="9"/>
    <w:rsid w:val="00B5234E"/>
    <w:rPr>
      <w:rFonts w:cs="Arial"/>
      <w:color w:val="003366"/>
      <w:sz w:val="28"/>
      <w:szCs w:val="28"/>
    </w:rPr>
  </w:style>
  <w:style w:type="paragraph" w:styleId="Notedefin">
    <w:name w:val="endnote text"/>
    <w:basedOn w:val="Normal"/>
    <w:link w:val="NotedefinCar"/>
    <w:semiHidden/>
    <w:unhideWhenUsed/>
    <w:rsid w:val="003A3F91"/>
    <w:rPr>
      <w:sz w:val="20"/>
      <w:szCs w:val="20"/>
    </w:rPr>
  </w:style>
  <w:style w:type="character" w:customStyle="1" w:styleId="NotedefinCar">
    <w:name w:val="Note de fin Car"/>
    <w:basedOn w:val="Policepardfaut"/>
    <w:link w:val="Notedefin"/>
    <w:uiPriority w:val="99"/>
    <w:semiHidden/>
    <w:rsid w:val="003A3F91"/>
    <w:rPr>
      <w:sz w:val="20"/>
      <w:szCs w:val="20"/>
    </w:rPr>
  </w:style>
  <w:style w:type="character" w:styleId="Appeldenotedefin">
    <w:name w:val="endnote reference"/>
    <w:basedOn w:val="Policepardfaut"/>
    <w:uiPriority w:val="99"/>
    <w:semiHidden/>
    <w:unhideWhenUsed/>
    <w:rsid w:val="003A3F91"/>
    <w:rPr>
      <w:vertAlign w:val="superscript"/>
    </w:rPr>
  </w:style>
  <w:style w:type="paragraph" w:styleId="Explorateurdedocuments">
    <w:name w:val="Document Map"/>
    <w:basedOn w:val="Normal"/>
    <w:link w:val="ExplorateurdedocumentsCar"/>
    <w:uiPriority w:val="99"/>
    <w:semiHidden/>
    <w:unhideWhenUsed/>
    <w:rsid w:val="003B18A4"/>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3B18A4"/>
    <w:rPr>
      <w:rFonts w:ascii="Tahoma" w:hAnsi="Tahoma" w:cs="Tahoma"/>
      <w:sz w:val="16"/>
      <w:szCs w:val="16"/>
    </w:rPr>
  </w:style>
  <w:style w:type="table" w:styleId="Grilledutableau">
    <w:name w:val="Table Grid"/>
    <w:basedOn w:val="TableauNormal"/>
    <w:rsid w:val="00397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M4">
    <w:name w:val="toc 4"/>
    <w:basedOn w:val="Normal"/>
    <w:next w:val="Normal"/>
    <w:autoRedefine/>
    <w:uiPriority w:val="39"/>
    <w:unhideWhenUsed/>
    <w:rsid w:val="00FB4CF3"/>
    <w:pPr>
      <w:ind w:left="660"/>
    </w:pPr>
    <w:rPr>
      <w:sz w:val="20"/>
      <w:szCs w:val="20"/>
    </w:rPr>
  </w:style>
  <w:style w:type="paragraph" w:styleId="TM5">
    <w:name w:val="toc 5"/>
    <w:basedOn w:val="Normal"/>
    <w:next w:val="Normal"/>
    <w:autoRedefine/>
    <w:uiPriority w:val="39"/>
    <w:unhideWhenUsed/>
    <w:rsid w:val="00FB4CF3"/>
    <w:pPr>
      <w:ind w:left="880"/>
    </w:pPr>
    <w:rPr>
      <w:sz w:val="20"/>
      <w:szCs w:val="20"/>
    </w:rPr>
  </w:style>
  <w:style w:type="paragraph" w:styleId="TM6">
    <w:name w:val="toc 6"/>
    <w:basedOn w:val="Normal"/>
    <w:next w:val="Normal"/>
    <w:autoRedefine/>
    <w:uiPriority w:val="39"/>
    <w:unhideWhenUsed/>
    <w:rsid w:val="00FB4CF3"/>
    <w:pPr>
      <w:ind w:left="1100"/>
    </w:pPr>
    <w:rPr>
      <w:sz w:val="20"/>
      <w:szCs w:val="20"/>
    </w:rPr>
  </w:style>
  <w:style w:type="paragraph" w:styleId="TM7">
    <w:name w:val="toc 7"/>
    <w:basedOn w:val="Normal"/>
    <w:next w:val="Normal"/>
    <w:autoRedefine/>
    <w:uiPriority w:val="39"/>
    <w:unhideWhenUsed/>
    <w:rsid w:val="00FB4CF3"/>
    <w:pPr>
      <w:ind w:left="1320"/>
    </w:pPr>
    <w:rPr>
      <w:sz w:val="20"/>
      <w:szCs w:val="20"/>
    </w:rPr>
  </w:style>
  <w:style w:type="paragraph" w:styleId="TM8">
    <w:name w:val="toc 8"/>
    <w:basedOn w:val="Normal"/>
    <w:next w:val="Normal"/>
    <w:autoRedefine/>
    <w:uiPriority w:val="39"/>
    <w:unhideWhenUsed/>
    <w:rsid w:val="00FB4CF3"/>
    <w:pPr>
      <w:ind w:left="1540"/>
    </w:pPr>
    <w:rPr>
      <w:sz w:val="20"/>
      <w:szCs w:val="20"/>
    </w:rPr>
  </w:style>
  <w:style w:type="paragraph" w:styleId="TM9">
    <w:name w:val="toc 9"/>
    <w:basedOn w:val="Normal"/>
    <w:next w:val="Normal"/>
    <w:autoRedefine/>
    <w:uiPriority w:val="39"/>
    <w:unhideWhenUsed/>
    <w:rsid w:val="00FB4CF3"/>
    <w:pPr>
      <w:ind w:left="1760"/>
    </w:pPr>
    <w:rPr>
      <w:sz w:val="20"/>
      <w:szCs w:val="20"/>
    </w:rPr>
  </w:style>
  <w:style w:type="character" w:customStyle="1" w:styleId="Titre3Car">
    <w:name w:val="Titre 3 Car"/>
    <w:basedOn w:val="Policepardfaut"/>
    <w:link w:val="Titre3"/>
    <w:uiPriority w:val="9"/>
    <w:rsid w:val="00683E3F"/>
    <w:rPr>
      <w:color w:val="003366"/>
      <w:sz w:val="24"/>
      <w:szCs w:val="24"/>
    </w:rPr>
  </w:style>
  <w:style w:type="character" w:customStyle="1" w:styleId="Titre4Car">
    <w:name w:val="Titre 4 Car"/>
    <w:basedOn w:val="Policepardfaut"/>
    <w:link w:val="Titre4"/>
    <w:uiPriority w:val="9"/>
    <w:rsid w:val="008B5251"/>
    <w:rPr>
      <w:color w:val="003366"/>
      <w:sz w:val="24"/>
      <w:szCs w:val="24"/>
    </w:rPr>
  </w:style>
  <w:style w:type="paragraph" w:customStyle="1" w:styleId="Code">
    <w:name w:val="Code"/>
    <w:basedOn w:val="Normal"/>
    <w:next w:val="Normal"/>
    <w:link w:val="CodeCar"/>
    <w:qFormat/>
    <w:rsid w:val="005C2013"/>
    <w:pPr>
      <w:pBdr>
        <w:top w:val="single" w:sz="4" w:space="1" w:color="auto"/>
        <w:left w:val="single" w:sz="4" w:space="4" w:color="auto"/>
        <w:bottom w:val="single" w:sz="4" w:space="1" w:color="auto"/>
        <w:right w:val="single" w:sz="4" w:space="4" w:color="auto"/>
      </w:pBdr>
      <w:jc w:val="left"/>
    </w:pPr>
    <w:rPr>
      <w:rFonts w:ascii="Courier New" w:hAnsi="Courier New" w:cs="Courier New"/>
      <w:i/>
      <w:color w:val="17365D" w:themeColor="text2" w:themeShade="BF"/>
    </w:rPr>
  </w:style>
  <w:style w:type="paragraph" w:styleId="Lgende">
    <w:name w:val="caption"/>
    <w:basedOn w:val="Normal"/>
    <w:next w:val="Normal"/>
    <w:uiPriority w:val="35"/>
    <w:unhideWhenUsed/>
    <w:qFormat/>
    <w:rsid w:val="002A016C"/>
    <w:pPr>
      <w:spacing w:after="200"/>
    </w:pPr>
    <w:rPr>
      <w:b/>
      <w:bCs/>
      <w:color w:val="4F81BD" w:themeColor="accent1"/>
      <w:sz w:val="18"/>
      <w:szCs w:val="18"/>
    </w:rPr>
  </w:style>
  <w:style w:type="character" w:customStyle="1" w:styleId="CodeCar">
    <w:name w:val="Code Car"/>
    <w:basedOn w:val="Policepardfaut"/>
    <w:link w:val="Code"/>
    <w:rsid w:val="005C2013"/>
    <w:rPr>
      <w:rFonts w:ascii="Courier New" w:hAnsi="Courier New" w:cs="Courier New"/>
      <w:i/>
      <w:color w:val="17365D" w:themeColor="text2" w:themeShade="BF"/>
    </w:rPr>
  </w:style>
  <w:style w:type="paragraph" w:styleId="Tabledesillustrations">
    <w:name w:val="table of figures"/>
    <w:basedOn w:val="Normal"/>
    <w:next w:val="Normal"/>
    <w:uiPriority w:val="99"/>
    <w:unhideWhenUsed/>
    <w:rsid w:val="0009409C"/>
  </w:style>
  <w:style w:type="paragraph" w:styleId="En-tte">
    <w:name w:val="header"/>
    <w:basedOn w:val="Normal"/>
    <w:link w:val="En-tteCar"/>
    <w:uiPriority w:val="99"/>
    <w:unhideWhenUsed/>
    <w:rsid w:val="009C4F43"/>
    <w:pPr>
      <w:tabs>
        <w:tab w:val="center" w:pos="4536"/>
        <w:tab w:val="right" w:pos="9072"/>
      </w:tabs>
    </w:pPr>
  </w:style>
  <w:style w:type="character" w:customStyle="1" w:styleId="En-tteCar">
    <w:name w:val="En-tête Car"/>
    <w:basedOn w:val="Policepardfaut"/>
    <w:link w:val="En-tte"/>
    <w:uiPriority w:val="99"/>
    <w:rsid w:val="009C4F43"/>
  </w:style>
  <w:style w:type="paragraph" w:styleId="Pieddepage">
    <w:name w:val="footer"/>
    <w:basedOn w:val="Normal"/>
    <w:link w:val="PieddepageCar"/>
    <w:unhideWhenUsed/>
    <w:rsid w:val="009C4F43"/>
    <w:pPr>
      <w:tabs>
        <w:tab w:val="center" w:pos="4536"/>
        <w:tab w:val="right" w:pos="9072"/>
      </w:tabs>
    </w:pPr>
  </w:style>
  <w:style w:type="character" w:customStyle="1" w:styleId="PieddepageCar">
    <w:name w:val="Pied de page Car"/>
    <w:basedOn w:val="Policepardfaut"/>
    <w:link w:val="Pieddepage"/>
    <w:uiPriority w:val="99"/>
    <w:rsid w:val="009C4F43"/>
  </w:style>
  <w:style w:type="character" w:styleId="Numrodepage">
    <w:name w:val="page number"/>
    <w:basedOn w:val="Policepardfaut"/>
    <w:rsid w:val="00A4508C"/>
  </w:style>
  <w:style w:type="paragraph" w:customStyle="1" w:styleId="CarCarCarCarCarCarCar">
    <w:name w:val="Car Car Car Car Car Car Car"/>
    <w:basedOn w:val="Normal"/>
    <w:rsid w:val="00921425"/>
    <w:pPr>
      <w:spacing w:after="160" w:line="240" w:lineRule="exact"/>
      <w:jc w:val="left"/>
    </w:pPr>
    <w:rPr>
      <w:rFonts w:ascii="Verdana" w:eastAsia="Times New Roman" w:hAnsi="Verdana" w:cs="Times New Roman"/>
      <w:sz w:val="24"/>
      <w:szCs w:val="24"/>
      <w:lang w:val="en-US"/>
    </w:rPr>
  </w:style>
  <w:style w:type="paragraph" w:customStyle="1" w:styleId="Cellule">
    <w:name w:val="Cellule"/>
    <w:basedOn w:val="Normal"/>
    <w:rsid w:val="00921425"/>
    <w:pPr>
      <w:keepNext/>
      <w:tabs>
        <w:tab w:val="left" w:pos="851"/>
      </w:tabs>
      <w:spacing w:before="120" w:after="120" w:line="120" w:lineRule="atLeast"/>
      <w:jc w:val="left"/>
    </w:pPr>
    <w:rPr>
      <w:rFonts w:ascii="Garamond" w:eastAsia="Times New Roman" w:hAnsi="Garamond" w:cs="Times New Roman"/>
      <w:szCs w:val="20"/>
      <w:lang w:eastAsia="fr-FR"/>
    </w:rPr>
  </w:style>
  <w:style w:type="paragraph" w:customStyle="1" w:styleId="ZMODPied2CS">
    <w:name w:val="ZMOD_Pied2 CS"/>
    <w:basedOn w:val="Normal"/>
    <w:rsid w:val="00921425"/>
    <w:pPr>
      <w:tabs>
        <w:tab w:val="left" w:pos="851"/>
      </w:tabs>
      <w:jc w:val="center"/>
    </w:pPr>
    <w:rPr>
      <w:rFonts w:ascii="Times New Roman" w:eastAsia="Times New Roman" w:hAnsi="Times New Roman" w:cs="Times New Roman"/>
      <w:szCs w:val="20"/>
      <w:lang w:eastAsia="fr-FR"/>
    </w:rPr>
  </w:style>
  <w:style w:type="paragraph" w:styleId="Rvision">
    <w:name w:val="Revision"/>
    <w:hidden/>
    <w:uiPriority w:val="99"/>
    <w:semiHidden/>
    <w:rsid w:val="00673A8E"/>
    <w:pPr>
      <w:spacing w:after="0" w:line="240" w:lineRule="auto"/>
    </w:pPr>
  </w:style>
  <w:style w:type="character" w:styleId="Marquedecommentaire">
    <w:name w:val="annotation reference"/>
    <w:basedOn w:val="Policepardfaut"/>
    <w:uiPriority w:val="99"/>
    <w:semiHidden/>
    <w:unhideWhenUsed/>
    <w:rsid w:val="00920557"/>
    <w:rPr>
      <w:sz w:val="16"/>
      <w:szCs w:val="16"/>
    </w:rPr>
  </w:style>
  <w:style w:type="paragraph" w:styleId="Commentaire">
    <w:name w:val="annotation text"/>
    <w:basedOn w:val="Normal"/>
    <w:link w:val="CommentaireCar"/>
    <w:uiPriority w:val="99"/>
    <w:semiHidden/>
    <w:unhideWhenUsed/>
    <w:rsid w:val="00920557"/>
    <w:rPr>
      <w:sz w:val="20"/>
      <w:szCs w:val="20"/>
    </w:rPr>
  </w:style>
  <w:style w:type="character" w:customStyle="1" w:styleId="CommentaireCar">
    <w:name w:val="Commentaire Car"/>
    <w:basedOn w:val="Policepardfaut"/>
    <w:link w:val="Commentaire"/>
    <w:uiPriority w:val="99"/>
    <w:semiHidden/>
    <w:rsid w:val="00920557"/>
    <w:rPr>
      <w:sz w:val="20"/>
      <w:szCs w:val="20"/>
    </w:rPr>
  </w:style>
  <w:style w:type="paragraph" w:styleId="Objetducommentaire">
    <w:name w:val="annotation subject"/>
    <w:basedOn w:val="Commentaire"/>
    <w:next w:val="Commentaire"/>
    <w:link w:val="ObjetducommentaireCar"/>
    <w:uiPriority w:val="99"/>
    <w:semiHidden/>
    <w:unhideWhenUsed/>
    <w:rsid w:val="00920557"/>
    <w:rPr>
      <w:b/>
      <w:bCs/>
    </w:rPr>
  </w:style>
  <w:style w:type="character" w:customStyle="1" w:styleId="ObjetducommentaireCar">
    <w:name w:val="Objet du commentaire Car"/>
    <w:basedOn w:val="CommentaireCar"/>
    <w:link w:val="Objetducommentaire"/>
    <w:uiPriority w:val="99"/>
    <w:semiHidden/>
    <w:rsid w:val="00920557"/>
    <w:rPr>
      <w:b/>
      <w:bCs/>
    </w:rPr>
  </w:style>
</w:styles>
</file>

<file path=word/webSettings.xml><?xml version="1.0" encoding="utf-8"?>
<w:webSettings xmlns:r="http://schemas.openxmlformats.org/officeDocument/2006/relationships" xmlns:w="http://schemas.openxmlformats.org/wordprocessingml/2006/main">
  <w:divs>
    <w:div w:id="813645">
      <w:bodyDiv w:val="1"/>
      <w:marLeft w:val="0"/>
      <w:marRight w:val="0"/>
      <w:marTop w:val="0"/>
      <w:marBottom w:val="0"/>
      <w:divBdr>
        <w:top w:val="none" w:sz="0" w:space="0" w:color="auto"/>
        <w:left w:val="none" w:sz="0" w:space="0" w:color="auto"/>
        <w:bottom w:val="none" w:sz="0" w:space="0" w:color="auto"/>
        <w:right w:val="none" w:sz="0" w:space="0" w:color="auto"/>
      </w:divBdr>
    </w:div>
    <w:div w:id="190535748">
      <w:bodyDiv w:val="1"/>
      <w:marLeft w:val="0"/>
      <w:marRight w:val="0"/>
      <w:marTop w:val="0"/>
      <w:marBottom w:val="0"/>
      <w:divBdr>
        <w:top w:val="none" w:sz="0" w:space="0" w:color="auto"/>
        <w:left w:val="none" w:sz="0" w:space="0" w:color="auto"/>
        <w:bottom w:val="none" w:sz="0" w:space="0" w:color="auto"/>
        <w:right w:val="none" w:sz="0" w:space="0" w:color="auto"/>
      </w:divBdr>
    </w:div>
    <w:div w:id="1148325494">
      <w:bodyDiv w:val="1"/>
      <w:marLeft w:val="0"/>
      <w:marRight w:val="0"/>
      <w:marTop w:val="0"/>
      <w:marBottom w:val="0"/>
      <w:divBdr>
        <w:top w:val="none" w:sz="0" w:space="0" w:color="auto"/>
        <w:left w:val="none" w:sz="0" w:space="0" w:color="auto"/>
        <w:bottom w:val="none" w:sz="0" w:space="0" w:color="auto"/>
        <w:right w:val="none" w:sz="0" w:space="0" w:color="auto"/>
      </w:divBdr>
    </w:div>
    <w:div w:id="1443037973">
      <w:bodyDiv w:val="1"/>
      <w:marLeft w:val="0"/>
      <w:marRight w:val="0"/>
      <w:marTop w:val="0"/>
      <w:marBottom w:val="0"/>
      <w:divBdr>
        <w:top w:val="none" w:sz="0" w:space="0" w:color="auto"/>
        <w:left w:val="none" w:sz="0" w:space="0" w:color="auto"/>
        <w:bottom w:val="none" w:sz="0" w:space="0" w:color="auto"/>
        <w:right w:val="none" w:sz="0" w:space="0" w:color="auto"/>
      </w:divBdr>
    </w:div>
    <w:div w:id="177905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hyperlink" Target="http://www.oodesign.com/observer-pattern.html" TargetMode="External"/><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hyperlink" Target="http://tt3.aix.diginext.fr/drupal/?q=node/52" TargetMode="Externa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hyperlink" Target="http://tactxcompil1:8080/depgraph-view/jsplumb"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file:///C:\projects\EARessources\Starlinx\Users" TargetMode="External"/><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tt3.aix.diginext.fr/externaldoc/guideline/C++%20Programming%20Style%20Guidelines.html" TargetMode="External"/><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comments" Target="comments.xml"/><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5.emf"/><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76.jpeg"/></Relationships>
</file>

<file path=word/_rels/header2.xml.rels><?xml version="1.0" encoding="UTF-8" standalone="yes"?>
<Relationships xmlns="http://schemas.openxmlformats.org/package/2006/relationships"><Relationship Id="rId1" Type="http://schemas.openxmlformats.org/officeDocument/2006/relationships/image" Target="media/image7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B670A1-12A6-46BA-AD4E-49ADBE3F4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1</Pages>
  <Words>12863</Words>
  <Characters>70751</Characters>
  <Application>Microsoft Office Word</Application>
  <DocSecurity>0</DocSecurity>
  <Lines>589</Lines>
  <Paragraphs>166</Paragraphs>
  <ScaleCrop>false</ScaleCrop>
  <HeadingPairs>
    <vt:vector size="2" baseType="variant">
      <vt:variant>
        <vt:lpstr>Titre</vt:lpstr>
      </vt:variant>
      <vt:variant>
        <vt:i4>1</vt:i4>
      </vt:variant>
    </vt:vector>
  </HeadingPairs>
  <TitlesOfParts>
    <vt:vector size="1" baseType="lpstr">
      <vt:lpstr/>
    </vt:vector>
  </TitlesOfParts>
  <Company>DIGINEXT</Company>
  <LinksUpToDate>false</LinksUpToDate>
  <CharactersWithSpaces>83448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djadavjee</dc:creator>
  <cp:keywords/>
  <dc:description/>
  <cp:lastModifiedBy>Giacomo Rombaut</cp:lastModifiedBy>
  <cp:revision>6</cp:revision>
  <dcterms:created xsi:type="dcterms:W3CDTF">2014-08-04T09:01:00Z</dcterms:created>
  <dcterms:modified xsi:type="dcterms:W3CDTF">2015-04-21T11:59:00Z</dcterms:modified>
</cp:coreProperties>
</file>